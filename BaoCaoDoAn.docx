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7B6E58C" w14:textId="0B6C4987" w:rsidR="007F61D8" w:rsidRPr="00E24C10" w:rsidRDefault="007F48D5" w:rsidP="00875162">
      <w:pPr>
        <w:pStyle w:val="Title"/>
        <w:rPr>
          <w:b w:val="0"/>
        </w:rPr>
      </w:pPr>
      <w:ins w:id="0" w:author="HIKARI" w:date="2019-11-08T23:13:00Z">
        <w:r>
          <w:rPr>
            <w:b w:val="0"/>
            <w:noProof/>
          </w:rPr>
          <mc:AlternateContent>
            <mc:Choice Requires="wps">
              <w:drawing>
                <wp:anchor distT="0" distB="0" distL="114300" distR="114300" simplePos="0" relativeHeight="251676672" behindDoc="0" locked="0" layoutInCell="1" allowOverlap="1" wp14:anchorId="60067844" wp14:editId="72D73FCB">
                  <wp:simplePos x="0" y="0"/>
                  <wp:positionH relativeFrom="column">
                    <wp:posOffset>553815</wp:posOffset>
                  </wp:positionH>
                  <wp:positionV relativeFrom="paragraph">
                    <wp:posOffset>414068</wp:posOffset>
                  </wp:positionV>
                  <wp:extent cx="5347033" cy="1203177"/>
                  <wp:effectExtent l="0" t="0" r="6350" b="0"/>
                  <wp:wrapNone/>
                  <wp:docPr id="92" name="Text Box 92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/>
                        <wps:spPr>
                          <a:xfrm>
                            <a:off x="0" y="0"/>
                            <a:ext cx="5347033" cy="1203177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513624B1" w14:textId="186E8EB9" w:rsidR="00B40D21" w:rsidRPr="000D50D6" w:rsidRDefault="00B40D21">
                              <w:pPr>
                                <w:spacing w:after="60" w:line="240" w:lineRule="auto"/>
                                <w:rPr>
                                  <w:b w:val="0"/>
                                  <w:bCs/>
                                  <w:color w:val="4472C4" w:themeColor="accent5"/>
                                  <w:rPrChange w:id="1" w:author="HIKARI" w:date="2019-11-08T23:19:00Z">
                                    <w:rPr/>
                                  </w:rPrChange>
                                </w:rPr>
                                <w:pPrChange w:id="2" w:author="HIKARI" w:date="2019-11-08T23:14:00Z">
                                  <w:pPr/>
                                </w:pPrChange>
                              </w:pPr>
                              <w:r w:rsidRPr="000D50D6">
                                <w:rPr>
                                  <w:b w:val="0"/>
                                  <w:bCs/>
                                  <w:color w:val="4472C4" w:themeColor="accent5"/>
                                  <w:rPrChange w:id="3" w:author="HIKARI" w:date="2019-11-08T23:19:00Z">
                                    <w:rPr/>
                                  </w:rPrChange>
                                </w:rPr>
                                <w:t>TRƯỜNG ĐẠI HỌC</w:t>
                              </w:r>
                            </w:p>
                            <w:p w14:paraId="0142B344" w14:textId="19B5E579" w:rsidR="000D50D6" w:rsidRPr="000D50D6" w:rsidRDefault="00B40D21" w:rsidP="000D50D6">
                              <w:pPr>
                                <w:spacing w:line="240" w:lineRule="auto"/>
                                <w:rPr>
                                  <w:color w:val="4472C4" w:themeColor="accent5"/>
                                  <w:sz w:val="34"/>
                                  <w:szCs w:val="34"/>
                                  <w:rPrChange w:id="4" w:author="HIKARI" w:date="2019-11-08T23:18:00Z">
                                    <w:rPr>
                                      <w:color w:val="4472C4" w:themeColor="accent5"/>
                                      <w:sz w:val="34"/>
                                      <w:szCs w:val="34"/>
                                    </w:rPr>
                                  </w:rPrChange>
                                </w:rPr>
                              </w:pPr>
                              <w:r w:rsidRPr="000D50D6">
                                <w:rPr>
                                  <w:color w:val="4472C4" w:themeColor="accent5"/>
                                  <w:sz w:val="34"/>
                                  <w:szCs w:val="34"/>
                                  <w:rPrChange w:id="5" w:author="HIKARI" w:date="2019-11-08T23:18:00Z">
                                    <w:rPr>
                                      <w:sz w:val="32"/>
                                    </w:rPr>
                                  </w:rPrChange>
                                </w:rPr>
                                <w:t>SƯ PHẠM KỸ THUẬT THÀNH PHỐ HỒ CHÍ MINH</w:t>
                              </w:r>
                            </w:p>
                            <w:p w14:paraId="0777242A" w14:textId="527F556E" w:rsidR="00B40D21" w:rsidRPr="000D50D6" w:rsidRDefault="000D50D6" w:rsidP="000D50D6">
                              <w:pPr>
                                <w:rPr>
                                  <w:b w:val="0"/>
                                  <w:bCs/>
                                  <w:color w:val="4472C4" w:themeColor="accent5"/>
                                  <w:szCs w:val="26"/>
                                  <w:rPrChange w:id="6" w:author="HIKARI" w:date="2019-11-08T23:19:00Z">
                                    <w:rPr/>
                                  </w:rPrChange>
                                </w:rPr>
                              </w:pPr>
                              <w:r w:rsidRPr="000D50D6">
                                <w:rPr>
                                  <w:b w:val="0"/>
                                  <w:bCs/>
                                  <w:color w:val="4472C4" w:themeColor="accent5"/>
                                  <w:szCs w:val="26"/>
                                </w:rPr>
                                <w:t>HCMC University of Technology and Education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mc:Choice>
            <mc:Fallback>
              <w:pict>
                <v:shapetype w14:anchorId="60067844" id="_x0000_t202" coordsize="21600,21600" o:spt="202" path="m,l,21600r21600,l21600,xe">
                  <v:stroke joinstyle="miter"/>
                  <v:path gradientshapeok="t" o:connecttype="rect"/>
                </v:shapetype>
                <v:shape id="Text Box 92" o:spid="_x0000_s1026" type="#_x0000_t202" style="position:absolute;margin-left:43.6pt;margin-top:32.6pt;width:421.05pt;height:94.75pt;z-index:2516766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" fillcolor="white [3201]" stroked="f" strokeweight=".5pt">
                  <v:textbox>
                    <w:txbxContent>
                      <w:p w14:paraId="513624B1" w14:textId="186E8EB9" w:rsidR="00B40D21" w:rsidRPr="000D50D6" w:rsidRDefault="00B40D21">
                        <w:pPr>
                          <w:spacing w:after="60" w:line="240" w:lineRule="auto"/>
                          <w:rPr>
                            <w:b w:val="0"/>
                            <w:bCs/>
                            <w:color w:val="4472C4" w:themeColor="accent5"/>
                            <w:rPrChange w:id="7" w:author="HIKARI" w:date="2019-11-08T23:19:00Z">
                              <w:rPr/>
                            </w:rPrChange>
                          </w:rPr>
                          <w:pPrChange w:id="8" w:author="HIKARI" w:date="2019-11-08T23:14:00Z">
                            <w:pPr/>
                          </w:pPrChange>
                        </w:pPr>
                        <w:r w:rsidRPr="000D50D6">
                          <w:rPr>
                            <w:b w:val="0"/>
                            <w:bCs/>
                            <w:color w:val="4472C4" w:themeColor="accent5"/>
                            <w:rPrChange w:id="9" w:author="HIKARI" w:date="2019-11-08T23:19:00Z">
                              <w:rPr/>
                            </w:rPrChange>
                          </w:rPr>
                          <w:t>TRƯỜNG ĐẠI HỌC</w:t>
                        </w:r>
                      </w:p>
                      <w:p w14:paraId="0142B344" w14:textId="19B5E579" w:rsidR="000D50D6" w:rsidRPr="000D50D6" w:rsidRDefault="00B40D21" w:rsidP="000D50D6">
                        <w:pPr>
                          <w:spacing w:line="240" w:lineRule="auto"/>
                          <w:rPr>
                            <w:color w:val="4472C4" w:themeColor="accent5"/>
                            <w:sz w:val="34"/>
                            <w:szCs w:val="34"/>
                            <w:rPrChange w:id="10" w:author="HIKARI" w:date="2019-11-08T23:18:00Z">
                              <w:rPr>
                                <w:color w:val="4472C4" w:themeColor="accent5"/>
                                <w:sz w:val="34"/>
                                <w:szCs w:val="34"/>
                              </w:rPr>
                            </w:rPrChange>
                          </w:rPr>
                        </w:pPr>
                        <w:r w:rsidRPr="000D50D6">
                          <w:rPr>
                            <w:color w:val="4472C4" w:themeColor="accent5"/>
                            <w:sz w:val="34"/>
                            <w:szCs w:val="34"/>
                            <w:rPrChange w:id="11" w:author="HIKARI" w:date="2019-11-08T23:18:00Z">
                              <w:rPr>
                                <w:sz w:val="32"/>
                              </w:rPr>
                            </w:rPrChange>
                          </w:rPr>
                          <w:t>SƯ PHẠM KỸ THUẬT THÀNH PHỐ HỒ CHÍ MINH</w:t>
                        </w:r>
                      </w:p>
                      <w:p w14:paraId="0777242A" w14:textId="527F556E" w:rsidR="00B40D21" w:rsidRPr="000D50D6" w:rsidRDefault="000D50D6" w:rsidP="000D50D6">
                        <w:pPr>
                          <w:rPr>
                            <w:b w:val="0"/>
                            <w:bCs/>
                            <w:color w:val="4472C4" w:themeColor="accent5"/>
                            <w:szCs w:val="26"/>
                            <w:rPrChange w:id="12" w:author="HIKARI" w:date="2019-11-08T23:19:00Z">
                              <w:rPr/>
                            </w:rPrChange>
                          </w:rPr>
                        </w:pPr>
                        <w:r w:rsidRPr="000D50D6">
                          <w:rPr>
                            <w:b w:val="0"/>
                            <w:bCs/>
                            <w:color w:val="4472C4" w:themeColor="accent5"/>
                            <w:szCs w:val="26"/>
                          </w:rPr>
                          <w:t>HCMC University of Technology and Education</w:t>
                        </w:r>
                      </w:p>
                    </w:txbxContent>
                  </v:textbox>
                </v:shape>
              </w:pict>
            </mc:Fallback>
          </mc:AlternateContent>
        </w:r>
      </w:ins>
      <w:r w:rsidR="007F61D8" w:rsidRPr="00E24C10">
        <w:rPr>
          <w:b w:val="0"/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6F9E2A82" wp14:editId="5296C0B0">
                <wp:simplePos x="0" y="0"/>
                <wp:positionH relativeFrom="margin">
                  <wp:posOffset>-83252</wp:posOffset>
                </wp:positionH>
                <wp:positionV relativeFrom="paragraph">
                  <wp:posOffset>-204716</wp:posOffset>
                </wp:positionV>
                <wp:extent cx="6578221" cy="10222173"/>
                <wp:effectExtent l="0" t="0" r="0" b="8255"/>
                <wp:wrapNone/>
                <wp:docPr id="7" name="Group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78221" cy="10222173"/>
                          <a:chOff x="1625" y="1003"/>
                          <a:chExt cx="9158" cy="14683"/>
                        </a:xfrm>
                      </wpg:grpSpPr>
                      <wps:wsp>
                        <wps:cNvPr id="8" name="Freeform 3"/>
                        <wps:cNvSpPr>
                          <a:spLocks/>
                        </wps:cNvSpPr>
                        <wps:spPr bwMode="auto">
                          <a:xfrm>
                            <a:off x="9329" y="1003"/>
                            <a:ext cx="821" cy="854"/>
                          </a:xfrm>
                          <a:custGeom>
                            <a:avLst/>
                            <a:gdLst>
                              <a:gd name="T0" fmla="*/ 365 w 821"/>
                              <a:gd name="T1" fmla="*/ 105 h 854"/>
                              <a:gd name="T2" fmla="*/ 341 w 821"/>
                              <a:gd name="T3" fmla="*/ 177 h 854"/>
                              <a:gd name="T4" fmla="*/ 489 w 821"/>
                              <a:gd name="T5" fmla="*/ 292 h 854"/>
                              <a:gd name="T6" fmla="*/ 633 w 821"/>
                              <a:gd name="T7" fmla="*/ 432 h 854"/>
                              <a:gd name="T8" fmla="*/ 691 w 821"/>
                              <a:gd name="T9" fmla="*/ 648 h 854"/>
                              <a:gd name="T10" fmla="*/ 653 w 821"/>
                              <a:gd name="T11" fmla="*/ 796 h 854"/>
                              <a:gd name="T12" fmla="*/ 600 w 821"/>
                              <a:gd name="T13" fmla="*/ 825 h 854"/>
                              <a:gd name="T14" fmla="*/ 513 w 821"/>
                              <a:gd name="T15" fmla="*/ 753 h 854"/>
                              <a:gd name="T16" fmla="*/ 446 w 821"/>
                              <a:gd name="T17" fmla="*/ 542 h 854"/>
                              <a:gd name="T18" fmla="*/ 302 w 821"/>
                              <a:gd name="T19" fmla="*/ 460 h 854"/>
                              <a:gd name="T20" fmla="*/ 177 w 821"/>
                              <a:gd name="T21" fmla="*/ 556 h 854"/>
                              <a:gd name="T22" fmla="*/ 96 w 821"/>
                              <a:gd name="T23" fmla="*/ 624 h 854"/>
                              <a:gd name="T24" fmla="*/ 29 w 821"/>
                              <a:gd name="T25" fmla="*/ 460 h 854"/>
                              <a:gd name="T26" fmla="*/ 110 w 821"/>
                              <a:gd name="T27" fmla="*/ 417 h 854"/>
                              <a:gd name="T28" fmla="*/ 134 w 821"/>
                              <a:gd name="T29" fmla="*/ 513 h 854"/>
                              <a:gd name="T30" fmla="*/ 96 w 821"/>
                              <a:gd name="T31" fmla="*/ 489 h 854"/>
                              <a:gd name="T32" fmla="*/ 120 w 821"/>
                              <a:gd name="T33" fmla="*/ 547 h 854"/>
                              <a:gd name="T34" fmla="*/ 168 w 821"/>
                              <a:gd name="T35" fmla="*/ 504 h 854"/>
                              <a:gd name="T36" fmla="*/ 129 w 821"/>
                              <a:gd name="T37" fmla="*/ 393 h 854"/>
                              <a:gd name="T38" fmla="*/ 14 w 821"/>
                              <a:gd name="T39" fmla="*/ 422 h 854"/>
                              <a:gd name="T40" fmla="*/ 38 w 821"/>
                              <a:gd name="T41" fmla="*/ 614 h 854"/>
                              <a:gd name="T42" fmla="*/ 216 w 821"/>
                              <a:gd name="T43" fmla="*/ 691 h 854"/>
                              <a:gd name="T44" fmla="*/ 350 w 821"/>
                              <a:gd name="T45" fmla="*/ 705 h 854"/>
                              <a:gd name="T46" fmla="*/ 321 w 821"/>
                              <a:gd name="T47" fmla="*/ 604 h 854"/>
                              <a:gd name="T48" fmla="*/ 273 w 821"/>
                              <a:gd name="T49" fmla="*/ 633 h 854"/>
                              <a:gd name="T50" fmla="*/ 312 w 821"/>
                              <a:gd name="T51" fmla="*/ 628 h 854"/>
                              <a:gd name="T52" fmla="*/ 331 w 821"/>
                              <a:gd name="T53" fmla="*/ 691 h 854"/>
                              <a:gd name="T54" fmla="*/ 240 w 821"/>
                              <a:gd name="T55" fmla="*/ 681 h 854"/>
                              <a:gd name="T56" fmla="*/ 201 w 821"/>
                              <a:gd name="T57" fmla="*/ 566 h 854"/>
                              <a:gd name="T58" fmla="*/ 264 w 821"/>
                              <a:gd name="T59" fmla="*/ 532 h 854"/>
                              <a:gd name="T60" fmla="*/ 293 w 821"/>
                              <a:gd name="T61" fmla="*/ 523 h 854"/>
                              <a:gd name="T62" fmla="*/ 403 w 821"/>
                              <a:gd name="T63" fmla="*/ 532 h 854"/>
                              <a:gd name="T64" fmla="*/ 494 w 821"/>
                              <a:gd name="T65" fmla="*/ 753 h 854"/>
                              <a:gd name="T66" fmla="*/ 677 w 821"/>
                              <a:gd name="T67" fmla="*/ 830 h 854"/>
                              <a:gd name="T68" fmla="*/ 753 w 821"/>
                              <a:gd name="T69" fmla="*/ 528 h 854"/>
                              <a:gd name="T70" fmla="*/ 696 w 821"/>
                              <a:gd name="T71" fmla="*/ 350 h 854"/>
                              <a:gd name="T72" fmla="*/ 633 w 821"/>
                              <a:gd name="T73" fmla="*/ 240 h 854"/>
                              <a:gd name="T74" fmla="*/ 643 w 821"/>
                              <a:gd name="T75" fmla="*/ 201 h 854"/>
                              <a:gd name="T76" fmla="*/ 749 w 821"/>
                              <a:gd name="T77" fmla="*/ 432 h 854"/>
                              <a:gd name="T78" fmla="*/ 821 w 821"/>
                              <a:gd name="T79" fmla="*/ 369 h 854"/>
                              <a:gd name="T80" fmla="*/ 753 w 821"/>
                              <a:gd name="T81" fmla="*/ 273 h 854"/>
                              <a:gd name="T82" fmla="*/ 792 w 821"/>
                              <a:gd name="T83" fmla="*/ 220 h 854"/>
                              <a:gd name="T84" fmla="*/ 806 w 821"/>
                              <a:gd name="T85" fmla="*/ 120 h 854"/>
                              <a:gd name="T86" fmla="*/ 720 w 821"/>
                              <a:gd name="T87" fmla="*/ 86 h 854"/>
                              <a:gd name="T88" fmla="*/ 681 w 821"/>
                              <a:gd name="T89" fmla="*/ 100 h 854"/>
                              <a:gd name="T90" fmla="*/ 638 w 821"/>
                              <a:gd name="T91" fmla="*/ 52 h 854"/>
                              <a:gd name="T92" fmla="*/ 581 w 821"/>
                              <a:gd name="T93" fmla="*/ 105 h 854"/>
                              <a:gd name="T94" fmla="*/ 557 w 821"/>
                              <a:gd name="T95" fmla="*/ 57 h 854"/>
                              <a:gd name="T96" fmla="*/ 504 w 821"/>
                              <a:gd name="T97" fmla="*/ 43 h 854"/>
                              <a:gd name="T98" fmla="*/ 451 w 821"/>
                              <a:gd name="T99" fmla="*/ 0 h 854"/>
                              <a:gd name="T100" fmla="*/ 480 w 821"/>
                              <a:gd name="T101" fmla="*/ 124 h 854"/>
                              <a:gd name="T102" fmla="*/ 547 w 821"/>
                              <a:gd name="T103" fmla="*/ 211 h 854"/>
                              <a:gd name="T104" fmla="*/ 509 w 821"/>
                              <a:gd name="T105" fmla="*/ 192 h 854"/>
                              <a:gd name="T106" fmla="*/ 446 w 821"/>
                              <a:gd name="T107" fmla="*/ 110 h 85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821" h="854">
                                <a:moveTo>
                                  <a:pt x="446" y="110"/>
                                </a:moveTo>
                                <a:lnTo>
                                  <a:pt x="427" y="100"/>
                                </a:lnTo>
                                <a:lnTo>
                                  <a:pt x="408" y="96"/>
                                </a:lnTo>
                                <a:lnTo>
                                  <a:pt x="393" y="100"/>
                                </a:lnTo>
                                <a:lnTo>
                                  <a:pt x="379" y="100"/>
                                </a:lnTo>
                                <a:lnTo>
                                  <a:pt x="365" y="105"/>
                                </a:lnTo>
                                <a:lnTo>
                                  <a:pt x="350" y="110"/>
                                </a:lnTo>
                                <a:lnTo>
                                  <a:pt x="336" y="115"/>
                                </a:lnTo>
                                <a:lnTo>
                                  <a:pt x="321" y="110"/>
                                </a:lnTo>
                                <a:lnTo>
                                  <a:pt x="326" y="124"/>
                                </a:lnTo>
                                <a:lnTo>
                                  <a:pt x="331" y="148"/>
                                </a:lnTo>
                                <a:lnTo>
                                  <a:pt x="341" y="177"/>
                                </a:lnTo>
                                <a:lnTo>
                                  <a:pt x="355" y="201"/>
                                </a:lnTo>
                                <a:lnTo>
                                  <a:pt x="374" y="230"/>
                                </a:lnTo>
                                <a:lnTo>
                                  <a:pt x="403" y="254"/>
                                </a:lnTo>
                                <a:lnTo>
                                  <a:pt x="427" y="273"/>
                                </a:lnTo>
                                <a:lnTo>
                                  <a:pt x="461" y="283"/>
                                </a:lnTo>
                                <a:lnTo>
                                  <a:pt x="489" y="292"/>
                                </a:lnTo>
                                <a:lnTo>
                                  <a:pt x="518" y="307"/>
                                </a:lnTo>
                                <a:lnTo>
                                  <a:pt x="547" y="321"/>
                                </a:lnTo>
                                <a:lnTo>
                                  <a:pt x="571" y="340"/>
                                </a:lnTo>
                                <a:lnTo>
                                  <a:pt x="595" y="369"/>
                                </a:lnTo>
                                <a:lnTo>
                                  <a:pt x="614" y="398"/>
                                </a:lnTo>
                                <a:lnTo>
                                  <a:pt x="633" y="432"/>
                                </a:lnTo>
                                <a:lnTo>
                                  <a:pt x="648" y="465"/>
                                </a:lnTo>
                                <a:lnTo>
                                  <a:pt x="662" y="499"/>
                                </a:lnTo>
                                <a:lnTo>
                                  <a:pt x="672" y="532"/>
                                </a:lnTo>
                                <a:lnTo>
                                  <a:pt x="681" y="571"/>
                                </a:lnTo>
                                <a:lnTo>
                                  <a:pt x="686" y="609"/>
                                </a:lnTo>
                                <a:lnTo>
                                  <a:pt x="691" y="648"/>
                                </a:lnTo>
                                <a:lnTo>
                                  <a:pt x="686" y="681"/>
                                </a:lnTo>
                                <a:lnTo>
                                  <a:pt x="686" y="715"/>
                                </a:lnTo>
                                <a:lnTo>
                                  <a:pt x="677" y="748"/>
                                </a:lnTo>
                                <a:lnTo>
                                  <a:pt x="672" y="768"/>
                                </a:lnTo>
                                <a:lnTo>
                                  <a:pt x="662" y="782"/>
                                </a:lnTo>
                                <a:lnTo>
                                  <a:pt x="653" y="796"/>
                                </a:lnTo>
                                <a:lnTo>
                                  <a:pt x="643" y="806"/>
                                </a:lnTo>
                                <a:lnTo>
                                  <a:pt x="633" y="816"/>
                                </a:lnTo>
                                <a:lnTo>
                                  <a:pt x="624" y="820"/>
                                </a:lnTo>
                                <a:lnTo>
                                  <a:pt x="619" y="825"/>
                                </a:lnTo>
                                <a:lnTo>
                                  <a:pt x="614" y="825"/>
                                </a:lnTo>
                                <a:lnTo>
                                  <a:pt x="600" y="825"/>
                                </a:lnTo>
                                <a:lnTo>
                                  <a:pt x="590" y="825"/>
                                </a:lnTo>
                                <a:lnTo>
                                  <a:pt x="571" y="820"/>
                                </a:lnTo>
                                <a:lnTo>
                                  <a:pt x="557" y="811"/>
                                </a:lnTo>
                                <a:lnTo>
                                  <a:pt x="537" y="796"/>
                                </a:lnTo>
                                <a:lnTo>
                                  <a:pt x="523" y="777"/>
                                </a:lnTo>
                                <a:lnTo>
                                  <a:pt x="513" y="753"/>
                                </a:lnTo>
                                <a:lnTo>
                                  <a:pt x="509" y="715"/>
                                </a:lnTo>
                                <a:lnTo>
                                  <a:pt x="499" y="676"/>
                                </a:lnTo>
                                <a:lnTo>
                                  <a:pt x="489" y="638"/>
                                </a:lnTo>
                                <a:lnTo>
                                  <a:pt x="480" y="604"/>
                                </a:lnTo>
                                <a:lnTo>
                                  <a:pt x="461" y="571"/>
                                </a:lnTo>
                                <a:lnTo>
                                  <a:pt x="446" y="542"/>
                                </a:lnTo>
                                <a:lnTo>
                                  <a:pt x="422" y="518"/>
                                </a:lnTo>
                                <a:lnTo>
                                  <a:pt x="403" y="499"/>
                                </a:lnTo>
                                <a:lnTo>
                                  <a:pt x="379" y="484"/>
                                </a:lnTo>
                                <a:lnTo>
                                  <a:pt x="355" y="470"/>
                                </a:lnTo>
                                <a:lnTo>
                                  <a:pt x="331" y="460"/>
                                </a:lnTo>
                                <a:lnTo>
                                  <a:pt x="302" y="460"/>
                                </a:lnTo>
                                <a:lnTo>
                                  <a:pt x="278" y="465"/>
                                </a:lnTo>
                                <a:lnTo>
                                  <a:pt x="254" y="470"/>
                                </a:lnTo>
                                <a:lnTo>
                                  <a:pt x="230" y="484"/>
                                </a:lnTo>
                                <a:lnTo>
                                  <a:pt x="211" y="504"/>
                                </a:lnTo>
                                <a:lnTo>
                                  <a:pt x="187" y="532"/>
                                </a:lnTo>
                                <a:lnTo>
                                  <a:pt x="177" y="556"/>
                                </a:lnTo>
                                <a:lnTo>
                                  <a:pt x="173" y="580"/>
                                </a:lnTo>
                                <a:lnTo>
                                  <a:pt x="173" y="604"/>
                                </a:lnTo>
                                <a:lnTo>
                                  <a:pt x="173" y="624"/>
                                </a:lnTo>
                                <a:lnTo>
                                  <a:pt x="149" y="628"/>
                                </a:lnTo>
                                <a:lnTo>
                                  <a:pt x="125" y="628"/>
                                </a:lnTo>
                                <a:lnTo>
                                  <a:pt x="96" y="624"/>
                                </a:lnTo>
                                <a:lnTo>
                                  <a:pt x="72" y="609"/>
                                </a:lnTo>
                                <a:lnTo>
                                  <a:pt x="48" y="590"/>
                                </a:lnTo>
                                <a:lnTo>
                                  <a:pt x="33" y="561"/>
                                </a:lnTo>
                                <a:lnTo>
                                  <a:pt x="24" y="528"/>
                                </a:lnTo>
                                <a:lnTo>
                                  <a:pt x="24" y="484"/>
                                </a:lnTo>
                                <a:lnTo>
                                  <a:pt x="29" y="460"/>
                                </a:lnTo>
                                <a:lnTo>
                                  <a:pt x="38" y="441"/>
                                </a:lnTo>
                                <a:lnTo>
                                  <a:pt x="48" y="427"/>
                                </a:lnTo>
                                <a:lnTo>
                                  <a:pt x="62" y="417"/>
                                </a:lnTo>
                                <a:lnTo>
                                  <a:pt x="77" y="417"/>
                                </a:lnTo>
                                <a:lnTo>
                                  <a:pt x="96" y="417"/>
                                </a:lnTo>
                                <a:lnTo>
                                  <a:pt x="110" y="417"/>
                                </a:lnTo>
                                <a:lnTo>
                                  <a:pt x="125" y="422"/>
                                </a:lnTo>
                                <a:lnTo>
                                  <a:pt x="144" y="436"/>
                                </a:lnTo>
                                <a:lnTo>
                                  <a:pt x="149" y="460"/>
                                </a:lnTo>
                                <a:lnTo>
                                  <a:pt x="149" y="484"/>
                                </a:lnTo>
                                <a:lnTo>
                                  <a:pt x="144" y="504"/>
                                </a:lnTo>
                                <a:lnTo>
                                  <a:pt x="134" y="513"/>
                                </a:lnTo>
                                <a:lnTo>
                                  <a:pt x="125" y="513"/>
                                </a:lnTo>
                                <a:lnTo>
                                  <a:pt x="120" y="504"/>
                                </a:lnTo>
                                <a:lnTo>
                                  <a:pt x="125" y="484"/>
                                </a:lnTo>
                                <a:lnTo>
                                  <a:pt x="120" y="465"/>
                                </a:lnTo>
                                <a:lnTo>
                                  <a:pt x="110" y="475"/>
                                </a:lnTo>
                                <a:lnTo>
                                  <a:pt x="96" y="489"/>
                                </a:lnTo>
                                <a:lnTo>
                                  <a:pt x="91" y="504"/>
                                </a:lnTo>
                                <a:lnTo>
                                  <a:pt x="91" y="518"/>
                                </a:lnTo>
                                <a:lnTo>
                                  <a:pt x="96" y="528"/>
                                </a:lnTo>
                                <a:lnTo>
                                  <a:pt x="105" y="537"/>
                                </a:lnTo>
                                <a:lnTo>
                                  <a:pt x="110" y="542"/>
                                </a:lnTo>
                                <a:lnTo>
                                  <a:pt x="120" y="547"/>
                                </a:lnTo>
                                <a:lnTo>
                                  <a:pt x="129" y="552"/>
                                </a:lnTo>
                                <a:lnTo>
                                  <a:pt x="139" y="552"/>
                                </a:lnTo>
                                <a:lnTo>
                                  <a:pt x="149" y="542"/>
                                </a:lnTo>
                                <a:lnTo>
                                  <a:pt x="153" y="532"/>
                                </a:lnTo>
                                <a:lnTo>
                                  <a:pt x="163" y="523"/>
                                </a:lnTo>
                                <a:lnTo>
                                  <a:pt x="168" y="504"/>
                                </a:lnTo>
                                <a:lnTo>
                                  <a:pt x="173" y="484"/>
                                </a:lnTo>
                                <a:lnTo>
                                  <a:pt x="173" y="465"/>
                                </a:lnTo>
                                <a:lnTo>
                                  <a:pt x="168" y="446"/>
                                </a:lnTo>
                                <a:lnTo>
                                  <a:pt x="163" y="427"/>
                                </a:lnTo>
                                <a:lnTo>
                                  <a:pt x="149" y="408"/>
                                </a:lnTo>
                                <a:lnTo>
                                  <a:pt x="129" y="393"/>
                                </a:lnTo>
                                <a:lnTo>
                                  <a:pt x="105" y="384"/>
                                </a:lnTo>
                                <a:lnTo>
                                  <a:pt x="86" y="379"/>
                                </a:lnTo>
                                <a:lnTo>
                                  <a:pt x="62" y="384"/>
                                </a:lnTo>
                                <a:lnTo>
                                  <a:pt x="43" y="388"/>
                                </a:lnTo>
                                <a:lnTo>
                                  <a:pt x="29" y="403"/>
                                </a:lnTo>
                                <a:lnTo>
                                  <a:pt x="14" y="422"/>
                                </a:lnTo>
                                <a:lnTo>
                                  <a:pt x="9" y="446"/>
                                </a:lnTo>
                                <a:lnTo>
                                  <a:pt x="0" y="480"/>
                                </a:lnTo>
                                <a:lnTo>
                                  <a:pt x="0" y="518"/>
                                </a:lnTo>
                                <a:lnTo>
                                  <a:pt x="5" y="552"/>
                                </a:lnTo>
                                <a:lnTo>
                                  <a:pt x="19" y="585"/>
                                </a:lnTo>
                                <a:lnTo>
                                  <a:pt x="38" y="614"/>
                                </a:lnTo>
                                <a:lnTo>
                                  <a:pt x="62" y="633"/>
                                </a:lnTo>
                                <a:lnTo>
                                  <a:pt x="96" y="652"/>
                                </a:lnTo>
                                <a:lnTo>
                                  <a:pt x="134" y="652"/>
                                </a:lnTo>
                                <a:lnTo>
                                  <a:pt x="187" y="648"/>
                                </a:lnTo>
                                <a:lnTo>
                                  <a:pt x="197" y="672"/>
                                </a:lnTo>
                                <a:lnTo>
                                  <a:pt x="216" y="691"/>
                                </a:lnTo>
                                <a:lnTo>
                                  <a:pt x="245" y="710"/>
                                </a:lnTo>
                                <a:lnTo>
                                  <a:pt x="269" y="724"/>
                                </a:lnTo>
                                <a:lnTo>
                                  <a:pt x="293" y="729"/>
                                </a:lnTo>
                                <a:lnTo>
                                  <a:pt x="317" y="734"/>
                                </a:lnTo>
                                <a:lnTo>
                                  <a:pt x="336" y="724"/>
                                </a:lnTo>
                                <a:lnTo>
                                  <a:pt x="350" y="705"/>
                                </a:lnTo>
                                <a:lnTo>
                                  <a:pt x="355" y="676"/>
                                </a:lnTo>
                                <a:lnTo>
                                  <a:pt x="355" y="648"/>
                                </a:lnTo>
                                <a:lnTo>
                                  <a:pt x="350" y="624"/>
                                </a:lnTo>
                                <a:lnTo>
                                  <a:pt x="336" y="609"/>
                                </a:lnTo>
                                <a:lnTo>
                                  <a:pt x="331" y="604"/>
                                </a:lnTo>
                                <a:lnTo>
                                  <a:pt x="321" y="604"/>
                                </a:lnTo>
                                <a:lnTo>
                                  <a:pt x="312" y="604"/>
                                </a:lnTo>
                                <a:lnTo>
                                  <a:pt x="302" y="609"/>
                                </a:lnTo>
                                <a:lnTo>
                                  <a:pt x="293" y="614"/>
                                </a:lnTo>
                                <a:lnTo>
                                  <a:pt x="283" y="619"/>
                                </a:lnTo>
                                <a:lnTo>
                                  <a:pt x="278" y="628"/>
                                </a:lnTo>
                                <a:lnTo>
                                  <a:pt x="273" y="633"/>
                                </a:lnTo>
                                <a:lnTo>
                                  <a:pt x="278" y="648"/>
                                </a:lnTo>
                                <a:lnTo>
                                  <a:pt x="278" y="652"/>
                                </a:lnTo>
                                <a:lnTo>
                                  <a:pt x="283" y="648"/>
                                </a:lnTo>
                                <a:lnTo>
                                  <a:pt x="293" y="643"/>
                                </a:lnTo>
                                <a:lnTo>
                                  <a:pt x="302" y="633"/>
                                </a:lnTo>
                                <a:lnTo>
                                  <a:pt x="312" y="628"/>
                                </a:lnTo>
                                <a:lnTo>
                                  <a:pt x="321" y="633"/>
                                </a:lnTo>
                                <a:lnTo>
                                  <a:pt x="331" y="638"/>
                                </a:lnTo>
                                <a:lnTo>
                                  <a:pt x="336" y="648"/>
                                </a:lnTo>
                                <a:lnTo>
                                  <a:pt x="336" y="662"/>
                                </a:lnTo>
                                <a:lnTo>
                                  <a:pt x="336" y="676"/>
                                </a:lnTo>
                                <a:lnTo>
                                  <a:pt x="331" y="691"/>
                                </a:lnTo>
                                <a:lnTo>
                                  <a:pt x="326" y="700"/>
                                </a:lnTo>
                                <a:lnTo>
                                  <a:pt x="312" y="705"/>
                                </a:lnTo>
                                <a:lnTo>
                                  <a:pt x="297" y="705"/>
                                </a:lnTo>
                                <a:lnTo>
                                  <a:pt x="278" y="705"/>
                                </a:lnTo>
                                <a:lnTo>
                                  <a:pt x="259" y="700"/>
                                </a:lnTo>
                                <a:lnTo>
                                  <a:pt x="240" y="681"/>
                                </a:lnTo>
                                <a:lnTo>
                                  <a:pt x="221" y="662"/>
                                </a:lnTo>
                                <a:lnTo>
                                  <a:pt x="206" y="638"/>
                                </a:lnTo>
                                <a:lnTo>
                                  <a:pt x="201" y="624"/>
                                </a:lnTo>
                                <a:lnTo>
                                  <a:pt x="197" y="604"/>
                                </a:lnTo>
                                <a:lnTo>
                                  <a:pt x="197" y="585"/>
                                </a:lnTo>
                                <a:lnTo>
                                  <a:pt x="201" y="566"/>
                                </a:lnTo>
                                <a:lnTo>
                                  <a:pt x="206" y="547"/>
                                </a:lnTo>
                                <a:lnTo>
                                  <a:pt x="221" y="528"/>
                                </a:lnTo>
                                <a:lnTo>
                                  <a:pt x="240" y="513"/>
                                </a:lnTo>
                                <a:lnTo>
                                  <a:pt x="269" y="499"/>
                                </a:lnTo>
                                <a:lnTo>
                                  <a:pt x="264" y="518"/>
                                </a:lnTo>
                                <a:lnTo>
                                  <a:pt x="264" y="532"/>
                                </a:lnTo>
                                <a:lnTo>
                                  <a:pt x="264" y="542"/>
                                </a:lnTo>
                                <a:lnTo>
                                  <a:pt x="264" y="552"/>
                                </a:lnTo>
                                <a:lnTo>
                                  <a:pt x="269" y="542"/>
                                </a:lnTo>
                                <a:lnTo>
                                  <a:pt x="278" y="532"/>
                                </a:lnTo>
                                <a:lnTo>
                                  <a:pt x="293" y="523"/>
                                </a:lnTo>
                                <a:lnTo>
                                  <a:pt x="312" y="518"/>
                                </a:lnTo>
                                <a:lnTo>
                                  <a:pt x="331" y="513"/>
                                </a:lnTo>
                                <a:lnTo>
                                  <a:pt x="350" y="513"/>
                                </a:lnTo>
                                <a:lnTo>
                                  <a:pt x="369" y="513"/>
                                </a:lnTo>
                                <a:lnTo>
                                  <a:pt x="384" y="518"/>
                                </a:lnTo>
                                <a:lnTo>
                                  <a:pt x="403" y="532"/>
                                </a:lnTo>
                                <a:lnTo>
                                  <a:pt x="422" y="547"/>
                                </a:lnTo>
                                <a:lnTo>
                                  <a:pt x="437" y="566"/>
                                </a:lnTo>
                                <a:lnTo>
                                  <a:pt x="461" y="609"/>
                                </a:lnTo>
                                <a:lnTo>
                                  <a:pt x="475" y="657"/>
                                </a:lnTo>
                                <a:lnTo>
                                  <a:pt x="485" y="705"/>
                                </a:lnTo>
                                <a:lnTo>
                                  <a:pt x="494" y="753"/>
                                </a:lnTo>
                                <a:lnTo>
                                  <a:pt x="513" y="796"/>
                                </a:lnTo>
                                <a:lnTo>
                                  <a:pt x="533" y="825"/>
                                </a:lnTo>
                                <a:lnTo>
                                  <a:pt x="566" y="844"/>
                                </a:lnTo>
                                <a:lnTo>
                                  <a:pt x="609" y="854"/>
                                </a:lnTo>
                                <a:lnTo>
                                  <a:pt x="648" y="844"/>
                                </a:lnTo>
                                <a:lnTo>
                                  <a:pt x="677" y="830"/>
                                </a:lnTo>
                                <a:lnTo>
                                  <a:pt x="701" y="801"/>
                                </a:lnTo>
                                <a:lnTo>
                                  <a:pt x="725" y="768"/>
                                </a:lnTo>
                                <a:lnTo>
                                  <a:pt x="739" y="720"/>
                                </a:lnTo>
                                <a:lnTo>
                                  <a:pt x="749" y="662"/>
                                </a:lnTo>
                                <a:lnTo>
                                  <a:pt x="753" y="600"/>
                                </a:lnTo>
                                <a:lnTo>
                                  <a:pt x="753" y="528"/>
                                </a:lnTo>
                                <a:lnTo>
                                  <a:pt x="749" y="504"/>
                                </a:lnTo>
                                <a:lnTo>
                                  <a:pt x="744" y="470"/>
                                </a:lnTo>
                                <a:lnTo>
                                  <a:pt x="734" y="441"/>
                                </a:lnTo>
                                <a:lnTo>
                                  <a:pt x="720" y="408"/>
                                </a:lnTo>
                                <a:lnTo>
                                  <a:pt x="710" y="379"/>
                                </a:lnTo>
                                <a:lnTo>
                                  <a:pt x="696" y="350"/>
                                </a:lnTo>
                                <a:lnTo>
                                  <a:pt x="681" y="326"/>
                                </a:lnTo>
                                <a:lnTo>
                                  <a:pt x="667" y="312"/>
                                </a:lnTo>
                                <a:lnTo>
                                  <a:pt x="657" y="297"/>
                                </a:lnTo>
                                <a:lnTo>
                                  <a:pt x="648" y="278"/>
                                </a:lnTo>
                                <a:lnTo>
                                  <a:pt x="638" y="259"/>
                                </a:lnTo>
                                <a:lnTo>
                                  <a:pt x="633" y="240"/>
                                </a:lnTo>
                                <a:lnTo>
                                  <a:pt x="629" y="220"/>
                                </a:lnTo>
                                <a:lnTo>
                                  <a:pt x="629" y="201"/>
                                </a:lnTo>
                                <a:lnTo>
                                  <a:pt x="624" y="182"/>
                                </a:lnTo>
                                <a:lnTo>
                                  <a:pt x="624" y="172"/>
                                </a:lnTo>
                                <a:lnTo>
                                  <a:pt x="633" y="158"/>
                                </a:lnTo>
                                <a:lnTo>
                                  <a:pt x="643" y="201"/>
                                </a:lnTo>
                                <a:lnTo>
                                  <a:pt x="657" y="244"/>
                                </a:lnTo>
                                <a:lnTo>
                                  <a:pt x="677" y="283"/>
                                </a:lnTo>
                                <a:lnTo>
                                  <a:pt x="696" y="326"/>
                                </a:lnTo>
                                <a:lnTo>
                                  <a:pt x="715" y="360"/>
                                </a:lnTo>
                                <a:lnTo>
                                  <a:pt x="734" y="398"/>
                                </a:lnTo>
                                <a:lnTo>
                                  <a:pt x="749" y="432"/>
                                </a:lnTo>
                                <a:lnTo>
                                  <a:pt x="758" y="465"/>
                                </a:lnTo>
                                <a:lnTo>
                                  <a:pt x="768" y="446"/>
                                </a:lnTo>
                                <a:lnTo>
                                  <a:pt x="792" y="427"/>
                                </a:lnTo>
                                <a:lnTo>
                                  <a:pt x="806" y="408"/>
                                </a:lnTo>
                                <a:lnTo>
                                  <a:pt x="816" y="388"/>
                                </a:lnTo>
                                <a:lnTo>
                                  <a:pt x="821" y="369"/>
                                </a:lnTo>
                                <a:lnTo>
                                  <a:pt x="816" y="350"/>
                                </a:lnTo>
                                <a:lnTo>
                                  <a:pt x="806" y="331"/>
                                </a:lnTo>
                                <a:lnTo>
                                  <a:pt x="792" y="312"/>
                                </a:lnTo>
                                <a:lnTo>
                                  <a:pt x="773" y="297"/>
                                </a:lnTo>
                                <a:lnTo>
                                  <a:pt x="758" y="283"/>
                                </a:lnTo>
                                <a:lnTo>
                                  <a:pt x="753" y="273"/>
                                </a:lnTo>
                                <a:lnTo>
                                  <a:pt x="749" y="259"/>
                                </a:lnTo>
                                <a:lnTo>
                                  <a:pt x="753" y="249"/>
                                </a:lnTo>
                                <a:lnTo>
                                  <a:pt x="758" y="240"/>
                                </a:lnTo>
                                <a:lnTo>
                                  <a:pt x="768" y="235"/>
                                </a:lnTo>
                                <a:lnTo>
                                  <a:pt x="777" y="225"/>
                                </a:lnTo>
                                <a:lnTo>
                                  <a:pt x="792" y="220"/>
                                </a:lnTo>
                                <a:lnTo>
                                  <a:pt x="801" y="216"/>
                                </a:lnTo>
                                <a:lnTo>
                                  <a:pt x="806" y="201"/>
                                </a:lnTo>
                                <a:lnTo>
                                  <a:pt x="811" y="182"/>
                                </a:lnTo>
                                <a:lnTo>
                                  <a:pt x="816" y="163"/>
                                </a:lnTo>
                                <a:lnTo>
                                  <a:pt x="811" y="144"/>
                                </a:lnTo>
                                <a:lnTo>
                                  <a:pt x="806" y="120"/>
                                </a:lnTo>
                                <a:lnTo>
                                  <a:pt x="792" y="100"/>
                                </a:lnTo>
                                <a:lnTo>
                                  <a:pt x="777" y="86"/>
                                </a:lnTo>
                                <a:lnTo>
                                  <a:pt x="758" y="76"/>
                                </a:lnTo>
                                <a:lnTo>
                                  <a:pt x="744" y="76"/>
                                </a:lnTo>
                                <a:lnTo>
                                  <a:pt x="729" y="76"/>
                                </a:lnTo>
                                <a:lnTo>
                                  <a:pt x="720" y="86"/>
                                </a:lnTo>
                                <a:lnTo>
                                  <a:pt x="710" y="96"/>
                                </a:lnTo>
                                <a:lnTo>
                                  <a:pt x="701" y="110"/>
                                </a:lnTo>
                                <a:lnTo>
                                  <a:pt x="691" y="120"/>
                                </a:lnTo>
                                <a:lnTo>
                                  <a:pt x="686" y="134"/>
                                </a:lnTo>
                                <a:lnTo>
                                  <a:pt x="681" y="115"/>
                                </a:lnTo>
                                <a:lnTo>
                                  <a:pt x="681" y="100"/>
                                </a:lnTo>
                                <a:lnTo>
                                  <a:pt x="677" y="86"/>
                                </a:lnTo>
                                <a:lnTo>
                                  <a:pt x="672" y="72"/>
                                </a:lnTo>
                                <a:lnTo>
                                  <a:pt x="667" y="62"/>
                                </a:lnTo>
                                <a:lnTo>
                                  <a:pt x="657" y="57"/>
                                </a:lnTo>
                                <a:lnTo>
                                  <a:pt x="648" y="52"/>
                                </a:lnTo>
                                <a:lnTo>
                                  <a:pt x="638" y="52"/>
                                </a:lnTo>
                                <a:lnTo>
                                  <a:pt x="629" y="52"/>
                                </a:lnTo>
                                <a:lnTo>
                                  <a:pt x="619" y="57"/>
                                </a:lnTo>
                                <a:lnTo>
                                  <a:pt x="609" y="67"/>
                                </a:lnTo>
                                <a:lnTo>
                                  <a:pt x="595" y="76"/>
                                </a:lnTo>
                                <a:lnTo>
                                  <a:pt x="590" y="91"/>
                                </a:lnTo>
                                <a:lnTo>
                                  <a:pt x="581" y="105"/>
                                </a:lnTo>
                                <a:lnTo>
                                  <a:pt x="576" y="124"/>
                                </a:lnTo>
                                <a:lnTo>
                                  <a:pt x="571" y="148"/>
                                </a:lnTo>
                                <a:lnTo>
                                  <a:pt x="571" y="120"/>
                                </a:lnTo>
                                <a:lnTo>
                                  <a:pt x="566" y="96"/>
                                </a:lnTo>
                                <a:lnTo>
                                  <a:pt x="561" y="76"/>
                                </a:lnTo>
                                <a:lnTo>
                                  <a:pt x="557" y="57"/>
                                </a:lnTo>
                                <a:lnTo>
                                  <a:pt x="547" y="52"/>
                                </a:lnTo>
                                <a:lnTo>
                                  <a:pt x="542" y="48"/>
                                </a:lnTo>
                                <a:lnTo>
                                  <a:pt x="533" y="43"/>
                                </a:lnTo>
                                <a:lnTo>
                                  <a:pt x="523" y="48"/>
                                </a:lnTo>
                                <a:lnTo>
                                  <a:pt x="513" y="43"/>
                                </a:lnTo>
                                <a:lnTo>
                                  <a:pt x="504" y="43"/>
                                </a:lnTo>
                                <a:lnTo>
                                  <a:pt x="494" y="43"/>
                                </a:lnTo>
                                <a:lnTo>
                                  <a:pt x="480" y="38"/>
                                </a:lnTo>
                                <a:lnTo>
                                  <a:pt x="470" y="33"/>
                                </a:lnTo>
                                <a:lnTo>
                                  <a:pt x="461" y="28"/>
                                </a:lnTo>
                                <a:lnTo>
                                  <a:pt x="456" y="14"/>
                                </a:lnTo>
                                <a:lnTo>
                                  <a:pt x="451" y="0"/>
                                </a:lnTo>
                                <a:lnTo>
                                  <a:pt x="437" y="24"/>
                                </a:lnTo>
                                <a:lnTo>
                                  <a:pt x="441" y="52"/>
                                </a:lnTo>
                                <a:lnTo>
                                  <a:pt x="446" y="76"/>
                                </a:lnTo>
                                <a:lnTo>
                                  <a:pt x="456" y="100"/>
                                </a:lnTo>
                                <a:lnTo>
                                  <a:pt x="465" y="115"/>
                                </a:lnTo>
                                <a:lnTo>
                                  <a:pt x="480" y="124"/>
                                </a:lnTo>
                                <a:lnTo>
                                  <a:pt x="494" y="144"/>
                                </a:lnTo>
                                <a:lnTo>
                                  <a:pt x="509" y="158"/>
                                </a:lnTo>
                                <a:lnTo>
                                  <a:pt x="518" y="172"/>
                                </a:lnTo>
                                <a:lnTo>
                                  <a:pt x="528" y="187"/>
                                </a:lnTo>
                                <a:lnTo>
                                  <a:pt x="542" y="201"/>
                                </a:lnTo>
                                <a:lnTo>
                                  <a:pt x="547" y="211"/>
                                </a:lnTo>
                                <a:lnTo>
                                  <a:pt x="552" y="220"/>
                                </a:lnTo>
                                <a:lnTo>
                                  <a:pt x="547" y="230"/>
                                </a:lnTo>
                                <a:lnTo>
                                  <a:pt x="537" y="230"/>
                                </a:lnTo>
                                <a:lnTo>
                                  <a:pt x="528" y="216"/>
                                </a:lnTo>
                                <a:lnTo>
                                  <a:pt x="518" y="206"/>
                                </a:lnTo>
                                <a:lnTo>
                                  <a:pt x="509" y="192"/>
                                </a:lnTo>
                                <a:lnTo>
                                  <a:pt x="499" y="177"/>
                                </a:lnTo>
                                <a:lnTo>
                                  <a:pt x="489" y="158"/>
                                </a:lnTo>
                                <a:lnTo>
                                  <a:pt x="475" y="144"/>
                                </a:lnTo>
                                <a:lnTo>
                                  <a:pt x="465" y="124"/>
                                </a:lnTo>
                                <a:lnTo>
                                  <a:pt x="456" y="115"/>
                                </a:lnTo>
                                <a:lnTo>
                                  <a:pt x="446" y="1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" name="Freeform 4"/>
                        <wps:cNvSpPr>
                          <a:spLocks/>
                        </wps:cNvSpPr>
                        <wps:spPr bwMode="auto">
                          <a:xfrm>
                            <a:off x="9780" y="1478"/>
                            <a:ext cx="77" cy="182"/>
                          </a:xfrm>
                          <a:custGeom>
                            <a:avLst/>
                            <a:gdLst>
                              <a:gd name="T0" fmla="*/ 38 w 77"/>
                              <a:gd name="T1" fmla="*/ 182 h 182"/>
                              <a:gd name="T2" fmla="*/ 48 w 77"/>
                              <a:gd name="T3" fmla="*/ 173 h 182"/>
                              <a:gd name="T4" fmla="*/ 58 w 77"/>
                              <a:gd name="T5" fmla="*/ 153 h 182"/>
                              <a:gd name="T6" fmla="*/ 67 w 77"/>
                              <a:gd name="T7" fmla="*/ 134 h 182"/>
                              <a:gd name="T8" fmla="*/ 77 w 77"/>
                              <a:gd name="T9" fmla="*/ 105 h 182"/>
                              <a:gd name="T10" fmla="*/ 77 w 77"/>
                              <a:gd name="T11" fmla="*/ 81 h 182"/>
                              <a:gd name="T12" fmla="*/ 77 w 77"/>
                              <a:gd name="T13" fmla="*/ 53 h 182"/>
                              <a:gd name="T14" fmla="*/ 77 w 77"/>
                              <a:gd name="T15" fmla="*/ 29 h 182"/>
                              <a:gd name="T16" fmla="*/ 72 w 77"/>
                              <a:gd name="T17" fmla="*/ 0 h 182"/>
                              <a:gd name="T18" fmla="*/ 67 w 77"/>
                              <a:gd name="T19" fmla="*/ 19 h 182"/>
                              <a:gd name="T20" fmla="*/ 62 w 77"/>
                              <a:gd name="T21" fmla="*/ 43 h 182"/>
                              <a:gd name="T22" fmla="*/ 58 w 77"/>
                              <a:gd name="T23" fmla="*/ 57 h 182"/>
                              <a:gd name="T24" fmla="*/ 53 w 77"/>
                              <a:gd name="T25" fmla="*/ 77 h 182"/>
                              <a:gd name="T26" fmla="*/ 43 w 77"/>
                              <a:gd name="T27" fmla="*/ 86 h 182"/>
                              <a:gd name="T28" fmla="*/ 34 w 77"/>
                              <a:gd name="T29" fmla="*/ 96 h 182"/>
                              <a:gd name="T30" fmla="*/ 19 w 77"/>
                              <a:gd name="T31" fmla="*/ 96 h 182"/>
                              <a:gd name="T32" fmla="*/ 0 w 77"/>
                              <a:gd name="T33" fmla="*/ 91 h 182"/>
                              <a:gd name="T34" fmla="*/ 38 w 77"/>
                              <a:gd name="T35" fmla="*/ 182 h 18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77" h="182">
                                <a:moveTo>
                                  <a:pt x="38" y="182"/>
                                </a:moveTo>
                                <a:lnTo>
                                  <a:pt x="48" y="173"/>
                                </a:lnTo>
                                <a:lnTo>
                                  <a:pt x="58" y="153"/>
                                </a:lnTo>
                                <a:lnTo>
                                  <a:pt x="67" y="134"/>
                                </a:lnTo>
                                <a:lnTo>
                                  <a:pt x="77" y="105"/>
                                </a:lnTo>
                                <a:lnTo>
                                  <a:pt x="77" y="81"/>
                                </a:lnTo>
                                <a:lnTo>
                                  <a:pt x="77" y="53"/>
                                </a:lnTo>
                                <a:lnTo>
                                  <a:pt x="77" y="29"/>
                                </a:lnTo>
                                <a:lnTo>
                                  <a:pt x="72" y="0"/>
                                </a:lnTo>
                                <a:lnTo>
                                  <a:pt x="67" y="19"/>
                                </a:lnTo>
                                <a:lnTo>
                                  <a:pt x="62" y="43"/>
                                </a:lnTo>
                                <a:lnTo>
                                  <a:pt x="58" y="57"/>
                                </a:lnTo>
                                <a:lnTo>
                                  <a:pt x="53" y="77"/>
                                </a:lnTo>
                                <a:lnTo>
                                  <a:pt x="43" y="86"/>
                                </a:lnTo>
                                <a:lnTo>
                                  <a:pt x="34" y="96"/>
                                </a:lnTo>
                                <a:lnTo>
                                  <a:pt x="19" y="96"/>
                                </a:lnTo>
                                <a:lnTo>
                                  <a:pt x="0" y="91"/>
                                </a:lnTo>
                                <a:lnTo>
                                  <a:pt x="38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" name="Freeform 5"/>
                        <wps:cNvSpPr>
                          <a:spLocks/>
                        </wps:cNvSpPr>
                        <wps:spPr bwMode="auto">
                          <a:xfrm>
                            <a:off x="9857" y="1655"/>
                            <a:ext cx="62" cy="87"/>
                          </a:xfrm>
                          <a:custGeom>
                            <a:avLst/>
                            <a:gdLst>
                              <a:gd name="T0" fmla="*/ 53 w 62"/>
                              <a:gd name="T1" fmla="*/ 77 h 87"/>
                              <a:gd name="T2" fmla="*/ 57 w 62"/>
                              <a:gd name="T3" fmla="*/ 53 h 87"/>
                              <a:gd name="T4" fmla="*/ 62 w 62"/>
                              <a:gd name="T5" fmla="*/ 39 h 87"/>
                              <a:gd name="T6" fmla="*/ 57 w 62"/>
                              <a:gd name="T7" fmla="*/ 20 h 87"/>
                              <a:gd name="T8" fmla="*/ 53 w 62"/>
                              <a:gd name="T9" fmla="*/ 5 h 87"/>
                              <a:gd name="T10" fmla="*/ 43 w 62"/>
                              <a:gd name="T11" fmla="*/ 5 h 87"/>
                              <a:gd name="T12" fmla="*/ 38 w 62"/>
                              <a:gd name="T13" fmla="*/ 0 h 87"/>
                              <a:gd name="T14" fmla="*/ 33 w 62"/>
                              <a:gd name="T15" fmla="*/ 0 h 87"/>
                              <a:gd name="T16" fmla="*/ 29 w 62"/>
                              <a:gd name="T17" fmla="*/ 5 h 87"/>
                              <a:gd name="T18" fmla="*/ 24 w 62"/>
                              <a:gd name="T19" fmla="*/ 5 h 87"/>
                              <a:gd name="T20" fmla="*/ 19 w 62"/>
                              <a:gd name="T21" fmla="*/ 10 h 87"/>
                              <a:gd name="T22" fmla="*/ 14 w 62"/>
                              <a:gd name="T23" fmla="*/ 15 h 87"/>
                              <a:gd name="T24" fmla="*/ 9 w 62"/>
                              <a:gd name="T25" fmla="*/ 20 h 87"/>
                              <a:gd name="T26" fmla="*/ 0 w 62"/>
                              <a:gd name="T27" fmla="*/ 29 h 87"/>
                              <a:gd name="T28" fmla="*/ 0 w 62"/>
                              <a:gd name="T29" fmla="*/ 48 h 87"/>
                              <a:gd name="T30" fmla="*/ 5 w 62"/>
                              <a:gd name="T31" fmla="*/ 63 h 87"/>
                              <a:gd name="T32" fmla="*/ 9 w 62"/>
                              <a:gd name="T33" fmla="*/ 77 h 87"/>
                              <a:gd name="T34" fmla="*/ 19 w 62"/>
                              <a:gd name="T35" fmla="*/ 82 h 87"/>
                              <a:gd name="T36" fmla="*/ 29 w 62"/>
                              <a:gd name="T37" fmla="*/ 87 h 87"/>
                              <a:gd name="T38" fmla="*/ 43 w 62"/>
                              <a:gd name="T39" fmla="*/ 82 h 87"/>
                              <a:gd name="T40" fmla="*/ 53 w 62"/>
                              <a:gd name="T41" fmla="*/ 77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</a:cxnLst>
                            <a:rect l="0" t="0" r="r" b="b"/>
                            <a:pathLst>
                              <a:path w="62" h="87">
                                <a:moveTo>
                                  <a:pt x="53" y="77"/>
                                </a:moveTo>
                                <a:lnTo>
                                  <a:pt x="57" y="53"/>
                                </a:lnTo>
                                <a:lnTo>
                                  <a:pt x="62" y="39"/>
                                </a:lnTo>
                                <a:lnTo>
                                  <a:pt x="57" y="20"/>
                                </a:lnTo>
                                <a:lnTo>
                                  <a:pt x="53" y="5"/>
                                </a:lnTo>
                                <a:lnTo>
                                  <a:pt x="43" y="5"/>
                                </a:lnTo>
                                <a:lnTo>
                                  <a:pt x="38" y="0"/>
                                </a:lnTo>
                                <a:lnTo>
                                  <a:pt x="33" y="0"/>
                                </a:lnTo>
                                <a:lnTo>
                                  <a:pt x="29" y="5"/>
                                </a:lnTo>
                                <a:lnTo>
                                  <a:pt x="24" y="5"/>
                                </a:lnTo>
                                <a:lnTo>
                                  <a:pt x="19" y="10"/>
                                </a:lnTo>
                                <a:lnTo>
                                  <a:pt x="14" y="15"/>
                                </a:lnTo>
                                <a:lnTo>
                                  <a:pt x="9" y="20"/>
                                </a:lnTo>
                                <a:lnTo>
                                  <a:pt x="0" y="29"/>
                                </a:lnTo>
                                <a:lnTo>
                                  <a:pt x="0" y="48"/>
                                </a:lnTo>
                                <a:lnTo>
                                  <a:pt x="5" y="63"/>
                                </a:lnTo>
                                <a:lnTo>
                                  <a:pt x="9" y="77"/>
                                </a:lnTo>
                                <a:lnTo>
                                  <a:pt x="19" y="82"/>
                                </a:lnTo>
                                <a:lnTo>
                                  <a:pt x="29" y="87"/>
                                </a:lnTo>
                                <a:lnTo>
                                  <a:pt x="43" y="82"/>
                                </a:lnTo>
                                <a:lnTo>
                                  <a:pt x="53" y="7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" name="Freeform 6"/>
                        <wps:cNvSpPr>
                          <a:spLocks/>
                        </wps:cNvSpPr>
                        <wps:spPr bwMode="auto">
                          <a:xfrm>
                            <a:off x="8513" y="1046"/>
                            <a:ext cx="1190" cy="614"/>
                          </a:xfrm>
                          <a:custGeom>
                            <a:avLst/>
                            <a:gdLst>
                              <a:gd name="T0" fmla="*/ 1037 w 1190"/>
                              <a:gd name="T1" fmla="*/ 91 h 614"/>
                              <a:gd name="T2" fmla="*/ 897 w 1190"/>
                              <a:gd name="T3" fmla="*/ 110 h 614"/>
                              <a:gd name="T4" fmla="*/ 758 w 1190"/>
                              <a:gd name="T5" fmla="*/ 187 h 614"/>
                              <a:gd name="T6" fmla="*/ 667 w 1190"/>
                              <a:gd name="T7" fmla="*/ 336 h 614"/>
                              <a:gd name="T8" fmla="*/ 657 w 1190"/>
                              <a:gd name="T9" fmla="*/ 302 h 614"/>
                              <a:gd name="T10" fmla="*/ 643 w 1190"/>
                              <a:gd name="T11" fmla="*/ 192 h 614"/>
                              <a:gd name="T12" fmla="*/ 590 w 1190"/>
                              <a:gd name="T13" fmla="*/ 182 h 614"/>
                              <a:gd name="T14" fmla="*/ 566 w 1190"/>
                              <a:gd name="T15" fmla="*/ 158 h 614"/>
                              <a:gd name="T16" fmla="*/ 509 w 1190"/>
                              <a:gd name="T17" fmla="*/ 53 h 614"/>
                              <a:gd name="T18" fmla="*/ 465 w 1190"/>
                              <a:gd name="T19" fmla="*/ 9 h 614"/>
                              <a:gd name="T20" fmla="*/ 432 w 1190"/>
                              <a:gd name="T21" fmla="*/ 115 h 614"/>
                              <a:gd name="T22" fmla="*/ 485 w 1190"/>
                              <a:gd name="T23" fmla="*/ 249 h 614"/>
                              <a:gd name="T24" fmla="*/ 374 w 1190"/>
                              <a:gd name="T25" fmla="*/ 125 h 614"/>
                              <a:gd name="T26" fmla="*/ 273 w 1190"/>
                              <a:gd name="T27" fmla="*/ 91 h 614"/>
                              <a:gd name="T28" fmla="*/ 273 w 1190"/>
                              <a:gd name="T29" fmla="*/ 158 h 614"/>
                              <a:gd name="T30" fmla="*/ 345 w 1190"/>
                              <a:gd name="T31" fmla="*/ 259 h 614"/>
                              <a:gd name="T32" fmla="*/ 393 w 1190"/>
                              <a:gd name="T33" fmla="*/ 293 h 614"/>
                              <a:gd name="T34" fmla="*/ 321 w 1190"/>
                              <a:gd name="T35" fmla="*/ 283 h 614"/>
                              <a:gd name="T36" fmla="*/ 254 w 1190"/>
                              <a:gd name="T37" fmla="*/ 273 h 614"/>
                              <a:gd name="T38" fmla="*/ 187 w 1190"/>
                              <a:gd name="T39" fmla="*/ 240 h 614"/>
                              <a:gd name="T40" fmla="*/ 129 w 1190"/>
                              <a:gd name="T41" fmla="*/ 182 h 614"/>
                              <a:gd name="T42" fmla="*/ 91 w 1190"/>
                              <a:gd name="T43" fmla="*/ 182 h 614"/>
                              <a:gd name="T44" fmla="*/ 77 w 1190"/>
                              <a:gd name="T45" fmla="*/ 163 h 614"/>
                              <a:gd name="T46" fmla="*/ 110 w 1190"/>
                              <a:gd name="T47" fmla="*/ 168 h 614"/>
                              <a:gd name="T48" fmla="*/ 144 w 1190"/>
                              <a:gd name="T49" fmla="*/ 139 h 614"/>
                              <a:gd name="T50" fmla="*/ 144 w 1190"/>
                              <a:gd name="T51" fmla="*/ 67 h 614"/>
                              <a:gd name="T52" fmla="*/ 96 w 1190"/>
                              <a:gd name="T53" fmla="*/ 19 h 614"/>
                              <a:gd name="T54" fmla="*/ 33 w 1190"/>
                              <a:gd name="T55" fmla="*/ 38 h 614"/>
                              <a:gd name="T56" fmla="*/ 0 w 1190"/>
                              <a:gd name="T57" fmla="*/ 129 h 614"/>
                              <a:gd name="T58" fmla="*/ 77 w 1190"/>
                              <a:gd name="T59" fmla="*/ 264 h 614"/>
                              <a:gd name="T60" fmla="*/ 182 w 1190"/>
                              <a:gd name="T61" fmla="*/ 326 h 614"/>
                              <a:gd name="T62" fmla="*/ 302 w 1190"/>
                              <a:gd name="T63" fmla="*/ 345 h 614"/>
                              <a:gd name="T64" fmla="*/ 417 w 1190"/>
                              <a:gd name="T65" fmla="*/ 355 h 614"/>
                              <a:gd name="T66" fmla="*/ 509 w 1190"/>
                              <a:gd name="T67" fmla="*/ 379 h 614"/>
                              <a:gd name="T68" fmla="*/ 561 w 1190"/>
                              <a:gd name="T69" fmla="*/ 456 h 614"/>
                              <a:gd name="T70" fmla="*/ 557 w 1190"/>
                              <a:gd name="T71" fmla="*/ 557 h 614"/>
                              <a:gd name="T72" fmla="*/ 485 w 1190"/>
                              <a:gd name="T73" fmla="*/ 561 h 614"/>
                              <a:gd name="T74" fmla="*/ 475 w 1190"/>
                              <a:gd name="T75" fmla="*/ 499 h 614"/>
                              <a:gd name="T76" fmla="*/ 494 w 1190"/>
                              <a:gd name="T77" fmla="*/ 461 h 614"/>
                              <a:gd name="T78" fmla="*/ 456 w 1190"/>
                              <a:gd name="T79" fmla="*/ 465 h 614"/>
                              <a:gd name="T80" fmla="*/ 437 w 1190"/>
                              <a:gd name="T81" fmla="*/ 470 h 614"/>
                              <a:gd name="T82" fmla="*/ 413 w 1190"/>
                              <a:gd name="T83" fmla="*/ 446 h 614"/>
                              <a:gd name="T84" fmla="*/ 384 w 1190"/>
                              <a:gd name="T85" fmla="*/ 461 h 614"/>
                              <a:gd name="T86" fmla="*/ 408 w 1190"/>
                              <a:gd name="T87" fmla="*/ 528 h 614"/>
                              <a:gd name="T88" fmla="*/ 461 w 1190"/>
                              <a:gd name="T89" fmla="*/ 590 h 614"/>
                              <a:gd name="T90" fmla="*/ 542 w 1190"/>
                              <a:gd name="T91" fmla="*/ 614 h 614"/>
                              <a:gd name="T92" fmla="*/ 638 w 1190"/>
                              <a:gd name="T93" fmla="*/ 581 h 614"/>
                              <a:gd name="T94" fmla="*/ 715 w 1190"/>
                              <a:gd name="T95" fmla="*/ 465 h 614"/>
                              <a:gd name="T96" fmla="*/ 782 w 1190"/>
                              <a:gd name="T97" fmla="*/ 365 h 614"/>
                              <a:gd name="T98" fmla="*/ 859 w 1190"/>
                              <a:gd name="T99" fmla="*/ 293 h 614"/>
                              <a:gd name="T100" fmla="*/ 945 w 1190"/>
                              <a:gd name="T101" fmla="*/ 235 h 614"/>
                              <a:gd name="T102" fmla="*/ 1065 w 1190"/>
                              <a:gd name="T103" fmla="*/ 206 h 614"/>
                              <a:gd name="T104" fmla="*/ 1181 w 1190"/>
                              <a:gd name="T105" fmla="*/ 201 h 614"/>
                              <a:gd name="T106" fmla="*/ 1142 w 1190"/>
                              <a:gd name="T107" fmla="*/ 153 h 61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1190" h="614">
                                <a:moveTo>
                                  <a:pt x="1128" y="105"/>
                                </a:moveTo>
                                <a:lnTo>
                                  <a:pt x="1099" y="101"/>
                                </a:lnTo>
                                <a:lnTo>
                                  <a:pt x="1070" y="91"/>
                                </a:lnTo>
                                <a:lnTo>
                                  <a:pt x="1037" y="91"/>
                                </a:lnTo>
                                <a:lnTo>
                                  <a:pt x="1003" y="91"/>
                                </a:lnTo>
                                <a:lnTo>
                                  <a:pt x="969" y="96"/>
                                </a:lnTo>
                                <a:lnTo>
                                  <a:pt x="931" y="101"/>
                                </a:lnTo>
                                <a:lnTo>
                                  <a:pt x="897" y="110"/>
                                </a:lnTo>
                                <a:lnTo>
                                  <a:pt x="859" y="125"/>
                                </a:lnTo>
                                <a:lnTo>
                                  <a:pt x="825" y="144"/>
                                </a:lnTo>
                                <a:lnTo>
                                  <a:pt x="792" y="163"/>
                                </a:lnTo>
                                <a:lnTo>
                                  <a:pt x="758" y="187"/>
                                </a:lnTo>
                                <a:lnTo>
                                  <a:pt x="729" y="221"/>
                                </a:lnTo>
                                <a:lnTo>
                                  <a:pt x="705" y="254"/>
                                </a:lnTo>
                                <a:lnTo>
                                  <a:pt x="686" y="293"/>
                                </a:lnTo>
                                <a:lnTo>
                                  <a:pt x="667" y="336"/>
                                </a:lnTo>
                                <a:lnTo>
                                  <a:pt x="657" y="389"/>
                                </a:lnTo>
                                <a:lnTo>
                                  <a:pt x="653" y="369"/>
                                </a:lnTo>
                                <a:lnTo>
                                  <a:pt x="653" y="336"/>
                                </a:lnTo>
                                <a:lnTo>
                                  <a:pt x="657" y="302"/>
                                </a:lnTo>
                                <a:lnTo>
                                  <a:pt x="662" y="259"/>
                                </a:lnTo>
                                <a:lnTo>
                                  <a:pt x="657" y="240"/>
                                </a:lnTo>
                                <a:lnTo>
                                  <a:pt x="653" y="216"/>
                                </a:lnTo>
                                <a:lnTo>
                                  <a:pt x="643" y="192"/>
                                </a:lnTo>
                                <a:lnTo>
                                  <a:pt x="633" y="177"/>
                                </a:lnTo>
                                <a:lnTo>
                                  <a:pt x="619" y="168"/>
                                </a:lnTo>
                                <a:lnTo>
                                  <a:pt x="605" y="168"/>
                                </a:lnTo>
                                <a:lnTo>
                                  <a:pt x="590" y="182"/>
                                </a:lnTo>
                                <a:lnTo>
                                  <a:pt x="576" y="211"/>
                                </a:lnTo>
                                <a:lnTo>
                                  <a:pt x="571" y="230"/>
                                </a:lnTo>
                                <a:lnTo>
                                  <a:pt x="561" y="216"/>
                                </a:lnTo>
                                <a:lnTo>
                                  <a:pt x="566" y="158"/>
                                </a:lnTo>
                                <a:lnTo>
                                  <a:pt x="561" y="115"/>
                                </a:lnTo>
                                <a:lnTo>
                                  <a:pt x="547" y="86"/>
                                </a:lnTo>
                                <a:lnTo>
                                  <a:pt x="533" y="67"/>
                                </a:lnTo>
                                <a:lnTo>
                                  <a:pt x="509" y="53"/>
                                </a:lnTo>
                                <a:lnTo>
                                  <a:pt x="494" y="38"/>
                                </a:lnTo>
                                <a:lnTo>
                                  <a:pt x="480" y="24"/>
                                </a:lnTo>
                                <a:lnTo>
                                  <a:pt x="480" y="0"/>
                                </a:lnTo>
                                <a:lnTo>
                                  <a:pt x="465" y="9"/>
                                </a:lnTo>
                                <a:lnTo>
                                  <a:pt x="451" y="29"/>
                                </a:lnTo>
                                <a:lnTo>
                                  <a:pt x="441" y="53"/>
                                </a:lnTo>
                                <a:lnTo>
                                  <a:pt x="437" y="81"/>
                                </a:lnTo>
                                <a:lnTo>
                                  <a:pt x="432" y="115"/>
                                </a:lnTo>
                                <a:lnTo>
                                  <a:pt x="437" y="149"/>
                                </a:lnTo>
                                <a:lnTo>
                                  <a:pt x="446" y="182"/>
                                </a:lnTo>
                                <a:lnTo>
                                  <a:pt x="470" y="221"/>
                                </a:lnTo>
                                <a:lnTo>
                                  <a:pt x="485" y="249"/>
                                </a:lnTo>
                                <a:lnTo>
                                  <a:pt x="470" y="249"/>
                                </a:lnTo>
                                <a:lnTo>
                                  <a:pt x="441" y="187"/>
                                </a:lnTo>
                                <a:lnTo>
                                  <a:pt x="408" y="149"/>
                                </a:lnTo>
                                <a:lnTo>
                                  <a:pt x="374" y="125"/>
                                </a:lnTo>
                                <a:lnTo>
                                  <a:pt x="345" y="115"/>
                                </a:lnTo>
                                <a:lnTo>
                                  <a:pt x="312" y="105"/>
                                </a:lnTo>
                                <a:lnTo>
                                  <a:pt x="288" y="101"/>
                                </a:lnTo>
                                <a:lnTo>
                                  <a:pt x="273" y="91"/>
                                </a:lnTo>
                                <a:lnTo>
                                  <a:pt x="269" y="77"/>
                                </a:lnTo>
                                <a:lnTo>
                                  <a:pt x="264" y="101"/>
                                </a:lnTo>
                                <a:lnTo>
                                  <a:pt x="264" y="129"/>
                                </a:lnTo>
                                <a:lnTo>
                                  <a:pt x="273" y="158"/>
                                </a:lnTo>
                                <a:lnTo>
                                  <a:pt x="288" y="187"/>
                                </a:lnTo>
                                <a:lnTo>
                                  <a:pt x="302" y="216"/>
                                </a:lnTo>
                                <a:lnTo>
                                  <a:pt x="326" y="240"/>
                                </a:lnTo>
                                <a:lnTo>
                                  <a:pt x="345" y="259"/>
                                </a:lnTo>
                                <a:lnTo>
                                  <a:pt x="369" y="269"/>
                                </a:lnTo>
                                <a:lnTo>
                                  <a:pt x="422" y="278"/>
                                </a:lnTo>
                                <a:lnTo>
                                  <a:pt x="413" y="302"/>
                                </a:lnTo>
                                <a:lnTo>
                                  <a:pt x="393" y="293"/>
                                </a:lnTo>
                                <a:lnTo>
                                  <a:pt x="374" y="293"/>
                                </a:lnTo>
                                <a:lnTo>
                                  <a:pt x="355" y="288"/>
                                </a:lnTo>
                                <a:lnTo>
                                  <a:pt x="341" y="283"/>
                                </a:lnTo>
                                <a:lnTo>
                                  <a:pt x="321" y="283"/>
                                </a:lnTo>
                                <a:lnTo>
                                  <a:pt x="307" y="283"/>
                                </a:lnTo>
                                <a:lnTo>
                                  <a:pt x="288" y="278"/>
                                </a:lnTo>
                                <a:lnTo>
                                  <a:pt x="273" y="278"/>
                                </a:lnTo>
                                <a:lnTo>
                                  <a:pt x="254" y="273"/>
                                </a:lnTo>
                                <a:lnTo>
                                  <a:pt x="240" y="269"/>
                                </a:lnTo>
                                <a:lnTo>
                                  <a:pt x="221" y="264"/>
                                </a:lnTo>
                                <a:lnTo>
                                  <a:pt x="206" y="254"/>
                                </a:lnTo>
                                <a:lnTo>
                                  <a:pt x="187" y="240"/>
                                </a:lnTo>
                                <a:lnTo>
                                  <a:pt x="173" y="225"/>
                                </a:lnTo>
                                <a:lnTo>
                                  <a:pt x="158" y="206"/>
                                </a:lnTo>
                                <a:lnTo>
                                  <a:pt x="139" y="182"/>
                                </a:lnTo>
                                <a:lnTo>
                                  <a:pt x="129" y="182"/>
                                </a:lnTo>
                                <a:lnTo>
                                  <a:pt x="120" y="182"/>
                                </a:lnTo>
                                <a:lnTo>
                                  <a:pt x="110" y="182"/>
                                </a:lnTo>
                                <a:lnTo>
                                  <a:pt x="101" y="182"/>
                                </a:lnTo>
                                <a:lnTo>
                                  <a:pt x="91" y="182"/>
                                </a:lnTo>
                                <a:lnTo>
                                  <a:pt x="81" y="177"/>
                                </a:lnTo>
                                <a:lnTo>
                                  <a:pt x="77" y="173"/>
                                </a:lnTo>
                                <a:lnTo>
                                  <a:pt x="67" y="163"/>
                                </a:lnTo>
                                <a:lnTo>
                                  <a:pt x="77" y="163"/>
                                </a:lnTo>
                                <a:lnTo>
                                  <a:pt x="81" y="163"/>
                                </a:lnTo>
                                <a:lnTo>
                                  <a:pt x="91" y="168"/>
                                </a:lnTo>
                                <a:lnTo>
                                  <a:pt x="101" y="168"/>
                                </a:lnTo>
                                <a:lnTo>
                                  <a:pt x="110" y="168"/>
                                </a:lnTo>
                                <a:lnTo>
                                  <a:pt x="115" y="168"/>
                                </a:lnTo>
                                <a:lnTo>
                                  <a:pt x="129" y="168"/>
                                </a:lnTo>
                                <a:lnTo>
                                  <a:pt x="134" y="158"/>
                                </a:lnTo>
                                <a:lnTo>
                                  <a:pt x="144" y="139"/>
                                </a:lnTo>
                                <a:lnTo>
                                  <a:pt x="149" y="120"/>
                                </a:lnTo>
                                <a:lnTo>
                                  <a:pt x="149" y="101"/>
                                </a:lnTo>
                                <a:lnTo>
                                  <a:pt x="149" y="81"/>
                                </a:lnTo>
                                <a:lnTo>
                                  <a:pt x="144" y="67"/>
                                </a:lnTo>
                                <a:lnTo>
                                  <a:pt x="134" y="53"/>
                                </a:lnTo>
                                <a:lnTo>
                                  <a:pt x="125" y="43"/>
                                </a:lnTo>
                                <a:lnTo>
                                  <a:pt x="110" y="29"/>
                                </a:lnTo>
                                <a:lnTo>
                                  <a:pt x="96" y="19"/>
                                </a:lnTo>
                                <a:lnTo>
                                  <a:pt x="81" y="19"/>
                                </a:lnTo>
                                <a:lnTo>
                                  <a:pt x="62" y="19"/>
                                </a:lnTo>
                                <a:lnTo>
                                  <a:pt x="48" y="24"/>
                                </a:lnTo>
                                <a:lnTo>
                                  <a:pt x="33" y="38"/>
                                </a:lnTo>
                                <a:lnTo>
                                  <a:pt x="19" y="53"/>
                                </a:lnTo>
                                <a:lnTo>
                                  <a:pt x="9" y="77"/>
                                </a:lnTo>
                                <a:lnTo>
                                  <a:pt x="0" y="101"/>
                                </a:lnTo>
                                <a:lnTo>
                                  <a:pt x="0" y="129"/>
                                </a:lnTo>
                                <a:lnTo>
                                  <a:pt x="9" y="163"/>
                                </a:lnTo>
                                <a:lnTo>
                                  <a:pt x="29" y="197"/>
                                </a:lnTo>
                                <a:lnTo>
                                  <a:pt x="53" y="230"/>
                                </a:lnTo>
                                <a:lnTo>
                                  <a:pt x="77" y="264"/>
                                </a:lnTo>
                                <a:lnTo>
                                  <a:pt x="101" y="288"/>
                                </a:lnTo>
                                <a:lnTo>
                                  <a:pt x="129" y="307"/>
                                </a:lnTo>
                                <a:lnTo>
                                  <a:pt x="153" y="317"/>
                                </a:lnTo>
                                <a:lnTo>
                                  <a:pt x="182" y="326"/>
                                </a:lnTo>
                                <a:lnTo>
                                  <a:pt x="211" y="331"/>
                                </a:lnTo>
                                <a:lnTo>
                                  <a:pt x="240" y="336"/>
                                </a:lnTo>
                                <a:lnTo>
                                  <a:pt x="273" y="341"/>
                                </a:lnTo>
                                <a:lnTo>
                                  <a:pt x="302" y="345"/>
                                </a:lnTo>
                                <a:lnTo>
                                  <a:pt x="331" y="345"/>
                                </a:lnTo>
                                <a:lnTo>
                                  <a:pt x="360" y="350"/>
                                </a:lnTo>
                                <a:lnTo>
                                  <a:pt x="393" y="355"/>
                                </a:lnTo>
                                <a:lnTo>
                                  <a:pt x="417" y="355"/>
                                </a:lnTo>
                                <a:lnTo>
                                  <a:pt x="446" y="360"/>
                                </a:lnTo>
                                <a:lnTo>
                                  <a:pt x="470" y="365"/>
                                </a:lnTo>
                                <a:lnTo>
                                  <a:pt x="489" y="374"/>
                                </a:lnTo>
                                <a:lnTo>
                                  <a:pt x="509" y="379"/>
                                </a:lnTo>
                                <a:lnTo>
                                  <a:pt x="528" y="393"/>
                                </a:lnTo>
                                <a:lnTo>
                                  <a:pt x="542" y="408"/>
                                </a:lnTo>
                                <a:lnTo>
                                  <a:pt x="552" y="422"/>
                                </a:lnTo>
                                <a:lnTo>
                                  <a:pt x="561" y="456"/>
                                </a:lnTo>
                                <a:lnTo>
                                  <a:pt x="571" y="489"/>
                                </a:lnTo>
                                <a:lnTo>
                                  <a:pt x="571" y="518"/>
                                </a:lnTo>
                                <a:lnTo>
                                  <a:pt x="566" y="537"/>
                                </a:lnTo>
                                <a:lnTo>
                                  <a:pt x="557" y="557"/>
                                </a:lnTo>
                                <a:lnTo>
                                  <a:pt x="542" y="566"/>
                                </a:lnTo>
                                <a:lnTo>
                                  <a:pt x="523" y="571"/>
                                </a:lnTo>
                                <a:lnTo>
                                  <a:pt x="504" y="571"/>
                                </a:lnTo>
                                <a:lnTo>
                                  <a:pt x="485" y="561"/>
                                </a:lnTo>
                                <a:lnTo>
                                  <a:pt x="475" y="547"/>
                                </a:lnTo>
                                <a:lnTo>
                                  <a:pt x="470" y="533"/>
                                </a:lnTo>
                                <a:lnTo>
                                  <a:pt x="470" y="518"/>
                                </a:lnTo>
                                <a:lnTo>
                                  <a:pt x="475" y="499"/>
                                </a:lnTo>
                                <a:lnTo>
                                  <a:pt x="485" y="485"/>
                                </a:lnTo>
                                <a:lnTo>
                                  <a:pt x="494" y="475"/>
                                </a:lnTo>
                                <a:lnTo>
                                  <a:pt x="504" y="465"/>
                                </a:lnTo>
                                <a:lnTo>
                                  <a:pt x="494" y="461"/>
                                </a:lnTo>
                                <a:lnTo>
                                  <a:pt x="485" y="456"/>
                                </a:lnTo>
                                <a:lnTo>
                                  <a:pt x="470" y="456"/>
                                </a:lnTo>
                                <a:lnTo>
                                  <a:pt x="465" y="461"/>
                                </a:lnTo>
                                <a:lnTo>
                                  <a:pt x="456" y="465"/>
                                </a:lnTo>
                                <a:lnTo>
                                  <a:pt x="451" y="470"/>
                                </a:lnTo>
                                <a:lnTo>
                                  <a:pt x="446" y="475"/>
                                </a:lnTo>
                                <a:lnTo>
                                  <a:pt x="446" y="480"/>
                                </a:lnTo>
                                <a:lnTo>
                                  <a:pt x="437" y="470"/>
                                </a:lnTo>
                                <a:lnTo>
                                  <a:pt x="432" y="461"/>
                                </a:lnTo>
                                <a:lnTo>
                                  <a:pt x="427" y="451"/>
                                </a:lnTo>
                                <a:lnTo>
                                  <a:pt x="422" y="446"/>
                                </a:lnTo>
                                <a:lnTo>
                                  <a:pt x="413" y="446"/>
                                </a:lnTo>
                                <a:lnTo>
                                  <a:pt x="408" y="446"/>
                                </a:lnTo>
                                <a:lnTo>
                                  <a:pt x="398" y="446"/>
                                </a:lnTo>
                                <a:lnTo>
                                  <a:pt x="393" y="451"/>
                                </a:lnTo>
                                <a:lnTo>
                                  <a:pt x="384" y="461"/>
                                </a:lnTo>
                                <a:lnTo>
                                  <a:pt x="384" y="475"/>
                                </a:lnTo>
                                <a:lnTo>
                                  <a:pt x="389" y="494"/>
                                </a:lnTo>
                                <a:lnTo>
                                  <a:pt x="398" y="509"/>
                                </a:lnTo>
                                <a:lnTo>
                                  <a:pt x="408" y="528"/>
                                </a:lnTo>
                                <a:lnTo>
                                  <a:pt x="422" y="547"/>
                                </a:lnTo>
                                <a:lnTo>
                                  <a:pt x="437" y="566"/>
                                </a:lnTo>
                                <a:lnTo>
                                  <a:pt x="446" y="581"/>
                                </a:lnTo>
                                <a:lnTo>
                                  <a:pt x="461" y="590"/>
                                </a:lnTo>
                                <a:lnTo>
                                  <a:pt x="480" y="595"/>
                                </a:lnTo>
                                <a:lnTo>
                                  <a:pt x="499" y="605"/>
                                </a:lnTo>
                                <a:lnTo>
                                  <a:pt x="518" y="609"/>
                                </a:lnTo>
                                <a:lnTo>
                                  <a:pt x="542" y="614"/>
                                </a:lnTo>
                                <a:lnTo>
                                  <a:pt x="561" y="614"/>
                                </a:lnTo>
                                <a:lnTo>
                                  <a:pt x="585" y="609"/>
                                </a:lnTo>
                                <a:lnTo>
                                  <a:pt x="605" y="605"/>
                                </a:lnTo>
                                <a:lnTo>
                                  <a:pt x="638" y="581"/>
                                </a:lnTo>
                                <a:lnTo>
                                  <a:pt x="667" y="557"/>
                                </a:lnTo>
                                <a:lnTo>
                                  <a:pt x="686" y="528"/>
                                </a:lnTo>
                                <a:lnTo>
                                  <a:pt x="701" y="499"/>
                                </a:lnTo>
                                <a:lnTo>
                                  <a:pt x="715" y="465"/>
                                </a:lnTo>
                                <a:lnTo>
                                  <a:pt x="729" y="437"/>
                                </a:lnTo>
                                <a:lnTo>
                                  <a:pt x="749" y="408"/>
                                </a:lnTo>
                                <a:lnTo>
                                  <a:pt x="763" y="384"/>
                                </a:lnTo>
                                <a:lnTo>
                                  <a:pt x="782" y="365"/>
                                </a:lnTo>
                                <a:lnTo>
                                  <a:pt x="801" y="345"/>
                                </a:lnTo>
                                <a:lnTo>
                                  <a:pt x="821" y="326"/>
                                </a:lnTo>
                                <a:lnTo>
                                  <a:pt x="840" y="307"/>
                                </a:lnTo>
                                <a:lnTo>
                                  <a:pt x="859" y="293"/>
                                </a:lnTo>
                                <a:lnTo>
                                  <a:pt x="878" y="273"/>
                                </a:lnTo>
                                <a:lnTo>
                                  <a:pt x="902" y="259"/>
                                </a:lnTo>
                                <a:lnTo>
                                  <a:pt x="921" y="245"/>
                                </a:lnTo>
                                <a:lnTo>
                                  <a:pt x="945" y="235"/>
                                </a:lnTo>
                                <a:lnTo>
                                  <a:pt x="974" y="225"/>
                                </a:lnTo>
                                <a:lnTo>
                                  <a:pt x="1003" y="216"/>
                                </a:lnTo>
                                <a:lnTo>
                                  <a:pt x="1032" y="211"/>
                                </a:lnTo>
                                <a:lnTo>
                                  <a:pt x="1065" y="206"/>
                                </a:lnTo>
                                <a:lnTo>
                                  <a:pt x="1104" y="206"/>
                                </a:lnTo>
                                <a:lnTo>
                                  <a:pt x="1147" y="211"/>
                                </a:lnTo>
                                <a:lnTo>
                                  <a:pt x="1190" y="216"/>
                                </a:lnTo>
                                <a:lnTo>
                                  <a:pt x="1181" y="201"/>
                                </a:lnTo>
                                <a:lnTo>
                                  <a:pt x="1166" y="187"/>
                                </a:lnTo>
                                <a:lnTo>
                                  <a:pt x="1157" y="177"/>
                                </a:lnTo>
                                <a:lnTo>
                                  <a:pt x="1147" y="163"/>
                                </a:lnTo>
                                <a:lnTo>
                                  <a:pt x="1142" y="153"/>
                                </a:lnTo>
                                <a:lnTo>
                                  <a:pt x="1137" y="139"/>
                                </a:lnTo>
                                <a:lnTo>
                                  <a:pt x="1133" y="120"/>
                                </a:lnTo>
                                <a:lnTo>
                                  <a:pt x="1128" y="1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" name="Freeform 7"/>
                        <wps:cNvSpPr>
                          <a:spLocks/>
                        </wps:cNvSpPr>
                        <wps:spPr bwMode="auto">
                          <a:xfrm>
                            <a:off x="10106" y="1012"/>
                            <a:ext cx="648" cy="317"/>
                          </a:xfrm>
                          <a:custGeom>
                            <a:avLst/>
                            <a:gdLst>
                              <a:gd name="T0" fmla="*/ 44 w 648"/>
                              <a:gd name="T1" fmla="*/ 317 h 317"/>
                              <a:gd name="T2" fmla="*/ 68 w 648"/>
                              <a:gd name="T3" fmla="*/ 288 h 317"/>
                              <a:gd name="T4" fmla="*/ 92 w 648"/>
                              <a:gd name="T5" fmla="*/ 264 h 317"/>
                              <a:gd name="T6" fmla="*/ 120 w 648"/>
                              <a:gd name="T7" fmla="*/ 235 h 317"/>
                              <a:gd name="T8" fmla="*/ 149 w 648"/>
                              <a:gd name="T9" fmla="*/ 216 h 317"/>
                              <a:gd name="T10" fmla="*/ 183 w 648"/>
                              <a:gd name="T11" fmla="*/ 192 h 317"/>
                              <a:gd name="T12" fmla="*/ 212 w 648"/>
                              <a:gd name="T13" fmla="*/ 178 h 317"/>
                              <a:gd name="T14" fmla="*/ 245 w 648"/>
                              <a:gd name="T15" fmla="*/ 159 h 317"/>
                              <a:gd name="T16" fmla="*/ 279 w 648"/>
                              <a:gd name="T17" fmla="*/ 144 h 317"/>
                              <a:gd name="T18" fmla="*/ 312 w 648"/>
                              <a:gd name="T19" fmla="*/ 135 h 317"/>
                              <a:gd name="T20" fmla="*/ 346 w 648"/>
                              <a:gd name="T21" fmla="*/ 125 h 317"/>
                              <a:gd name="T22" fmla="*/ 384 w 648"/>
                              <a:gd name="T23" fmla="*/ 115 h 317"/>
                              <a:gd name="T24" fmla="*/ 418 w 648"/>
                              <a:gd name="T25" fmla="*/ 111 h 317"/>
                              <a:gd name="T26" fmla="*/ 456 w 648"/>
                              <a:gd name="T27" fmla="*/ 111 h 317"/>
                              <a:gd name="T28" fmla="*/ 495 w 648"/>
                              <a:gd name="T29" fmla="*/ 111 h 317"/>
                              <a:gd name="T30" fmla="*/ 533 w 648"/>
                              <a:gd name="T31" fmla="*/ 120 h 317"/>
                              <a:gd name="T32" fmla="*/ 572 w 648"/>
                              <a:gd name="T33" fmla="*/ 125 h 317"/>
                              <a:gd name="T34" fmla="*/ 648 w 648"/>
                              <a:gd name="T35" fmla="*/ 29 h 317"/>
                              <a:gd name="T36" fmla="*/ 615 w 648"/>
                              <a:gd name="T37" fmla="*/ 19 h 317"/>
                              <a:gd name="T38" fmla="*/ 581 w 648"/>
                              <a:gd name="T39" fmla="*/ 10 h 317"/>
                              <a:gd name="T40" fmla="*/ 548 w 648"/>
                              <a:gd name="T41" fmla="*/ 5 h 317"/>
                              <a:gd name="T42" fmla="*/ 509 w 648"/>
                              <a:gd name="T43" fmla="*/ 0 h 317"/>
                              <a:gd name="T44" fmla="*/ 471 w 648"/>
                              <a:gd name="T45" fmla="*/ 0 h 317"/>
                              <a:gd name="T46" fmla="*/ 432 w 648"/>
                              <a:gd name="T47" fmla="*/ 0 h 317"/>
                              <a:gd name="T48" fmla="*/ 394 w 648"/>
                              <a:gd name="T49" fmla="*/ 5 h 317"/>
                              <a:gd name="T50" fmla="*/ 351 w 648"/>
                              <a:gd name="T51" fmla="*/ 10 h 317"/>
                              <a:gd name="T52" fmla="*/ 312 w 648"/>
                              <a:gd name="T53" fmla="*/ 19 h 317"/>
                              <a:gd name="T54" fmla="*/ 274 w 648"/>
                              <a:gd name="T55" fmla="*/ 29 h 317"/>
                              <a:gd name="T56" fmla="*/ 231 w 648"/>
                              <a:gd name="T57" fmla="*/ 39 h 317"/>
                              <a:gd name="T58" fmla="*/ 192 w 648"/>
                              <a:gd name="T59" fmla="*/ 53 h 317"/>
                              <a:gd name="T60" fmla="*/ 154 w 648"/>
                              <a:gd name="T61" fmla="*/ 72 h 317"/>
                              <a:gd name="T62" fmla="*/ 120 w 648"/>
                              <a:gd name="T63" fmla="*/ 91 h 317"/>
                              <a:gd name="T64" fmla="*/ 82 w 648"/>
                              <a:gd name="T65" fmla="*/ 115 h 317"/>
                              <a:gd name="T66" fmla="*/ 48 w 648"/>
                              <a:gd name="T67" fmla="*/ 139 h 317"/>
                              <a:gd name="T68" fmla="*/ 48 w 648"/>
                              <a:gd name="T69" fmla="*/ 149 h 317"/>
                              <a:gd name="T70" fmla="*/ 48 w 648"/>
                              <a:gd name="T71" fmla="*/ 159 h 317"/>
                              <a:gd name="T72" fmla="*/ 48 w 648"/>
                              <a:gd name="T73" fmla="*/ 173 h 317"/>
                              <a:gd name="T74" fmla="*/ 44 w 648"/>
                              <a:gd name="T75" fmla="*/ 187 h 317"/>
                              <a:gd name="T76" fmla="*/ 39 w 648"/>
                              <a:gd name="T77" fmla="*/ 202 h 317"/>
                              <a:gd name="T78" fmla="*/ 29 w 648"/>
                              <a:gd name="T79" fmla="*/ 211 h 317"/>
                              <a:gd name="T80" fmla="*/ 20 w 648"/>
                              <a:gd name="T81" fmla="*/ 226 h 317"/>
                              <a:gd name="T82" fmla="*/ 5 w 648"/>
                              <a:gd name="T83" fmla="*/ 240 h 317"/>
                              <a:gd name="T84" fmla="*/ 0 w 648"/>
                              <a:gd name="T85" fmla="*/ 250 h 317"/>
                              <a:gd name="T86" fmla="*/ 0 w 648"/>
                              <a:gd name="T87" fmla="*/ 259 h 317"/>
                              <a:gd name="T88" fmla="*/ 5 w 648"/>
                              <a:gd name="T89" fmla="*/ 269 h 317"/>
                              <a:gd name="T90" fmla="*/ 15 w 648"/>
                              <a:gd name="T91" fmla="*/ 274 h 317"/>
                              <a:gd name="T92" fmla="*/ 24 w 648"/>
                              <a:gd name="T93" fmla="*/ 283 h 317"/>
                              <a:gd name="T94" fmla="*/ 29 w 648"/>
                              <a:gd name="T95" fmla="*/ 298 h 317"/>
                              <a:gd name="T96" fmla="*/ 39 w 648"/>
                              <a:gd name="T97" fmla="*/ 307 h 317"/>
                              <a:gd name="T98" fmla="*/ 44 w 648"/>
                              <a:gd name="T99" fmla="*/ 317 h 3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</a:cxnLst>
                            <a:rect l="0" t="0" r="r" b="b"/>
                            <a:pathLst>
                              <a:path w="648" h="317">
                                <a:moveTo>
                                  <a:pt x="44" y="317"/>
                                </a:moveTo>
                                <a:lnTo>
                                  <a:pt x="68" y="288"/>
                                </a:lnTo>
                                <a:lnTo>
                                  <a:pt x="92" y="264"/>
                                </a:lnTo>
                                <a:lnTo>
                                  <a:pt x="120" y="235"/>
                                </a:lnTo>
                                <a:lnTo>
                                  <a:pt x="149" y="216"/>
                                </a:lnTo>
                                <a:lnTo>
                                  <a:pt x="183" y="192"/>
                                </a:lnTo>
                                <a:lnTo>
                                  <a:pt x="212" y="178"/>
                                </a:lnTo>
                                <a:lnTo>
                                  <a:pt x="245" y="159"/>
                                </a:lnTo>
                                <a:lnTo>
                                  <a:pt x="279" y="144"/>
                                </a:lnTo>
                                <a:lnTo>
                                  <a:pt x="312" y="135"/>
                                </a:lnTo>
                                <a:lnTo>
                                  <a:pt x="346" y="125"/>
                                </a:lnTo>
                                <a:lnTo>
                                  <a:pt x="384" y="115"/>
                                </a:lnTo>
                                <a:lnTo>
                                  <a:pt x="418" y="111"/>
                                </a:lnTo>
                                <a:lnTo>
                                  <a:pt x="456" y="111"/>
                                </a:lnTo>
                                <a:lnTo>
                                  <a:pt x="495" y="111"/>
                                </a:lnTo>
                                <a:lnTo>
                                  <a:pt x="533" y="120"/>
                                </a:lnTo>
                                <a:lnTo>
                                  <a:pt x="572" y="125"/>
                                </a:lnTo>
                                <a:lnTo>
                                  <a:pt x="648" y="29"/>
                                </a:lnTo>
                                <a:lnTo>
                                  <a:pt x="615" y="19"/>
                                </a:lnTo>
                                <a:lnTo>
                                  <a:pt x="581" y="10"/>
                                </a:lnTo>
                                <a:lnTo>
                                  <a:pt x="548" y="5"/>
                                </a:lnTo>
                                <a:lnTo>
                                  <a:pt x="509" y="0"/>
                                </a:lnTo>
                                <a:lnTo>
                                  <a:pt x="471" y="0"/>
                                </a:lnTo>
                                <a:lnTo>
                                  <a:pt x="432" y="0"/>
                                </a:lnTo>
                                <a:lnTo>
                                  <a:pt x="394" y="5"/>
                                </a:lnTo>
                                <a:lnTo>
                                  <a:pt x="351" y="10"/>
                                </a:lnTo>
                                <a:lnTo>
                                  <a:pt x="312" y="19"/>
                                </a:lnTo>
                                <a:lnTo>
                                  <a:pt x="274" y="29"/>
                                </a:lnTo>
                                <a:lnTo>
                                  <a:pt x="231" y="39"/>
                                </a:lnTo>
                                <a:lnTo>
                                  <a:pt x="192" y="53"/>
                                </a:lnTo>
                                <a:lnTo>
                                  <a:pt x="154" y="72"/>
                                </a:lnTo>
                                <a:lnTo>
                                  <a:pt x="120" y="91"/>
                                </a:lnTo>
                                <a:lnTo>
                                  <a:pt x="82" y="115"/>
                                </a:lnTo>
                                <a:lnTo>
                                  <a:pt x="48" y="139"/>
                                </a:lnTo>
                                <a:lnTo>
                                  <a:pt x="48" y="149"/>
                                </a:lnTo>
                                <a:lnTo>
                                  <a:pt x="48" y="159"/>
                                </a:lnTo>
                                <a:lnTo>
                                  <a:pt x="48" y="173"/>
                                </a:lnTo>
                                <a:lnTo>
                                  <a:pt x="44" y="187"/>
                                </a:lnTo>
                                <a:lnTo>
                                  <a:pt x="39" y="202"/>
                                </a:lnTo>
                                <a:lnTo>
                                  <a:pt x="29" y="211"/>
                                </a:lnTo>
                                <a:lnTo>
                                  <a:pt x="20" y="226"/>
                                </a:lnTo>
                                <a:lnTo>
                                  <a:pt x="5" y="240"/>
                                </a:lnTo>
                                <a:lnTo>
                                  <a:pt x="0" y="250"/>
                                </a:lnTo>
                                <a:lnTo>
                                  <a:pt x="0" y="259"/>
                                </a:lnTo>
                                <a:lnTo>
                                  <a:pt x="5" y="269"/>
                                </a:lnTo>
                                <a:lnTo>
                                  <a:pt x="15" y="274"/>
                                </a:lnTo>
                                <a:lnTo>
                                  <a:pt x="24" y="283"/>
                                </a:lnTo>
                                <a:lnTo>
                                  <a:pt x="29" y="298"/>
                                </a:lnTo>
                                <a:lnTo>
                                  <a:pt x="39" y="307"/>
                                </a:lnTo>
                                <a:lnTo>
                                  <a:pt x="44" y="3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" name="Freeform 8"/>
                        <wps:cNvSpPr>
                          <a:spLocks/>
                        </wps:cNvSpPr>
                        <wps:spPr bwMode="auto">
                          <a:xfrm>
                            <a:off x="10073" y="1171"/>
                            <a:ext cx="566" cy="652"/>
                          </a:xfrm>
                          <a:custGeom>
                            <a:avLst/>
                            <a:gdLst>
                              <a:gd name="T0" fmla="*/ 537 w 566"/>
                              <a:gd name="T1" fmla="*/ 4 h 652"/>
                              <a:gd name="T2" fmla="*/ 485 w 566"/>
                              <a:gd name="T3" fmla="*/ 0 h 652"/>
                              <a:gd name="T4" fmla="*/ 451 w 566"/>
                              <a:gd name="T5" fmla="*/ 19 h 652"/>
                              <a:gd name="T6" fmla="*/ 432 w 566"/>
                              <a:gd name="T7" fmla="*/ 48 h 652"/>
                              <a:gd name="T8" fmla="*/ 417 w 566"/>
                              <a:gd name="T9" fmla="*/ 76 h 652"/>
                              <a:gd name="T10" fmla="*/ 413 w 566"/>
                              <a:gd name="T11" fmla="*/ 67 h 652"/>
                              <a:gd name="T12" fmla="*/ 408 w 566"/>
                              <a:gd name="T13" fmla="*/ 33 h 652"/>
                              <a:gd name="T14" fmla="*/ 369 w 566"/>
                              <a:gd name="T15" fmla="*/ 43 h 652"/>
                              <a:gd name="T16" fmla="*/ 317 w 566"/>
                              <a:gd name="T17" fmla="*/ 76 h 652"/>
                              <a:gd name="T18" fmla="*/ 278 w 566"/>
                              <a:gd name="T19" fmla="*/ 134 h 652"/>
                              <a:gd name="T20" fmla="*/ 264 w 566"/>
                              <a:gd name="T21" fmla="*/ 192 h 652"/>
                              <a:gd name="T22" fmla="*/ 249 w 566"/>
                              <a:gd name="T23" fmla="*/ 206 h 652"/>
                              <a:gd name="T24" fmla="*/ 245 w 566"/>
                              <a:gd name="T25" fmla="*/ 177 h 652"/>
                              <a:gd name="T26" fmla="*/ 230 w 566"/>
                              <a:gd name="T27" fmla="*/ 153 h 652"/>
                              <a:gd name="T28" fmla="*/ 206 w 566"/>
                              <a:gd name="T29" fmla="*/ 148 h 652"/>
                              <a:gd name="T30" fmla="*/ 173 w 566"/>
                              <a:gd name="T31" fmla="*/ 177 h 652"/>
                              <a:gd name="T32" fmla="*/ 139 w 566"/>
                              <a:gd name="T33" fmla="*/ 235 h 652"/>
                              <a:gd name="T34" fmla="*/ 125 w 566"/>
                              <a:gd name="T35" fmla="*/ 302 h 652"/>
                              <a:gd name="T36" fmla="*/ 115 w 566"/>
                              <a:gd name="T37" fmla="*/ 384 h 652"/>
                              <a:gd name="T38" fmla="*/ 120 w 566"/>
                              <a:gd name="T39" fmla="*/ 465 h 652"/>
                              <a:gd name="T40" fmla="*/ 134 w 566"/>
                              <a:gd name="T41" fmla="*/ 513 h 652"/>
                              <a:gd name="T42" fmla="*/ 115 w 566"/>
                              <a:gd name="T43" fmla="*/ 523 h 652"/>
                              <a:gd name="T44" fmla="*/ 105 w 566"/>
                              <a:gd name="T45" fmla="*/ 508 h 652"/>
                              <a:gd name="T46" fmla="*/ 96 w 566"/>
                              <a:gd name="T47" fmla="*/ 494 h 652"/>
                              <a:gd name="T48" fmla="*/ 86 w 566"/>
                              <a:gd name="T49" fmla="*/ 480 h 652"/>
                              <a:gd name="T50" fmla="*/ 72 w 566"/>
                              <a:gd name="T51" fmla="*/ 494 h 652"/>
                              <a:gd name="T52" fmla="*/ 57 w 566"/>
                              <a:gd name="T53" fmla="*/ 532 h 652"/>
                              <a:gd name="T54" fmla="*/ 38 w 566"/>
                              <a:gd name="T55" fmla="*/ 566 h 652"/>
                              <a:gd name="T56" fmla="*/ 19 w 566"/>
                              <a:gd name="T57" fmla="*/ 585 h 652"/>
                              <a:gd name="T58" fmla="*/ 0 w 566"/>
                              <a:gd name="T59" fmla="*/ 595 h 652"/>
                              <a:gd name="T60" fmla="*/ 5 w 566"/>
                              <a:gd name="T61" fmla="*/ 600 h 652"/>
                              <a:gd name="T62" fmla="*/ 53 w 566"/>
                              <a:gd name="T63" fmla="*/ 652 h 6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566" h="652">
                                <a:moveTo>
                                  <a:pt x="566" y="14"/>
                                </a:moveTo>
                                <a:lnTo>
                                  <a:pt x="537" y="4"/>
                                </a:lnTo>
                                <a:lnTo>
                                  <a:pt x="509" y="0"/>
                                </a:lnTo>
                                <a:lnTo>
                                  <a:pt x="485" y="0"/>
                                </a:lnTo>
                                <a:lnTo>
                                  <a:pt x="465" y="9"/>
                                </a:lnTo>
                                <a:lnTo>
                                  <a:pt x="451" y="19"/>
                                </a:lnTo>
                                <a:lnTo>
                                  <a:pt x="437" y="33"/>
                                </a:lnTo>
                                <a:lnTo>
                                  <a:pt x="432" y="48"/>
                                </a:lnTo>
                                <a:lnTo>
                                  <a:pt x="422" y="62"/>
                                </a:lnTo>
                                <a:lnTo>
                                  <a:pt x="417" y="76"/>
                                </a:lnTo>
                                <a:lnTo>
                                  <a:pt x="413" y="81"/>
                                </a:lnTo>
                                <a:lnTo>
                                  <a:pt x="413" y="67"/>
                                </a:lnTo>
                                <a:lnTo>
                                  <a:pt x="413" y="43"/>
                                </a:lnTo>
                                <a:lnTo>
                                  <a:pt x="408" y="33"/>
                                </a:lnTo>
                                <a:lnTo>
                                  <a:pt x="393" y="33"/>
                                </a:lnTo>
                                <a:lnTo>
                                  <a:pt x="369" y="43"/>
                                </a:lnTo>
                                <a:lnTo>
                                  <a:pt x="345" y="57"/>
                                </a:lnTo>
                                <a:lnTo>
                                  <a:pt x="317" y="76"/>
                                </a:lnTo>
                                <a:lnTo>
                                  <a:pt x="297" y="105"/>
                                </a:lnTo>
                                <a:lnTo>
                                  <a:pt x="278" y="134"/>
                                </a:lnTo>
                                <a:lnTo>
                                  <a:pt x="269" y="168"/>
                                </a:lnTo>
                                <a:lnTo>
                                  <a:pt x="264" y="192"/>
                                </a:lnTo>
                                <a:lnTo>
                                  <a:pt x="259" y="206"/>
                                </a:lnTo>
                                <a:lnTo>
                                  <a:pt x="249" y="206"/>
                                </a:lnTo>
                                <a:lnTo>
                                  <a:pt x="245" y="192"/>
                                </a:lnTo>
                                <a:lnTo>
                                  <a:pt x="245" y="177"/>
                                </a:lnTo>
                                <a:lnTo>
                                  <a:pt x="235" y="168"/>
                                </a:lnTo>
                                <a:lnTo>
                                  <a:pt x="230" y="153"/>
                                </a:lnTo>
                                <a:lnTo>
                                  <a:pt x="221" y="148"/>
                                </a:lnTo>
                                <a:lnTo>
                                  <a:pt x="206" y="148"/>
                                </a:lnTo>
                                <a:lnTo>
                                  <a:pt x="192" y="158"/>
                                </a:lnTo>
                                <a:lnTo>
                                  <a:pt x="173" y="177"/>
                                </a:lnTo>
                                <a:lnTo>
                                  <a:pt x="149" y="211"/>
                                </a:lnTo>
                                <a:lnTo>
                                  <a:pt x="139" y="235"/>
                                </a:lnTo>
                                <a:lnTo>
                                  <a:pt x="134" y="264"/>
                                </a:lnTo>
                                <a:lnTo>
                                  <a:pt x="125" y="302"/>
                                </a:lnTo>
                                <a:lnTo>
                                  <a:pt x="120" y="340"/>
                                </a:lnTo>
                                <a:lnTo>
                                  <a:pt x="115" y="384"/>
                                </a:lnTo>
                                <a:lnTo>
                                  <a:pt x="115" y="427"/>
                                </a:lnTo>
                                <a:lnTo>
                                  <a:pt x="120" y="465"/>
                                </a:lnTo>
                                <a:lnTo>
                                  <a:pt x="129" y="489"/>
                                </a:lnTo>
                                <a:lnTo>
                                  <a:pt x="134" y="513"/>
                                </a:lnTo>
                                <a:lnTo>
                                  <a:pt x="120" y="532"/>
                                </a:lnTo>
                                <a:lnTo>
                                  <a:pt x="115" y="523"/>
                                </a:lnTo>
                                <a:lnTo>
                                  <a:pt x="110" y="518"/>
                                </a:lnTo>
                                <a:lnTo>
                                  <a:pt x="105" y="508"/>
                                </a:lnTo>
                                <a:lnTo>
                                  <a:pt x="101" y="499"/>
                                </a:lnTo>
                                <a:lnTo>
                                  <a:pt x="96" y="494"/>
                                </a:lnTo>
                                <a:lnTo>
                                  <a:pt x="91" y="489"/>
                                </a:lnTo>
                                <a:lnTo>
                                  <a:pt x="86" y="480"/>
                                </a:lnTo>
                                <a:lnTo>
                                  <a:pt x="77" y="480"/>
                                </a:lnTo>
                                <a:lnTo>
                                  <a:pt x="72" y="494"/>
                                </a:lnTo>
                                <a:lnTo>
                                  <a:pt x="67" y="513"/>
                                </a:lnTo>
                                <a:lnTo>
                                  <a:pt x="57" y="532"/>
                                </a:lnTo>
                                <a:lnTo>
                                  <a:pt x="48" y="547"/>
                                </a:lnTo>
                                <a:lnTo>
                                  <a:pt x="38" y="566"/>
                                </a:lnTo>
                                <a:lnTo>
                                  <a:pt x="29" y="576"/>
                                </a:lnTo>
                                <a:lnTo>
                                  <a:pt x="19" y="585"/>
                                </a:lnTo>
                                <a:lnTo>
                                  <a:pt x="9" y="590"/>
                                </a:lnTo>
                                <a:lnTo>
                                  <a:pt x="0" y="595"/>
                                </a:lnTo>
                                <a:lnTo>
                                  <a:pt x="0" y="600"/>
                                </a:lnTo>
                                <a:lnTo>
                                  <a:pt x="5" y="600"/>
                                </a:lnTo>
                                <a:lnTo>
                                  <a:pt x="9" y="600"/>
                                </a:lnTo>
                                <a:lnTo>
                                  <a:pt x="53" y="652"/>
                                </a:lnTo>
                                <a:lnTo>
                                  <a:pt x="566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" name="Freeform 9"/>
                        <wps:cNvSpPr>
                          <a:spLocks/>
                        </wps:cNvSpPr>
                        <wps:spPr bwMode="auto">
                          <a:xfrm>
                            <a:off x="10126" y="1185"/>
                            <a:ext cx="523" cy="706"/>
                          </a:xfrm>
                          <a:custGeom>
                            <a:avLst/>
                            <a:gdLst>
                              <a:gd name="T0" fmla="*/ 523 w 523"/>
                              <a:gd name="T1" fmla="*/ 34 h 706"/>
                              <a:gd name="T2" fmla="*/ 523 w 523"/>
                              <a:gd name="T3" fmla="*/ 96 h 706"/>
                              <a:gd name="T4" fmla="*/ 504 w 523"/>
                              <a:gd name="T5" fmla="*/ 139 h 706"/>
                              <a:gd name="T6" fmla="*/ 484 w 523"/>
                              <a:gd name="T7" fmla="*/ 168 h 706"/>
                              <a:gd name="T8" fmla="*/ 460 w 523"/>
                              <a:gd name="T9" fmla="*/ 182 h 706"/>
                              <a:gd name="T10" fmla="*/ 470 w 523"/>
                              <a:gd name="T11" fmla="*/ 187 h 706"/>
                              <a:gd name="T12" fmla="*/ 494 w 523"/>
                              <a:gd name="T13" fmla="*/ 197 h 706"/>
                              <a:gd name="T14" fmla="*/ 489 w 523"/>
                              <a:gd name="T15" fmla="*/ 240 h 706"/>
                              <a:gd name="T16" fmla="*/ 460 w 523"/>
                              <a:gd name="T17" fmla="*/ 307 h 706"/>
                              <a:gd name="T18" fmla="*/ 417 w 523"/>
                              <a:gd name="T19" fmla="*/ 360 h 706"/>
                              <a:gd name="T20" fmla="*/ 369 w 523"/>
                              <a:gd name="T21" fmla="*/ 374 h 706"/>
                              <a:gd name="T22" fmla="*/ 360 w 523"/>
                              <a:gd name="T23" fmla="*/ 389 h 706"/>
                              <a:gd name="T24" fmla="*/ 379 w 523"/>
                              <a:gd name="T25" fmla="*/ 403 h 706"/>
                              <a:gd name="T26" fmla="*/ 398 w 523"/>
                              <a:gd name="T27" fmla="*/ 418 h 706"/>
                              <a:gd name="T28" fmla="*/ 403 w 523"/>
                              <a:gd name="T29" fmla="*/ 446 h 706"/>
                              <a:gd name="T30" fmla="*/ 379 w 523"/>
                              <a:gd name="T31" fmla="*/ 490 h 706"/>
                              <a:gd name="T32" fmla="*/ 336 w 523"/>
                              <a:gd name="T33" fmla="*/ 528 h 706"/>
                              <a:gd name="T34" fmla="*/ 283 w 523"/>
                              <a:gd name="T35" fmla="*/ 547 h 706"/>
                              <a:gd name="T36" fmla="*/ 216 w 523"/>
                              <a:gd name="T37" fmla="*/ 562 h 706"/>
                              <a:gd name="T38" fmla="*/ 153 w 523"/>
                              <a:gd name="T39" fmla="*/ 552 h 706"/>
                              <a:gd name="T40" fmla="*/ 115 w 523"/>
                              <a:gd name="T41" fmla="*/ 538 h 706"/>
                              <a:gd name="T42" fmla="*/ 105 w 523"/>
                              <a:gd name="T43" fmla="*/ 562 h 706"/>
                              <a:gd name="T44" fmla="*/ 120 w 523"/>
                              <a:gd name="T45" fmla="*/ 571 h 706"/>
                              <a:gd name="T46" fmla="*/ 129 w 523"/>
                              <a:gd name="T47" fmla="*/ 586 h 706"/>
                              <a:gd name="T48" fmla="*/ 139 w 523"/>
                              <a:gd name="T49" fmla="*/ 600 h 706"/>
                              <a:gd name="T50" fmla="*/ 124 w 523"/>
                              <a:gd name="T51" fmla="*/ 614 h 706"/>
                              <a:gd name="T52" fmla="*/ 96 w 523"/>
                              <a:gd name="T53" fmla="*/ 634 h 706"/>
                              <a:gd name="T54" fmla="*/ 72 w 523"/>
                              <a:gd name="T55" fmla="*/ 658 h 706"/>
                              <a:gd name="T56" fmla="*/ 52 w 523"/>
                              <a:gd name="T57" fmla="*/ 682 h 706"/>
                              <a:gd name="T58" fmla="*/ 43 w 523"/>
                              <a:gd name="T59" fmla="*/ 706 h 706"/>
                              <a:gd name="T60" fmla="*/ 43 w 523"/>
                              <a:gd name="T61" fmla="*/ 696 h 706"/>
                              <a:gd name="T62" fmla="*/ 0 w 523"/>
                              <a:gd name="T63" fmla="*/ 638 h 70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523" h="706">
                                <a:moveTo>
                                  <a:pt x="513" y="0"/>
                                </a:moveTo>
                                <a:lnTo>
                                  <a:pt x="523" y="34"/>
                                </a:lnTo>
                                <a:lnTo>
                                  <a:pt x="523" y="67"/>
                                </a:lnTo>
                                <a:lnTo>
                                  <a:pt x="523" y="96"/>
                                </a:lnTo>
                                <a:lnTo>
                                  <a:pt x="513" y="120"/>
                                </a:lnTo>
                                <a:lnTo>
                                  <a:pt x="504" y="139"/>
                                </a:lnTo>
                                <a:lnTo>
                                  <a:pt x="494" y="154"/>
                                </a:lnTo>
                                <a:lnTo>
                                  <a:pt x="484" y="168"/>
                                </a:lnTo>
                                <a:lnTo>
                                  <a:pt x="475" y="173"/>
                                </a:lnTo>
                                <a:lnTo>
                                  <a:pt x="460" y="182"/>
                                </a:lnTo>
                                <a:lnTo>
                                  <a:pt x="460" y="187"/>
                                </a:lnTo>
                                <a:lnTo>
                                  <a:pt x="470" y="187"/>
                                </a:lnTo>
                                <a:lnTo>
                                  <a:pt x="489" y="187"/>
                                </a:lnTo>
                                <a:lnTo>
                                  <a:pt x="494" y="197"/>
                                </a:lnTo>
                                <a:lnTo>
                                  <a:pt x="494" y="216"/>
                                </a:lnTo>
                                <a:lnTo>
                                  <a:pt x="489" y="240"/>
                                </a:lnTo>
                                <a:lnTo>
                                  <a:pt x="480" y="274"/>
                                </a:lnTo>
                                <a:lnTo>
                                  <a:pt x="460" y="307"/>
                                </a:lnTo>
                                <a:lnTo>
                                  <a:pt x="441" y="336"/>
                                </a:lnTo>
                                <a:lnTo>
                                  <a:pt x="417" y="360"/>
                                </a:lnTo>
                                <a:lnTo>
                                  <a:pt x="388" y="370"/>
                                </a:lnTo>
                                <a:lnTo>
                                  <a:pt x="369" y="374"/>
                                </a:lnTo>
                                <a:lnTo>
                                  <a:pt x="360" y="384"/>
                                </a:lnTo>
                                <a:lnTo>
                                  <a:pt x="360" y="389"/>
                                </a:lnTo>
                                <a:lnTo>
                                  <a:pt x="374" y="398"/>
                                </a:lnTo>
                                <a:lnTo>
                                  <a:pt x="379" y="403"/>
                                </a:lnTo>
                                <a:lnTo>
                                  <a:pt x="388" y="408"/>
                                </a:lnTo>
                                <a:lnTo>
                                  <a:pt x="398" y="418"/>
                                </a:lnTo>
                                <a:lnTo>
                                  <a:pt x="403" y="432"/>
                                </a:lnTo>
                                <a:lnTo>
                                  <a:pt x="403" y="446"/>
                                </a:lnTo>
                                <a:lnTo>
                                  <a:pt x="398" y="466"/>
                                </a:lnTo>
                                <a:lnTo>
                                  <a:pt x="379" y="490"/>
                                </a:lnTo>
                                <a:lnTo>
                                  <a:pt x="355" y="518"/>
                                </a:lnTo>
                                <a:lnTo>
                                  <a:pt x="336" y="528"/>
                                </a:lnTo>
                                <a:lnTo>
                                  <a:pt x="312" y="538"/>
                                </a:lnTo>
                                <a:lnTo>
                                  <a:pt x="283" y="547"/>
                                </a:lnTo>
                                <a:lnTo>
                                  <a:pt x="249" y="557"/>
                                </a:lnTo>
                                <a:lnTo>
                                  <a:pt x="216" y="562"/>
                                </a:lnTo>
                                <a:lnTo>
                                  <a:pt x="182" y="562"/>
                                </a:lnTo>
                                <a:lnTo>
                                  <a:pt x="153" y="552"/>
                                </a:lnTo>
                                <a:lnTo>
                                  <a:pt x="129" y="542"/>
                                </a:lnTo>
                                <a:lnTo>
                                  <a:pt x="115" y="538"/>
                                </a:lnTo>
                                <a:lnTo>
                                  <a:pt x="96" y="552"/>
                                </a:lnTo>
                                <a:lnTo>
                                  <a:pt x="105" y="562"/>
                                </a:lnTo>
                                <a:lnTo>
                                  <a:pt x="110" y="566"/>
                                </a:lnTo>
                                <a:lnTo>
                                  <a:pt x="120" y="571"/>
                                </a:lnTo>
                                <a:lnTo>
                                  <a:pt x="124" y="576"/>
                                </a:lnTo>
                                <a:lnTo>
                                  <a:pt x="129" y="586"/>
                                </a:lnTo>
                                <a:lnTo>
                                  <a:pt x="134" y="590"/>
                                </a:lnTo>
                                <a:lnTo>
                                  <a:pt x="139" y="600"/>
                                </a:lnTo>
                                <a:lnTo>
                                  <a:pt x="139" y="605"/>
                                </a:lnTo>
                                <a:lnTo>
                                  <a:pt x="124" y="614"/>
                                </a:lnTo>
                                <a:lnTo>
                                  <a:pt x="110" y="624"/>
                                </a:lnTo>
                                <a:lnTo>
                                  <a:pt x="96" y="634"/>
                                </a:lnTo>
                                <a:lnTo>
                                  <a:pt x="86" y="648"/>
                                </a:lnTo>
                                <a:lnTo>
                                  <a:pt x="72" y="658"/>
                                </a:lnTo>
                                <a:lnTo>
                                  <a:pt x="62" y="672"/>
                                </a:lnTo>
                                <a:lnTo>
                                  <a:pt x="52" y="682"/>
                                </a:lnTo>
                                <a:lnTo>
                                  <a:pt x="48" y="696"/>
                                </a:lnTo>
                                <a:lnTo>
                                  <a:pt x="43" y="706"/>
                                </a:lnTo>
                                <a:lnTo>
                                  <a:pt x="43" y="701"/>
                                </a:lnTo>
                                <a:lnTo>
                                  <a:pt x="43" y="696"/>
                                </a:lnTo>
                                <a:lnTo>
                                  <a:pt x="0" y="638"/>
                                </a:lnTo>
                                <a:lnTo>
                                  <a:pt x="5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" name="Freeform 10"/>
                        <wps:cNvSpPr>
                          <a:spLocks/>
                        </wps:cNvSpPr>
                        <wps:spPr bwMode="auto">
                          <a:xfrm>
                            <a:off x="9914" y="1843"/>
                            <a:ext cx="159" cy="192"/>
                          </a:xfrm>
                          <a:custGeom>
                            <a:avLst/>
                            <a:gdLst>
                              <a:gd name="T0" fmla="*/ 116 w 159"/>
                              <a:gd name="T1" fmla="*/ 0 h 192"/>
                              <a:gd name="T2" fmla="*/ 101 w 159"/>
                              <a:gd name="T3" fmla="*/ 14 h 192"/>
                              <a:gd name="T4" fmla="*/ 87 w 159"/>
                              <a:gd name="T5" fmla="*/ 24 h 192"/>
                              <a:gd name="T6" fmla="*/ 72 w 159"/>
                              <a:gd name="T7" fmla="*/ 33 h 192"/>
                              <a:gd name="T8" fmla="*/ 58 w 159"/>
                              <a:gd name="T9" fmla="*/ 43 h 192"/>
                              <a:gd name="T10" fmla="*/ 39 w 159"/>
                              <a:gd name="T11" fmla="*/ 48 h 192"/>
                              <a:gd name="T12" fmla="*/ 24 w 159"/>
                              <a:gd name="T13" fmla="*/ 48 h 192"/>
                              <a:gd name="T14" fmla="*/ 10 w 159"/>
                              <a:gd name="T15" fmla="*/ 52 h 192"/>
                              <a:gd name="T16" fmla="*/ 0 w 159"/>
                              <a:gd name="T17" fmla="*/ 48 h 192"/>
                              <a:gd name="T18" fmla="*/ 5 w 159"/>
                              <a:gd name="T19" fmla="*/ 62 h 192"/>
                              <a:gd name="T20" fmla="*/ 15 w 159"/>
                              <a:gd name="T21" fmla="*/ 72 h 192"/>
                              <a:gd name="T22" fmla="*/ 24 w 159"/>
                              <a:gd name="T23" fmla="*/ 81 h 192"/>
                              <a:gd name="T24" fmla="*/ 34 w 159"/>
                              <a:gd name="T25" fmla="*/ 91 h 192"/>
                              <a:gd name="T26" fmla="*/ 44 w 159"/>
                              <a:gd name="T27" fmla="*/ 100 h 192"/>
                              <a:gd name="T28" fmla="*/ 53 w 159"/>
                              <a:gd name="T29" fmla="*/ 110 h 192"/>
                              <a:gd name="T30" fmla="*/ 58 w 159"/>
                              <a:gd name="T31" fmla="*/ 115 h 192"/>
                              <a:gd name="T32" fmla="*/ 68 w 159"/>
                              <a:gd name="T33" fmla="*/ 115 h 192"/>
                              <a:gd name="T34" fmla="*/ 58 w 159"/>
                              <a:gd name="T35" fmla="*/ 120 h 192"/>
                              <a:gd name="T36" fmla="*/ 53 w 159"/>
                              <a:gd name="T37" fmla="*/ 129 h 192"/>
                              <a:gd name="T38" fmla="*/ 44 w 159"/>
                              <a:gd name="T39" fmla="*/ 134 h 192"/>
                              <a:gd name="T40" fmla="*/ 39 w 159"/>
                              <a:gd name="T41" fmla="*/ 144 h 192"/>
                              <a:gd name="T42" fmla="*/ 34 w 159"/>
                              <a:gd name="T43" fmla="*/ 158 h 192"/>
                              <a:gd name="T44" fmla="*/ 34 w 159"/>
                              <a:gd name="T45" fmla="*/ 168 h 192"/>
                              <a:gd name="T46" fmla="*/ 34 w 159"/>
                              <a:gd name="T47" fmla="*/ 182 h 192"/>
                              <a:gd name="T48" fmla="*/ 44 w 159"/>
                              <a:gd name="T49" fmla="*/ 192 h 192"/>
                              <a:gd name="T50" fmla="*/ 159 w 159"/>
                              <a:gd name="T51" fmla="*/ 48 h 192"/>
                              <a:gd name="T52" fmla="*/ 116 w 159"/>
                              <a:gd name="T53" fmla="*/ 0 h 1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59" h="192">
                                <a:moveTo>
                                  <a:pt x="116" y="0"/>
                                </a:moveTo>
                                <a:lnTo>
                                  <a:pt x="101" y="14"/>
                                </a:lnTo>
                                <a:lnTo>
                                  <a:pt x="87" y="24"/>
                                </a:lnTo>
                                <a:lnTo>
                                  <a:pt x="72" y="33"/>
                                </a:lnTo>
                                <a:lnTo>
                                  <a:pt x="58" y="43"/>
                                </a:lnTo>
                                <a:lnTo>
                                  <a:pt x="39" y="48"/>
                                </a:lnTo>
                                <a:lnTo>
                                  <a:pt x="24" y="48"/>
                                </a:lnTo>
                                <a:lnTo>
                                  <a:pt x="10" y="52"/>
                                </a:lnTo>
                                <a:lnTo>
                                  <a:pt x="0" y="48"/>
                                </a:lnTo>
                                <a:lnTo>
                                  <a:pt x="5" y="62"/>
                                </a:lnTo>
                                <a:lnTo>
                                  <a:pt x="15" y="72"/>
                                </a:lnTo>
                                <a:lnTo>
                                  <a:pt x="24" y="81"/>
                                </a:lnTo>
                                <a:lnTo>
                                  <a:pt x="34" y="91"/>
                                </a:lnTo>
                                <a:lnTo>
                                  <a:pt x="44" y="100"/>
                                </a:lnTo>
                                <a:lnTo>
                                  <a:pt x="53" y="110"/>
                                </a:lnTo>
                                <a:lnTo>
                                  <a:pt x="58" y="115"/>
                                </a:lnTo>
                                <a:lnTo>
                                  <a:pt x="68" y="115"/>
                                </a:lnTo>
                                <a:lnTo>
                                  <a:pt x="58" y="120"/>
                                </a:lnTo>
                                <a:lnTo>
                                  <a:pt x="53" y="129"/>
                                </a:lnTo>
                                <a:lnTo>
                                  <a:pt x="44" y="134"/>
                                </a:lnTo>
                                <a:lnTo>
                                  <a:pt x="39" y="144"/>
                                </a:lnTo>
                                <a:lnTo>
                                  <a:pt x="34" y="158"/>
                                </a:lnTo>
                                <a:lnTo>
                                  <a:pt x="34" y="168"/>
                                </a:lnTo>
                                <a:lnTo>
                                  <a:pt x="34" y="182"/>
                                </a:lnTo>
                                <a:lnTo>
                                  <a:pt x="44" y="192"/>
                                </a:lnTo>
                                <a:lnTo>
                                  <a:pt x="159" y="48"/>
                                </a:lnTo>
                                <a:lnTo>
                                  <a:pt x="1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" name="Freeform 11"/>
                        <wps:cNvSpPr>
                          <a:spLocks/>
                        </wps:cNvSpPr>
                        <wps:spPr bwMode="auto">
                          <a:xfrm>
                            <a:off x="9958" y="1891"/>
                            <a:ext cx="153" cy="196"/>
                          </a:xfrm>
                          <a:custGeom>
                            <a:avLst/>
                            <a:gdLst>
                              <a:gd name="T0" fmla="*/ 153 w 153"/>
                              <a:gd name="T1" fmla="*/ 52 h 196"/>
                              <a:gd name="T2" fmla="*/ 144 w 153"/>
                              <a:gd name="T3" fmla="*/ 72 h 196"/>
                              <a:gd name="T4" fmla="*/ 134 w 153"/>
                              <a:gd name="T5" fmla="*/ 86 h 196"/>
                              <a:gd name="T6" fmla="*/ 124 w 153"/>
                              <a:gd name="T7" fmla="*/ 110 h 196"/>
                              <a:gd name="T8" fmla="*/ 120 w 153"/>
                              <a:gd name="T9" fmla="*/ 129 h 196"/>
                              <a:gd name="T10" fmla="*/ 115 w 153"/>
                              <a:gd name="T11" fmla="*/ 144 h 196"/>
                              <a:gd name="T12" fmla="*/ 115 w 153"/>
                              <a:gd name="T13" fmla="*/ 168 h 196"/>
                              <a:gd name="T14" fmla="*/ 110 w 153"/>
                              <a:gd name="T15" fmla="*/ 182 h 196"/>
                              <a:gd name="T16" fmla="*/ 115 w 153"/>
                              <a:gd name="T17" fmla="*/ 196 h 196"/>
                              <a:gd name="T18" fmla="*/ 105 w 153"/>
                              <a:gd name="T19" fmla="*/ 187 h 196"/>
                              <a:gd name="T20" fmla="*/ 96 w 153"/>
                              <a:gd name="T21" fmla="*/ 177 h 196"/>
                              <a:gd name="T22" fmla="*/ 86 w 153"/>
                              <a:gd name="T23" fmla="*/ 168 h 196"/>
                              <a:gd name="T24" fmla="*/ 81 w 153"/>
                              <a:gd name="T25" fmla="*/ 153 h 196"/>
                              <a:gd name="T26" fmla="*/ 72 w 153"/>
                              <a:gd name="T27" fmla="*/ 144 h 196"/>
                              <a:gd name="T28" fmla="*/ 67 w 153"/>
                              <a:gd name="T29" fmla="*/ 134 h 196"/>
                              <a:gd name="T30" fmla="*/ 62 w 153"/>
                              <a:gd name="T31" fmla="*/ 124 h 196"/>
                              <a:gd name="T32" fmla="*/ 62 w 153"/>
                              <a:gd name="T33" fmla="*/ 115 h 196"/>
                              <a:gd name="T34" fmla="*/ 57 w 153"/>
                              <a:gd name="T35" fmla="*/ 124 h 196"/>
                              <a:gd name="T36" fmla="*/ 52 w 153"/>
                              <a:gd name="T37" fmla="*/ 134 h 196"/>
                              <a:gd name="T38" fmla="*/ 43 w 153"/>
                              <a:gd name="T39" fmla="*/ 144 h 196"/>
                              <a:gd name="T40" fmla="*/ 38 w 153"/>
                              <a:gd name="T41" fmla="*/ 153 h 196"/>
                              <a:gd name="T42" fmla="*/ 28 w 153"/>
                              <a:gd name="T43" fmla="*/ 158 h 196"/>
                              <a:gd name="T44" fmla="*/ 19 w 153"/>
                              <a:gd name="T45" fmla="*/ 158 h 196"/>
                              <a:gd name="T46" fmla="*/ 9 w 153"/>
                              <a:gd name="T47" fmla="*/ 153 h 196"/>
                              <a:gd name="T48" fmla="*/ 0 w 153"/>
                              <a:gd name="T49" fmla="*/ 144 h 196"/>
                              <a:gd name="T50" fmla="*/ 115 w 153"/>
                              <a:gd name="T51" fmla="*/ 0 h 196"/>
                              <a:gd name="T52" fmla="*/ 153 w 153"/>
                              <a:gd name="T53" fmla="*/ 52 h 1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53" h="196">
                                <a:moveTo>
                                  <a:pt x="153" y="52"/>
                                </a:moveTo>
                                <a:lnTo>
                                  <a:pt x="144" y="72"/>
                                </a:lnTo>
                                <a:lnTo>
                                  <a:pt x="134" y="86"/>
                                </a:lnTo>
                                <a:lnTo>
                                  <a:pt x="124" y="110"/>
                                </a:lnTo>
                                <a:lnTo>
                                  <a:pt x="120" y="129"/>
                                </a:lnTo>
                                <a:lnTo>
                                  <a:pt x="115" y="144"/>
                                </a:lnTo>
                                <a:lnTo>
                                  <a:pt x="115" y="168"/>
                                </a:lnTo>
                                <a:lnTo>
                                  <a:pt x="110" y="182"/>
                                </a:lnTo>
                                <a:lnTo>
                                  <a:pt x="115" y="196"/>
                                </a:lnTo>
                                <a:lnTo>
                                  <a:pt x="105" y="187"/>
                                </a:lnTo>
                                <a:lnTo>
                                  <a:pt x="96" y="177"/>
                                </a:lnTo>
                                <a:lnTo>
                                  <a:pt x="86" y="168"/>
                                </a:lnTo>
                                <a:lnTo>
                                  <a:pt x="81" y="153"/>
                                </a:lnTo>
                                <a:lnTo>
                                  <a:pt x="72" y="144"/>
                                </a:lnTo>
                                <a:lnTo>
                                  <a:pt x="67" y="134"/>
                                </a:lnTo>
                                <a:lnTo>
                                  <a:pt x="62" y="124"/>
                                </a:lnTo>
                                <a:lnTo>
                                  <a:pt x="62" y="115"/>
                                </a:lnTo>
                                <a:lnTo>
                                  <a:pt x="57" y="124"/>
                                </a:lnTo>
                                <a:lnTo>
                                  <a:pt x="52" y="134"/>
                                </a:lnTo>
                                <a:lnTo>
                                  <a:pt x="43" y="144"/>
                                </a:lnTo>
                                <a:lnTo>
                                  <a:pt x="38" y="153"/>
                                </a:lnTo>
                                <a:lnTo>
                                  <a:pt x="28" y="158"/>
                                </a:lnTo>
                                <a:lnTo>
                                  <a:pt x="19" y="158"/>
                                </a:lnTo>
                                <a:lnTo>
                                  <a:pt x="9" y="153"/>
                                </a:lnTo>
                                <a:lnTo>
                                  <a:pt x="0" y="144"/>
                                </a:lnTo>
                                <a:lnTo>
                                  <a:pt x="115" y="0"/>
                                </a:lnTo>
                                <a:lnTo>
                                  <a:pt x="153" y="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" name="Freeform 12"/>
                        <wps:cNvSpPr>
                          <a:spLocks/>
                        </wps:cNvSpPr>
                        <wps:spPr bwMode="auto">
                          <a:xfrm>
                            <a:off x="10082" y="1843"/>
                            <a:ext cx="140" cy="182"/>
                          </a:xfrm>
                          <a:custGeom>
                            <a:avLst/>
                            <a:gdLst>
                              <a:gd name="T0" fmla="*/ 29 w 140"/>
                              <a:gd name="T1" fmla="*/ 0 h 182"/>
                              <a:gd name="T2" fmla="*/ 44 w 140"/>
                              <a:gd name="T3" fmla="*/ 19 h 182"/>
                              <a:gd name="T4" fmla="*/ 63 w 140"/>
                              <a:gd name="T5" fmla="*/ 43 h 182"/>
                              <a:gd name="T6" fmla="*/ 77 w 140"/>
                              <a:gd name="T7" fmla="*/ 62 h 182"/>
                              <a:gd name="T8" fmla="*/ 96 w 140"/>
                              <a:gd name="T9" fmla="*/ 81 h 182"/>
                              <a:gd name="T10" fmla="*/ 111 w 140"/>
                              <a:gd name="T11" fmla="*/ 100 h 182"/>
                              <a:gd name="T12" fmla="*/ 120 w 140"/>
                              <a:gd name="T13" fmla="*/ 115 h 182"/>
                              <a:gd name="T14" fmla="*/ 130 w 140"/>
                              <a:gd name="T15" fmla="*/ 129 h 182"/>
                              <a:gd name="T16" fmla="*/ 135 w 140"/>
                              <a:gd name="T17" fmla="*/ 134 h 182"/>
                              <a:gd name="T18" fmla="*/ 140 w 140"/>
                              <a:gd name="T19" fmla="*/ 139 h 182"/>
                              <a:gd name="T20" fmla="*/ 140 w 140"/>
                              <a:gd name="T21" fmla="*/ 148 h 182"/>
                              <a:gd name="T22" fmla="*/ 140 w 140"/>
                              <a:gd name="T23" fmla="*/ 163 h 182"/>
                              <a:gd name="T24" fmla="*/ 135 w 140"/>
                              <a:gd name="T25" fmla="*/ 172 h 182"/>
                              <a:gd name="T26" fmla="*/ 130 w 140"/>
                              <a:gd name="T27" fmla="*/ 177 h 182"/>
                              <a:gd name="T28" fmla="*/ 120 w 140"/>
                              <a:gd name="T29" fmla="*/ 182 h 182"/>
                              <a:gd name="T30" fmla="*/ 116 w 140"/>
                              <a:gd name="T31" fmla="*/ 182 h 182"/>
                              <a:gd name="T32" fmla="*/ 106 w 140"/>
                              <a:gd name="T33" fmla="*/ 172 h 182"/>
                              <a:gd name="T34" fmla="*/ 92 w 140"/>
                              <a:gd name="T35" fmla="*/ 158 h 182"/>
                              <a:gd name="T36" fmla="*/ 77 w 140"/>
                              <a:gd name="T37" fmla="*/ 139 h 182"/>
                              <a:gd name="T38" fmla="*/ 58 w 140"/>
                              <a:gd name="T39" fmla="*/ 115 h 182"/>
                              <a:gd name="T40" fmla="*/ 44 w 140"/>
                              <a:gd name="T41" fmla="*/ 91 h 182"/>
                              <a:gd name="T42" fmla="*/ 29 w 140"/>
                              <a:gd name="T43" fmla="*/ 67 h 182"/>
                              <a:gd name="T44" fmla="*/ 15 w 140"/>
                              <a:gd name="T45" fmla="*/ 52 h 182"/>
                              <a:gd name="T46" fmla="*/ 5 w 140"/>
                              <a:gd name="T47" fmla="*/ 38 h 182"/>
                              <a:gd name="T48" fmla="*/ 0 w 140"/>
                              <a:gd name="T49" fmla="*/ 33 h 182"/>
                              <a:gd name="T50" fmla="*/ 29 w 140"/>
                              <a:gd name="T51" fmla="*/ 0 h 18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140" h="182">
                                <a:moveTo>
                                  <a:pt x="29" y="0"/>
                                </a:moveTo>
                                <a:lnTo>
                                  <a:pt x="44" y="19"/>
                                </a:lnTo>
                                <a:lnTo>
                                  <a:pt x="63" y="43"/>
                                </a:lnTo>
                                <a:lnTo>
                                  <a:pt x="77" y="62"/>
                                </a:lnTo>
                                <a:lnTo>
                                  <a:pt x="96" y="81"/>
                                </a:lnTo>
                                <a:lnTo>
                                  <a:pt x="111" y="100"/>
                                </a:lnTo>
                                <a:lnTo>
                                  <a:pt x="120" y="115"/>
                                </a:lnTo>
                                <a:lnTo>
                                  <a:pt x="130" y="129"/>
                                </a:lnTo>
                                <a:lnTo>
                                  <a:pt x="135" y="134"/>
                                </a:lnTo>
                                <a:lnTo>
                                  <a:pt x="140" y="139"/>
                                </a:lnTo>
                                <a:lnTo>
                                  <a:pt x="140" y="148"/>
                                </a:lnTo>
                                <a:lnTo>
                                  <a:pt x="140" y="163"/>
                                </a:lnTo>
                                <a:lnTo>
                                  <a:pt x="135" y="172"/>
                                </a:lnTo>
                                <a:lnTo>
                                  <a:pt x="130" y="177"/>
                                </a:lnTo>
                                <a:lnTo>
                                  <a:pt x="120" y="182"/>
                                </a:lnTo>
                                <a:lnTo>
                                  <a:pt x="116" y="182"/>
                                </a:lnTo>
                                <a:lnTo>
                                  <a:pt x="106" y="172"/>
                                </a:lnTo>
                                <a:lnTo>
                                  <a:pt x="92" y="158"/>
                                </a:lnTo>
                                <a:lnTo>
                                  <a:pt x="77" y="139"/>
                                </a:lnTo>
                                <a:lnTo>
                                  <a:pt x="58" y="115"/>
                                </a:lnTo>
                                <a:lnTo>
                                  <a:pt x="44" y="91"/>
                                </a:lnTo>
                                <a:lnTo>
                                  <a:pt x="29" y="67"/>
                                </a:lnTo>
                                <a:lnTo>
                                  <a:pt x="15" y="52"/>
                                </a:lnTo>
                                <a:lnTo>
                                  <a:pt x="5" y="38"/>
                                </a:lnTo>
                                <a:lnTo>
                                  <a:pt x="0" y="33"/>
                                </a:lnTo>
                                <a:lnTo>
                                  <a:pt x="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" name="Freeform 13"/>
                        <wps:cNvSpPr>
                          <a:spLocks/>
                        </wps:cNvSpPr>
                        <wps:spPr bwMode="auto">
                          <a:xfrm>
                            <a:off x="10097" y="1790"/>
                            <a:ext cx="686" cy="1027"/>
                          </a:xfrm>
                          <a:custGeom>
                            <a:avLst/>
                            <a:gdLst>
                              <a:gd name="T0" fmla="*/ 600 w 686"/>
                              <a:gd name="T1" fmla="*/ 576 h 1027"/>
                              <a:gd name="T2" fmla="*/ 542 w 686"/>
                              <a:gd name="T3" fmla="*/ 605 h 1027"/>
                              <a:gd name="T4" fmla="*/ 451 w 686"/>
                              <a:gd name="T5" fmla="*/ 417 h 1027"/>
                              <a:gd name="T6" fmla="*/ 341 w 686"/>
                              <a:gd name="T7" fmla="*/ 240 h 1027"/>
                              <a:gd name="T8" fmla="*/ 168 w 686"/>
                              <a:gd name="T9" fmla="*/ 168 h 1027"/>
                              <a:gd name="T10" fmla="*/ 48 w 686"/>
                              <a:gd name="T11" fmla="*/ 211 h 1027"/>
                              <a:gd name="T12" fmla="*/ 24 w 686"/>
                              <a:gd name="T13" fmla="*/ 278 h 1027"/>
                              <a:gd name="T14" fmla="*/ 86 w 686"/>
                              <a:gd name="T15" fmla="*/ 389 h 1027"/>
                              <a:gd name="T16" fmla="*/ 249 w 686"/>
                              <a:gd name="T17" fmla="*/ 475 h 1027"/>
                              <a:gd name="T18" fmla="*/ 317 w 686"/>
                              <a:gd name="T19" fmla="*/ 653 h 1027"/>
                              <a:gd name="T20" fmla="*/ 249 w 686"/>
                              <a:gd name="T21" fmla="*/ 801 h 1027"/>
                              <a:gd name="T22" fmla="*/ 197 w 686"/>
                              <a:gd name="T23" fmla="*/ 811 h 1027"/>
                              <a:gd name="T24" fmla="*/ 216 w 686"/>
                              <a:gd name="T25" fmla="*/ 969 h 1027"/>
                              <a:gd name="T26" fmla="*/ 345 w 686"/>
                              <a:gd name="T27" fmla="*/ 969 h 1027"/>
                              <a:gd name="T28" fmla="*/ 341 w 686"/>
                              <a:gd name="T29" fmla="*/ 864 h 1027"/>
                              <a:gd name="T30" fmla="*/ 288 w 686"/>
                              <a:gd name="T31" fmla="*/ 845 h 1027"/>
                              <a:gd name="T32" fmla="*/ 312 w 686"/>
                              <a:gd name="T33" fmla="*/ 878 h 1027"/>
                              <a:gd name="T34" fmla="*/ 283 w 686"/>
                              <a:gd name="T35" fmla="*/ 917 h 1027"/>
                              <a:gd name="T36" fmla="*/ 259 w 686"/>
                              <a:gd name="T37" fmla="*/ 835 h 1027"/>
                              <a:gd name="T38" fmla="*/ 345 w 686"/>
                              <a:gd name="T39" fmla="*/ 825 h 1027"/>
                              <a:gd name="T40" fmla="*/ 374 w 686"/>
                              <a:gd name="T41" fmla="*/ 974 h 1027"/>
                              <a:gd name="T42" fmla="*/ 245 w 686"/>
                              <a:gd name="T43" fmla="*/ 1022 h 1027"/>
                              <a:gd name="T44" fmla="*/ 168 w 686"/>
                              <a:gd name="T45" fmla="*/ 797 h 1027"/>
                              <a:gd name="T46" fmla="*/ 101 w 686"/>
                              <a:gd name="T47" fmla="*/ 633 h 1027"/>
                              <a:gd name="T48" fmla="*/ 168 w 686"/>
                              <a:gd name="T49" fmla="*/ 581 h 1027"/>
                              <a:gd name="T50" fmla="*/ 197 w 686"/>
                              <a:gd name="T51" fmla="*/ 657 h 1027"/>
                              <a:gd name="T52" fmla="*/ 173 w 686"/>
                              <a:gd name="T53" fmla="*/ 662 h 1027"/>
                              <a:gd name="T54" fmla="*/ 158 w 686"/>
                              <a:gd name="T55" fmla="*/ 609 h 1027"/>
                              <a:gd name="T56" fmla="*/ 120 w 686"/>
                              <a:gd name="T57" fmla="*/ 681 h 1027"/>
                              <a:gd name="T58" fmla="*/ 201 w 686"/>
                              <a:gd name="T59" fmla="*/ 782 h 1027"/>
                              <a:gd name="T60" fmla="*/ 288 w 686"/>
                              <a:gd name="T61" fmla="*/ 691 h 1027"/>
                              <a:gd name="T62" fmla="*/ 249 w 686"/>
                              <a:gd name="T63" fmla="*/ 691 h 1027"/>
                              <a:gd name="T64" fmla="*/ 273 w 686"/>
                              <a:gd name="T65" fmla="*/ 571 h 1027"/>
                              <a:gd name="T66" fmla="*/ 197 w 686"/>
                              <a:gd name="T67" fmla="*/ 456 h 1027"/>
                              <a:gd name="T68" fmla="*/ 81 w 686"/>
                              <a:gd name="T69" fmla="*/ 408 h 1027"/>
                              <a:gd name="T70" fmla="*/ 9 w 686"/>
                              <a:gd name="T71" fmla="*/ 321 h 1027"/>
                              <a:gd name="T72" fmla="*/ 19 w 686"/>
                              <a:gd name="T73" fmla="*/ 182 h 1027"/>
                              <a:gd name="T74" fmla="*/ 110 w 686"/>
                              <a:gd name="T75" fmla="*/ 105 h 1027"/>
                              <a:gd name="T76" fmla="*/ 259 w 686"/>
                              <a:gd name="T77" fmla="*/ 91 h 1027"/>
                              <a:gd name="T78" fmla="*/ 403 w 686"/>
                              <a:gd name="T79" fmla="*/ 163 h 1027"/>
                              <a:gd name="T80" fmla="*/ 494 w 686"/>
                              <a:gd name="T81" fmla="*/ 235 h 1027"/>
                              <a:gd name="T82" fmla="*/ 542 w 686"/>
                              <a:gd name="T83" fmla="*/ 235 h 1027"/>
                              <a:gd name="T84" fmla="*/ 432 w 686"/>
                              <a:gd name="T85" fmla="*/ 173 h 1027"/>
                              <a:gd name="T86" fmla="*/ 345 w 686"/>
                              <a:gd name="T87" fmla="*/ 96 h 1027"/>
                              <a:gd name="T88" fmla="*/ 355 w 686"/>
                              <a:gd name="T89" fmla="*/ 19 h 1027"/>
                              <a:gd name="T90" fmla="*/ 451 w 686"/>
                              <a:gd name="T91" fmla="*/ 62 h 1027"/>
                              <a:gd name="T92" fmla="*/ 499 w 686"/>
                              <a:gd name="T93" fmla="*/ 67 h 1027"/>
                              <a:gd name="T94" fmla="*/ 557 w 686"/>
                              <a:gd name="T95" fmla="*/ 14 h 1027"/>
                              <a:gd name="T96" fmla="*/ 629 w 686"/>
                              <a:gd name="T97" fmla="*/ 96 h 1027"/>
                              <a:gd name="T98" fmla="*/ 581 w 686"/>
                              <a:gd name="T99" fmla="*/ 173 h 1027"/>
                              <a:gd name="T100" fmla="*/ 638 w 686"/>
                              <a:gd name="T101" fmla="*/ 211 h 1027"/>
                              <a:gd name="T102" fmla="*/ 624 w 686"/>
                              <a:gd name="T103" fmla="*/ 283 h 1027"/>
                              <a:gd name="T104" fmla="*/ 609 w 686"/>
                              <a:gd name="T105" fmla="*/ 326 h 1027"/>
                              <a:gd name="T106" fmla="*/ 648 w 686"/>
                              <a:gd name="T107" fmla="*/ 374 h 1027"/>
                              <a:gd name="T108" fmla="*/ 667 w 686"/>
                              <a:gd name="T109" fmla="*/ 480 h 1027"/>
                              <a:gd name="T110" fmla="*/ 605 w 686"/>
                              <a:gd name="T111" fmla="*/ 461 h 1027"/>
                              <a:gd name="T112" fmla="*/ 537 w 686"/>
                              <a:gd name="T113" fmla="*/ 365 h 1027"/>
                              <a:gd name="T114" fmla="*/ 509 w 686"/>
                              <a:gd name="T115" fmla="*/ 374 h 1027"/>
                              <a:gd name="T116" fmla="*/ 585 w 686"/>
                              <a:gd name="T117" fmla="*/ 446 h 10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686" h="1027">
                                <a:moveTo>
                                  <a:pt x="600" y="475"/>
                                </a:moveTo>
                                <a:lnTo>
                                  <a:pt x="605" y="499"/>
                                </a:lnTo>
                                <a:lnTo>
                                  <a:pt x="609" y="523"/>
                                </a:lnTo>
                                <a:lnTo>
                                  <a:pt x="609" y="537"/>
                                </a:lnTo>
                                <a:lnTo>
                                  <a:pt x="605" y="557"/>
                                </a:lnTo>
                                <a:lnTo>
                                  <a:pt x="600" y="576"/>
                                </a:lnTo>
                                <a:lnTo>
                                  <a:pt x="595" y="590"/>
                                </a:lnTo>
                                <a:lnTo>
                                  <a:pt x="595" y="609"/>
                                </a:lnTo>
                                <a:lnTo>
                                  <a:pt x="595" y="629"/>
                                </a:lnTo>
                                <a:lnTo>
                                  <a:pt x="585" y="624"/>
                                </a:lnTo>
                                <a:lnTo>
                                  <a:pt x="566" y="619"/>
                                </a:lnTo>
                                <a:lnTo>
                                  <a:pt x="542" y="605"/>
                                </a:lnTo>
                                <a:lnTo>
                                  <a:pt x="523" y="585"/>
                                </a:lnTo>
                                <a:lnTo>
                                  <a:pt x="499" y="557"/>
                                </a:lnTo>
                                <a:lnTo>
                                  <a:pt x="480" y="528"/>
                                </a:lnTo>
                                <a:lnTo>
                                  <a:pt x="465" y="494"/>
                                </a:lnTo>
                                <a:lnTo>
                                  <a:pt x="461" y="456"/>
                                </a:lnTo>
                                <a:lnTo>
                                  <a:pt x="451" y="417"/>
                                </a:lnTo>
                                <a:lnTo>
                                  <a:pt x="441" y="379"/>
                                </a:lnTo>
                                <a:lnTo>
                                  <a:pt x="427" y="345"/>
                                </a:lnTo>
                                <a:lnTo>
                                  <a:pt x="413" y="312"/>
                                </a:lnTo>
                                <a:lnTo>
                                  <a:pt x="389" y="288"/>
                                </a:lnTo>
                                <a:lnTo>
                                  <a:pt x="369" y="259"/>
                                </a:lnTo>
                                <a:lnTo>
                                  <a:pt x="341" y="240"/>
                                </a:lnTo>
                                <a:lnTo>
                                  <a:pt x="317" y="216"/>
                                </a:lnTo>
                                <a:lnTo>
                                  <a:pt x="288" y="201"/>
                                </a:lnTo>
                                <a:lnTo>
                                  <a:pt x="259" y="187"/>
                                </a:lnTo>
                                <a:lnTo>
                                  <a:pt x="225" y="177"/>
                                </a:lnTo>
                                <a:lnTo>
                                  <a:pt x="197" y="173"/>
                                </a:lnTo>
                                <a:lnTo>
                                  <a:pt x="168" y="168"/>
                                </a:lnTo>
                                <a:lnTo>
                                  <a:pt x="139" y="168"/>
                                </a:lnTo>
                                <a:lnTo>
                                  <a:pt x="110" y="173"/>
                                </a:lnTo>
                                <a:lnTo>
                                  <a:pt x="86" y="182"/>
                                </a:lnTo>
                                <a:lnTo>
                                  <a:pt x="72" y="192"/>
                                </a:lnTo>
                                <a:lnTo>
                                  <a:pt x="62" y="201"/>
                                </a:lnTo>
                                <a:lnTo>
                                  <a:pt x="48" y="211"/>
                                </a:lnTo>
                                <a:lnTo>
                                  <a:pt x="43" y="225"/>
                                </a:lnTo>
                                <a:lnTo>
                                  <a:pt x="33" y="235"/>
                                </a:lnTo>
                                <a:lnTo>
                                  <a:pt x="29" y="245"/>
                                </a:lnTo>
                                <a:lnTo>
                                  <a:pt x="29" y="254"/>
                                </a:lnTo>
                                <a:lnTo>
                                  <a:pt x="24" y="264"/>
                                </a:lnTo>
                                <a:lnTo>
                                  <a:pt x="24" y="278"/>
                                </a:lnTo>
                                <a:lnTo>
                                  <a:pt x="24" y="297"/>
                                </a:lnTo>
                                <a:lnTo>
                                  <a:pt x="29" y="317"/>
                                </a:lnTo>
                                <a:lnTo>
                                  <a:pt x="38" y="336"/>
                                </a:lnTo>
                                <a:lnTo>
                                  <a:pt x="48" y="360"/>
                                </a:lnTo>
                                <a:lnTo>
                                  <a:pt x="62" y="374"/>
                                </a:lnTo>
                                <a:lnTo>
                                  <a:pt x="86" y="389"/>
                                </a:lnTo>
                                <a:lnTo>
                                  <a:pt x="115" y="398"/>
                                </a:lnTo>
                                <a:lnTo>
                                  <a:pt x="144" y="403"/>
                                </a:lnTo>
                                <a:lnTo>
                                  <a:pt x="177" y="417"/>
                                </a:lnTo>
                                <a:lnTo>
                                  <a:pt x="201" y="432"/>
                                </a:lnTo>
                                <a:lnTo>
                                  <a:pt x="230" y="451"/>
                                </a:lnTo>
                                <a:lnTo>
                                  <a:pt x="249" y="475"/>
                                </a:lnTo>
                                <a:lnTo>
                                  <a:pt x="273" y="499"/>
                                </a:lnTo>
                                <a:lnTo>
                                  <a:pt x="288" y="528"/>
                                </a:lnTo>
                                <a:lnTo>
                                  <a:pt x="302" y="557"/>
                                </a:lnTo>
                                <a:lnTo>
                                  <a:pt x="307" y="590"/>
                                </a:lnTo>
                                <a:lnTo>
                                  <a:pt x="317" y="619"/>
                                </a:lnTo>
                                <a:lnTo>
                                  <a:pt x="317" y="653"/>
                                </a:lnTo>
                                <a:lnTo>
                                  <a:pt x="312" y="681"/>
                                </a:lnTo>
                                <a:lnTo>
                                  <a:pt x="307" y="715"/>
                                </a:lnTo>
                                <a:lnTo>
                                  <a:pt x="297" y="744"/>
                                </a:lnTo>
                                <a:lnTo>
                                  <a:pt x="278" y="768"/>
                                </a:lnTo>
                                <a:lnTo>
                                  <a:pt x="259" y="797"/>
                                </a:lnTo>
                                <a:lnTo>
                                  <a:pt x="249" y="801"/>
                                </a:lnTo>
                                <a:lnTo>
                                  <a:pt x="240" y="811"/>
                                </a:lnTo>
                                <a:lnTo>
                                  <a:pt x="230" y="811"/>
                                </a:lnTo>
                                <a:lnTo>
                                  <a:pt x="221" y="816"/>
                                </a:lnTo>
                                <a:lnTo>
                                  <a:pt x="211" y="816"/>
                                </a:lnTo>
                                <a:lnTo>
                                  <a:pt x="201" y="816"/>
                                </a:lnTo>
                                <a:lnTo>
                                  <a:pt x="197" y="811"/>
                                </a:lnTo>
                                <a:lnTo>
                                  <a:pt x="187" y="811"/>
                                </a:lnTo>
                                <a:lnTo>
                                  <a:pt x="182" y="845"/>
                                </a:lnTo>
                                <a:lnTo>
                                  <a:pt x="182" y="873"/>
                                </a:lnTo>
                                <a:lnTo>
                                  <a:pt x="187" y="907"/>
                                </a:lnTo>
                                <a:lnTo>
                                  <a:pt x="197" y="941"/>
                                </a:lnTo>
                                <a:lnTo>
                                  <a:pt x="216" y="969"/>
                                </a:lnTo>
                                <a:lnTo>
                                  <a:pt x="235" y="989"/>
                                </a:lnTo>
                                <a:lnTo>
                                  <a:pt x="264" y="998"/>
                                </a:lnTo>
                                <a:lnTo>
                                  <a:pt x="297" y="1003"/>
                                </a:lnTo>
                                <a:lnTo>
                                  <a:pt x="317" y="998"/>
                                </a:lnTo>
                                <a:lnTo>
                                  <a:pt x="336" y="984"/>
                                </a:lnTo>
                                <a:lnTo>
                                  <a:pt x="345" y="969"/>
                                </a:lnTo>
                                <a:lnTo>
                                  <a:pt x="350" y="950"/>
                                </a:lnTo>
                                <a:lnTo>
                                  <a:pt x="355" y="931"/>
                                </a:lnTo>
                                <a:lnTo>
                                  <a:pt x="355" y="912"/>
                                </a:lnTo>
                                <a:lnTo>
                                  <a:pt x="350" y="893"/>
                                </a:lnTo>
                                <a:lnTo>
                                  <a:pt x="345" y="878"/>
                                </a:lnTo>
                                <a:lnTo>
                                  <a:pt x="341" y="864"/>
                                </a:lnTo>
                                <a:lnTo>
                                  <a:pt x="336" y="854"/>
                                </a:lnTo>
                                <a:lnTo>
                                  <a:pt x="326" y="845"/>
                                </a:lnTo>
                                <a:lnTo>
                                  <a:pt x="317" y="845"/>
                                </a:lnTo>
                                <a:lnTo>
                                  <a:pt x="307" y="840"/>
                                </a:lnTo>
                                <a:lnTo>
                                  <a:pt x="297" y="840"/>
                                </a:lnTo>
                                <a:lnTo>
                                  <a:pt x="288" y="845"/>
                                </a:lnTo>
                                <a:lnTo>
                                  <a:pt x="283" y="849"/>
                                </a:lnTo>
                                <a:lnTo>
                                  <a:pt x="273" y="859"/>
                                </a:lnTo>
                                <a:lnTo>
                                  <a:pt x="273" y="873"/>
                                </a:lnTo>
                                <a:lnTo>
                                  <a:pt x="283" y="883"/>
                                </a:lnTo>
                                <a:lnTo>
                                  <a:pt x="297" y="878"/>
                                </a:lnTo>
                                <a:lnTo>
                                  <a:pt x="312" y="878"/>
                                </a:lnTo>
                                <a:lnTo>
                                  <a:pt x="307" y="888"/>
                                </a:lnTo>
                                <a:lnTo>
                                  <a:pt x="302" y="897"/>
                                </a:lnTo>
                                <a:lnTo>
                                  <a:pt x="297" y="902"/>
                                </a:lnTo>
                                <a:lnTo>
                                  <a:pt x="293" y="907"/>
                                </a:lnTo>
                                <a:lnTo>
                                  <a:pt x="288" y="912"/>
                                </a:lnTo>
                                <a:lnTo>
                                  <a:pt x="283" y="917"/>
                                </a:lnTo>
                                <a:lnTo>
                                  <a:pt x="273" y="917"/>
                                </a:lnTo>
                                <a:lnTo>
                                  <a:pt x="269" y="912"/>
                                </a:lnTo>
                                <a:lnTo>
                                  <a:pt x="259" y="902"/>
                                </a:lnTo>
                                <a:lnTo>
                                  <a:pt x="249" y="878"/>
                                </a:lnTo>
                                <a:lnTo>
                                  <a:pt x="245" y="854"/>
                                </a:lnTo>
                                <a:lnTo>
                                  <a:pt x="259" y="835"/>
                                </a:lnTo>
                                <a:lnTo>
                                  <a:pt x="269" y="825"/>
                                </a:lnTo>
                                <a:lnTo>
                                  <a:pt x="283" y="821"/>
                                </a:lnTo>
                                <a:lnTo>
                                  <a:pt x="297" y="816"/>
                                </a:lnTo>
                                <a:lnTo>
                                  <a:pt x="312" y="811"/>
                                </a:lnTo>
                                <a:lnTo>
                                  <a:pt x="331" y="816"/>
                                </a:lnTo>
                                <a:lnTo>
                                  <a:pt x="345" y="825"/>
                                </a:lnTo>
                                <a:lnTo>
                                  <a:pt x="360" y="845"/>
                                </a:lnTo>
                                <a:lnTo>
                                  <a:pt x="369" y="869"/>
                                </a:lnTo>
                                <a:lnTo>
                                  <a:pt x="379" y="897"/>
                                </a:lnTo>
                                <a:lnTo>
                                  <a:pt x="384" y="926"/>
                                </a:lnTo>
                                <a:lnTo>
                                  <a:pt x="379" y="955"/>
                                </a:lnTo>
                                <a:lnTo>
                                  <a:pt x="374" y="974"/>
                                </a:lnTo>
                                <a:lnTo>
                                  <a:pt x="365" y="993"/>
                                </a:lnTo>
                                <a:lnTo>
                                  <a:pt x="345" y="1013"/>
                                </a:lnTo>
                                <a:lnTo>
                                  <a:pt x="326" y="1022"/>
                                </a:lnTo>
                                <a:lnTo>
                                  <a:pt x="302" y="1027"/>
                                </a:lnTo>
                                <a:lnTo>
                                  <a:pt x="273" y="1027"/>
                                </a:lnTo>
                                <a:lnTo>
                                  <a:pt x="245" y="1022"/>
                                </a:lnTo>
                                <a:lnTo>
                                  <a:pt x="216" y="1008"/>
                                </a:lnTo>
                                <a:lnTo>
                                  <a:pt x="197" y="984"/>
                                </a:lnTo>
                                <a:lnTo>
                                  <a:pt x="177" y="955"/>
                                </a:lnTo>
                                <a:lnTo>
                                  <a:pt x="168" y="912"/>
                                </a:lnTo>
                                <a:lnTo>
                                  <a:pt x="163" y="859"/>
                                </a:lnTo>
                                <a:lnTo>
                                  <a:pt x="168" y="797"/>
                                </a:lnTo>
                                <a:lnTo>
                                  <a:pt x="149" y="782"/>
                                </a:lnTo>
                                <a:lnTo>
                                  <a:pt x="134" y="758"/>
                                </a:lnTo>
                                <a:lnTo>
                                  <a:pt x="120" y="729"/>
                                </a:lnTo>
                                <a:lnTo>
                                  <a:pt x="105" y="696"/>
                                </a:lnTo>
                                <a:lnTo>
                                  <a:pt x="101" y="667"/>
                                </a:lnTo>
                                <a:lnTo>
                                  <a:pt x="101" y="633"/>
                                </a:lnTo>
                                <a:lnTo>
                                  <a:pt x="110" y="609"/>
                                </a:lnTo>
                                <a:lnTo>
                                  <a:pt x="125" y="595"/>
                                </a:lnTo>
                                <a:lnTo>
                                  <a:pt x="134" y="590"/>
                                </a:lnTo>
                                <a:lnTo>
                                  <a:pt x="149" y="581"/>
                                </a:lnTo>
                                <a:lnTo>
                                  <a:pt x="158" y="581"/>
                                </a:lnTo>
                                <a:lnTo>
                                  <a:pt x="168" y="581"/>
                                </a:lnTo>
                                <a:lnTo>
                                  <a:pt x="177" y="585"/>
                                </a:lnTo>
                                <a:lnTo>
                                  <a:pt x="187" y="590"/>
                                </a:lnTo>
                                <a:lnTo>
                                  <a:pt x="197" y="595"/>
                                </a:lnTo>
                                <a:lnTo>
                                  <a:pt x="197" y="605"/>
                                </a:lnTo>
                                <a:lnTo>
                                  <a:pt x="201" y="629"/>
                                </a:lnTo>
                                <a:lnTo>
                                  <a:pt x="197" y="657"/>
                                </a:lnTo>
                                <a:lnTo>
                                  <a:pt x="187" y="677"/>
                                </a:lnTo>
                                <a:lnTo>
                                  <a:pt x="177" y="686"/>
                                </a:lnTo>
                                <a:lnTo>
                                  <a:pt x="168" y="686"/>
                                </a:lnTo>
                                <a:lnTo>
                                  <a:pt x="163" y="681"/>
                                </a:lnTo>
                                <a:lnTo>
                                  <a:pt x="168" y="672"/>
                                </a:lnTo>
                                <a:lnTo>
                                  <a:pt x="173" y="662"/>
                                </a:lnTo>
                                <a:lnTo>
                                  <a:pt x="177" y="657"/>
                                </a:lnTo>
                                <a:lnTo>
                                  <a:pt x="182" y="643"/>
                                </a:lnTo>
                                <a:lnTo>
                                  <a:pt x="177" y="629"/>
                                </a:lnTo>
                                <a:lnTo>
                                  <a:pt x="173" y="619"/>
                                </a:lnTo>
                                <a:lnTo>
                                  <a:pt x="168" y="609"/>
                                </a:lnTo>
                                <a:lnTo>
                                  <a:pt x="158" y="609"/>
                                </a:lnTo>
                                <a:lnTo>
                                  <a:pt x="144" y="609"/>
                                </a:lnTo>
                                <a:lnTo>
                                  <a:pt x="134" y="614"/>
                                </a:lnTo>
                                <a:lnTo>
                                  <a:pt x="125" y="624"/>
                                </a:lnTo>
                                <a:lnTo>
                                  <a:pt x="120" y="638"/>
                                </a:lnTo>
                                <a:lnTo>
                                  <a:pt x="120" y="657"/>
                                </a:lnTo>
                                <a:lnTo>
                                  <a:pt x="120" y="681"/>
                                </a:lnTo>
                                <a:lnTo>
                                  <a:pt x="129" y="705"/>
                                </a:lnTo>
                                <a:lnTo>
                                  <a:pt x="139" y="729"/>
                                </a:lnTo>
                                <a:lnTo>
                                  <a:pt x="153" y="753"/>
                                </a:lnTo>
                                <a:lnTo>
                                  <a:pt x="173" y="768"/>
                                </a:lnTo>
                                <a:lnTo>
                                  <a:pt x="187" y="777"/>
                                </a:lnTo>
                                <a:lnTo>
                                  <a:pt x="201" y="782"/>
                                </a:lnTo>
                                <a:lnTo>
                                  <a:pt x="216" y="782"/>
                                </a:lnTo>
                                <a:lnTo>
                                  <a:pt x="230" y="777"/>
                                </a:lnTo>
                                <a:lnTo>
                                  <a:pt x="249" y="773"/>
                                </a:lnTo>
                                <a:lnTo>
                                  <a:pt x="264" y="753"/>
                                </a:lnTo>
                                <a:lnTo>
                                  <a:pt x="278" y="729"/>
                                </a:lnTo>
                                <a:lnTo>
                                  <a:pt x="288" y="691"/>
                                </a:lnTo>
                                <a:lnTo>
                                  <a:pt x="269" y="696"/>
                                </a:lnTo>
                                <a:lnTo>
                                  <a:pt x="259" y="701"/>
                                </a:lnTo>
                                <a:lnTo>
                                  <a:pt x="249" y="701"/>
                                </a:lnTo>
                                <a:lnTo>
                                  <a:pt x="245" y="701"/>
                                </a:lnTo>
                                <a:lnTo>
                                  <a:pt x="245" y="696"/>
                                </a:lnTo>
                                <a:lnTo>
                                  <a:pt x="249" y="691"/>
                                </a:lnTo>
                                <a:lnTo>
                                  <a:pt x="259" y="681"/>
                                </a:lnTo>
                                <a:lnTo>
                                  <a:pt x="269" y="662"/>
                                </a:lnTo>
                                <a:lnTo>
                                  <a:pt x="273" y="643"/>
                                </a:lnTo>
                                <a:lnTo>
                                  <a:pt x="278" y="619"/>
                                </a:lnTo>
                                <a:lnTo>
                                  <a:pt x="278" y="595"/>
                                </a:lnTo>
                                <a:lnTo>
                                  <a:pt x="273" y="571"/>
                                </a:lnTo>
                                <a:lnTo>
                                  <a:pt x="269" y="547"/>
                                </a:lnTo>
                                <a:lnTo>
                                  <a:pt x="259" y="523"/>
                                </a:lnTo>
                                <a:lnTo>
                                  <a:pt x="249" y="504"/>
                                </a:lnTo>
                                <a:lnTo>
                                  <a:pt x="230" y="485"/>
                                </a:lnTo>
                                <a:lnTo>
                                  <a:pt x="216" y="465"/>
                                </a:lnTo>
                                <a:lnTo>
                                  <a:pt x="197" y="456"/>
                                </a:lnTo>
                                <a:lnTo>
                                  <a:pt x="177" y="446"/>
                                </a:lnTo>
                                <a:lnTo>
                                  <a:pt x="158" y="437"/>
                                </a:lnTo>
                                <a:lnTo>
                                  <a:pt x="139" y="427"/>
                                </a:lnTo>
                                <a:lnTo>
                                  <a:pt x="120" y="422"/>
                                </a:lnTo>
                                <a:lnTo>
                                  <a:pt x="101" y="417"/>
                                </a:lnTo>
                                <a:lnTo>
                                  <a:pt x="81" y="408"/>
                                </a:lnTo>
                                <a:lnTo>
                                  <a:pt x="67" y="403"/>
                                </a:lnTo>
                                <a:lnTo>
                                  <a:pt x="48" y="389"/>
                                </a:lnTo>
                                <a:lnTo>
                                  <a:pt x="38" y="379"/>
                                </a:lnTo>
                                <a:lnTo>
                                  <a:pt x="24" y="365"/>
                                </a:lnTo>
                                <a:lnTo>
                                  <a:pt x="14" y="345"/>
                                </a:lnTo>
                                <a:lnTo>
                                  <a:pt x="9" y="321"/>
                                </a:lnTo>
                                <a:lnTo>
                                  <a:pt x="5" y="297"/>
                                </a:lnTo>
                                <a:lnTo>
                                  <a:pt x="0" y="264"/>
                                </a:lnTo>
                                <a:lnTo>
                                  <a:pt x="5" y="240"/>
                                </a:lnTo>
                                <a:lnTo>
                                  <a:pt x="9" y="221"/>
                                </a:lnTo>
                                <a:lnTo>
                                  <a:pt x="14" y="201"/>
                                </a:lnTo>
                                <a:lnTo>
                                  <a:pt x="19" y="182"/>
                                </a:lnTo>
                                <a:lnTo>
                                  <a:pt x="29" y="168"/>
                                </a:lnTo>
                                <a:lnTo>
                                  <a:pt x="43" y="149"/>
                                </a:lnTo>
                                <a:lnTo>
                                  <a:pt x="57" y="139"/>
                                </a:lnTo>
                                <a:lnTo>
                                  <a:pt x="72" y="125"/>
                                </a:lnTo>
                                <a:lnTo>
                                  <a:pt x="91" y="115"/>
                                </a:lnTo>
                                <a:lnTo>
                                  <a:pt x="110" y="105"/>
                                </a:lnTo>
                                <a:lnTo>
                                  <a:pt x="134" y="101"/>
                                </a:lnTo>
                                <a:lnTo>
                                  <a:pt x="153" y="96"/>
                                </a:lnTo>
                                <a:lnTo>
                                  <a:pt x="177" y="91"/>
                                </a:lnTo>
                                <a:lnTo>
                                  <a:pt x="206" y="91"/>
                                </a:lnTo>
                                <a:lnTo>
                                  <a:pt x="230" y="86"/>
                                </a:lnTo>
                                <a:lnTo>
                                  <a:pt x="259" y="91"/>
                                </a:lnTo>
                                <a:lnTo>
                                  <a:pt x="283" y="91"/>
                                </a:lnTo>
                                <a:lnTo>
                                  <a:pt x="307" y="101"/>
                                </a:lnTo>
                                <a:lnTo>
                                  <a:pt x="331" y="115"/>
                                </a:lnTo>
                                <a:lnTo>
                                  <a:pt x="360" y="129"/>
                                </a:lnTo>
                                <a:lnTo>
                                  <a:pt x="384" y="144"/>
                                </a:lnTo>
                                <a:lnTo>
                                  <a:pt x="403" y="163"/>
                                </a:lnTo>
                                <a:lnTo>
                                  <a:pt x="422" y="177"/>
                                </a:lnTo>
                                <a:lnTo>
                                  <a:pt x="437" y="192"/>
                                </a:lnTo>
                                <a:lnTo>
                                  <a:pt x="446" y="211"/>
                                </a:lnTo>
                                <a:lnTo>
                                  <a:pt x="461" y="221"/>
                                </a:lnTo>
                                <a:lnTo>
                                  <a:pt x="480" y="230"/>
                                </a:lnTo>
                                <a:lnTo>
                                  <a:pt x="494" y="235"/>
                                </a:lnTo>
                                <a:lnTo>
                                  <a:pt x="509" y="240"/>
                                </a:lnTo>
                                <a:lnTo>
                                  <a:pt x="523" y="245"/>
                                </a:lnTo>
                                <a:lnTo>
                                  <a:pt x="537" y="249"/>
                                </a:lnTo>
                                <a:lnTo>
                                  <a:pt x="552" y="249"/>
                                </a:lnTo>
                                <a:lnTo>
                                  <a:pt x="561" y="240"/>
                                </a:lnTo>
                                <a:lnTo>
                                  <a:pt x="542" y="235"/>
                                </a:lnTo>
                                <a:lnTo>
                                  <a:pt x="523" y="225"/>
                                </a:lnTo>
                                <a:lnTo>
                                  <a:pt x="504" y="216"/>
                                </a:lnTo>
                                <a:lnTo>
                                  <a:pt x="485" y="211"/>
                                </a:lnTo>
                                <a:lnTo>
                                  <a:pt x="465" y="197"/>
                                </a:lnTo>
                                <a:lnTo>
                                  <a:pt x="451" y="182"/>
                                </a:lnTo>
                                <a:lnTo>
                                  <a:pt x="432" y="173"/>
                                </a:lnTo>
                                <a:lnTo>
                                  <a:pt x="413" y="158"/>
                                </a:lnTo>
                                <a:lnTo>
                                  <a:pt x="398" y="144"/>
                                </a:lnTo>
                                <a:lnTo>
                                  <a:pt x="384" y="129"/>
                                </a:lnTo>
                                <a:lnTo>
                                  <a:pt x="369" y="120"/>
                                </a:lnTo>
                                <a:lnTo>
                                  <a:pt x="355" y="105"/>
                                </a:lnTo>
                                <a:lnTo>
                                  <a:pt x="345" y="96"/>
                                </a:lnTo>
                                <a:lnTo>
                                  <a:pt x="331" y="91"/>
                                </a:lnTo>
                                <a:lnTo>
                                  <a:pt x="326" y="86"/>
                                </a:lnTo>
                                <a:lnTo>
                                  <a:pt x="317" y="86"/>
                                </a:lnTo>
                                <a:lnTo>
                                  <a:pt x="331" y="72"/>
                                </a:lnTo>
                                <a:lnTo>
                                  <a:pt x="341" y="38"/>
                                </a:lnTo>
                                <a:lnTo>
                                  <a:pt x="355" y="19"/>
                                </a:lnTo>
                                <a:lnTo>
                                  <a:pt x="369" y="5"/>
                                </a:lnTo>
                                <a:lnTo>
                                  <a:pt x="384" y="0"/>
                                </a:lnTo>
                                <a:lnTo>
                                  <a:pt x="403" y="9"/>
                                </a:lnTo>
                                <a:lnTo>
                                  <a:pt x="417" y="19"/>
                                </a:lnTo>
                                <a:lnTo>
                                  <a:pt x="432" y="38"/>
                                </a:lnTo>
                                <a:lnTo>
                                  <a:pt x="451" y="62"/>
                                </a:lnTo>
                                <a:lnTo>
                                  <a:pt x="461" y="81"/>
                                </a:lnTo>
                                <a:lnTo>
                                  <a:pt x="465" y="91"/>
                                </a:lnTo>
                                <a:lnTo>
                                  <a:pt x="475" y="91"/>
                                </a:lnTo>
                                <a:lnTo>
                                  <a:pt x="485" y="86"/>
                                </a:lnTo>
                                <a:lnTo>
                                  <a:pt x="489" y="81"/>
                                </a:lnTo>
                                <a:lnTo>
                                  <a:pt x="499" y="67"/>
                                </a:lnTo>
                                <a:lnTo>
                                  <a:pt x="504" y="57"/>
                                </a:lnTo>
                                <a:lnTo>
                                  <a:pt x="509" y="43"/>
                                </a:lnTo>
                                <a:lnTo>
                                  <a:pt x="513" y="29"/>
                                </a:lnTo>
                                <a:lnTo>
                                  <a:pt x="523" y="19"/>
                                </a:lnTo>
                                <a:lnTo>
                                  <a:pt x="537" y="14"/>
                                </a:lnTo>
                                <a:lnTo>
                                  <a:pt x="557" y="14"/>
                                </a:lnTo>
                                <a:lnTo>
                                  <a:pt x="571" y="14"/>
                                </a:lnTo>
                                <a:lnTo>
                                  <a:pt x="585" y="24"/>
                                </a:lnTo>
                                <a:lnTo>
                                  <a:pt x="605" y="38"/>
                                </a:lnTo>
                                <a:lnTo>
                                  <a:pt x="619" y="57"/>
                                </a:lnTo>
                                <a:lnTo>
                                  <a:pt x="624" y="77"/>
                                </a:lnTo>
                                <a:lnTo>
                                  <a:pt x="629" y="96"/>
                                </a:lnTo>
                                <a:lnTo>
                                  <a:pt x="624" y="115"/>
                                </a:lnTo>
                                <a:lnTo>
                                  <a:pt x="619" y="129"/>
                                </a:lnTo>
                                <a:lnTo>
                                  <a:pt x="609" y="144"/>
                                </a:lnTo>
                                <a:lnTo>
                                  <a:pt x="600" y="158"/>
                                </a:lnTo>
                                <a:lnTo>
                                  <a:pt x="585" y="168"/>
                                </a:lnTo>
                                <a:lnTo>
                                  <a:pt x="581" y="173"/>
                                </a:lnTo>
                                <a:lnTo>
                                  <a:pt x="595" y="177"/>
                                </a:lnTo>
                                <a:lnTo>
                                  <a:pt x="605" y="182"/>
                                </a:lnTo>
                                <a:lnTo>
                                  <a:pt x="619" y="187"/>
                                </a:lnTo>
                                <a:lnTo>
                                  <a:pt x="629" y="192"/>
                                </a:lnTo>
                                <a:lnTo>
                                  <a:pt x="633" y="201"/>
                                </a:lnTo>
                                <a:lnTo>
                                  <a:pt x="638" y="211"/>
                                </a:lnTo>
                                <a:lnTo>
                                  <a:pt x="643" y="216"/>
                                </a:lnTo>
                                <a:lnTo>
                                  <a:pt x="643" y="230"/>
                                </a:lnTo>
                                <a:lnTo>
                                  <a:pt x="643" y="245"/>
                                </a:lnTo>
                                <a:lnTo>
                                  <a:pt x="638" y="259"/>
                                </a:lnTo>
                                <a:lnTo>
                                  <a:pt x="633" y="269"/>
                                </a:lnTo>
                                <a:lnTo>
                                  <a:pt x="624" y="283"/>
                                </a:lnTo>
                                <a:lnTo>
                                  <a:pt x="614" y="293"/>
                                </a:lnTo>
                                <a:lnTo>
                                  <a:pt x="600" y="307"/>
                                </a:lnTo>
                                <a:lnTo>
                                  <a:pt x="585" y="312"/>
                                </a:lnTo>
                                <a:lnTo>
                                  <a:pt x="566" y="317"/>
                                </a:lnTo>
                                <a:lnTo>
                                  <a:pt x="590" y="321"/>
                                </a:lnTo>
                                <a:lnTo>
                                  <a:pt x="609" y="326"/>
                                </a:lnTo>
                                <a:lnTo>
                                  <a:pt x="624" y="331"/>
                                </a:lnTo>
                                <a:lnTo>
                                  <a:pt x="638" y="336"/>
                                </a:lnTo>
                                <a:lnTo>
                                  <a:pt x="648" y="345"/>
                                </a:lnTo>
                                <a:lnTo>
                                  <a:pt x="648" y="355"/>
                                </a:lnTo>
                                <a:lnTo>
                                  <a:pt x="648" y="365"/>
                                </a:lnTo>
                                <a:lnTo>
                                  <a:pt x="648" y="374"/>
                                </a:lnTo>
                                <a:lnTo>
                                  <a:pt x="648" y="403"/>
                                </a:lnTo>
                                <a:lnTo>
                                  <a:pt x="653" y="427"/>
                                </a:lnTo>
                                <a:lnTo>
                                  <a:pt x="662" y="451"/>
                                </a:lnTo>
                                <a:lnTo>
                                  <a:pt x="686" y="470"/>
                                </a:lnTo>
                                <a:lnTo>
                                  <a:pt x="677" y="480"/>
                                </a:lnTo>
                                <a:lnTo>
                                  <a:pt x="667" y="480"/>
                                </a:lnTo>
                                <a:lnTo>
                                  <a:pt x="657" y="485"/>
                                </a:lnTo>
                                <a:lnTo>
                                  <a:pt x="648" y="480"/>
                                </a:lnTo>
                                <a:lnTo>
                                  <a:pt x="633" y="480"/>
                                </a:lnTo>
                                <a:lnTo>
                                  <a:pt x="624" y="470"/>
                                </a:lnTo>
                                <a:lnTo>
                                  <a:pt x="614" y="465"/>
                                </a:lnTo>
                                <a:lnTo>
                                  <a:pt x="605" y="461"/>
                                </a:lnTo>
                                <a:lnTo>
                                  <a:pt x="595" y="446"/>
                                </a:lnTo>
                                <a:lnTo>
                                  <a:pt x="585" y="432"/>
                                </a:lnTo>
                                <a:lnTo>
                                  <a:pt x="571" y="413"/>
                                </a:lnTo>
                                <a:lnTo>
                                  <a:pt x="561" y="398"/>
                                </a:lnTo>
                                <a:lnTo>
                                  <a:pt x="547" y="384"/>
                                </a:lnTo>
                                <a:lnTo>
                                  <a:pt x="537" y="365"/>
                                </a:lnTo>
                                <a:lnTo>
                                  <a:pt x="523" y="355"/>
                                </a:lnTo>
                                <a:lnTo>
                                  <a:pt x="518" y="345"/>
                                </a:lnTo>
                                <a:lnTo>
                                  <a:pt x="509" y="341"/>
                                </a:lnTo>
                                <a:lnTo>
                                  <a:pt x="504" y="345"/>
                                </a:lnTo>
                                <a:lnTo>
                                  <a:pt x="504" y="360"/>
                                </a:lnTo>
                                <a:lnTo>
                                  <a:pt x="509" y="374"/>
                                </a:lnTo>
                                <a:lnTo>
                                  <a:pt x="518" y="384"/>
                                </a:lnTo>
                                <a:lnTo>
                                  <a:pt x="533" y="393"/>
                                </a:lnTo>
                                <a:lnTo>
                                  <a:pt x="542" y="403"/>
                                </a:lnTo>
                                <a:lnTo>
                                  <a:pt x="557" y="417"/>
                                </a:lnTo>
                                <a:lnTo>
                                  <a:pt x="571" y="432"/>
                                </a:lnTo>
                                <a:lnTo>
                                  <a:pt x="585" y="446"/>
                                </a:lnTo>
                                <a:lnTo>
                                  <a:pt x="590" y="461"/>
                                </a:lnTo>
                                <a:lnTo>
                                  <a:pt x="600" y="4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" name="Freeform 14"/>
                        <wps:cNvSpPr>
                          <a:spLocks/>
                        </wps:cNvSpPr>
                        <wps:spPr bwMode="auto">
                          <a:xfrm>
                            <a:off x="10255" y="2155"/>
                            <a:ext cx="149" cy="96"/>
                          </a:xfrm>
                          <a:custGeom>
                            <a:avLst/>
                            <a:gdLst>
                              <a:gd name="T0" fmla="*/ 0 w 149"/>
                              <a:gd name="T1" fmla="*/ 52 h 96"/>
                              <a:gd name="T2" fmla="*/ 10 w 149"/>
                              <a:gd name="T3" fmla="*/ 38 h 96"/>
                              <a:gd name="T4" fmla="*/ 24 w 149"/>
                              <a:gd name="T5" fmla="*/ 24 h 96"/>
                              <a:gd name="T6" fmla="*/ 43 w 149"/>
                              <a:gd name="T7" fmla="*/ 14 h 96"/>
                              <a:gd name="T8" fmla="*/ 63 w 149"/>
                              <a:gd name="T9" fmla="*/ 9 h 96"/>
                              <a:gd name="T10" fmla="*/ 82 w 149"/>
                              <a:gd name="T11" fmla="*/ 4 h 96"/>
                              <a:gd name="T12" fmla="*/ 106 w 149"/>
                              <a:gd name="T13" fmla="*/ 0 h 96"/>
                              <a:gd name="T14" fmla="*/ 125 w 149"/>
                              <a:gd name="T15" fmla="*/ 4 h 96"/>
                              <a:gd name="T16" fmla="*/ 149 w 149"/>
                              <a:gd name="T17" fmla="*/ 9 h 96"/>
                              <a:gd name="T18" fmla="*/ 130 w 149"/>
                              <a:gd name="T19" fmla="*/ 19 h 96"/>
                              <a:gd name="T20" fmla="*/ 115 w 149"/>
                              <a:gd name="T21" fmla="*/ 24 h 96"/>
                              <a:gd name="T22" fmla="*/ 101 w 149"/>
                              <a:gd name="T23" fmla="*/ 28 h 96"/>
                              <a:gd name="T24" fmla="*/ 87 w 149"/>
                              <a:gd name="T25" fmla="*/ 38 h 96"/>
                              <a:gd name="T26" fmla="*/ 77 w 149"/>
                              <a:gd name="T27" fmla="*/ 48 h 96"/>
                              <a:gd name="T28" fmla="*/ 72 w 149"/>
                              <a:gd name="T29" fmla="*/ 62 h 96"/>
                              <a:gd name="T30" fmla="*/ 67 w 149"/>
                              <a:gd name="T31" fmla="*/ 76 h 96"/>
                              <a:gd name="T32" fmla="*/ 72 w 149"/>
                              <a:gd name="T33" fmla="*/ 96 h 96"/>
                              <a:gd name="T34" fmla="*/ 0 w 149"/>
                              <a:gd name="T35" fmla="*/ 52 h 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149" h="96">
                                <a:moveTo>
                                  <a:pt x="0" y="52"/>
                                </a:moveTo>
                                <a:lnTo>
                                  <a:pt x="10" y="38"/>
                                </a:lnTo>
                                <a:lnTo>
                                  <a:pt x="24" y="24"/>
                                </a:lnTo>
                                <a:lnTo>
                                  <a:pt x="43" y="14"/>
                                </a:lnTo>
                                <a:lnTo>
                                  <a:pt x="63" y="9"/>
                                </a:lnTo>
                                <a:lnTo>
                                  <a:pt x="82" y="4"/>
                                </a:lnTo>
                                <a:lnTo>
                                  <a:pt x="106" y="0"/>
                                </a:lnTo>
                                <a:lnTo>
                                  <a:pt x="125" y="4"/>
                                </a:lnTo>
                                <a:lnTo>
                                  <a:pt x="149" y="9"/>
                                </a:lnTo>
                                <a:lnTo>
                                  <a:pt x="130" y="19"/>
                                </a:lnTo>
                                <a:lnTo>
                                  <a:pt x="115" y="24"/>
                                </a:lnTo>
                                <a:lnTo>
                                  <a:pt x="101" y="28"/>
                                </a:lnTo>
                                <a:lnTo>
                                  <a:pt x="87" y="38"/>
                                </a:lnTo>
                                <a:lnTo>
                                  <a:pt x="77" y="48"/>
                                </a:lnTo>
                                <a:lnTo>
                                  <a:pt x="72" y="62"/>
                                </a:lnTo>
                                <a:lnTo>
                                  <a:pt x="67" y="76"/>
                                </a:lnTo>
                                <a:lnTo>
                                  <a:pt x="72" y="96"/>
                                </a:lnTo>
                                <a:lnTo>
                                  <a:pt x="0" y="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" name="Freeform 15"/>
                        <wps:cNvSpPr>
                          <a:spLocks/>
                        </wps:cNvSpPr>
                        <wps:spPr bwMode="auto">
                          <a:xfrm>
                            <a:off x="10193" y="2083"/>
                            <a:ext cx="67" cy="76"/>
                          </a:xfrm>
                          <a:custGeom>
                            <a:avLst/>
                            <a:gdLst>
                              <a:gd name="T0" fmla="*/ 9 w 67"/>
                              <a:gd name="T1" fmla="*/ 14 h 76"/>
                              <a:gd name="T2" fmla="*/ 14 w 67"/>
                              <a:gd name="T3" fmla="*/ 4 h 76"/>
                              <a:gd name="T4" fmla="*/ 24 w 67"/>
                              <a:gd name="T5" fmla="*/ 4 h 76"/>
                              <a:gd name="T6" fmla="*/ 33 w 67"/>
                              <a:gd name="T7" fmla="*/ 0 h 76"/>
                              <a:gd name="T8" fmla="*/ 38 w 67"/>
                              <a:gd name="T9" fmla="*/ 0 h 76"/>
                              <a:gd name="T10" fmla="*/ 43 w 67"/>
                              <a:gd name="T11" fmla="*/ 0 h 76"/>
                              <a:gd name="T12" fmla="*/ 53 w 67"/>
                              <a:gd name="T13" fmla="*/ 4 h 76"/>
                              <a:gd name="T14" fmla="*/ 57 w 67"/>
                              <a:gd name="T15" fmla="*/ 4 h 76"/>
                              <a:gd name="T16" fmla="*/ 62 w 67"/>
                              <a:gd name="T17" fmla="*/ 14 h 76"/>
                              <a:gd name="T18" fmla="*/ 67 w 67"/>
                              <a:gd name="T19" fmla="*/ 28 h 76"/>
                              <a:gd name="T20" fmla="*/ 67 w 67"/>
                              <a:gd name="T21" fmla="*/ 38 h 76"/>
                              <a:gd name="T22" fmla="*/ 57 w 67"/>
                              <a:gd name="T23" fmla="*/ 52 h 76"/>
                              <a:gd name="T24" fmla="*/ 53 w 67"/>
                              <a:gd name="T25" fmla="*/ 67 h 76"/>
                              <a:gd name="T26" fmla="*/ 48 w 67"/>
                              <a:gd name="T27" fmla="*/ 72 h 76"/>
                              <a:gd name="T28" fmla="*/ 43 w 67"/>
                              <a:gd name="T29" fmla="*/ 76 h 76"/>
                              <a:gd name="T30" fmla="*/ 33 w 67"/>
                              <a:gd name="T31" fmla="*/ 76 h 76"/>
                              <a:gd name="T32" fmla="*/ 29 w 67"/>
                              <a:gd name="T33" fmla="*/ 76 h 76"/>
                              <a:gd name="T34" fmla="*/ 24 w 67"/>
                              <a:gd name="T35" fmla="*/ 72 h 76"/>
                              <a:gd name="T36" fmla="*/ 14 w 67"/>
                              <a:gd name="T37" fmla="*/ 72 h 76"/>
                              <a:gd name="T38" fmla="*/ 9 w 67"/>
                              <a:gd name="T39" fmla="*/ 67 h 76"/>
                              <a:gd name="T40" fmla="*/ 9 w 67"/>
                              <a:gd name="T41" fmla="*/ 62 h 76"/>
                              <a:gd name="T42" fmla="*/ 5 w 67"/>
                              <a:gd name="T43" fmla="*/ 52 h 76"/>
                              <a:gd name="T44" fmla="*/ 0 w 67"/>
                              <a:gd name="T45" fmla="*/ 38 h 76"/>
                              <a:gd name="T46" fmla="*/ 0 w 67"/>
                              <a:gd name="T47" fmla="*/ 24 h 76"/>
                              <a:gd name="T48" fmla="*/ 9 w 67"/>
                              <a:gd name="T49" fmla="*/ 14 h 7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</a:cxnLst>
                            <a:rect l="0" t="0" r="r" b="b"/>
                            <a:pathLst>
                              <a:path w="67" h="76">
                                <a:moveTo>
                                  <a:pt x="9" y="14"/>
                                </a:moveTo>
                                <a:lnTo>
                                  <a:pt x="14" y="4"/>
                                </a:lnTo>
                                <a:lnTo>
                                  <a:pt x="24" y="4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3" y="0"/>
                                </a:lnTo>
                                <a:lnTo>
                                  <a:pt x="53" y="4"/>
                                </a:lnTo>
                                <a:lnTo>
                                  <a:pt x="57" y="4"/>
                                </a:lnTo>
                                <a:lnTo>
                                  <a:pt x="62" y="14"/>
                                </a:lnTo>
                                <a:lnTo>
                                  <a:pt x="67" y="28"/>
                                </a:lnTo>
                                <a:lnTo>
                                  <a:pt x="67" y="38"/>
                                </a:lnTo>
                                <a:lnTo>
                                  <a:pt x="57" y="52"/>
                                </a:lnTo>
                                <a:lnTo>
                                  <a:pt x="53" y="67"/>
                                </a:lnTo>
                                <a:lnTo>
                                  <a:pt x="48" y="72"/>
                                </a:lnTo>
                                <a:lnTo>
                                  <a:pt x="43" y="76"/>
                                </a:lnTo>
                                <a:lnTo>
                                  <a:pt x="33" y="76"/>
                                </a:lnTo>
                                <a:lnTo>
                                  <a:pt x="29" y="76"/>
                                </a:lnTo>
                                <a:lnTo>
                                  <a:pt x="24" y="72"/>
                                </a:lnTo>
                                <a:lnTo>
                                  <a:pt x="14" y="72"/>
                                </a:lnTo>
                                <a:lnTo>
                                  <a:pt x="9" y="67"/>
                                </a:lnTo>
                                <a:lnTo>
                                  <a:pt x="9" y="62"/>
                                </a:lnTo>
                                <a:lnTo>
                                  <a:pt x="5" y="52"/>
                                </a:lnTo>
                                <a:lnTo>
                                  <a:pt x="0" y="38"/>
                                </a:lnTo>
                                <a:lnTo>
                                  <a:pt x="0" y="24"/>
                                </a:lnTo>
                                <a:lnTo>
                                  <a:pt x="9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" name="Freeform 16"/>
                        <wps:cNvSpPr>
                          <a:spLocks/>
                        </wps:cNvSpPr>
                        <wps:spPr bwMode="auto">
                          <a:xfrm>
                            <a:off x="10260" y="2351"/>
                            <a:ext cx="490" cy="1488"/>
                          </a:xfrm>
                          <a:custGeom>
                            <a:avLst/>
                            <a:gdLst>
                              <a:gd name="T0" fmla="*/ 413 w 490"/>
                              <a:gd name="T1" fmla="*/ 149 h 1488"/>
                              <a:gd name="T2" fmla="*/ 413 w 490"/>
                              <a:gd name="T3" fmla="*/ 279 h 1488"/>
                              <a:gd name="T4" fmla="*/ 389 w 490"/>
                              <a:gd name="T5" fmla="*/ 413 h 1488"/>
                              <a:gd name="T6" fmla="*/ 336 w 490"/>
                              <a:gd name="T7" fmla="*/ 538 h 1488"/>
                              <a:gd name="T8" fmla="*/ 250 w 490"/>
                              <a:gd name="T9" fmla="*/ 634 h 1488"/>
                              <a:gd name="T10" fmla="*/ 187 w 490"/>
                              <a:gd name="T11" fmla="*/ 672 h 1488"/>
                              <a:gd name="T12" fmla="*/ 221 w 490"/>
                              <a:gd name="T13" fmla="*/ 672 h 1488"/>
                              <a:gd name="T14" fmla="*/ 264 w 490"/>
                              <a:gd name="T15" fmla="*/ 663 h 1488"/>
                              <a:gd name="T16" fmla="*/ 317 w 490"/>
                              <a:gd name="T17" fmla="*/ 672 h 1488"/>
                              <a:gd name="T18" fmla="*/ 355 w 490"/>
                              <a:gd name="T19" fmla="*/ 711 h 1488"/>
                              <a:gd name="T20" fmla="*/ 322 w 490"/>
                              <a:gd name="T21" fmla="*/ 768 h 1488"/>
                              <a:gd name="T22" fmla="*/ 360 w 490"/>
                              <a:gd name="T23" fmla="*/ 778 h 1488"/>
                              <a:gd name="T24" fmla="*/ 437 w 490"/>
                              <a:gd name="T25" fmla="*/ 826 h 1488"/>
                              <a:gd name="T26" fmla="*/ 470 w 490"/>
                              <a:gd name="T27" fmla="*/ 888 h 1488"/>
                              <a:gd name="T28" fmla="*/ 466 w 490"/>
                              <a:gd name="T29" fmla="*/ 927 h 1488"/>
                              <a:gd name="T30" fmla="*/ 398 w 490"/>
                              <a:gd name="T31" fmla="*/ 951 h 1488"/>
                              <a:gd name="T32" fmla="*/ 312 w 490"/>
                              <a:gd name="T33" fmla="*/ 903 h 1488"/>
                              <a:gd name="T34" fmla="*/ 336 w 490"/>
                              <a:gd name="T35" fmla="*/ 941 h 1488"/>
                              <a:gd name="T36" fmla="*/ 398 w 490"/>
                              <a:gd name="T37" fmla="*/ 1061 h 1488"/>
                              <a:gd name="T38" fmla="*/ 413 w 490"/>
                              <a:gd name="T39" fmla="*/ 1152 h 1488"/>
                              <a:gd name="T40" fmla="*/ 384 w 490"/>
                              <a:gd name="T41" fmla="*/ 1157 h 1488"/>
                              <a:gd name="T42" fmla="*/ 317 w 490"/>
                              <a:gd name="T43" fmla="*/ 1109 h 1488"/>
                              <a:gd name="T44" fmla="*/ 274 w 490"/>
                              <a:gd name="T45" fmla="*/ 1028 h 1488"/>
                              <a:gd name="T46" fmla="*/ 254 w 490"/>
                              <a:gd name="T47" fmla="*/ 1023 h 1488"/>
                              <a:gd name="T48" fmla="*/ 269 w 490"/>
                              <a:gd name="T49" fmla="*/ 1152 h 1488"/>
                              <a:gd name="T50" fmla="*/ 307 w 490"/>
                              <a:gd name="T51" fmla="*/ 1277 h 1488"/>
                              <a:gd name="T52" fmla="*/ 341 w 490"/>
                              <a:gd name="T53" fmla="*/ 1364 h 1488"/>
                              <a:gd name="T54" fmla="*/ 355 w 490"/>
                              <a:gd name="T55" fmla="*/ 1388 h 1488"/>
                              <a:gd name="T56" fmla="*/ 360 w 490"/>
                              <a:gd name="T57" fmla="*/ 1320 h 1488"/>
                              <a:gd name="T58" fmla="*/ 408 w 490"/>
                              <a:gd name="T59" fmla="*/ 1306 h 1488"/>
                              <a:gd name="T60" fmla="*/ 446 w 490"/>
                              <a:gd name="T61" fmla="*/ 1320 h 1488"/>
                              <a:gd name="T62" fmla="*/ 475 w 490"/>
                              <a:gd name="T63" fmla="*/ 1368 h 1488"/>
                              <a:gd name="T64" fmla="*/ 470 w 490"/>
                              <a:gd name="T65" fmla="*/ 1431 h 1488"/>
                              <a:gd name="T66" fmla="*/ 427 w 490"/>
                              <a:gd name="T67" fmla="*/ 1479 h 1488"/>
                              <a:gd name="T68" fmla="*/ 360 w 490"/>
                              <a:gd name="T69" fmla="*/ 1474 h 1488"/>
                              <a:gd name="T70" fmla="*/ 278 w 490"/>
                              <a:gd name="T71" fmla="*/ 1392 h 1488"/>
                              <a:gd name="T72" fmla="*/ 235 w 490"/>
                              <a:gd name="T73" fmla="*/ 1301 h 1488"/>
                              <a:gd name="T74" fmla="*/ 211 w 490"/>
                              <a:gd name="T75" fmla="*/ 1076 h 1488"/>
                              <a:gd name="T76" fmla="*/ 187 w 490"/>
                              <a:gd name="T77" fmla="*/ 874 h 1488"/>
                              <a:gd name="T78" fmla="*/ 120 w 490"/>
                              <a:gd name="T79" fmla="*/ 788 h 1488"/>
                              <a:gd name="T80" fmla="*/ 58 w 490"/>
                              <a:gd name="T81" fmla="*/ 783 h 1488"/>
                              <a:gd name="T82" fmla="*/ 29 w 490"/>
                              <a:gd name="T83" fmla="*/ 836 h 1488"/>
                              <a:gd name="T84" fmla="*/ 48 w 490"/>
                              <a:gd name="T85" fmla="*/ 893 h 1488"/>
                              <a:gd name="T86" fmla="*/ 86 w 490"/>
                              <a:gd name="T87" fmla="*/ 898 h 1488"/>
                              <a:gd name="T88" fmla="*/ 115 w 490"/>
                              <a:gd name="T89" fmla="*/ 860 h 1488"/>
                              <a:gd name="T90" fmla="*/ 115 w 490"/>
                              <a:gd name="T91" fmla="*/ 927 h 1488"/>
                              <a:gd name="T92" fmla="*/ 130 w 490"/>
                              <a:gd name="T93" fmla="*/ 965 h 1488"/>
                              <a:gd name="T94" fmla="*/ 120 w 490"/>
                              <a:gd name="T95" fmla="*/ 1008 h 1488"/>
                              <a:gd name="T96" fmla="*/ 82 w 490"/>
                              <a:gd name="T97" fmla="*/ 994 h 1488"/>
                              <a:gd name="T98" fmla="*/ 34 w 490"/>
                              <a:gd name="T99" fmla="*/ 946 h 1488"/>
                              <a:gd name="T100" fmla="*/ 0 w 490"/>
                              <a:gd name="T101" fmla="*/ 840 h 1488"/>
                              <a:gd name="T102" fmla="*/ 24 w 490"/>
                              <a:gd name="T103" fmla="*/ 692 h 1488"/>
                              <a:gd name="T104" fmla="*/ 91 w 490"/>
                              <a:gd name="T105" fmla="*/ 610 h 1488"/>
                              <a:gd name="T106" fmla="*/ 158 w 490"/>
                              <a:gd name="T107" fmla="*/ 557 h 1488"/>
                              <a:gd name="T108" fmla="*/ 240 w 490"/>
                              <a:gd name="T109" fmla="*/ 437 h 1488"/>
                              <a:gd name="T110" fmla="*/ 307 w 490"/>
                              <a:gd name="T111" fmla="*/ 274 h 1488"/>
                              <a:gd name="T112" fmla="*/ 317 w 490"/>
                              <a:gd name="T113" fmla="*/ 0 h 1488"/>
                              <a:gd name="T114" fmla="*/ 346 w 490"/>
                              <a:gd name="T115" fmla="*/ 44 h 1488"/>
                              <a:gd name="T116" fmla="*/ 379 w 490"/>
                              <a:gd name="T117" fmla="*/ 68 h 14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490" h="1488">
                                <a:moveTo>
                                  <a:pt x="403" y="82"/>
                                </a:moveTo>
                                <a:lnTo>
                                  <a:pt x="408" y="111"/>
                                </a:lnTo>
                                <a:lnTo>
                                  <a:pt x="413" y="149"/>
                                </a:lnTo>
                                <a:lnTo>
                                  <a:pt x="413" y="192"/>
                                </a:lnTo>
                                <a:lnTo>
                                  <a:pt x="413" y="236"/>
                                </a:lnTo>
                                <a:lnTo>
                                  <a:pt x="413" y="279"/>
                                </a:lnTo>
                                <a:lnTo>
                                  <a:pt x="408" y="322"/>
                                </a:lnTo>
                                <a:lnTo>
                                  <a:pt x="398" y="370"/>
                                </a:lnTo>
                                <a:lnTo>
                                  <a:pt x="389" y="413"/>
                                </a:lnTo>
                                <a:lnTo>
                                  <a:pt x="374" y="461"/>
                                </a:lnTo>
                                <a:lnTo>
                                  <a:pt x="355" y="500"/>
                                </a:lnTo>
                                <a:lnTo>
                                  <a:pt x="336" y="538"/>
                                </a:lnTo>
                                <a:lnTo>
                                  <a:pt x="312" y="576"/>
                                </a:lnTo>
                                <a:lnTo>
                                  <a:pt x="283" y="605"/>
                                </a:lnTo>
                                <a:lnTo>
                                  <a:pt x="250" y="634"/>
                                </a:lnTo>
                                <a:lnTo>
                                  <a:pt x="216" y="653"/>
                                </a:lnTo>
                                <a:lnTo>
                                  <a:pt x="178" y="668"/>
                                </a:lnTo>
                                <a:lnTo>
                                  <a:pt x="187" y="672"/>
                                </a:lnTo>
                                <a:lnTo>
                                  <a:pt x="197" y="672"/>
                                </a:lnTo>
                                <a:lnTo>
                                  <a:pt x="206" y="672"/>
                                </a:lnTo>
                                <a:lnTo>
                                  <a:pt x="221" y="672"/>
                                </a:lnTo>
                                <a:lnTo>
                                  <a:pt x="235" y="672"/>
                                </a:lnTo>
                                <a:lnTo>
                                  <a:pt x="250" y="668"/>
                                </a:lnTo>
                                <a:lnTo>
                                  <a:pt x="264" y="663"/>
                                </a:lnTo>
                                <a:lnTo>
                                  <a:pt x="278" y="663"/>
                                </a:lnTo>
                                <a:lnTo>
                                  <a:pt x="298" y="663"/>
                                </a:lnTo>
                                <a:lnTo>
                                  <a:pt x="317" y="672"/>
                                </a:lnTo>
                                <a:lnTo>
                                  <a:pt x="331" y="682"/>
                                </a:lnTo>
                                <a:lnTo>
                                  <a:pt x="346" y="696"/>
                                </a:lnTo>
                                <a:lnTo>
                                  <a:pt x="355" y="711"/>
                                </a:lnTo>
                                <a:lnTo>
                                  <a:pt x="355" y="730"/>
                                </a:lnTo>
                                <a:lnTo>
                                  <a:pt x="346" y="749"/>
                                </a:lnTo>
                                <a:lnTo>
                                  <a:pt x="322" y="768"/>
                                </a:lnTo>
                                <a:lnTo>
                                  <a:pt x="302" y="778"/>
                                </a:lnTo>
                                <a:lnTo>
                                  <a:pt x="317" y="783"/>
                                </a:lnTo>
                                <a:lnTo>
                                  <a:pt x="360" y="778"/>
                                </a:lnTo>
                                <a:lnTo>
                                  <a:pt x="394" y="788"/>
                                </a:lnTo>
                                <a:lnTo>
                                  <a:pt x="418" y="807"/>
                                </a:lnTo>
                                <a:lnTo>
                                  <a:pt x="437" y="826"/>
                                </a:lnTo>
                                <a:lnTo>
                                  <a:pt x="446" y="850"/>
                                </a:lnTo>
                                <a:lnTo>
                                  <a:pt x="456" y="874"/>
                                </a:lnTo>
                                <a:lnTo>
                                  <a:pt x="470" y="888"/>
                                </a:lnTo>
                                <a:lnTo>
                                  <a:pt x="490" y="893"/>
                                </a:lnTo>
                                <a:lnTo>
                                  <a:pt x="480" y="912"/>
                                </a:lnTo>
                                <a:lnTo>
                                  <a:pt x="466" y="927"/>
                                </a:lnTo>
                                <a:lnTo>
                                  <a:pt x="446" y="936"/>
                                </a:lnTo>
                                <a:lnTo>
                                  <a:pt x="427" y="946"/>
                                </a:lnTo>
                                <a:lnTo>
                                  <a:pt x="398" y="951"/>
                                </a:lnTo>
                                <a:lnTo>
                                  <a:pt x="370" y="946"/>
                                </a:lnTo>
                                <a:lnTo>
                                  <a:pt x="341" y="932"/>
                                </a:lnTo>
                                <a:lnTo>
                                  <a:pt x="312" y="903"/>
                                </a:lnTo>
                                <a:lnTo>
                                  <a:pt x="293" y="884"/>
                                </a:lnTo>
                                <a:lnTo>
                                  <a:pt x="288" y="903"/>
                                </a:lnTo>
                                <a:lnTo>
                                  <a:pt x="336" y="941"/>
                                </a:lnTo>
                                <a:lnTo>
                                  <a:pt x="370" y="980"/>
                                </a:lnTo>
                                <a:lnTo>
                                  <a:pt x="389" y="1018"/>
                                </a:lnTo>
                                <a:lnTo>
                                  <a:pt x="398" y="1061"/>
                                </a:lnTo>
                                <a:lnTo>
                                  <a:pt x="403" y="1100"/>
                                </a:lnTo>
                                <a:lnTo>
                                  <a:pt x="408" y="1128"/>
                                </a:lnTo>
                                <a:lnTo>
                                  <a:pt x="413" y="1152"/>
                                </a:lnTo>
                                <a:lnTo>
                                  <a:pt x="427" y="1157"/>
                                </a:lnTo>
                                <a:lnTo>
                                  <a:pt x="408" y="1162"/>
                                </a:lnTo>
                                <a:lnTo>
                                  <a:pt x="384" y="1157"/>
                                </a:lnTo>
                                <a:lnTo>
                                  <a:pt x="360" y="1148"/>
                                </a:lnTo>
                                <a:lnTo>
                                  <a:pt x="336" y="1133"/>
                                </a:lnTo>
                                <a:lnTo>
                                  <a:pt x="317" y="1109"/>
                                </a:lnTo>
                                <a:lnTo>
                                  <a:pt x="298" y="1085"/>
                                </a:lnTo>
                                <a:lnTo>
                                  <a:pt x="278" y="1056"/>
                                </a:lnTo>
                                <a:lnTo>
                                  <a:pt x="274" y="1028"/>
                                </a:lnTo>
                                <a:lnTo>
                                  <a:pt x="264" y="960"/>
                                </a:lnTo>
                                <a:lnTo>
                                  <a:pt x="250" y="975"/>
                                </a:lnTo>
                                <a:lnTo>
                                  <a:pt x="254" y="1023"/>
                                </a:lnTo>
                                <a:lnTo>
                                  <a:pt x="259" y="1066"/>
                                </a:lnTo>
                                <a:lnTo>
                                  <a:pt x="264" y="1109"/>
                                </a:lnTo>
                                <a:lnTo>
                                  <a:pt x="269" y="1152"/>
                                </a:lnTo>
                                <a:lnTo>
                                  <a:pt x="274" y="1196"/>
                                </a:lnTo>
                                <a:lnTo>
                                  <a:pt x="288" y="1234"/>
                                </a:lnTo>
                                <a:lnTo>
                                  <a:pt x="307" y="1277"/>
                                </a:lnTo>
                                <a:lnTo>
                                  <a:pt x="341" y="1316"/>
                                </a:lnTo>
                                <a:lnTo>
                                  <a:pt x="341" y="1344"/>
                                </a:lnTo>
                                <a:lnTo>
                                  <a:pt x="341" y="1364"/>
                                </a:lnTo>
                                <a:lnTo>
                                  <a:pt x="346" y="1388"/>
                                </a:lnTo>
                                <a:lnTo>
                                  <a:pt x="360" y="1407"/>
                                </a:lnTo>
                                <a:lnTo>
                                  <a:pt x="355" y="1388"/>
                                </a:lnTo>
                                <a:lnTo>
                                  <a:pt x="355" y="1364"/>
                                </a:lnTo>
                                <a:lnTo>
                                  <a:pt x="355" y="1344"/>
                                </a:lnTo>
                                <a:lnTo>
                                  <a:pt x="360" y="1320"/>
                                </a:lnTo>
                                <a:lnTo>
                                  <a:pt x="379" y="1311"/>
                                </a:lnTo>
                                <a:lnTo>
                                  <a:pt x="394" y="1306"/>
                                </a:lnTo>
                                <a:lnTo>
                                  <a:pt x="408" y="1306"/>
                                </a:lnTo>
                                <a:lnTo>
                                  <a:pt x="422" y="1306"/>
                                </a:lnTo>
                                <a:lnTo>
                                  <a:pt x="437" y="1311"/>
                                </a:lnTo>
                                <a:lnTo>
                                  <a:pt x="446" y="1320"/>
                                </a:lnTo>
                                <a:lnTo>
                                  <a:pt x="456" y="1335"/>
                                </a:lnTo>
                                <a:lnTo>
                                  <a:pt x="466" y="1349"/>
                                </a:lnTo>
                                <a:lnTo>
                                  <a:pt x="475" y="1368"/>
                                </a:lnTo>
                                <a:lnTo>
                                  <a:pt x="475" y="1388"/>
                                </a:lnTo>
                                <a:lnTo>
                                  <a:pt x="475" y="1412"/>
                                </a:lnTo>
                                <a:lnTo>
                                  <a:pt x="470" y="1431"/>
                                </a:lnTo>
                                <a:lnTo>
                                  <a:pt x="461" y="1450"/>
                                </a:lnTo>
                                <a:lnTo>
                                  <a:pt x="446" y="1469"/>
                                </a:lnTo>
                                <a:lnTo>
                                  <a:pt x="427" y="1479"/>
                                </a:lnTo>
                                <a:lnTo>
                                  <a:pt x="408" y="1488"/>
                                </a:lnTo>
                                <a:lnTo>
                                  <a:pt x="384" y="1488"/>
                                </a:lnTo>
                                <a:lnTo>
                                  <a:pt x="360" y="1474"/>
                                </a:lnTo>
                                <a:lnTo>
                                  <a:pt x="331" y="1455"/>
                                </a:lnTo>
                                <a:lnTo>
                                  <a:pt x="302" y="1426"/>
                                </a:lnTo>
                                <a:lnTo>
                                  <a:pt x="278" y="1392"/>
                                </a:lnTo>
                                <a:lnTo>
                                  <a:pt x="259" y="1364"/>
                                </a:lnTo>
                                <a:lnTo>
                                  <a:pt x="240" y="1330"/>
                                </a:lnTo>
                                <a:lnTo>
                                  <a:pt x="235" y="1301"/>
                                </a:lnTo>
                                <a:lnTo>
                                  <a:pt x="221" y="1229"/>
                                </a:lnTo>
                                <a:lnTo>
                                  <a:pt x="216" y="1152"/>
                                </a:lnTo>
                                <a:lnTo>
                                  <a:pt x="211" y="1076"/>
                                </a:lnTo>
                                <a:lnTo>
                                  <a:pt x="206" y="1004"/>
                                </a:lnTo>
                                <a:lnTo>
                                  <a:pt x="202" y="936"/>
                                </a:lnTo>
                                <a:lnTo>
                                  <a:pt x="187" y="874"/>
                                </a:lnTo>
                                <a:lnTo>
                                  <a:pt x="173" y="831"/>
                                </a:lnTo>
                                <a:lnTo>
                                  <a:pt x="149" y="802"/>
                                </a:lnTo>
                                <a:lnTo>
                                  <a:pt x="120" y="788"/>
                                </a:lnTo>
                                <a:lnTo>
                                  <a:pt x="96" y="778"/>
                                </a:lnTo>
                                <a:lnTo>
                                  <a:pt x="77" y="778"/>
                                </a:lnTo>
                                <a:lnTo>
                                  <a:pt x="58" y="783"/>
                                </a:lnTo>
                                <a:lnTo>
                                  <a:pt x="43" y="797"/>
                                </a:lnTo>
                                <a:lnTo>
                                  <a:pt x="34" y="812"/>
                                </a:lnTo>
                                <a:lnTo>
                                  <a:pt x="29" y="836"/>
                                </a:lnTo>
                                <a:lnTo>
                                  <a:pt x="34" y="860"/>
                                </a:lnTo>
                                <a:lnTo>
                                  <a:pt x="38" y="884"/>
                                </a:lnTo>
                                <a:lnTo>
                                  <a:pt x="48" y="893"/>
                                </a:lnTo>
                                <a:lnTo>
                                  <a:pt x="62" y="903"/>
                                </a:lnTo>
                                <a:lnTo>
                                  <a:pt x="72" y="898"/>
                                </a:lnTo>
                                <a:lnTo>
                                  <a:pt x="86" y="898"/>
                                </a:lnTo>
                                <a:lnTo>
                                  <a:pt x="101" y="884"/>
                                </a:lnTo>
                                <a:lnTo>
                                  <a:pt x="110" y="874"/>
                                </a:lnTo>
                                <a:lnTo>
                                  <a:pt x="115" y="860"/>
                                </a:lnTo>
                                <a:lnTo>
                                  <a:pt x="125" y="888"/>
                                </a:lnTo>
                                <a:lnTo>
                                  <a:pt x="120" y="912"/>
                                </a:lnTo>
                                <a:lnTo>
                                  <a:pt x="115" y="927"/>
                                </a:lnTo>
                                <a:lnTo>
                                  <a:pt x="101" y="936"/>
                                </a:lnTo>
                                <a:lnTo>
                                  <a:pt x="120" y="951"/>
                                </a:lnTo>
                                <a:lnTo>
                                  <a:pt x="130" y="965"/>
                                </a:lnTo>
                                <a:lnTo>
                                  <a:pt x="130" y="980"/>
                                </a:lnTo>
                                <a:lnTo>
                                  <a:pt x="125" y="1004"/>
                                </a:lnTo>
                                <a:lnTo>
                                  <a:pt x="120" y="1008"/>
                                </a:lnTo>
                                <a:lnTo>
                                  <a:pt x="110" y="1008"/>
                                </a:lnTo>
                                <a:lnTo>
                                  <a:pt x="91" y="1004"/>
                                </a:lnTo>
                                <a:lnTo>
                                  <a:pt x="82" y="994"/>
                                </a:lnTo>
                                <a:lnTo>
                                  <a:pt x="62" y="980"/>
                                </a:lnTo>
                                <a:lnTo>
                                  <a:pt x="48" y="965"/>
                                </a:lnTo>
                                <a:lnTo>
                                  <a:pt x="34" y="946"/>
                                </a:lnTo>
                                <a:lnTo>
                                  <a:pt x="24" y="932"/>
                                </a:lnTo>
                                <a:lnTo>
                                  <a:pt x="10" y="893"/>
                                </a:lnTo>
                                <a:lnTo>
                                  <a:pt x="0" y="840"/>
                                </a:lnTo>
                                <a:lnTo>
                                  <a:pt x="0" y="788"/>
                                </a:lnTo>
                                <a:lnTo>
                                  <a:pt x="5" y="735"/>
                                </a:lnTo>
                                <a:lnTo>
                                  <a:pt x="24" y="692"/>
                                </a:lnTo>
                                <a:lnTo>
                                  <a:pt x="43" y="653"/>
                                </a:lnTo>
                                <a:lnTo>
                                  <a:pt x="67" y="629"/>
                                </a:lnTo>
                                <a:lnTo>
                                  <a:pt x="91" y="610"/>
                                </a:lnTo>
                                <a:lnTo>
                                  <a:pt x="115" y="591"/>
                                </a:lnTo>
                                <a:lnTo>
                                  <a:pt x="139" y="576"/>
                                </a:lnTo>
                                <a:lnTo>
                                  <a:pt x="158" y="557"/>
                                </a:lnTo>
                                <a:lnTo>
                                  <a:pt x="178" y="533"/>
                                </a:lnTo>
                                <a:lnTo>
                                  <a:pt x="211" y="485"/>
                                </a:lnTo>
                                <a:lnTo>
                                  <a:pt x="240" y="437"/>
                                </a:lnTo>
                                <a:lnTo>
                                  <a:pt x="269" y="389"/>
                                </a:lnTo>
                                <a:lnTo>
                                  <a:pt x="293" y="336"/>
                                </a:lnTo>
                                <a:lnTo>
                                  <a:pt x="307" y="274"/>
                                </a:lnTo>
                                <a:lnTo>
                                  <a:pt x="322" y="197"/>
                                </a:lnTo>
                                <a:lnTo>
                                  <a:pt x="322" y="111"/>
                                </a:lnTo>
                                <a:lnTo>
                                  <a:pt x="317" y="0"/>
                                </a:lnTo>
                                <a:lnTo>
                                  <a:pt x="326" y="15"/>
                                </a:lnTo>
                                <a:lnTo>
                                  <a:pt x="336" y="29"/>
                                </a:lnTo>
                                <a:lnTo>
                                  <a:pt x="346" y="44"/>
                                </a:lnTo>
                                <a:lnTo>
                                  <a:pt x="355" y="48"/>
                                </a:lnTo>
                                <a:lnTo>
                                  <a:pt x="365" y="58"/>
                                </a:lnTo>
                                <a:lnTo>
                                  <a:pt x="379" y="68"/>
                                </a:lnTo>
                                <a:lnTo>
                                  <a:pt x="389" y="72"/>
                                </a:lnTo>
                                <a:lnTo>
                                  <a:pt x="403" y="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" name="Freeform 17"/>
                        <wps:cNvSpPr>
                          <a:spLocks/>
                        </wps:cNvSpPr>
                        <wps:spPr bwMode="auto">
                          <a:xfrm>
                            <a:off x="10524" y="1041"/>
                            <a:ext cx="250" cy="806"/>
                          </a:xfrm>
                          <a:custGeom>
                            <a:avLst/>
                            <a:gdLst>
                              <a:gd name="T0" fmla="*/ 0 w 250"/>
                              <a:gd name="T1" fmla="*/ 754 h 806"/>
                              <a:gd name="T2" fmla="*/ 43 w 250"/>
                              <a:gd name="T3" fmla="*/ 691 h 806"/>
                              <a:gd name="T4" fmla="*/ 82 w 250"/>
                              <a:gd name="T5" fmla="*/ 619 h 806"/>
                              <a:gd name="T6" fmla="*/ 110 w 250"/>
                              <a:gd name="T7" fmla="*/ 542 h 806"/>
                              <a:gd name="T8" fmla="*/ 134 w 250"/>
                              <a:gd name="T9" fmla="*/ 461 h 806"/>
                              <a:gd name="T10" fmla="*/ 154 w 250"/>
                              <a:gd name="T11" fmla="*/ 370 h 806"/>
                              <a:gd name="T12" fmla="*/ 163 w 250"/>
                              <a:gd name="T13" fmla="*/ 278 h 806"/>
                              <a:gd name="T14" fmla="*/ 163 w 250"/>
                              <a:gd name="T15" fmla="*/ 187 h 806"/>
                              <a:gd name="T16" fmla="*/ 149 w 250"/>
                              <a:gd name="T17" fmla="*/ 96 h 806"/>
                              <a:gd name="T18" fmla="*/ 230 w 250"/>
                              <a:gd name="T19" fmla="*/ 0 h 806"/>
                              <a:gd name="T20" fmla="*/ 245 w 250"/>
                              <a:gd name="T21" fmla="*/ 82 h 806"/>
                              <a:gd name="T22" fmla="*/ 250 w 250"/>
                              <a:gd name="T23" fmla="*/ 173 h 806"/>
                              <a:gd name="T24" fmla="*/ 250 w 250"/>
                              <a:gd name="T25" fmla="*/ 269 h 806"/>
                              <a:gd name="T26" fmla="*/ 245 w 250"/>
                              <a:gd name="T27" fmla="*/ 365 h 806"/>
                              <a:gd name="T28" fmla="*/ 230 w 250"/>
                              <a:gd name="T29" fmla="*/ 466 h 806"/>
                              <a:gd name="T30" fmla="*/ 211 w 250"/>
                              <a:gd name="T31" fmla="*/ 566 h 806"/>
                              <a:gd name="T32" fmla="*/ 178 w 250"/>
                              <a:gd name="T33" fmla="*/ 658 h 806"/>
                              <a:gd name="T34" fmla="*/ 144 w 250"/>
                              <a:gd name="T35" fmla="*/ 744 h 806"/>
                              <a:gd name="T36" fmla="*/ 134 w 250"/>
                              <a:gd name="T37" fmla="*/ 744 h 806"/>
                              <a:gd name="T38" fmla="*/ 125 w 250"/>
                              <a:gd name="T39" fmla="*/ 744 h 806"/>
                              <a:gd name="T40" fmla="*/ 110 w 250"/>
                              <a:gd name="T41" fmla="*/ 749 h 806"/>
                              <a:gd name="T42" fmla="*/ 101 w 250"/>
                              <a:gd name="T43" fmla="*/ 754 h 806"/>
                              <a:gd name="T44" fmla="*/ 91 w 250"/>
                              <a:gd name="T45" fmla="*/ 758 h 806"/>
                              <a:gd name="T46" fmla="*/ 82 w 250"/>
                              <a:gd name="T47" fmla="*/ 768 h 806"/>
                              <a:gd name="T48" fmla="*/ 72 w 250"/>
                              <a:gd name="T49" fmla="*/ 782 h 806"/>
                              <a:gd name="T50" fmla="*/ 58 w 250"/>
                              <a:gd name="T51" fmla="*/ 802 h 806"/>
                              <a:gd name="T52" fmla="*/ 53 w 250"/>
                              <a:gd name="T53" fmla="*/ 806 h 806"/>
                              <a:gd name="T54" fmla="*/ 43 w 250"/>
                              <a:gd name="T55" fmla="*/ 806 h 806"/>
                              <a:gd name="T56" fmla="*/ 38 w 250"/>
                              <a:gd name="T57" fmla="*/ 802 h 806"/>
                              <a:gd name="T58" fmla="*/ 29 w 250"/>
                              <a:gd name="T59" fmla="*/ 792 h 806"/>
                              <a:gd name="T60" fmla="*/ 24 w 250"/>
                              <a:gd name="T61" fmla="*/ 778 h 806"/>
                              <a:gd name="T62" fmla="*/ 14 w 250"/>
                              <a:gd name="T63" fmla="*/ 768 h 806"/>
                              <a:gd name="T64" fmla="*/ 5 w 250"/>
                              <a:gd name="T65" fmla="*/ 758 h 806"/>
                              <a:gd name="T66" fmla="*/ 0 w 250"/>
                              <a:gd name="T67" fmla="*/ 754 h 80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</a:cxnLst>
                            <a:rect l="0" t="0" r="r" b="b"/>
                            <a:pathLst>
                              <a:path w="250" h="806">
                                <a:moveTo>
                                  <a:pt x="0" y="754"/>
                                </a:moveTo>
                                <a:lnTo>
                                  <a:pt x="43" y="691"/>
                                </a:lnTo>
                                <a:lnTo>
                                  <a:pt x="82" y="619"/>
                                </a:lnTo>
                                <a:lnTo>
                                  <a:pt x="110" y="542"/>
                                </a:lnTo>
                                <a:lnTo>
                                  <a:pt x="134" y="461"/>
                                </a:lnTo>
                                <a:lnTo>
                                  <a:pt x="154" y="370"/>
                                </a:lnTo>
                                <a:lnTo>
                                  <a:pt x="163" y="278"/>
                                </a:lnTo>
                                <a:lnTo>
                                  <a:pt x="163" y="187"/>
                                </a:lnTo>
                                <a:lnTo>
                                  <a:pt x="149" y="96"/>
                                </a:lnTo>
                                <a:lnTo>
                                  <a:pt x="230" y="0"/>
                                </a:lnTo>
                                <a:lnTo>
                                  <a:pt x="245" y="82"/>
                                </a:lnTo>
                                <a:lnTo>
                                  <a:pt x="250" y="173"/>
                                </a:lnTo>
                                <a:lnTo>
                                  <a:pt x="250" y="269"/>
                                </a:lnTo>
                                <a:lnTo>
                                  <a:pt x="245" y="365"/>
                                </a:lnTo>
                                <a:lnTo>
                                  <a:pt x="230" y="466"/>
                                </a:lnTo>
                                <a:lnTo>
                                  <a:pt x="211" y="566"/>
                                </a:lnTo>
                                <a:lnTo>
                                  <a:pt x="178" y="658"/>
                                </a:lnTo>
                                <a:lnTo>
                                  <a:pt x="144" y="744"/>
                                </a:lnTo>
                                <a:lnTo>
                                  <a:pt x="134" y="744"/>
                                </a:lnTo>
                                <a:lnTo>
                                  <a:pt x="125" y="744"/>
                                </a:lnTo>
                                <a:lnTo>
                                  <a:pt x="110" y="749"/>
                                </a:lnTo>
                                <a:lnTo>
                                  <a:pt x="101" y="754"/>
                                </a:lnTo>
                                <a:lnTo>
                                  <a:pt x="91" y="758"/>
                                </a:lnTo>
                                <a:lnTo>
                                  <a:pt x="82" y="768"/>
                                </a:lnTo>
                                <a:lnTo>
                                  <a:pt x="72" y="782"/>
                                </a:lnTo>
                                <a:lnTo>
                                  <a:pt x="58" y="802"/>
                                </a:lnTo>
                                <a:lnTo>
                                  <a:pt x="53" y="806"/>
                                </a:lnTo>
                                <a:lnTo>
                                  <a:pt x="43" y="806"/>
                                </a:lnTo>
                                <a:lnTo>
                                  <a:pt x="38" y="802"/>
                                </a:lnTo>
                                <a:lnTo>
                                  <a:pt x="29" y="792"/>
                                </a:lnTo>
                                <a:lnTo>
                                  <a:pt x="24" y="778"/>
                                </a:lnTo>
                                <a:lnTo>
                                  <a:pt x="14" y="768"/>
                                </a:lnTo>
                                <a:lnTo>
                                  <a:pt x="5" y="758"/>
                                </a:lnTo>
                                <a:lnTo>
                                  <a:pt x="0" y="75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" name="Freeform 18"/>
                        <wps:cNvSpPr>
                          <a:spLocks/>
                        </wps:cNvSpPr>
                        <wps:spPr bwMode="auto">
                          <a:xfrm>
                            <a:off x="9948" y="14812"/>
                            <a:ext cx="149" cy="173"/>
                          </a:xfrm>
                          <a:custGeom>
                            <a:avLst/>
                            <a:gdLst>
                              <a:gd name="T0" fmla="*/ 149 w 149"/>
                              <a:gd name="T1" fmla="*/ 34 h 173"/>
                              <a:gd name="T2" fmla="*/ 130 w 149"/>
                              <a:gd name="T3" fmla="*/ 53 h 173"/>
                              <a:gd name="T4" fmla="*/ 115 w 149"/>
                              <a:gd name="T5" fmla="*/ 77 h 173"/>
                              <a:gd name="T6" fmla="*/ 96 w 149"/>
                              <a:gd name="T7" fmla="*/ 96 h 173"/>
                              <a:gd name="T8" fmla="*/ 82 w 149"/>
                              <a:gd name="T9" fmla="*/ 115 h 173"/>
                              <a:gd name="T10" fmla="*/ 67 w 149"/>
                              <a:gd name="T11" fmla="*/ 135 h 173"/>
                              <a:gd name="T12" fmla="*/ 58 w 149"/>
                              <a:gd name="T13" fmla="*/ 149 h 173"/>
                              <a:gd name="T14" fmla="*/ 43 w 149"/>
                              <a:gd name="T15" fmla="*/ 163 h 173"/>
                              <a:gd name="T16" fmla="*/ 38 w 149"/>
                              <a:gd name="T17" fmla="*/ 168 h 173"/>
                              <a:gd name="T18" fmla="*/ 34 w 149"/>
                              <a:gd name="T19" fmla="*/ 173 h 173"/>
                              <a:gd name="T20" fmla="*/ 29 w 149"/>
                              <a:gd name="T21" fmla="*/ 173 h 173"/>
                              <a:gd name="T22" fmla="*/ 19 w 149"/>
                              <a:gd name="T23" fmla="*/ 168 h 173"/>
                              <a:gd name="T24" fmla="*/ 10 w 149"/>
                              <a:gd name="T25" fmla="*/ 168 h 173"/>
                              <a:gd name="T26" fmla="*/ 5 w 149"/>
                              <a:gd name="T27" fmla="*/ 159 h 173"/>
                              <a:gd name="T28" fmla="*/ 0 w 149"/>
                              <a:gd name="T29" fmla="*/ 149 h 173"/>
                              <a:gd name="T30" fmla="*/ 0 w 149"/>
                              <a:gd name="T31" fmla="*/ 139 h 173"/>
                              <a:gd name="T32" fmla="*/ 10 w 149"/>
                              <a:gd name="T33" fmla="*/ 125 h 173"/>
                              <a:gd name="T34" fmla="*/ 24 w 149"/>
                              <a:gd name="T35" fmla="*/ 111 h 173"/>
                              <a:gd name="T36" fmla="*/ 38 w 149"/>
                              <a:gd name="T37" fmla="*/ 91 h 173"/>
                              <a:gd name="T38" fmla="*/ 58 w 149"/>
                              <a:gd name="T39" fmla="*/ 72 h 173"/>
                              <a:gd name="T40" fmla="*/ 77 w 149"/>
                              <a:gd name="T41" fmla="*/ 53 h 173"/>
                              <a:gd name="T42" fmla="*/ 91 w 149"/>
                              <a:gd name="T43" fmla="*/ 29 h 173"/>
                              <a:gd name="T44" fmla="*/ 106 w 149"/>
                              <a:gd name="T45" fmla="*/ 15 h 173"/>
                              <a:gd name="T46" fmla="*/ 115 w 149"/>
                              <a:gd name="T47" fmla="*/ 0 h 173"/>
                              <a:gd name="T48" fmla="*/ 120 w 149"/>
                              <a:gd name="T49" fmla="*/ 0 h 173"/>
                              <a:gd name="T50" fmla="*/ 149 w 149"/>
                              <a:gd name="T51" fmla="*/ 34 h 1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149" h="173">
                                <a:moveTo>
                                  <a:pt x="149" y="34"/>
                                </a:moveTo>
                                <a:lnTo>
                                  <a:pt x="130" y="53"/>
                                </a:lnTo>
                                <a:lnTo>
                                  <a:pt x="115" y="77"/>
                                </a:lnTo>
                                <a:lnTo>
                                  <a:pt x="96" y="96"/>
                                </a:lnTo>
                                <a:lnTo>
                                  <a:pt x="82" y="115"/>
                                </a:lnTo>
                                <a:lnTo>
                                  <a:pt x="67" y="135"/>
                                </a:lnTo>
                                <a:lnTo>
                                  <a:pt x="58" y="149"/>
                                </a:lnTo>
                                <a:lnTo>
                                  <a:pt x="43" y="163"/>
                                </a:lnTo>
                                <a:lnTo>
                                  <a:pt x="38" y="168"/>
                                </a:lnTo>
                                <a:lnTo>
                                  <a:pt x="34" y="173"/>
                                </a:lnTo>
                                <a:lnTo>
                                  <a:pt x="29" y="173"/>
                                </a:lnTo>
                                <a:lnTo>
                                  <a:pt x="19" y="168"/>
                                </a:lnTo>
                                <a:lnTo>
                                  <a:pt x="10" y="168"/>
                                </a:lnTo>
                                <a:lnTo>
                                  <a:pt x="5" y="159"/>
                                </a:lnTo>
                                <a:lnTo>
                                  <a:pt x="0" y="149"/>
                                </a:lnTo>
                                <a:lnTo>
                                  <a:pt x="0" y="139"/>
                                </a:lnTo>
                                <a:lnTo>
                                  <a:pt x="10" y="125"/>
                                </a:lnTo>
                                <a:lnTo>
                                  <a:pt x="24" y="111"/>
                                </a:lnTo>
                                <a:lnTo>
                                  <a:pt x="38" y="91"/>
                                </a:lnTo>
                                <a:lnTo>
                                  <a:pt x="58" y="72"/>
                                </a:lnTo>
                                <a:lnTo>
                                  <a:pt x="77" y="53"/>
                                </a:lnTo>
                                <a:lnTo>
                                  <a:pt x="91" y="29"/>
                                </a:lnTo>
                                <a:lnTo>
                                  <a:pt x="106" y="15"/>
                                </a:lnTo>
                                <a:lnTo>
                                  <a:pt x="115" y="0"/>
                                </a:lnTo>
                                <a:lnTo>
                                  <a:pt x="120" y="0"/>
                                </a:lnTo>
                                <a:lnTo>
                                  <a:pt x="149" y="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" name="Freeform 19"/>
                        <wps:cNvSpPr>
                          <a:spLocks/>
                        </wps:cNvSpPr>
                        <wps:spPr bwMode="auto">
                          <a:xfrm>
                            <a:off x="9314" y="14831"/>
                            <a:ext cx="821" cy="855"/>
                          </a:xfrm>
                          <a:custGeom>
                            <a:avLst/>
                            <a:gdLst>
                              <a:gd name="T0" fmla="*/ 365 w 821"/>
                              <a:gd name="T1" fmla="*/ 744 h 855"/>
                              <a:gd name="T2" fmla="*/ 341 w 821"/>
                              <a:gd name="T3" fmla="*/ 677 h 855"/>
                              <a:gd name="T4" fmla="*/ 490 w 821"/>
                              <a:gd name="T5" fmla="*/ 562 h 855"/>
                              <a:gd name="T6" fmla="*/ 634 w 821"/>
                              <a:gd name="T7" fmla="*/ 423 h 855"/>
                              <a:gd name="T8" fmla="*/ 692 w 821"/>
                              <a:gd name="T9" fmla="*/ 207 h 855"/>
                              <a:gd name="T10" fmla="*/ 653 w 821"/>
                              <a:gd name="T11" fmla="*/ 58 h 855"/>
                              <a:gd name="T12" fmla="*/ 600 w 821"/>
                              <a:gd name="T13" fmla="*/ 29 h 855"/>
                              <a:gd name="T14" fmla="*/ 514 w 821"/>
                              <a:gd name="T15" fmla="*/ 101 h 855"/>
                              <a:gd name="T16" fmla="*/ 447 w 821"/>
                              <a:gd name="T17" fmla="*/ 312 h 855"/>
                              <a:gd name="T18" fmla="*/ 303 w 821"/>
                              <a:gd name="T19" fmla="*/ 394 h 855"/>
                              <a:gd name="T20" fmla="*/ 178 w 821"/>
                              <a:gd name="T21" fmla="*/ 293 h 855"/>
                              <a:gd name="T22" fmla="*/ 96 w 821"/>
                              <a:gd name="T23" fmla="*/ 231 h 855"/>
                              <a:gd name="T24" fmla="*/ 29 w 821"/>
                              <a:gd name="T25" fmla="*/ 394 h 855"/>
                              <a:gd name="T26" fmla="*/ 111 w 821"/>
                              <a:gd name="T27" fmla="*/ 432 h 855"/>
                              <a:gd name="T28" fmla="*/ 135 w 821"/>
                              <a:gd name="T29" fmla="*/ 341 h 855"/>
                              <a:gd name="T30" fmla="*/ 96 w 821"/>
                              <a:gd name="T31" fmla="*/ 365 h 855"/>
                              <a:gd name="T32" fmla="*/ 120 w 821"/>
                              <a:gd name="T33" fmla="*/ 308 h 855"/>
                              <a:gd name="T34" fmla="*/ 168 w 821"/>
                              <a:gd name="T35" fmla="*/ 351 h 855"/>
                              <a:gd name="T36" fmla="*/ 130 w 821"/>
                              <a:gd name="T37" fmla="*/ 461 h 855"/>
                              <a:gd name="T38" fmla="*/ 15 w 821"/>
                              <a:gd name="T39" fmla="*/ 432 h 855"/>
                              <a:gd name="T40" fmla="*/ 39 w 821"/>
                              <a:gd name="T41" fmla="*/ 240 h 855"/>
                              <a:gd name="T42" fmla="*/ 216 w 821"/>
                              <a:gd name="T43" fmla="*/ 164 h 855"/>
                              <a:gd name="T44" fmla="*/ 351 w 821"/>
                              <a:gd name="T45" fmla="*/ 149 h 855"/>
                              <a:gd name="T46" fmla="*/ 322 w 821"/>
                              <a:gd name="T47" fmla="*/ 250 h 855"/>
                              <a:gd name="T48" fmla="*/ 274 w 821"/>
                              <a:gd name="T49" fmla="*/ 221 h 855"/>
                              <a:gd name="T50" fmla="*/ 312 w 821"/>
                              <a:gd name="T51" fmla="*/ 221 h 855"/>
                              <a:gd name="T52" fmla="*/ 332 w 821"/>
                              <a:gd name="T53" fmla="*/ 168 h 855"/>
                              <a:gd name="T54" fmla="*/ 240 w 821"/>
                              <a:gd name="T55" fmla="*/ 168 h 855"/>
                              <a:gd name="T56" fmla="*/ 202 w 821"/>
                              <a:gd name="T57" fmla="*/ 288 h 855"/>
                              <a:gd name="T58" fmla="*/ 264 w 821"/>
                              <a:gd name="T59" fmla="*/ 317 h 855"/>
                              <a:gd name="T60" fmla="*/ 293 w 821"/>
                              <a:gd name="T61" fmla="*/ 332 h 855"/>
                              <a:gd name="T62" fmla="*/ 404 w 821"/>
                              <a:gd name="T63" fmla="*/ 322 h 855"/>
                              <a:gd name="T64" fmla="*/ 495 w 821"/>
                              <a:gd name="T65" fmla="*/ 96 h 855"/>
                              <a:gd name="T66" fmla="*/ 677 w 821"/>
                              <a:gd name="T67" fmla="*/ 24 h 855"/>
                              <a:gd name="T68" fmla="*/ 754 w 821"/>
                              <a:gd name="T69" fmla="*/ 322 h 855"/>
                              <a:gd name="T70" fmla="*/ 692 w 821"/>
                              <a:gd name="T71" fmla="*/ 500 h 855"/>
                              <a:gd name="T72" fmla="*/ 634 w 821"/>
                              <a:gd name="T73" fmla="*/ 615 h 855"/>
                              <a:gd name="T74" fmla="*/ 644 w 821"/>
                              <a:gd name="T75" fmla="*/ 653 h 855"/>
                              <a:gd name="T76" fmla="*/ 749 w 821"/>
                              <a:gd name="T77" fmla="*/ 423 h 855"/>
                              <a:gd name="T78" fmla="*/ 821 w 821"/>
                              <a:gd name="T79" fmla="*/ 480 h 855"/>
                              <a:gd name="T80" fmla="*/ 754 w 821"/>
                              <a:gd name="T81" fmla="*/ 581 h 855"/>
                              <a:gd name="T82" fmla="*/ 792 w 821"/>
                              <a:gd name="T83" fmla="*/ 634 h 855"/>
                              <a:gd name="T84" fmla="*/ 802 w 821"/>
                              <a:gd name="T85" fmla="*/ 730 h 855"/>
                              <a:gd name="T86" fmla="*/ 720 w 821"/>
                              <a:gd name="T87" fmla="*/ 768 h 855"/>
                              <a:gd name="T88" fmla="*/ 677 w 821"/>
                              <a:gd name="T89" fmla="*/ 754 h 855"/>
                              <a:gd name="T90" fmla="*/ 639 w 821"/>
                              <a:gd name="T91" fmla="*/ 802 h 855"/>
                              <a:gd name="T92" fmla="*/ 581 w 821"/>
                              <a:gd name="T93" fmla="*/ 744 h 855"/>
                              <a:gd name="T94" fmla="*/ 552 w 821"/>
                              <a:gd name="T95" fmla="*/ 792 h 855"/>
                              <a:gd name="T96" fmla="*/ 504 w 821"/>
                              <a:gd name="T97" fmla="*/ 812 h 855"/>
                              <a:gd name="T98" fmla="*/ 447 w 821"/>
                              <a:gd name="T99" fmla="*/ 855 h 855"/>
                              <a:gd name="T100" fmla="*/ 480 w 821"/>
                              <a:gd name="T101" fmla="*/ 725 h 855"/>
                              <a:gd name="T102" fmla="*/ 548 w 821"/>
                              <a:gd name="T103" fmla="*/ 644 h 855"/>
                              <a:gd name="T104" fmla="*/ 509 w 821"/>
                              <a:gd name="T105" fmla="*/ 663 h 855"/>
                              <a:gd name="T106" fmla="*/ 447 w 821"/>
                              <a:gd name="T107" fmla="*/ 744 h 85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821" h="855">
                                <a:moveTo>
                                  <a:pt x="447" y="744"/>
                                </a:moveTo>
                                <a:lnTo>
                                  <a:pt x="428" y="754"/>
                                </a:lnTo>
                                <a:lnTo>
                                  <a:pt x="408" y="759"/>
                                </a:lnTo>
                                <a:lnTo>
                                  <a:pt x="394" y="759"/>
                                </a:lnTo>
                                <a:lnTo>
                                  <a:pt x="380" y="749"/>
                                </a:lnTo>
                                <a:lnTo>
                                  <a:pt x="365" y="744"/>
                                </a:lnTo>
                                <a:lnTo>
                                  <a:pt x="351" y="740"/>
                                </a:lnTo>
                                <a:lnTo>
                                  <a:pt x="336" y="740"/>
                                </a:lnTo>
                                <a:lnTo>
                                  <a:pt x="322" y="744"/>
                                </a:lnTo>
                                <a:lnTo>
                                  <a:pt x="322" y="730"/>
                                </a:lnTo>
                                <a:lnTo>
                                  <a:pt x="332" y="706"/>
                                </a:lnTo>
                                <a:lnTo>
                                  <a:pt x="341" y="677"/>
                                </a:lnTo>
                                <a:lnTo>
                                  <a:pt x="356" y="648"/>
                                </a:lnTo>
                                <a:lnTo>
                                  <a:pt x="375" y="620"/>
                                </a:lnTo>
                                <a:lnTo>
                                  <a:pt x="399" y="596"/>
                                </a:lnTo>
                                <a:lnTo>
                                  <a:pt x="428" y="576"/>
                                </a:lnTo>
                                <a:lnTo>
                                  <a:pt x="461" y="567"/>
                                </a:lnTo>
                                <a:lnTo>
                                  <a:pt x="490" y="562"/>
                                </a:lnTo>
                                <a:lnTo>
                                  <a:pt x="519" y="548"/>
                                </a:lnTo>
                                <a:lnTo>
                                  <a:pt x="548" y="533"/>
                                </a:lnTo>
                                <a:lnTo>
                                  <a:pt x="572" y="509"/>
                                </a:lnTo>
                                <a:lnTo>
                                  <a:pt x="596" y="485"/>
                                </a:lnTo>
                                <a:lnTo>
                                  <a:pt x="615" y="456"/>
                                </a:lnTo>
                                <a:lnTo>
                                  <a:pt x="634" y="423"/>
                                </a:lnTo>
                                <a:lnTo>
                                  <a:pt x="648" y="389"/>
                                </a:lnTo>
                                <a:lnTo>
                                  <a:pt x="663" y="356"/>
                                </a:lnTo>
                                <a:lnTo>
                                  <a:pt x="672" y="317"/>
                                </a:lnTo>
                                <a:lnTo>
                                  <a:pt x="682" y="279"/>
                                </a:lnTo>
                                <a:lnTo>
                                  <a:pt x="687" y="245"/>
                                </a:lnTo>
                                <a:lnTo>
                                  <a:pt x="692" y="207"/>
                                </a:lnTo>
                                <a:lnTo>
                                  <a:pt x="687" y="173"/>
                                </a:lnTo>
                                <a:lnTo>
                                  <a:pt x="687" y="135"/>
                                </a:lnTo>
                                <a:lnTo>
                                  <a:pt x="677" y="106"/>
                                </a:lnTo>
                                <a:lnTo>
                                  <a:pt x="672" y="87"/>
                                </a:lnTo>
                                <a:lnTo>
                                  <a:pt x="663" y="72"/>
                                </a:lnTo>
                                <a:lnTo>
                                  <a:pt x="653" y="58"/>
                                </a:lnTo>
                                <a:lnTo>
                                  <a:pt x="644" y="48"/>
                                </a:lnTo>
                                <a:lnTo>
                                  <a:pt x="634" y="39"/>
                                </a:lnTo>
                                <a:lnTo>
                                  <a:pt x="624" y="34"/>
                                </a:lnTo>
                                <a:lnTo>
                                  <a:pt x="620" y="29"/>
                                </a:lnTo>
                                <a:lnTo>
                                  <a:pt x="615" y="29"/>
                                </a:lnTo>
                                <a:lnTo>
                                  <a:pt x="600" y="29"/>
                                </a:lnTo>
                                <a:lnTo>
                                  <a:pt x="586" y="29"/>
                                </a:lnTo>
                                <a:lnTo>
                                  <a:pt x="572" y="34"/>
                                </a:lnTo>
                                <a:lnTo>
                                  <a:pt x="552" y="44"/>
                                </a:lnTo>
                                <a:lnTo>
                                  <a:pt x="538" y="53"/>
                                </a:lnTo>
                                <a:lnTo>
                                  <a:pt x="524" y="77"/>
                                </a:lnTo>
                                <a:lnTo>
                                  <a:pt x="514" y="101"/>
                                </a:lnTo>
                                <a:lnTo>
                                  <a:pt x="504" y="140"/>
                                </a:lnTo>
                                <a:lnTo>
                                  <a:pt x="500" y="178"/>
                                </a:lnTo>
                                <a:lnTo>
                                  <a:pt x="490" y="216"/>
                                </a:lnTo>
                                <a:lnTo>
                                  <a:pt x="476" y="250"/>
                                </a:lnTo>
                                <a:lnTo>
                                  <a:pt x="461" y="284"/>
                                </a:lnTo>
                                <a:lnTo>
                                  <a:pt x="447" y="312"/>
                                </a:lnTo>
                                <a:lnTo>
                                  <a:pt x="423" y="336"/>
                                </a:lnTo>
                                <a:lnTo>
                                  <a:pt x="404" y="356"/>
                                </a:lnTo>
                                <a:lnTo>
                                  <a:pt x="380" y="370"/>
                                </a:lnTo>
                                <a:lnTo>
                                  <a:pt x="356" y="384"/>
                                </a:lnTo>
                                <a:lnTo>
                                  <a:pt x="332" y="389"/>
                                </a:lnTo>
                                <a:lnTo>
                                  <a:pt x="303" y="394"/>
                                </a:lnTo>
                                <a:lnTo>
                                  <a:pt x="279" y="389"/>
                                </a:lnTo>
                                <a:lnTo>
                                  <a:pt x="255" y="380"/>
                                </a:lnTo>
                                <a:lnTo>
                                  <a:pt x="231" y="365"/>
                                </a:lnTo>
                                <a:lnTo>
                                  <a:pt x="212" y="346"/>
                                </a:lnTo>
                                <a:lnTo>
                                  <a:pt x="188" y="322"/>
                                </a:lnTo>
                                <a:lnTo>
                                  <a:pt x="178" y="293"/>
                                </a:lnTo>
                                <a:lnTo>
                                  <a:pt x="173" y="269"/>
                                </a:lnTo>
                                <a:lnTo>
                                  <a:pt x="173" y="250"/>
                                </a:lnTo>
                                <a:lnTo>
                                  <a:pt x="173" y="236"/>
                                </a:lnTo>
                                <a:lnTo>
                                  <a:pt x="149" y="226"/>
                                </a:lnTo>
                                <a:lnTo>
                                  <a:pt x="125" y="226"/>
                                </a:lnTo>
                                <a:lnTo>
                                  <a:pt x="96" y="231"/>
                                </a:lnTo>
                                <a:lnTo>
                                  <a:pt x="72" y="245"/>
                                </a:lnTo>
                                <a:lnTo>
                                  <a:pt x="48" y="264"/>
                                </a:lnTo>
                                <a:lnTo>
                                  <a:pt x="34" y="293"/>
                                </a:lnTo>
                                <a:lnTo>
                                  <a:pt x="24" y="327"/>
                                </a:lnTo>
                                <a:lnTo>
                                  <a:pt x="24" y="365"/>
                                </a:lnTo>
                                <a:lnTo>
                                  <a:pt x="29" y="394"/>
                                </a:lnTo>
                                <a:lnTo>
                                  <a:pt x="39" y="413"/>
                                </a:lnTo>
                                <a:lnTo>
                                  <a:pt x="48" y="428"/>
                                </a:lnTo>
                                <a:lnTo>
                                  <a:pt x="63" y="432"/>
                                </a:lnTo>
                                <a:lnTo>
                                  <a:pt x="77" y="437"/>
                                </a:lnTo>
                                <a:lnTo>
                                  <a:pt x="96" y="437"/>
                                </a:lnTo>
                                <a:lnTo>
                                  <a:pt x="111" y="432"/>
                                </a:lnTo>
                                <a:lnTo>
                                  <a:pt x="125" y="432"/>
                                </a:lnTo>
                                <a:lnTo>
                                  <a:pt x="144" y="413"/>
                                </a:lnTo>
                                <a:lnTo>
                                  <a:pt x="149" y="394"/>
                                </a:lnTo>
                                <a:lnTo>
                                  <a:pt x="149" y="365"/>
                                </a:lnTo>
                                <a:lnTo>
                                  <a:pt x="144" y="351"/>
                                </a:lnTo>
                                <a:lnTo>
                                  <a:pt x="135" y="341"/>
                                </a:lnTo>
                                <a:lnTo>
                                  <a:pt x="125" y="341"/>
                                </a:lnTo>
                                <a:lnTo>
                                  <a:pt x="116" y="351"/>
                                </a:lnTo>
                                <a:lnTo>
                                  <a:pt x="125" y="365"/>
                                </a:lnTo>
                                <a:lnTo>
                                  <a:pt x="120" y="389"/>
                                </a:lnTo>
                                <a:lnTo>
                                  <a:pt x="106" y="375"/>
                                </a:lnTo>
                                <a:lnTo>
                                  <a:pt x="96" y="365"/>
                                </a:lnTo>
                                <a:lnTo>
                                  <a:pt x="92" y="351"/>
                                </a:lnTo>
                                <a:lnTo>
                                  <a:pt x="92" y="332"/>
                                </a:lnTo>
                                <a:lnTo>
                                  <a:pt x="96" y="327"/>
                                </a:lnTo>
                                <a:lnTo>
                                  <a:pt x="101" y="317"/>
                                </a:lnTo>
                                <a:lnTo>
                                  <a:pt x="111" y="312"/>
                                </a:lnTo>
                                <a:lnTo>
                                  <a:pt x="120" y="308"/>
                                </a:lnTo>
                                <a:lnTo>
                                  <a:pt x="130" y="303"/>
                                </a:lnTo>
                                <a:lnTo>
                                  <a:pt x="140" y="308"/>
                                </a:lnTo>
                                <a:lnTo>
                                  <a:pt x="149" y="308"/>
                                </a:lnTo>
                                <a:lnTo>
                                  <a:pt x="154" y="317"/>
                                </a:lnTo>
                                <a:lnTo>
                                  <a:pt x="164" y="332"/>
                                </a:lnTo>
                                <a:lnTo>
                                  <a:pt x="168" y="351"/>
                                </a:lnTo>
                                <a:lnTo>
                                  <a:pt x="173" y="365"/>
                                </a:lnTo>
                                <a:lnTo>
                                  <a:pt x="173" y="389"/>
                                </a:lnTo>
                                <a:lnTo>
                                  <a:pt x="168" y="408"/>
                                </a:lnTo>
                                <a:lnTo>
                                  <a:pt x="164" y="428"/>
                                </a:lnTo>
                                <a:lnTo>
                                  <a:pt x="149" y="447"/>
                                </a:lnTo>
                                <a:lnTo>
                                  <a:pt x="130" y="461"/>
                                </a:lnTo>
                                <a:lnTo>
                                  <a:pt x="106" y="471"/>
                                </a:lnTo>
                                <a:lnTo>
                                  <a:pt x="87" y="476"/>
                                </a:lnTo>
                                <a:lnTo>
                                  <a:pt x="63" y="471"/>
                                </a:lnTo>
                                <a:lnTo>
                                  <a:pt x="44" y="466"/>
                                </a:lnTo>
                                <a:lnTo>
                                  <a:pt x="29" y="452"/>
                                </a:lnTo>
                                <a:lnTo>
                                  <a:pt x="15" y="432"/>
                                </a:lnTo>
                                <a:lnTo>
                                  <a:pt x="5" y="404"/>
                                </a:lnTo>
                                <a:lnTo>
                                  <a:pt x="0" y="375"/>
                                </a:lnTo>
                                <a:lnTo>
                                  <a:pt x="0" y="336"/>
                                </a:lnTo>
                                <a:lnTo>
                                  <a:pt x="5" y="303"/>
                                </a:lnTo>
                                <a:lnTo>
                                  <a:pt x="20" y="269"/>
                                </a:lnTo>
                                <a:lnTo>
                                  <a:pt x="39" y="240"/>
                                </a:lnTo>
                                <a:lnTo>
                                  <a:pt x="63" y="216"/>
                                </a:lnTo>
                                <a:lnTo>
                                  <a:pt x="96" y="202"/>
                                </a:lnTo>
                                <a:lnTo>
                                  <a:pt x="135" y="197"/>
                                </a:lnTo>
                                <a:lnTo>
                                  <a:pt x="183" y="207"/>
                                </a:lnTo>
                                <a:lnTo>
                                  <a:pt x="197" y="183"/>
                                </a:lnTo>
                                <a:lnTo>
                                  <a:pt x="216" y="164"/>
                                </a:lnTo>
                                <a:lnTo>
                                  <a:pt x="240" y="144"/>
                                </a:lnTo>
                                <a:lnTo>
                                  <a:pt x="269" y="130"/>
                                </a:lnTo>
                                <a:lnTo>
                                  <a:pt x="293" y="120"/>
                                </a:lnTo>
                                <a:lnTo>
                                  <a:pt x="317" y="120"/>
                                </a:lnTo>
                                <a:lnTo>
                                  <a:pt x="336" y="130"/>
                                </a:lnTo>
                                <a:lnTo>
                                  <a:pt x="351" y="149"/>
                                </a:lnTo>
                                <a:lnTo>
                                  <a:pt x="356" y="183"/>
                                </a:lnTo>
                                <a:lnTo>
                                  <a:pt x="356" y="207"/>
                                </a:lnTo>
                                <a:lnTo>
                                  <a:pt x="351" y="231"/>
                                </a:lnTo>
                                <a:lnTo>
                                  <a:pt x="336" y="245"/>
                                </a:lnTo>
                                <a:lnTo>
                                  <a:pt x="332" y="250"/>
                                </a:lnTo>
                                <a:lnTo>
                                  <a:pt x="322" y="250"/>
                                </a:lnTo>
                                <a:lnTo>
                                  <a:pt x="312" y="245"/>
                                </a:lnTo>
                                <a:lnTo>
                                  <a:pt x="303" y="245"/>
                                </a:lnTo>
                                <a:lnTo>
                                  <a:pt x="288" y="240"/>
                                </a:lnTo>
                                <a:lnTo>
                                  <a:pt x="284" y="236"/>
                                </a:lnTo>
                                <a:lnTo>
                                  <a:pt x="279" y="226"/>
                                </a:lnTo>
                                <a:lnTo>
                                  <a:pt x="274" y="221"/>
                                </a:lnTo>
                                <a:lnTo>
                                  <a:pt x="274" y="207"/>
                                </a:lnTo>
                                <a:lnTo>
                                  <a:pt x="279" y="202"/>
                                </a:lnTo>
                                <a:lnTo>
                                  <a:pt x="284" y="202"/>
                                </a:lnTo>
                                <a:lnTo>
                                  <a:pt x="293" y="212"/>
                                </a:lnTo>
                                <a:lnTo>
                                  <a:pt x="303" y="221"/>
                                </a:lnTo>
                                <a:lnTo>
                                  <a:pt x="312" y="221"/>
                                </a:lnTo>
                                <a:lnTo>
                                  <a:pt x="322" y="221"/>
                                </a:lnTo>
                                <a:lnTo>
                                  <a:pt x="332" y="216"/>
                                </a:lnTo>
                                <a:lnTo>
                                  <a:pt x="336" y="207"/>
                                </a:lnTo>
                                <a:lnTo>
                                  <a:pt x="336" y="192"/>
                                </a:lnTo>
                                <a:lnTo>
                                  <a:pt x="336" y="178"/>
                                </a:lnTo>
                                <a:lnTo>
                                  <a:pt x="332" y="168"/>
                                </a:lnTo>
                                <a:lnTo>
                                  <a:pt x="327" y="154"/>
                                </a:lnTo>
                                <a:lnTo>
                                  <a:pt x="312" y="149"/>
                                </a:lnTo>
                                <a:lnTo>
                                  <a:pt x="298" y="144"/>
                                </a:lnTo>
                                <a:lnTo>
                                  <a:pt x="279" y="149"/>
                                </a:lnTo>
                                <a:lnTo>
                                  <a:pt x="260" y="159"/>
                                </a:lnTo>
                                <a:lnTo>
                                  <a:pt x="240" y="168"/>
                                </a:lnTo>
                                <a:lnTo>
                                  <a:pt x="221" y="188"/>
                                </a:lnTo>
                                <a:lnTo>
                                  <a:pt x="207" y="216"/>
                                </a:lnTo>
                                <a:lnTo>
                                  <a:pt x="202" y="231"/>
                                </a:lnTo>
                                <a:lnTo>
                                  <a:pt x="197" y="245"/>
                                </a:lnTo>
                                <a:lnTo>
                                  <a:pt x="197" y="264"/>
                                </a:lnTo>
                                <a:lnTo>
                                  <a:pt x="202" y="288"/>
                                </a:lnTo>
                                <a:lnTo>
                                  <a:pt x="207" y="308"/>
                                </a:lnTo>
                                <a:lnTo>
                                  <a:pt x="221" y="327"/>
                                </a:lnTo>
                                <a:lnTo>
                                  <a:pt x="240" y="341"/>
                                </a:lnTo>
                                <a:lnTo>
                                  <a:pt x="269" y="356"/>
                                </a:lnTo>
                                <a:lnTo>
                                  <a:pt x="264" y="332"/>
                                </a:lnTo>
                                <a:lnTo>
                                  <a:pt x="264" y="317"/>
                                </a:lnTo>
                                <a:lnTo>
                                  <a:pt x="260" y="308"/>
                                </a:lnTo>
                                <a:lnTo>
                                  <a:pt x="264" y="303"/>
                                </a:lnTo>
                                <a:lnTo>
                                  <a:pt x="269" y="312"/>
                                </a:lnTo>
                                <a:lnTo>
                                  <a:pt x="279" y="322"/>
                                </a:lnTo>
                                <a:lnTo>
                                  <a:pt x="293" y="332"/>
                                </a:lnTo>
                                <a:lnTo>
                                  <a:pt x="312" y="336"/>
                                </a:lnTo>
                                <a:lnTo>
                                  <a:pt x="332" y="341"/>
                                </a:lnTo>
                                <a:lnTo>
                                  <a:pt x="351" y="341"/>
                                </a:lnTo>
                                <a:lnTo>
                                  <a:pt x="370" y="341"/>
                                </a:lnTo>
                                <a:lnTo>
                                  <a:pt x="384" y="332"/>
                                </a:lnTo>
                                <a:lnTo>
                                  <a:pt x="404" y="322"/>
                                </a:lnTo>
                                <a:lnTo>
                                  <a:pt x="423" y="308"/>
                                </a:lnTo>
                                <a:lnTo>
                                  <a:pt x="437" y="288"/>
                                </a:lnTo>
                                <a:lnTo>
                                  <a:pt x="461" y="240"/>
                                </a:lnTo>
                                <a:lnTo>
                                  <a:pt x="476" y="192"/>
                                </a:lnTo>
                                <a:lnTo>
                                  <a:pt x="485" y="144"/>
                                </a:lnTo>
                                <a:lnTo>
                                  <a:pt x="495" y="96"/>
                                </a:lnTo>
                                <a:lnTo>
                                  <a:pt x="509" y="58"/>
                                </a:lnTo>
                                <a:lnTo>
                                  <a:pt x="533" y="24"/>
                                </a:lnTo>
                                <a:lnTo>
                                  <a:pt x="567" y="5"/>
                                </a:lnTo>
                                <a:lnTo>
                                  <a:pt x="610" y="0"/>
                                </a:lnTo>
                                <a:lnTo>
                                  <a:pt x="648" y="5"/>
                                </a:lnTo>
                                <a:lnTo>
                                  <a:pt x="677" y="24"/>
                                </a:lnTo>
                                <a:lnTo>
                                  <a:pt x="701" y="53"/>
                                </a:lnTo>
                                <a:lnTo>
                                  <a:pt x="720" y="87"/>
                                </a:lnTo>
                                <a:lnTo>
                                  <a:pt x="740" y="135"/>
                                </a:lnTo>
                                <a:lnTo>
                                  <a:pt x="749" y="188"/>
                                </a:lnTo>
                                <a:lnTo>
                                  <a:pt x="754" y="255"/>
                                </a:lnTo>
                                <a:lnTo>
                                  <a:pt x="754" y="322"/>
                                </a:lnTo>
                                <a:lnTo>
                                  <a:pt x="749" y="351"/>
                                </a:lnTo>
                                <a:lnTo>
                                  <a:pt x="744" y="380"/>
                                </a:lnTo>
                                <a:lnTo>
                                  <a:pt x="735" y="413"/>
                                </a:lnTo>
                                <a:lnTo>
                                  <a:pt x="720" y="447"/>
                                </a:lnTo>
                                <a:lnTo>
                                  <a:pt x="711" y="476"/>
                                </a:lnTo>
                                <a:lnTo>
                                  <a:pt x="692" y="500"/>
                                </a:lnTo>
                                <a:lnTo>
                                  <a:pt x="682" y="524"/>
                                </a:lnTo>
                                <a:lnTo>
                                  <a:pt x="668" y="543"/>
                                </a:lnTo>
                                <a:lnTo>
                                  <a:pt x="658" y="557"/>
                                </a:lnTo>
                                <a:lnTo>
                                  <a:pt x="648" y="576"/>
                                </a:lnTo>
                                <a:lnTo>
                                  <a:pt x="639" y="596"/>
                                </a:lnTo>
                                <a:lnTo>
                                  <a:pt x="634" y="615"/>
                                </a:lnTo>
                                <a:lnTo>
                                  <a:pt x="629" y="634"/>
                                </a:lnTo>
                                <a:lnTo>
                                  <a:pt x="629" y="653"/>
                                </a:lnTo>
                                <a:lnTo>
                                  <a:pt x="624" y="672"/>
                                </a:lnTo>
                                <a:lnTo>
                                  <a:pt x="624" y="682"/>
                                </a:lnTo>
                                <a:lnTo>
                                  <a:pt x="634" y="701"/>
                                </a:lnTo>
                                <a:lnTo>
                                  <a:pt x="644" y="653"/>
                                </a:lnTo>
                                <a:lnTo>
                                  <a:pt x="658" y="610"/>
                                </a:lnTo>
                                <a:lnTo>
                                  <a:pt x="672" y="567"/>
                                </a:lnTo>
                                <a:lnTo>
                                  <a:pt x="696" y="528"/>
                                </a:lnTo>
                                <a:lnTo>
                                  <a:pt x="716" y="495"/>
                                </a:lnTo>
                                <a:lnTo>
                                  <a:pt x="735" y="456"/>
                                </a:lnTo>
                                <a:lnTo>
                                  <a:pt x="749" y="423"/>
                                </a:lnTo>
                                <a:lnTo>
                                  <a:pt x="759" y="389"/>
                                </a:lnTo>
                                <a:lnTo>
                                  <a:pt x="768" y="408"/>
                                </a:lnTo>
                                <a:lnTo>
                                  <a:pt x="792" y="428"/>
                                </a:lnTo>
                                <a:lnTo>
                                  <a:pt x="807" y="442"/>
                                </a:lnTo>
                                <a:lnTo>
                                  <a:pt x="816" y="461"/>
                                </a:lnTo>
                                <a:lnTo>
                                  <a:pt x="821" y="480"/>
                                </a:lnTo>
                                <a:lnTo>
                                  <a:pt x="816" y="500"/>
                                </a:lnTo>
                                <a:lnTo>
                                  <a:pt x="807" y="524"/>
                                </a:lnTo>
                                <a:lnTo>
                                  <a:pt x="792" y="538"/>
                                </a:lnTo>
                                <a:lnTo>
                                  <a:pt x="773" y="557"/>
                                </a:lnTo>
                                <a:lnTo>
                                  <a:pt x="759" y="567"/>
                                </a:lnTo>
                                <a:lnTo>
                                  <a:pt x="754" y="581"/>
                                </a:lnTo>
                                <a:lnTo>
                                  <a:pt x="749" y="591"/>
                                </a:lnTo>
                                <a:lnTo>
                                  <a:pt x="754" y="600"/>
                                </a:lnTo>
                                <a:lnTo>
                                  <a:pt x="759" y="610"/>
                                </a:lnTo>
                                <a:lnTo>
                                  <a:pt x="768" y="620"/>
                                </a:lnTo>
                                <a:lnTo>
                                  <a:pt x="778" y="624"/>
                                </a:lnTo>
                                <a:lnTo>
                                  <a:pt x="792" y="634"/>
                                </a:lnTo>
                                <a:lnTo>
                                  <a:pt x="802" y="639"/>
                                </a:lnTo>
                                <a:lnTo>
                                  <a:pt x="807" y="653"/>
                                </a:lnTo>
                                <a:lnTo>
                                  <a:pt x="812" y="672"/>
                                </a:lnTo>
                                <a:lnTo>
                                  <a:pt x="816" y="692"/>
                                </a:lnTo>
                                <a:lnTo>
                                  <a:pt x="812" y="711"/>
                                </a:lnTo>
                                <a:lnTo>
                                  <a:pt x="802" y="730"/>
                                </a:lnTo>
                                <a:lnTo>
                                  <a:pt x="792" y="749"/>
                                </a:lnTo>
                                <a:lnTo>
                                  <a:pt x="778" y="768"/>
                                </a:lnTo>
                                <a:lnTo>
                                  <a:pt x="759" y="778"/>
                                </a:lnTo>
                                <a:lnTo>
                                  <a:pt x="744" y="783"/>
                                </a:lnTo>
                                <a:lnTo>
                                  <a:pt x="730" y="778"/>
                                </a:lnTo>
                                <a:lnTo>
                                  <a:pt x="720" y="768"/>
                                </a:lnTo>
                                <a:lnTo>
                                  <a:pt x="711" y="759"/>
                                </a:lnTo>
                                <a:lnTo>
                                  <a:pt x="701" y="744"/>
                                </a:lnTo>
                                <a:lnTo>
                                  <a:pt x="692" y="730"/>
                                </a:lnTo>
                                <a:lnTo>
                                  <a:pt x="687" y="720"/>
                                </a:lnTo>
                                <a:lnTo>
                                  <a:pt x="682" y="740"/>
                                </a:lnTo>
                                <a:lnTo>
                                  <a:pt x="677" y="754"/>
                                </a:lnTo>
                                <a:lnTo>
                                  <a:pt x="672" y="768"/>
                                </a:lnTo>
                                <a:lnTo>
                                  <a:pt x="672" y="783"/>
                                </a:lnTo>
                                <a:lnTo>
                                  <a:pt x="663" y="788"/>
                                </a:lnTo>
                                <a:lnTo>
                                  <a:pt x="658" y="797"/>
                                </a:lnTo>
                                <a:lnTo>
                                  <a:pt x="648" y="802"/>
                                </a:lnTo>
                                <a:lnTo>
                                  <a:pt x="639" y="802"/>
                                </a:lnTo>
                                <a:lnTo>
                                  <a:pt x="629" y="802"/>
                                </a:lnTo>
                                <a:lnTo>
                                  <a:pt x="620" y="797"/>
                                </a:lnTo>
                                <a:lnTo>
                                  <a:pt x="605" y="788"/>
                                </a:lnTo>
                                <a:lnTo>
                                  <a:pt x="596" y="778"/>
                                </a:lnTo>
                                <a:lnTo>
                                  <a:pt x="586" y="764"/>
                                </a:lnTo>
                                <a:lnTo>
                                  <a:pt x="581" y="744"/>
                                </a:lnTo>
                                <a:lnTo>
                                  <a:pt x="576" y="725"/>
                                </a:lnTo>
                                <a:lnTo>
                                  <a:pt x="572" y="706"/>
                                </a:lnTo>
                                <a:lnTo>
                                  <a:pt x="567" y="735"/>
                                </a:lnTo>
                                <a:lnTo>
                                  <a:pt x="567" y="759"/>
                                </a:lnTo>
                                <a:lnTo>
                                  <a:pt x="557" y="778"/>
                                </a:lnTo>
                                <a:lnTo>
                                  <a:pt x="552" y="792"/>
                                </a:lnTo>
                                <a:lnTo>
                                  <a:pt x="548" y="802"/>
                                </a:lnTo>
                                <a:lnTo>
                                  <a:pt x="538" y="812"/>
                                </a:lnTo>
                                <a:lnTo>
                                  <a:pt x="533" y="812"/>
                                </a:lnTo>
                                <a:lnTo>
                                  <a:pt x="524" y="807"/>
                                </a:lnTo>
                                <a:lnTo>
                                  <a:pt x="514" y="812"/>
                                </a:lnTo>
                                <a:lnTo>
                                  <a:pt x="504" y="812"/>
                                </a:lnTo>
                                <a:lnTo>
                                  <a:pt x="490" y="812"/>
                                </a:lnTo>
                                <a:lnTo>
                                  <a:pt x="480" y="812"/>
                                </a:lnTo>
                                <a:lnTo>
                                  <a:pt x="471" y="816"/>
                                </a:lnTo>
                                <a:lnTo>
                                  <a:pt x="461" y="826"/>
                                </a:lnTo>
                                <a:lnTo>
                                  <a:pt x="456" y="840"/>
                                </a:lnTo>
                                <a:lnTo>
                                  <a:pt x="447" y="855"/>
                                </a:lnTo>
                                <a:lnTo>
                                  <a:pt x="437" y="831"/>
                                </a:lnTo>
                                <a:lnTo>
                                  <a:pt x="442" y="802"/>
                                </a:lnTo>
                                <a:lnTo>
                                  <a:pt x="447" y="778"/>
                                </a:lnTo>
                                <a:lnTo>
                                  <a:pt x="456" y="754"/>
                                </a:lnTo>
                                <a:lnTo>
                                  <a:pt x="466" y="740"/>
                                </a:lnTo>
                                <a:lnTo>
                                  <a:pt x="480" y="725"/>
                                </a:lnTo>
                                <a:lnTo>
                                  <a:pt x="490" y="711"/>
                                </a:lnTo>
                                <a:lnTo>
                                  <a:pt x="504" y="696"/>
                                </a:lnTo>
                                <a:lnTo>
                                  <a:pt x="519" y="682"/>
                                </a:lnTo>
                                <a:lnTo>
                                  <a:pt x="528" y="668"/>
                                </a:lnTo>
                                <a:lnTo>
                                  <a:pt x="538" y="653"/>
                                </a:lnTo>
                                <a:lnTo>
                                  <a:pt x="548" y="644"/>
                                </a:lnTo>
                                <a:lnTo>
                                  <a:pt x="552" y="629"/>
                                </a:lnTo>
                                <a:lnTo>
                                  <a:pt x="548" y="624"/>
                                </a:lnTo>
                                <a:lnTo>
                                  <a:pt x="538" y="624"/>
                                </a:lnTo>
                                <a:lnTo>
                                  <a:pt x="524" y="634"/>
                                </a:lnTo>
                                <a:lnTo>
                                  <a:pt x="519" y="648"/>
                                </a:lnTo>
                                <a:lnTo>
                                  <a:pt x="509" y="663"/>
                                </a:lnTo>
                                <a:lnTo>
                                  <a:pt x="500" y="677"/>
                                </a:lnTo>
                                <a:lnTo>
                                  <a:pt x="490" y="692"/>
                                </a:lnTo>
                                <a:lnTo>
                                  <a:pt x="476" y="711"/>
                                </a:lnTo>
                                <a:lnTo>
                                  <a:pt x="466" y="725"/>
                                </a:lnTo>
                                <a:lnTo>
                                  <a:pt x="456" y="740"/>
                                </a:lnTo>
                                <a:lnTo>
                                  <a:pt x="447" y="7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" name="Freeform 20"/>
                        <wps:cNvSpPr>
                          <a:spLocks/>
                        </wps:cNvSpPr>
                        <wps:spPr bwMode="auto">
                          <a:xfrm>
                            <a:off x="9766" y="15028"/>
                            <a:ext cx="76" cy="183"/>
                          </a:xfrm>
                          <a:custGeom>
                            <a:avLst/>
                            <a:gdLst>
                              <a:gd name="T0" fmla="*/ 33 w 76"/>
                              <a:gd name="T1" fmla="*/ 0 h 183"/>
                              <a:gd name="T2" fmla="*/ 48 w 76"/>
                              <a:gd name="T3" fmla="*/ 10 h 183"/>
                              <a:gd name="T4" fmla="*/ 57 w 76"/>
                              <a:gd name="T5" fmla="*/ 29 h 183"/>
                              <a:gd name="T6" fmla="*/ 67 w 76"/>
                              <a:gd name="T7" fmla="*/ 48 h 183"/>
                              <a:gd name="T8" fmla="*/ 72 w 76"/>
                              <a:gd name="T9" fmla="*/ 77 h 183"/>
                              <a:gd name="T10" fmla="*/ 76 w 76"/>
                              <a:gd name="T11" fmla="*/ 101 h 183"/>
                              <a:gd name="T12" fmla="*/ 76 w 76"/>
                              <a:gd name="T13" fmla="*/ 130 h 183"/>
                              <a:gd name="T14" fmla="*/ 76 w 76"/>
                              <a:gd name="T15" fmla="*/ 154 h 183"/>
                              <a:gd name="T16" fmla="*/ 72 w 76"/>
                              <a:gd name="T17" fmla="*/ 183 h 183"/>
                              <a:gd name="T18" fmla="*/ 67 w 76"/>
                              <a:gd name="T19" fmla="*/ 159 h 183"/>
                              <a:gd name="T20" fmla="*/ 62 w 76"/>
                              <a:gd name="T21" fmla="*/ 144 h 183"/>
                              <a:gd name="T22" fmla="*/ 57 w 76"/>
                              <a:gd name="T23" fmla="*/ 125 h 183"/>
                              <a:gd name="T24" fmla="*/ 52 w 76"/>
                              <a:gd name="T25" fmla="*/ 106 h 183"/>
                              <a:gd name="T26" fmla="*/ 43 w 76"/>
                              <a:gd name="T27" fmla="*/ 91 h 183"/>
                              <a:gd name="T28" fmla="*/ 33 w 76"/>
                              <a:gd name="T29" fmla="*/ 87 h 183"/>
                              <a:gd name="T30" fmla="*/ 19 w 76"/>
                              <a:gd name="T31" fmla="*/ 87 h 183"/>
                              <a:gd name="T32" fmla="*/ 0 w 76"/>
                              <a:gd name="T33" fmla="*/ 87 h 183"/>
                              <a:gd name="T34" fmla="*/ 33 w 76"/>
                              <a:gd name="T35" fmla="*/ 0 h 18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76" h="183">
                                <a:moveTo>
                                  <a:pt x="33" y="0"/>
                                </a:moveTo>
                                <a:lnTo>
                                  <a:pt x="48" y="10"/>
                                </a:lnTo>
                                <a:lnTo>
                                  <a:pt x="57" y="29"/>
                                </a:lnTo>
                                <a:lnTo>
                                  <a:pt x="67" y="48"/>
                                </a:lnTo>
                                <a:lnTo>
                                  <a:pt x="72" y="77"/>
                                </a:lnTo>
                                <a:lnTo>
                                  <a:pt x="76" y="101"/>
                                </a:lnTo>
                                <a:lnTo>
                                  <a:pt x="76" y="130"/>
                                </a:lnTo>
                                <a:lnTo>
                                  <a:pt x="76" y="154"/>
                                </a:lnTo>
                                <a:lnTo>
                                  <a:pt x="72" y="183"/>
                                </a:lnTo>
                                <a:lnTo>
                                  <a:pt x="67" y="159"/>
                                </a:lnTo>
                                <a:lnTo>
                                  <a:pt x="62" y="144"/>
                                </a:lnTo>
                                <a:lnTo>
                                  <a:pt x="57" y="125"/>
                                </a:lnTo>
                                <a:lnTo>
                                  <a:pt x="52" y="106"/>
                                </a:lnTo>
                                <a:lnTo>
                                  <a:pt x="43" y="91"/>
                                </a:lnTo>
                                <a:lnTo>
                                  <a:pt x="33" y="87"/>
                                </a:lnTo>
                                <a:lnTo>
                                  <a:pt x="19" y="87"/>
                                </a:lnTo>
                                <a:lnTo>
                                  <a:pt x="0" y="87"/>
                                </a:lnTo>
                                <a:lnTo>
                                  <a:pt x="3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" name="Freeform 21"/>
                        <wps:cNvSpPr>
                          <a:spLocks/>
                        </wps:cNvSpPr>
                        <wps:spPr bwMode="auto">
                          <a:xfrm>
                            <a:off x="9842" y="14947"/>
                            <a:ext cx="63" cy="86"/>
                          </a:xfrm>
                          <a:custGeom>
                            <a:avLst/>
                            <a:gdLst>
                              <a:gd name="T0" fmla="*/ 53 w 63"/>
                              <a:gd name="T1" fmla="*/ 9 h 86"/>
                              <a:gd name="T2" fmla="*/ 58 w 63"/>
                              <a:gd name="T3" fmla="*/ 28 h 86"/>
                              <a:gd name="T4" fmla="*/ 63 w 63"/>
                              <a:gd name="T5" fmla="*/ 48 h 86"/>
                              <a:gd name="T6" fmla="*/ 58 w 63"/>
                              <a:gd name="T7" fmla="*/ 67 h 86"/>
                              <a:gd name="T8" fmla="*/ 53 w 63"/>
                              <a:gd name="T9" fmla="*/ 81 h 86"/>
                              <a:gd name="T10" fmla="*/ 44 w 63"/>
                              <a:gd name="T11" fmla="*/ 81 h 86"/>
                              <a:gd name="T12" fmla="*/ 39 w 63"/>
                              <a:gd name="T13" fmla="*/ 86 h 86"/>
                              <a:gd name="T14" fmla="*/ 34 w 63"/>
                              <a:gd name="T15" fmla="*/ 86 h 86"/>
                              <a:gd name="T16" fmla="*/ 29 w 63"/>
                              <a:gd name="T17" fmla="*/ 81 h 86"/>
                              <a:gd name="T18" fmla="*/ 24 w 63"/>
                              <a:gd name="T19" fmla="*/ 81 h 86"/>
                              <a:gd name="T20" fmla="*/ 20 w 63"/>
                              <a:gd name="T21" fmla="*/ 76 h 86"/>
                              <a:gd name="T22" fmla="*/ 15 w 63"/>
                              <a:gd name="T23" fmla="*/ 72 h 86"/>
                              <a:gd name="T24" fmla="*/ 5 w 63"/>
                              <a:gd name="T25" fmla="*/ 67 h 86"/>
                              <a:gd name="T26" fmla="*/ 0 w 63"/>
                              <a:gd name="T27" fmla="*/ 52 h 86"/>
                              <a:gd name="T28" fmla="*/ 0 w 63"/>
                              <a:gd name="T29" fmla="*/ 38 h 86"/>
                              <a:gd name="T30" fmla="*/ 5 w 63"/>
                              <a:gd name="T31" fmla="*/ 24 h 86"/>
                              <a:gd name="T32" fmla="*/ 10 w 63"/>
                              <a:gd name="T33" fmla="*/ 9 h 86"/>
                              <a:gd name="T34" fmla="*/ 20 w 63"/>
                              <a:gd name="T35" fmla="*/ 4 h 86"/>
                              <a:gd name="T36" fmla="*/ 29 w 63"/>
                              <a:gd name="T37" fmla="*/ 0 h 86"/>
                              <a:gd name="T38" fmla="*/ 44 w 63"/>
                              <a:gd name="T39" fmla="*/ 0 h 86"/>
                              <a:gd name="T40" fmla="*/ 53 w 63"/>
                              <a:gd name="T41" fmla="*/ 9 h 8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</a:cxnLst>
                            <a:rect l="0" t="0" r="r" b="b"/>
                            <a:pathLst>
                              <a:path w="63" h="86">
                                <a:moveTo>
                                  <a:pt x="53" y="9"/>
                                </a:moveTo>
                                <a:lnTo>
                                  <a:pt x="58" y="28"/>
                                </a:lnTo>
                                <a:lnTo>
                                  <a:pt x="63" y="48"/>
                                </a:lnTo>
                                <a:lnTo>
                                  <a:pt x="58" y="67"/>
                                </a:lnTo>
                                <a:lnTo>
                                  <a:pt x="53" y="81"/>
                                </a:lnTo>
                                <a:lnTo>
                                  <a:pt x="44" y="81"/>
                                </a:lnTo>
                                <a:lnTo>
                                  <a:pt x="39" y="86"/>
                                </a:lnTo>
                                <a:lnTo>
                                  <a:pt x="34" y="86"/>
                                </a:lnTo>
                                <a:lnTo>
                                  <a:pt x="29" y="81"/>
                                </a:lnTo>
                                <a:lnTo>
                                  <a:pt x="24" y="81"/>
                                </a:lnTo>
                                <a:lnTo>
                                  <a:pt x="20" y="76"/>
                                </a:lnTo>
                                <a:lnTo>
                                  <a:pt x="15" y="72"/>
                                </a:lnTo>
                                <a:lnTo>
                                  <a:pt x="5" y="67"/>
                                </a:lnTo>
                                <a:lnTo>
                                  <a:pt x="0" y="52"/>
                                </a:lnTo>
                                <a:lnTo>
                                  <a:pt x="0" y="38"/>
                                </a:lnTo>
                                <a:lnTo>
                                  <a:pt x="5" y="24"/>
                                </a:lnTo>
                                <a:lnTo>
                                  <a:pt x="10" y="9"/>
                                </a:lnTo>
                                <a:lnTo>
                                  <a:pt x="20" y="4"/>
                                </a:lnTo>
                                <a:lnTo>
                                  <a:pt x="29" y="0"/>
                                </a:lnTo>
                                <a:lnTo>
                                  <a:pt x="44" y="0"/>
                                </a:lnTo>
                                <a:lnTo>
                                  <a:pt x="53" y="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" name="Freeform 22"/>
                        <wps:cNvSpPr>
                          <a:spLocks/>
                        </wps:cNvSpPr>
                        <wps:spPr bwMode="auto">
                          <a:xfrm>
                            <a:off x="8498" y="15028"/>
                            <a:ext cx="1191" cy="615"/>
                          </a:xfrm>
                          <a:custGeom>
                            <a:avLst/>
                            <a:gdLst>
                              <a:gd name="T0" fmla="*/ 1037 w 1191"/>
                              <a:gd name="T1" fmla="*/ 523 h 615"/>
                              <a:gd name="T2" fmla="*/ 898 w 1191"/>
                              <a:gd name="T3" fmla="*/ 499 h 615"/>
                              <a:gd name="T4" fmla="*/ 759 w 1191"/>
                              <a:gd name="T5" fmla="*/ 423 h 615"/>
                              <a:gd name="T6" fmla="*/ 668 w 1191"/>
                              <a:gd name="T7" fmla="*/ 274 h 615"/>
                              <a:gd name="T8" fmla="*/ 658 w 1191"/>
                              <a:gd name="T9" fmla="*/ 317 h 615"/>
                              <a:gd name="T10" fmla="*/ 644 w 1191"/>
                              <a:gd name="T11" fmla="*/ 423 h 615"/>
                              <a:gd name="T12" fmla="*/ 591 w 1191"/>
                              <a:gd name="T13" fmla="*/ 432 h 615"/>
                              <a:gd name="T14" fmla="*/ 567 w 1191"/>
                              <a:gd name="T15" fmla="*/ 456 h 615"/>
                              <a:gd name="T16" fmla="*/ 509 w 1191"/>
                              <a:gd name="T17" fmla="*/ 562 h 615"/>
                              <a:gd name="T18" fmla="*/ 466 w 1191"/>
                              <a:gd name="T19" fmla="*/ 605 h 615"/>
                              <a:gd name="T20" fmla="*/ 432 w 1191"/>
                              <a:gd name="T21" fmla="*/ 499 h 615"/>
                              <a:gd name="T22" fmla="*/ 485 w 1191"/>
                              <a:gd name="T23" fmla="*/ 370 h 615"/>
                              <a:gd name="T24" fmla="*/ 375 w 1191"/>
                              <a:gd name="T25" fmla="*/ 490 h 615"/>
                              <a:gd name="T26" fmla="*/ 274 w 1191"/>
                              <a:gd name="T27" fmla="*/ 523 h 615"/>
                              <a:gd name="T28" fmla="*/ 274 w 1191"/>
                              <a:gd name="T29" fmla="*/ 451 h 615"/>
                              <a:gd name="T30" fmla="*/ 346 w 1191"/>
                              <a:gd name="T31" fmla="*/ 355 h 615"/>
                              <a:gd name="T32" fmla="*/ 394 w 1191"/>
                              <a:gd name="T33" fmla="*/ 317 h 615"/>
                              <a:gd name="T34" fmla="*/ 322 w 1191"/>
                              <a:gd name="T35" fmla="*/ 331 h 615"/>
                              <a:gd name="T36" fmla="*/ 255 w 1191"/>
                              <a:gd name="T37" fmla="*/ 341 h 615"/>
                              <a:gd name="T38" fmla="*/ 188 w 1191"/>
                              <a:gd name="T39" fmla="*/ 375 h 615"/>
                              <a:gd name="T40" fmla="*/ 130 w 1191"/>
                              <a:gd name="T41" fmla="*/ 432 h 615"/>
                              <a:gd name="T42" fmla="*/ 92 w 1191"/>
                              <a:gd name="T43" fmla="*/ 432 h 615"/>
                              <a:gd name="T44" fmla="*/ 77 w 1191"/>
                              <a:gd name="T45" fmla="*/ 451 h 615"/>
                              <a:gd name="T46" fmla="*/ 106 w 1191"/>
                              <a:gd name="T47" fmla="*/ 447 h 615"/>
                              <a:gd name="T48" fmla="*/ 144 w 1191"/>
                              <a:gd name="T49" fmla="*/ 475 h 615"/>
                              <a:gd name="T50" fmla="*/ 144 w 1191"/>
                              <a:gd name="T51" fmla="*/ 547 h 615"/>
                              <a:gd name="T52" fmla="*/ 96 w 1191"/>
                              <a:gd name="T53" fmla="*/ 595 h 615"/>
                              <a:gd name="T54" fmla="*/ 29 w 1191"/>
                              <a:gd name="T55" fmla="*/ 576 h 615"/>
                              <a:gd name="T56" fmla="*/ 0 w 1191"/>
                              <a:gd name="T57" fmla="*/ 485 h 615"/>
                              <a:gd name="T58" fmla="*/ 77 w 1191"/>
                              <a:gd name="T59" fmla="*/ 355 h 615"/>
                              <a:gd name="T60" fmla="*/ 183 w 1191"/>
                              <a:gd name="T61" fmla="*/ 288 h 615"/>
                              <a:gd name="T62" fmla="*/ 303 w 1191"/>
                              <a:gd name="T63" fmla="*/ 269 h 615"/>
                              <a:gd name="T64" fmla="*/ 418 w 1191"/>
                              <a:gd name="T65" fmla="*/ 259 h 615"/>
                              <a:gd name="T66" fmla="*/ 509 w 1191"/>
                              <a:gd name="T67" fmla="*/ 231 h 615"/>
                              <a:gd name="T68" fmla="*/ 562 w 1191"/>
                              <a:gd name="T69" fmla="*/ 154 h 615"/>
                              <a:gd name="T70" fmla="*/ 557 w 1191"/>
                              <a:gd name="T71" fmla="*/ 58 h 615"/>
                              <a:gd name="T72" fmla="*/ 485 w 1191"/>
                              <a:gd name="T73" fmla="*/ 53 h 615"/>
                              <a:gd name="T74" fmla="*/ 476 w 1191"/>
                              <a:gd name="T75" fmla="*/ 111 h 615"/>
                              <a:gd name="T76" fmla="*/ 495 w 1191"/>
                              <a:gd name="T77" fmla="*/ 154 h 615"/>
                              <a:gd name="T78" fmla="*/ 456 w 1191"/>
                              <a:gd name="T79" fmla="*/ 149 h 615"/>
                              <a:gd name="T80" fmla="*/ 437 w 1191"/>
                              <a:gd name="T81" fmla="*/ 144 h 615"/>
                              <a:gd name="T82" fmla="*/ 413 w 1191"/>
                              <a:gd name="T83" fmla="*/ 168 h 615"/>
                              <a:gd name="T84" fmla="*/ 384 w 1191"/>
                              <a:gd name="T85" fmla="*/ 154 h 615"/>
                              <a:gd name="T86" fmla="*/ 408 w 1191"/>
                              <a:gd name="T87" fmla="*/ 82 h 615"/>
                              <a:gd name="T88" fmla="*/ 461 w 1191"/>
                              <a:gd name="T89" fmla="*/ 24 h 615"/>
                              <a:gd name="T90" fmla="*/ 543 w 1191"/>
                              <a:gd name="T91" fmla="*/ 0 h 615"/>
                              <a:gd name="T92" fmla="*/ 639 w 1191"/>
                              <a:gd name="T93" fmla="*/ 34 h 615"/>
                              <a:gd name="T94" fmla="*/ 716 w 1191"/>
                              <a:gd name="T95" fmla="*/ 149 h 615"/>
                              <a:gd name="T96" fmla="*/ 783 w 1191"/>
                              <a:gd name="T97" fmla="*/ 250 h 615"/>
                              <a:gd name="T98" fmla="*/ 860 w 1191"/>
                              <a:gd name="T99" fmla="*/ 322 h 615"/>
                              <a:gd name="T100" fmla="*/ 946 w 1191"/>
                              <a:gd name="T101" fmla="*/ 379 h 615"/>
                              <a:gd name="T102" fmla="*/ 1066 w 1191"/>
                              <a:gd name="T103" fmla="*/ 403 h 615"/>
                              <a:gd name="T104" fmla="*/ 1181 w 1191"/>
                              <a:gd name="T105" fmla="*/ 413 h 615"/>
                              <a:gd name="T106" fmla="*/ 1143 w 1191"/>
                              <a:gd name="T107" fmla="*/ 461 h 6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1191" h="615">
                                <a:moveTo>
                                  <a:pt x="1128" y="509"/>
                                </a:moveTo>
                                <a:lnTo>
                                  <a:pt x="1100" y="514"/>
                                </a:lnTo>
                                <a:lnTo>
                                  <a:pt x="1071" y="519"/>
                                </a:lnTo>
                                <a:lnTo>
                                  <a:pt x="1037" y="523"/>
                                </a:lnTo>
                                <a:lnTo>
                                  <a:pt x="1004" y="523"/>
                                </a:lnTo>
                                <a:lnTo>
                                  <a:pt x="970" y="519"/>
                                </a:lnTo>
                                <a:lnTo>
                                  <a:pt x="932" y="509"/>
                                </a:lnTo>
                                <a:lnTo>
                                  <a:pt x="898" y="499"/>
                                </a:lnTo>
                                <a:lnTo>
                                  <a:pt x="860" y="490"/>
                                </a:lnTo>
                                <a:lnTo>
                                  <a:pt x="826" y="471"/>
                                </a:lnTo>
                                <a:lnTo>
                                  <a:pt x="792" y="451"/>
                                </a:lnTo>
                                <a:lnTo>
                                  <a:pt x="759" y="423"/>
                                </a:lnTo>
                                <a:lnTo>
                                  <a:pt x="730" y="394"/>
                                </a:lnTo>
                                <a:lnTo>
                                  <a:pt x="706" y="360"/>
                                </a:lnTo>
                                <a:lnTo>
                                  <a:pt x="687" y="317"/>
                                </a:lnTo>
                                <a:lnTo>
                                  <a:pt x="668" y="274"/>
                                </a:lnTo>
                                <a:lnTo>
                                  <a:pt x="658" y="226"/>
                                </a:lnTo>
                                <a:lnTo>
                                  <a:pt x="653" y="250"/>
                                </a:lnTo>
                                <a:lnTo>
                                  <a:pt x="653" y="279"/>
                                </a:lnTo>
                                <a:lnTo>
                                  <a:pt x="658" y="317"/>
                                </a:lnTo>
                                <a:lnTo>
                                  <a:pt x="663" y="355"/>
                                </a:lnTo>
                                <a:lnTo>
                                  <a:pt x="658" y="379"/>
                                </a:lnTo>
                                <a:lnTo>
                                  <a:pt x="653" y="399"/>
                                </a:lnTo>
                                <a:lnTo>
                                  <a:pt x="644" y="423"/>
                                </a:lnTo>
                                <a:lnTo>
                                  <a:pt x="634" y="437"/>
                                </a:lnTo>
                                <a:lnTo>
                                  <a:pt x="620" y="447"/>
                                </a:lnTo>
                                <a:lnTo>
                                  <a:pt x="605" y="447"/>
                                </a:lnTo>
                                <a:lnTo>
                                  <a:pt x="591" y="432"/>
                                </a:lnTo>
                                <a:lnTo>
                                  <a:pt x="576" y="403"/>
                                </a:lnTo>
                                <a:lnTo>
                                  <a:pt x="572" y="384"/>
                                </a:lnTo>
                                <a:lnTo>
                                  <a:pt x="562" y="399"/>
                                </a:lnTo>
                                <a:lnTo>
                                  <a:pt x="567" y="456"/>
                                </a:lnTo>
                                <a:lnTo>
                                  <a:pt x="562" y="499"/>
                                </a:lnTo>
                                <a:lnTo>
                                  <a:pt x="548" y="528"/>
                                </a:lnTo>
                                <a:lnTo>
                                  <a:pt x="528" y="547"/>
                                </a:lnTo>
                                <a:lnTo>
                                  <a:pt x="509" y="562"/>
                                </a:lnTo>
                                <a:lnTo>
                                  <a:pt x="495" y="576"/>
                                </a:lnTo>
                                <a:lnTo>
                                  <a:pt x="480" y="591"/>
                                </a:lnTo>
                                <a:lnTo>
                                  <a:pt x="476" y="615"/>
                                </a:lnTo>
                                <a:lnTo>
                                  <a:pt x="466" y="605"/>
                                </a:lnTo>
                                <a:lnTo>
                                  <a:pt x="452" y="586"/>
                                </a:lnTo>
                                <a:lnTo>
                                  <a:pt x="442" y="562"/>
                                </a:lnTo>
                                <a:lnTo>
                                  <a:pt x="437" y="533"/>
                                </a:lnTo>
                                <a:lnTo>
                                  <a:pt x="432" y="499"/>
                                </a:lnTo>
                                <a:lnTo>
                                  <a:pt x="437" y="466"/>
                                </a:lnTo>
                                <a:lnTo>
                                  <a:pt x="447" y="427"/>
                                </a:lnTo>
                                <a:lnTo>
                                  <a:pt x="466" y="394"/>
                                </a:lnTo>
                                <a:lnTo>
                                  <a:pt x="485" y="370"/>
                                </a:lnTo>
                                <a:lnTo>
                                  <a:pt x="466" y="360"/>
                                </a:lnTo>
                                <a:lnTo>
                                  <a:pt x="442" y="423"/>
                                </a:lnTo>
                                <a:lnTo>
                                  <a:pt x="408" y="466"/>
                                </a:lnTo>
                                <a:lnTo>
                                  <a:pt x="375" y="490"/>
                                </a:lnTo>
                                <a:lnTo>
                                  <a:pt x="341" y="499"/>
                                </a:lnTo>
                                <a:lnTo>
                                  <a:pt x="312" y="509"/>
                                </a:lnTo>
                                <a:lnTo>
                                  <a:pt x="288" y="514"/>
                                </a:lnTo>
                                <a:lnTo>
                                  <a:pt x="274" y="523"/>
                                </a:lnTo>
                                <a:lnTo>
                                  <a:pt x="264" y="538"/>
                                </a:lnTo>
                                <a:lnTo>
                                  <a:pt x="260" y="514"/>
                                </a:lnTo>
                                <a:lnTo>
                                  <a:pt x="264" y="485"/>
                                </a:lnTo>
                                <a:lnTo>
                                  <a:pt x="274" y="451"/>
                                </a:lnTo>
                                <a:lnTo>
                                  <a:pt x="288" y="423"/>
                                </a:lnTo>
                                <a:lnTo>
                                  <a:pt x="303" y="399"/>
                                </a:lnTo>
                                <a:lnTo>
                                  <a:pt x="322" y="375"/>
                                </a:lnTo>
                                <a:lnTo>
                                  <a:pt x="346" y="355"/>
                                </a:lnTo>
                                <a:lnTo>
                                  <a:pt x="370" y="346"/>
                                </a:lnTo>
                                <a:lnTo>
                                  <a:pt x="423" y="331"/>
                                </a:lnTo>
                                <a:lnTo>
                                  <a:pt x="413" y="312"/>
                                </a:lnTo>
                                <a:lnTo>
                                  <a:pt x="394" y="317"/>
                                </a:lnTo>
                                <a:lnTo>
                                  <a:pt x="375" y="327"/>
                                </a:lnTo>
                                <a:lnTo>
                                  <a:pt x="356" y="327"/>
                                </a:lnTo>
                                <a:lnTo>
                                  <a:pt x="341" y="331"/>
                                </a:lnTo>
                                <a:lnTo>
                                  <a:pt x="322" y="331"/>
                                </a:lnTo>
                                <a:lnTo>
                                  <a:pt x="308" y="331"/>
                                </a:lnTo>
                                <a:lnTo>
                                  <a:pt x="288" y="336"/>
                                </a:lnTo>
                                <a:lnTo>
                                  <a:pt x="274" y="336"/>
                                </a:lnTo>
                                <a:lnTo>
                                  <a:pt x="255" y="341"/>
                                </a:lnTo>
                                <a:lnTo>
                                  <a:pt x="240" y="346"/>
                                </a:lnTo>
                                <a:lnTo>
                                  <a:pt x="221" y="351"/>
                                </a:lnTo>
                                <a:lnTo>
                                  <a:pt x="207" y="360"/>
                                </a:lnTo>
                                <a:lnTo>
                                  <a:pt x="188" y="375"/>
                                </a:lnTo>
                                <a:lnTo>
                                  <a:pt x="173" y="389"/>
                                </a:lnTo>
                                <a:lnTo>
                                  <a:pt x="154" y="403"/>
                                </a:lnTo>
                                <a:lnTo>
                                  <a:pt x="140" y="427"/>
                                </a:lnTo>
                                <a:lnTo>
                                  <a:pt x="130" y="432"/>
                                </a:lnTo>
                                <a:lnTo>
                                  <a:pt x="116" y="432"/>
                                </a:lnTo>
                                <a:lnTo>
                                  <a:pt x="106" y="432"/>
                                </a:lnTo>
                                <a:lnTo>
                                  <a:pt x="101" y="432"/>
                                </a:lnTo>
                                <a:lnTo>
                                  <a:pt x="92" y="432"/>
                                </a:lnTo>
                                <a:lnTo>
                                  <a:pt x="82" y="437"/>
                                </a:lnTo>
                                <a:lnTo>
                                  <a:pt x="77" y="442"/>
                                </a:lnTo>
                                <a:lnTo>
                                  <a:pt x="68" y="451"/>
                                </a:lnTo>
                                <a:lnTo>
                                  <a:pt x="77" y="451"/>
                                </a:lnTo>
                                <a:lnTo>
                                  <a:pt x="82" y="451"/>
                                </a:lnTo>
                                <a:lnTo>
                                  <a:pt x="92" y="447"/>
                                </a:lnTo>
                                <a:lnTo>
                                  <a:pt x="101" y="447"/>
                                </a:lnTo>
                                <a:lnTo>
                                  <a:pt x="106" y="447"/>
                                </a:lnTo>
                                <a:lnTo>
                                  <a:pt x="116" y="447"/>
                                </a:lnTo>
                                <a:lnTo>
                                  <a:pt x="125" y="451"/>
                                </a:lnTo>
                                <a:lnTo>
                                  <a:pt x="135" y="456"/>
                                </a:lnTo>
                                <a:lnTo>
                                  <a:pt x="144" y="475"/>
                                </a:lnTo>
                                <a:lnTo>
                                  <a:pt x="149" y="495"/>
                                </a:lnTo>
                                <a:lnTo>
                                  <a:pt x="149" y="514"/>
                                </a:lnTo>
                                <a:lnTo>
                                  <a:pt x="149" y="533"/>
                                </a:lnTo>
                                <a:lnTo>
                                  <a:pt x="144" y="547"/>
                                </a:lnTo>
                                <a:lnTo>
                                  <a:pt x="135" y="562"/>
                                </a:lnTo>
                                <a:lnTo>
                                  <a:pt x="125" y="576"/>
                                </a:lnTo>
                                <a:lnTo>
                                  <a:pt x="111" y="586"/>
                                </a:lnTo>
                                <a:lnTo>
                                  <a:pt x="96" y="595"/>
                                </a:lnTo>
                                <a:lnTo>
                                  <a:pt x="82" y="595"/>
                                </a:lnTo>
                                <a:lnTo>
                                  <a:pt x="63" y="595"/>
                                </a:lnTo>
                                <a:lnTo>
                                  <a:pt x="48" y="591"/>
                                </a:lnTo>
                                <a:lnTo>
                                  <a:pt x="29" y="576"/>
                                </a:lnTo>
                                <a:lnTo>
                                  <a:pt x="20" y="562"/>
                                </a:lnTo>
                                <a:lnTo>
                                  <a:pt x="10" y="538"/>
                                </a:lnTo>
                                <a:lnTo>
                                  <a:pt x="0" y="514"/>
                                </a:lnTo>
                                <a:lnTo>
                                  <a:pt x="0" y="485"/>
                                </a:lnTo>
                                <a:lnTo>
                                  <a:pt x="10" y="451"/>
                                </a:lnTo>
                                <a:lnTo>
                                  <a:pt x="29" y="418"/>
                                </a:lnTo>
                                <a:lnTo>
                                  <a:pt x="48" y="384"/>
                                </a:lnTo>
                                <a:lnTo>
                                  <a:pt x="77" y="355"/>
                                </a:lnTo>
                                <a:lnTo>
                                  <a:pt x="101" y="327"/>
                                </a:lnTo>
                                <a:lnTo>
                                  <a:pt x="130" y="307"/>
                                </a:lnTo>
                                <a:lnTo>
                                  <a:pt x="154" y="298"/>
                                </a:lnTo>
                                <a:lnTo>
                                  <a:pt x="183" y="288"/>
                                </a:lnTo>
                                <a:lnTo>
                                  <a:pt x="212" y="283"/>
                                </a:lnTo>
                                <a:lnTo>
                                  <a:pt x="240" y="279"/>
                                </a:lnTo>
                                <a:lnTo>
                                  <a:pt x="274" y="274"/>
                                </a:lnTo>
                                <a:lnTo>
                                  <a:pt x="303" y="269"/>
                                </a:lnTo>
                                <a:lnTo>
                                  <a:pt x="332" y="269"/>
                                </a:lnTo>
                                <a:lnTo>
                                  <a:pt x="360" y="264"/>
                                </a:lnTo>
                                <a:lnTo>
                                  <a:pt x="389" y="264"/>
                                </a:lnTo>
                                <a:lnTo>
                                  <a:pt x="418" y="259"/>
                                </a:lnTo>
                                <a:lnTo>
                                  <a:pt x="447" y="255"/>
                                </a:lnTo>
                                <a:lnTo>
                                  <a:pt x="471" y="250"/>
                                </a:lnTo>
                                <a:lnTo>
                                  <a:pt x="490" y="240"/>
                                </a:lnTo>
                                <a:lnTo>
                                  <a:pt x="509" y="231"/>
                                </a:lnTo>
                                <a:lnTo>
                                  <a:pt x="528" y="221"/>
                                </a:lnTo>
                                <a:lnTo>
                                  <a:pt x="538" y="207"/>
                                </a:lnTo>
                                <a:lnTo>
                                  <a:pt x="552" y="192"/>
                                </a:lnTo>
                                <a:lnTo>
                                  <a:pt x="562" y="154"/>
                                </a:lnTo>
                                <a:lnTo>
                                  <a:pt x="572" y="125"/>
                                </a:lnTo>
                                <a:lnTo>
                                  <a:pt x="572" y="96"/>
                                </a:lnTo>
                                <a:lnTo>
                                  <a:pt x="567" y="77"/>
                                </a:lnTo>
                                <a:lnTo>
                                  <a:pt x="557" y="58"/>
                                </a:lnTo>
                                <a:lnTo>
                                  <a:pt x="538" y="43"/>
                                </a:lnTo>
                                <a:lnTo>
                                  <a:pt x="524" y="43"/>
                                </a:lnTo>
                                <a:lnTo>
                                  <a:pt x="504" y="43"/>
                                </a:lnTo>
                                <a:lnTo>
                                  <a:pt x="485" y="53"/>
                                </a:lnTo>
                                <a:lnTo>
                                  <a:pt x="476" y="67"/>
                                </a:lnTo>
                                <a:lnTo>
                                  <a:pt x="471" y="82"/>
                                </a:lnTo>
                                <a:lnTo>
                                  <a:pt x="471" y="96"/>
                                </a:lnTo>
                                <a:lnTo>
                                  <a:pt x="476" y="111"/>
                                </a:lnTo>
                                <a:lnTo>
                                  <a:pt x="480" y="130"/>
                                </a:lnTo>
                                <a:lnTo>
                                  <a:pt x="495" y="139"/>
                                </a:lnTo>
                                <a:lnTo>
                                  <a:pt x="504" y="149"/>
                                </a:lnTo>
                                <a:lnTo>
                                  <a:pt x="495" y="154"/>
                                </a:lnTo>
                                <a:lnTo>
                                  <a:pt x="480" y="154"/>
                                </a:lnTo>
                                <a:lnTo>
                                  <a:pt x="471" y="154"/>
                                </a:lnTo>
                                <a:lnTo>
                                  <a:pt x="461" y="154"/>
                                </a:lnTo>
                                <a:lnTo>
                                  <a:pt x="456" y="149"/>
                                </a:lnTo>
                                <a:lnTo>
                                  <a:pt x="452" y="144"/>
                                </a:lnTo>
                                <a:lnTo>
                                  <a:pt x="447" y="139"/>
                                </a:lnTo>
                                <a:lnTo>
                                  <a:pt x="447" y="135"/>
                                </a:lnTo>
                                <a:lnTo>
                                  <a:pt x="437" y="144"/>
                                </a:lnTo>
                                <a:lnTo>
                                  <a:pt x="432" y="154"/>
                                </a:lnTo>
                                <a:lnTo>
                                  <a:pt x="428" y="163"/>
                                </a:lnTo>
                                <a:lnTo>
                                  <a:pt x="423" y="168"/>
                                </a:lnTo>
                                <a:lnTo>
                                  <a:pt x="413" y="168"/>
                                </a:lnTo>
                                <a:lnTo>
                                  <a:pt x="408" y="168"/>
                                </a:lnTo>
                                <a:lnTo>
                                  <a:pt x="399" y="168"/>
                                </a:lnTo>
                                <a:lnTo>
                                  <a:pt x="389" y="163"/>
                                </a:lnTo>
                                <a:lnTo>
                                  <a:pt x="384" y="154"/>
                                </a:lnTo>
                                <a:lnTo>
                                  <a:pt x="384" y="139"/>
                                </a:lnTo>
                                <a:lnTo>
                                  <a:pt x="389" y="120"/>
                                </a:lnTo>
                                <a:lnTo>
                                  <a:pt x="399" y="101"/>
                                </a:lnTo>
                                <a:lnTo>
                                  <a:pt x="408" y="82"/>
                                </a:lnTo>
                                <a:lnTo>
                                  <a:pt x="423" y="67"/>
                                </a:lnTo>
                                <a:lnTo>
                                  <a:pt x="437" y="48"/>
                                </a:lnTo>
                                <a:lnTo>
                                  <a:pt x="447" y="39"/>
                                </a:lnTo>
                                <a:lnTo>
                                  <a:pt x="461" y="24"/>
                                </a:lnTo>
                                <a:lnTo>
                                  <a:pt x="476" y="15"/>
                                </a:lnTo>
                                <a:lnTo>
                                  <a:pt x="500" y="10"/>
                                </a:lnTo>
                                <a:lnTo>
                                  <a:pt x="519" y="5"/>
                                </a:lnTo>
                                <a:lnTo>
                                  <a:pt x="543" y="0"/>
                                </a:lnTo>
                                <a:lnTo>
                                  <a:pt x="562" y="0"/>
                                </a:lnTo>
                                <a:lnTo>
                                  <a:pt x="586" y="5"/>
                                </a:lnTo>
                                <a:lnTo>
                                  <a:pt x="605" y="10"/>
                                </a:lnTo>
                                <a:lnTo>
                                  <a:pt x="639" y="34"/>
                                </a:lnTo>
                                <a:lnTo>
                                  <a:pt x="668" y="58"/>
                                </a:lnTo>
                                <a:lnTo>
                                  <a:pt x="687" y="87"/>
                                </a:lnTo>
                                <a:lnTo>
                                  <a:pt x="701" y="115"/>
                                </a:lnTo>
                                <a:lnTo>
                                  <a:pt x="716" y="149"/>
                                </a:lnTo>
                                <a:lnTo>
                                  <a:pt x="730" y="178"/>
                                </a:lnTo>
                                <a:lnTo>
                                  <a:pt x="744" y="207"/>
                                </a:lnTo>
                                <a:lnTo>
                                  <a:pt x="764" y="231"/>
                                </a:lnTo>
                                <a:lnTo>
                                  <a:pt x="783" y="250"/>
                                </a:lnTo>
                                <a:lnTo>
                                  <a:pt x="802" y="269"/>
                                </a:lnTo>
                                <a:lnTo>
                                  <a:pt x="821" y="288"/>
                                </a:lnTo>
                                <a:lnTo>
                                  <a:pt x="840" y="303"/>
                                </a:lnTo>
                                <a:lnTo>
                                  <a:pt x="860" y="322"/>
                                </a:lnTo>
                                <a:lnTo>
                                  <a:pt x="879" y="341"/>
                                </a:lnTo>
                                <a:lnTo>
                                  <a:pt x="898" y="355"/>
                                </a:lnTo>
                                <a:lnTo>
                                  <a:pt x="922" y="370"/>
                                </a:lnTo>
                                <a:lnTo>
                                  <a:pt x="946" y="379"/>
                                </a:lnTo>
                                <a:lnTo>
                                  <a:pt x="975" y="389"/>
                                </a:lnTo>
                                <a:lnTo>
                                  <a:pt x="1004" y="399"/>
                                </a:lnTo>
                                <a:lnTo>
                                  <a:pt x="1032" y="403"/>
                                </a:lnTo>
                                <a:lnTo>
                                  <a:pt x="1066" y="403"/>
                                </a:lnTo>
                                <a:lnTo>
                                  <a:pt x="1104" y="403"/>
                                </a:lnTo>
                                <a:lnTo>
                                  <a:pt x="1143" y="403"/>
                                </a:lnTo>
                                <a:lnTo>
                                  <a:pt x="1191" y="399"/>
                                </a:lnTo>
                                <a:lnTo>
                                  <a:pt x="1181" y="413"/>
                                </a:lnTo>
                                <a:lnTo>
                                  <a:pt x="1167" y="423"/>
                                </a:lnTo>
                                <a:lnTo>
                                  <a:pt x="1157" y="437"/>
                                </a:lnTo>
                                <a:lnTo>
                                  <a:pt x="1148" y="451"/>
                                </a:lnTo>
                                <a:lnTo>
                                  <a:pt x="1143" y="461"/>
                                </a:lnTo>
                                <a:lnTo>
                                  <a:pt x="1133" y="475"/>
                                </a:lnTo>
                                <a:lnTo>
                                  <a:pt x="1133" y="490"/>
                                </a:lnTo>
                                <a:lnTo>
                                  <a:pt x="1128" y="5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" name="Freeform 23"/>
                        <wps:cNvSpPr>
                          <a:spLocks/>
                        </wps:cNvSpPr>
                        <wps:spPr bwMode="auto">
                          <a:xfrm>
                            <a:off x="10092" y="15359"/>
                            <a:ext cx="648" cy="317"/>
                          </a:xfrm>
                          <a:custGeom>
                            <a:avLst/>
                            <a:gdLst>
                              <a:gd name="T0" fmla="*/ 38 w 648"/>
                              <a:gd name="T1" fmla="*/ 0 h 317"/>
                              <a:gd name="T2" fmla="*/ 67 w 648"/>
                              <a:gd name="T3" fmla="*/ 29 h 317"/>
                              <a:gd name="T4" fmla="*/ 91 w 648"/>
                              <a:gd name="T5" fmla="*/ 53 h 317"/>
                              <a:gd name="T6" fmla="*/ 120 w 648"/>
                              <a:gd name="T7" fmla="*/ 82 h 317"/>
                              <a:gd name="T8" fmla="*/ 149 w 648"/>
                              <a:gd name="T9" fmla="*/ 101 h 317"/>
                              <a:gd name="T10" fmla="*/ 178 w 648"/>
                              <a:gd name="T11" fmla="*/ 125 h 317"/>
                              <a:gd name="T12" fmla="*/ 211 w 648"/>
                              <a:gd name="T13" fmla="*/ 144 h 317"/>
                              <a:gd name="T14" fmla="*/ 245 w 648"/>
                              <a:gd name="T15" fmla="*/ 159 h 317"/>
                              <a:gd name="T16" fmla="*/ 278 w 648"/>
                              <a:gd name="T17" fmla="*/ 173 h 317"/>
                              <a:gd name="T18" fmla="*/ 312 w 648"/>
                              <a:gd name="T19" fmla="*/ 183 h 317"/>
                              <a:gd name="T20" fmla="*/ 346 w 648"/>
                              <a:gd name="T21" fmla="*/ 192 h 317"/>
                              <a:gd name="T22" fmla="*/ 384 w 648"/>
                              <a:gd name="T23" fmla="*/ 202 h 317"/>
                              <a:gd name="T24" fmla="*/ 418 w 648"/>
                              <a:gd name="T25" fmla="*/ 202 h 317"/>
                              <a:gd name="T26" fmla="*/ 456 w 648"/>
                              <a:gd name="T27" fmla="*/ 207 h 317"/>
                              <a:gd name="T28" fmla="*/ 494 w 648"/>
                              <a:gd name="T29" fmla="*/ 202 h 317"/>
                              <a:gd name="T30" fmla="*/ 533 w 648"/>
                              <a:gd name="T31" fmla="*/ 197 h 317"/>
                              <a:gd name="T32" fmla="*/ 566 w 648"/>
                              <a:gd name="T33" fmla="*/ 192 h 317"/>
                              <a:gd name="T34" fmla="*/ 648 w 648"/>
                              <a:gd name="T35" fmla="*/ 288 h 317"/>
                              <a:gd name="T36" fmla="*/ 614 w 648"/>
                              <a:gd name="T37" fmla="*/ 298 h 317"/>
                              <a:gd name="T38" fmla="*/ 581 w 648"/>
                              <a:gd name="T39" fmla="*/ 308 h 317"/>
                              <a:gd name="T40" fmla="*/ 547 w 648"/>
                              <a:gd name="T41" fmla="*/ 312 h 317"/>
                              <a:gd name="T42" fmla="*/ 509 w 648"/>
                              <a:gd name="T43" fmla="*/ 317 h 317"/>
                              <a:gd name="T44" fmla="*/ 470 w 648"/>
                              <a:gd name="T45" fmla="*/ 317 h 317"/>
                              <a:gd name="T46" fmla="*/ 432 w 648"/>
                              <a:gd name="T47" fmla="*/ 317 h 317"/>
                              <a:gd name="T48" fmla="*/ 394 w 648"/>
                              <a:gd name="T49" fmla="*/ 312 h 317"/>
                              <a:gd name="T50" fmla="*/ 350 w 648"/>
                              <a:gd name="T51" fmla="*/ 308 h 317"/>
                              <a:gd name="T52" fmla="*/ 312 w 648"/>
                              <a:gd name="T53" fmla="*/ 298 h 317"/>
                              <a:gd name="T54" fmla="*/ 269 w 648"/>
                              <a:gd name="T55" fmla="*/ 288 h 317"/>
                              <a:gd name="T56" fmla="*/ 230 w 648"/>
                              <a:gd name="T57" fmla="*/ 279 h 317"/>
                              <a:gd name="T58" fmla="*/ 192 w 648"/>
                              <a:gd name="T59" fmla="*/ 264 h 317"/>
                              <a:gd name="T60" fmla="*/ 154 w 648"/>
                              <a:gd name="T61" fmla="*/ 245 h 317"/>
                              <a:gd name="T62" fmla="*/ 120 w 648"/>
                              <a:gd name="T63" fmla="*/ 226 h 317"/>
                              <a:gd name="T64" fmla="*/ 82 w 648"/>
                              <a:gd name="T65" fmla="*/ 202 h 317"/>
                              <a:gd name="T66" fmla="*/ 48 w 648"/>
                              <a:gd name="T67" fmla="*/ 178 h 317"/>
                              <a:gd name="T68" fmla="*/ 48 w 648"/>
                              <a:gd name="T69" fmla="*/ 168 h 317"/>
                              <a:gd name="T70" fmla="*/ 48 w 648"/>
                              <a:gd name="T71" fmla="*/ 159 h 317"/>
                              <a:gd name="T72" fmla="*/ 48 w 648"/>
                              <a:gd name="T73" fmla="*/ 144 h 317"/>
                              <a:gd name="T74" fmla="*/ 43 w 648"/>
                              <a:gd name="T75" fmla="*/ 130 h 317"/>
                              <a:gd name="T76" fmla="*/ 38 w 648"/>
                              <a:gd name="T77" fmla="*/ 120 h 317"/>
                              <a:gd name="T78" fmla="*/ 29 w 648"/>
                              <a:gd name="T79" fmla="*/ 106 h 317"/>
                              <a:gd name="T80" fmla="*/ 19 w 648"/>
                              <a:gd name="T81" fmla="*/ 92 h 317"/>
                              <a:gd name="T82" fmla="*/ 5 w 648"/>
                              <a:gd name="T83" fmla="*/ 77 h 317"/>
                              <a:gd name="T84" fmla="*/ 0 w 648"/>
                              <a:gd name="T85" fmla="*/ 68 h 317"/>
                              <a:gd name="T86" fmla="*/ 0 w 648"/>
                              <a:gd name="T87" fmla="*/ 58 h 317"/>
                              <a:gd name="T88" fmla="*/ 5 w 648"/>
                              <a:gd name="T89" fmla="*/ 48 h 317"/>
                              <a:gd name="T90" fmla="*/ 14 w 648"/>
                              <a:gd name="T91" fmla="*/ 39 h 317"/>
                              <a:gd name="T92" fmla="*/ 19 w 648"/>
                              <a:gd name="T93" fmla="*/ 29 h 317"/>
                              <a:gd name="T94" fmla="*/ 29 w 648"/>
                              <a:gd name="T95" fmla="*/ 24 h 317"/>
                              <a:gd name="T96" fmla="*/ 38 w 648"/>
                              <a:gd name="T97" fmla="*/ 10 h 317"/>
                              <a:gd name="T98" fmla="*/ 38 w 648"/>
                              <a:gd name="T99" fmla="*/ 0 h 3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</a:cxnLst>
                            <a:rect l="0" t="0" r="r" b="b"/>
                            <a:pathLst>
                              <a:path w="648" h="317">
                                <a:moveTo>
                                  <a:pt x="38" y="0"/>
                                </a:moveTo>
                                <a:lnTo>
                                  <a:pt x="67" y="29"/>
                                </a:lnTo>
                                <a:lnTo>
                                  <a:pt x="91" y="53"/>
                                </a:lnTo>
                                <a:lnTo>
                                  <a:pt x="120" y="82"/>
                                </a:lnTo>
                                <a:lnTo>
                                  <a:pt x="149" y="101"/>
                                </a:lnTo>
                                <a:lnTo>
                                  <a:pt x="178" y="125"/>
                                </a:lnTo>
                                <a:lnTo>
                                  <a:pt x="211" y="144"/>
                                </a:lnTo>
                                <a:lnTo>
                                  <a:pt x="245" y="159"/>
                                </a:lnTo>
                                <a:lnTo>
                                  <a:pt x="278" y="173"/>
                                </a:lnTo>
                                <a:lnTo>
                                  <a:pt x="312" y="183"/>
                                </a:lnTo>
                                <a:lnTo>
                                  <a:pt x="346" y="192"/>
                                </a:lnTo>
                                <a:lnTo>
                                  <a:pt x="384" y="202"/>
                                </a:lnTo>
                                <a:lnTo>
                                  <a:pt x="418" y="202"/>
                                </a:lnTo>
                                <a:lnTo>
                                  <a:pt x="456" y="207"/>
                                </a:lnTo>
                                <a:lnTo>
                                  <a:pt x="494" y="202"/>
                                </a:lnTo>
                                <a:lnTo>
                                  <a:pt x="533" y="197"/>
                                </a:lnTo>
                                <a:lnTo>
                                  <a:pt x="566" y="192"/>
                                </a:lnTo>
                                <a:lnTo>
                                  <a:pt x="648" y="288"/>
                                </a:lnTo>
                                <a:lnTo>
                                  <a:pt x="614" y="298"/>
                                </a:lnTo>
                                <a:lnTo>
                                  <a:pt x="581" y="308"/>
                                </a:lnTo>
                                <a:lnTo>
                                  <a:pt x="547" y="312"/>
                                </a:lnTo>
                                <a:lnTo>
                                  <a:pt x="509" y="317"/>
                                </a:lnTo>
                                <a:lnTo>
                                  <a:pt x="470" y="317"/>
                                </a:lnTo>
                                <a:lnTo>
                                  <a:pt x="432" y="317"/>
                                </a:lnTo>
                                <a:lnTo>
                                  <a:pt x="394" y="312"/>
                                </a:lnTo>
                                <a:lnTo>
                                  <a:pt x="350" y="308"/>
                                </a:lnTo>
                                <a:lnTo>
                                  <a:pt x="312" y="298"/>
                                </a:lnTo>
                                <a:lnTo>
                                  <a:pt x="269" y="288"/>
                                </a:lnTo>
                                <a:lnTo>
                                  <a:pt x="230" y="279"/>
                                </a:lnTo>
                                <a:lnTo>
                                  <a:pt x="192" y="264"/>
                                </a:lnTo>
                                <a:lnTo>
                                  <a:pt x="154" y="245"/>
                                </a:lnTo>
                                <a:lnTo>
                                  <a:pt x="120" y="226"/>
                                </a:lnTo>
                                <a:lnTo>
                                  <a:pt x="82" y="202"/>
                                </a:lnTo>
                                <a:lnTo>
                                  <a:pt x="48" y="178"/>
                                </a:lnTo>
                                <a:lnTo>
                                  <a:pt x="48" y="168"/>
                                </a:lnTo>
                                <a:lnTo>
                                  <a:pt x="48" y="159"/>
                                </a:lnTo>
                                <a:lnTo>
                                  <a:pt x="48" y="144"/>
                                </a:lnTo>
                                <a:lnTo>
                                  <a:pt x="43" y="130"/>
                                </a:lnTo>
                                <a:lnTo>
                                  <a:pt x="38" y="120"/>
                                </a:lnTo>
                                <a:lnTo>
                                  <a:pt x="29" y="106"/>
                                </a:lnTo>
                                <a:lnTo>
                                  <a:pt x="19" y="92"/>
                                </a:lnTo>
                                <a:lnTo>
                                  <a:pt x="5" y="77"/>
                                </a:lnTo>
                                <a:lnTo>
                                  <a:pt x="0" y="68"/>
                                </a:lnTo>
                                <a:lnTo>
                                  <a:pt x="0" y="58"/>
                                </a:lnTo>
                                <a:lnTo>
                                  <a:pt x="5" y="48"/>
                                </a:lnTo>
                                <a:lnTo>
                                  <a:pt x="14" y="39"/>
                                </a:lnTo>
                                <a:lnTo>
                                  <a:pt x="19" y="29"/>
                                </a:lnTo>
                                <a:lnTo>
                                  <a:pt x="29" y="24"/>
                                </a:lnTo>
                                <a:lnTo>
                                  <a:pt x="38" y="10"/>
                                </a:lnTo>
                                <a:lnTo>
                                  <a:pt x="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" name="Freeform 24"/>
                        <wps:cNvSpPr>
                          <a:spLocks/>
                        </wps:cNvSpPr>
                        <wps:spPr bwMode="auto">
                          <a:xfrm>
                            <a:off x="10058" y="14865"/>
                            <a:ext cx="567" cy="653"/>
                          </a:xfrm>
                          <a:custGeom>
                            <a:avLst/>
                            <a:gdLst>
                              <a:gd name="T0" fmla="*/ 538 w 567"/>
                              <a:gd name="T1" fmla="*/ 648 h 653"/>
                              <a:gd name="T2" fmla="*/ 485 w 567"/>
                              <a:gd name="T3" fmla="*/ 653 h 653"/>
                              <a:gd name="T4" fmla="*/ 452 w 567"/>
                              <a:gd name="T5" fmla="*/ 629 h 653"/>
                              <a:gd name="T6" fmla="*/ 432 w 567"/>
                              <a:gd name="T7" fmla="*/ 605 h 653"/>
                              <a:gd name="T8" fmla="*/ 418 w 567"/>
                              <a:gd name="T9" fmla="*/ 576 h 653"/>
                              <a:gd name="T10" fmla="*/ 413 w 567"/>
                              <a:gd name="T11" fmla="*/ 586 h 653"/>
                              <a:gd name="T12" fmla="*/ 404 w 567"/>
                              <a:gd name="T13" fmla="*/ 619 h 653"/>
                              <a:gd name="T14" fmla="*/ 370 w 567"/>
                              <a:gd name="T15" fmla="*/ 610 h 653"/>
                              <a:gd name="T16" fmla="*/ 317 w 567"/>
                              <a:gd name="T17" fmla="*/ 576 h 653"/>
                              <a:gd name="T18" fmla="*/ 279 w 567"/>
                              <a:gd name="T19" fmla="*/ 518 h 653"/>
                              <a:gd name="T20" fmla="*/ 264 w 567"/>
                              <a:gd name="T21" fmla="*/ 461 h 653"/>
                              <a:gd name="T22" fmla="*/ 250 w 567"/>
                              <a:gd name="T23" fmla="*/ 446 h 653"/>
                              <a:gd name="T24" fmla="*/ 240 w 567"/>
                              <a:gd name="T25" fmla="*/ 475 h 653"/>
                              <a:gd name="T26" fmla="*/ 231 w 567"/>
                              <a:gd name="T27" fmla="*/ 499 h 653"/>
                              <a:gd name="T28" fmla="*/ 207 w 567"/>
                              <a:gd name="T29" fmla="*/ 504 h 653"/>
                              <a:gd name="T30" fmla="*/ 173 w 567"/>
                              <a:gd name="T31" fmla="*/ 475 h 653"/>
                              <a:gd name="T32" fmla="*/ 140 w 567"/>
                              <a:gd name="T33" fmla="*/ 422 h 653"/>
                              <a:gd name="T34" fmla="*/ 125 w 567"/>
                              <a:gd name="T35" fmla="*/ 350 h 653"/>
                              <a:gd name="T36" fmla="*/ 116 w 567"/>
                              <a:gd name="T37" fmla="*/ 269 h 653"/>
                              <a:gd name="T38" fmla="*/ 120 w 567"/>
                              <a:gd name="T39" fmla="*/ 192 h 653"/>
                              <a:gd name="T40" fmla="*/ 135 w 567"/>
                              <a:gd name="T41" fmla="*/ 139 h 653"/>
                              <a:gd name="T42" fmla="*/ 116 w 567"/>
                              <a:gd name="T43" fmla="*/ 130 h 653"/>
                              <a:gd name="T44" fmla="*/ 106 w 567"/>
                              <a:gd name="T45" fmla="*/ 144 h 653"/>
                              <a:gd name="T46" fmla="*/ 96 w 567"/>
                              <a:gd name="T47" fmla="*/ 158 h 653"/>
                              <a:gd name="T48" fmla="*/ 87 w 567"/>
                              <a:gd name="T49" fmla="*/ 173 h 653"/>
                              <a:gd name="T50" fmla="*/ 72 w 567"/>
                              <a:gd name="T51" fmla="*/ 158 h 653"/>
                              <a:gd name="T52" fmla="*/ 58 w 567"/>
                              <a:gd name="T53" fmla="*/ 120 h 653"/>
                              <a:gd name="T54" fmla="*/ 34 w 567"/>
                              <a:gd name="T55" fmla="*/ 86 h 653"/>
                              <a:gd name="T56" fmla="*/ 20 w 567"/>
                              <a:gd name="T57" fmla="*/ 67 h 653"/>
                              <a:gd name="T58" fmla="*/ 0 w 567"/>
                              <a:gd name="T59" fmla="*/ 58 h 653"/>
                              <a:gd name="T60" fmla="*/ 5 w 567"/>
                              <a:gd name="T61" fmla="*/ 53 h 653"/>
                              <a:gd name="T62" fmla="*/ 53 w 567"/>
                              <a:gd name="T63" fmla="*/ 0 h 65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567" h="653">
                                <a:moveTo>
                                  <a:pt x="567" y="638"/>
                                </a:moveTo>
                                <a:lnTo>
                                  <a:pt x="538" y="648"/>
                                </a:lnTo>
                                <a:lnTo>
                                  <a:pt x="509" y="653"/>
                                </a:lnTo>
                                <a:lnTo>
                                  <a:pt x="485" y="653"/>
                                </a:lnTo>
                                <a:lnTo>
                                  <a:pt x="466" y="643"/>
                                </a:lnTo>
                                <a:lnTo>
                                  <a:pt x="452" y="629"/>
                                </a:lnTo>
                                <a:lnTo>
                                  <a:pt x="437" y="619"/>
                                </a:lnTo>
                                <a:lnTo>
                                  <a:pt x="432" y="605"/>
                                </a:lnTo>
                                <a:lnTo>
                                  <a:pt x="423" y="595"/>
                                </a:lnTo>
                                <a:lnTo>
                                  <a:pt x="418" y="576"/>
                                </a:lnTo>
                                <a:lnTo>
                                  <a:pt x="413" y="571"/>
                                </a:lnTo>
                                <a:lnTo>
                                  <a:pt x="413" y="586"/>
                                </a:lnTo>
                                <a:lnTo>
                                  <a:pt x="413" y="610"/>
                                </a:lnTo>
                                <a:lnTo>
                                  <a:pt x="404" y="619"/>
                                </a:lnTo>
                                <a:lnTo>
                                  <a:pt x="389" y="619"/>
                                </a:lnTo>
                                <a:lnTo>
                                  <a:pt x="370" y="610"/>
                                </a:lnTo>
                                <a:lnTo>
                                  <a:pt x="341" y="595"/>
                                </a:lnTo>
                                <a:lnTo>
                                  <a:pt x="317" y="576"/>
                                </a:lnTo>
                                <a:lnTo>
                                  <a:pt x="293" y="552"/>
                                </a:lnTo>
                                <a:lnTo>
                                  <a:pt x="279" y="518"/>
                                </a:lnTo>
                                <a:lnTo>
                                  <a:pt x="269" y="485"/>
                                </a:lnTo>
                                <a:lnTo>
                                  <a:pt x="264" y="461"/>
                                </a:lnTo>
                                <a:lnTo>
                                  <a:pt x="260" y="446"/>
                                </a:lnTo>
                                <a:lnTo>
                                  <a:pt x="250" y="446"/>
                                </a:lnTo>
                                <a:lnTo>
                                  <a:pt x="245" y="461"/>
                                </a:lnTo>
                                <a:lnTo>
                                  <a:pt x="240" y="475"/>
                                </a:lnTo>
                                <a:lnTo>
                                  <a:pt x="236" y="485"/>
                                </a:lnTo>
                                <a:lnTo>
                                  <a:pt x="231" y="499"/>
                                </a:lnTo>
                                <a:lnTo>
                                  <a:pt x="221" y="504"/>
                                </a:lnTo>
                                <a:lnTo>
                                  <a:pt x="207" y="504"/>
                                </a:lnTo>
                                <a:lnTo>
                                  <a:pt x="192" y="494"/>
                                </a:lnTo>
                                <a:lnTo>
                                  <a:pt x="173" y="475"/>
                                </a:lnTo>
                                <a:lnTo>
                                  <a:pt x="149" y="442"/>
                                </a:lnTo>
                                <a:lnTo>
                                  <a:pt x="140" y="422"/>
                                </a:lnTo>
                                <a:lnTo>
                                  <a:pt x="135" y="389"/>
                                </a:lnTo>
                                <a:lnTo>
                                  <a:pt x="125" y="350"/>
                                </a:lnTo>
                                <a:lnTo>
                                  <a:pt x="120" y="312"/>
                                </a:lnTo>
                                <a:lnTo>
                                  <a:pt x="116" y="269"/>
                                </a:lnTo>
                                <a:lnTo>
                                  <a:pt x="116" y="226"/>
                                </a:lnTo>
                                <a:lnTo>
                                  <a:pt x="120" y="192"/>
                                </a:lnTo>
                                <a:lnTo>
                                  <a:pt x="130" y="163"/>
                                </a:lnTo>
                                <a:lnTo>
                                  <a:pt x="135" y="139"/>
                                </a:lnTo>
                                <a:lnTo>
                                  <a:pt x="120" y="120"/>
                                </a:lnTo>
                                <a:lnTo>
                                  <a:pt x="116" y="130"/>
                                </a:lnTo>
                                <a:lnTo>
                                  <a:pt x="111" y="139"/>
                                </a:lnTo>
                                <a:lnTo>
                                  <a:pt x="106" y="144"/>
                                </a:lnTo>
                                <a:lnTo>
                                  <a:pt x="101" y="154"/>
                                </a:lnTo>
                                <a:lnTo>
                                  <a:pt x="96" y="158"/>
                                </a:lnTo>
                                <a:lnTo>
                                  <a:pt x="92" y="163"/>
                                </a:lnTo>
                                <a:lnTo>
                                  <a:pt x="87" y="173"/>
                                </a:lnTo>
                                <a:lnTo>
                                  <a:pt x="77" y="173"/>
                                </a:lnTo>
                                <a:lnTo>
                                  <a:pt x="72" y="158"/>
                                </a:lnTo>
                                <a:lnTo>
                                  <a:pt x="68" y="139"/>
                                </a:lnTo>
                                <a:lnTo>
                                  <a:pt x="58" y="120"/>
                                </a:lnTo>
                                <a:lnTo>
                                  <a:pt x="48" y="106"/>
                                </a:lnTo>
                                <a:lnTo>
                                  <a:pt x="34" y="86"/>
                                </a:lnTo>
                                <a:lnTo>
                                  <a:pt x="24" y="77"/>
                                </a:lnTo>
                                <a:lnTo>
                                  <a:pt x="20" y="67"/>
                                </a:lnTo>
                                <a:lnTo>
                                  <a:pt x="10" y="58"/>
                                </a:lnTo>
                                <a:lnTo>
                                  <a:pt x="0" y="58"/>
                                </a:lnTo>
                                <a:lnTo>
                                  <a:pt x="0" y="53"/>
                                </a:lnTo>
                                <a:lnTo>
                                  <a:pt x="5" y="53"/>
                                </a:lnTo>
                                <a:lnTo>
                                  <a:pt x="10" y="53"/>
                                </a:lnTo>
                                <a:lnTo>
                                  <a:pt x="53" y="0"/>
                                </a:lnTo>
                                <a:lnTo>
                                  <a:pt x="567" y="6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" name="Freeform 25"/>
                        <wps:cNvSpPr>
                          <a:spLocks/>
                        </wps:cNvSpPr>
                        <wps:spPr bwMode="auto">
                          <a:xfrm>
                            <a:off x="10111" y="14798"/>
                            <a:ext cx="523" cy="705"/>
                          </a:xfrm>
                          <a:custGeom>
                            <a:avLst/>
                            <a:gdLst>
                              <a:gd name="T0" fmla="*/ 523 w 523"/>
                              <a:gd name="T1" fmla="*/ 667 h 705"/>
                              <a:gd name="T2" fmla="*/ 523 w 523"/>
                              <a:gd name="T3" fmla="*/ 609 h 705"/>
                              <a:gd name="T4" fmla="*/ 504 w 523"/>
                              <a:gd name="T5" fmla="*/ 561 h 705"/>
                              <a:gd name="T6" fmla="*/ 485 w 523"/>
                              <a:gd name="T7" fmla="*/ 537 h 705"/>
                              <a:gd name="T8" fmla="*/ 461 w 523"/>
                              <a:gd name="T9" fmla="*/ 523 h 705"/>
                              <a:gd name="T10" fmla="*/ 471 w 523"/>
                              <a:gd name="T11" fmla="*/ 513 h 705"/>
                              <a:gd name="T12" fmla="*/ 495 w 523"/>
                              <a:gd name="T13" fmla="*/ 509 h 705"/>
                              <a:gd name="T14" fmla="*/ 490 w 523"/>
                              <a:gd name="T15" fmla="*/ 461 h 705"/>
                              <a:gd name="T16" fmla="*/ 461 w 523"/>
                              <a:gd name="T17" fmla="*/ 398 h 705"/>
                              <a:gd name="T18" fmla="*/ 413 w 523"/>
                              <a:gd name="T19" fmla="*/ 345 h 705"/>
                              <a:gd name="T20" fmla="*/ 370 w 523"/>
                              <a:gd name="T21" fmla="*/ 331 h 705"/>
                              <a:gd name="T22" fmla="*/ 360 w 523"/>
                              <a:gd name="T23" fmla="*/ 312 h 705"/>
                              <a:gd name="T24" fmla="*/ 379 w 523"/>
                              <a:gd name="T25" fmla="*/ 302 h 705"/>
                              <a:gd name="T26" fmla="*/ 399 w 523"/>
                              <a:gd name="T27" fmla="*/ 288 h 705"/>
                              <a:gd name="T28" fmla="*/ 403 w 523"/>
                              <a:gd name="T29" fmla="*/ 259 h 705"/>
                              <a:gd name="T30" fmla="*/ 379 w 523"/>
                              <a:gd name="T31" fmla="*/ 216 h 705"/>
                              <a:gd name="T32" fmla="*/ 336 w 523"/>
                              <a:gd name="T33" fmla="*/ 177 h 705"/>
                              <a:gd name="T34" fmla="*/ 283 w 523"/>
                              <a:gd name="T35" fmla="*/ 158 h 705"/>
                              <a:gd name="T36" fmla="*/ 211 w 523"/>
                              <a:gd name="T37" fmla="*/ 144 h 705"/>
                              <a:gd name="T38" fmla="*/ 154 w 523"/>
                              <a:gd name="T39" fmla="*/ 149 h 705"/>
                              <a:gd name="T40" fmla="*/ 115 w 523"/>
                              <a:gd name="T41" fmla="*/ 168 h 705"/>
                              <a:gd name="T42" fmla="*/ 106 w 523"/>
                              <a:gd name="T43" fmla="*/ 149 h 705"/>
                              <a:gd name="T44" fmla="*/ 115 w 523"/>
                              <a:gd name="T45" fmla="*/ 134 h 705"/>
                              <a:gd name="T46" fmla="*/ 130 w 523"/>
                              <a:gd name="T47" fmla="*/ 120 h 705"/>
                              <a:gd name="T48" fmla="*/ 135 w 523"/>
                              <a:gd name="T49" fmla="*/ 105 h 705"/>
                              <a:gd name="T50" fmla="*/ 125 w 523"/>
                              <a:gd name="T51" fmla="*/ 91 h 705"/>
                              <a:gd name="T52" fmla="*/ 96 w 523"/>
                              <a:gd name="T53" fmla="*/ 72 h 705"/>
                              <a:gd name="T54" fmla="*/ 72 w 523"/>
                              <a:gd name="T55" fmla="*/ 43 h 705"/>
                              <a:gd name="T56" fmla="*/ 53 w 523"/>
                              <a:gd name="T57" fmla="*/ 24 h 705"/>
                              <a:gd name="T58" fmla="*/ 43 w 523"/>
                              <a:gd name="T59" fmla="*/ 0 h 705"/>
                              <a:gd name="T60" fmla="*/ 39 w 523"/>
                              <a:gd name="T61" fmla="*/ 9 h 705"/>
                              <a:gd name="T62" fmla="*/ 0 w 523"/>
                              <a:gd name="T63" fmla="*/ 67 h 70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523" h="705">
                                <a:moveTo>
                                  <a:pt x="514" y="705"/>
                                </a:moveTo>
                                <a:lnTo>
                                  <a:pt x="523" y="667"/>
                                </a:lnTo>
                                <a:lnTo>
                                  <a:pt x="523" y="638"/>
                                </a:lnTo>
                                <a:lnTo>
                                  <a:pt x="523" y="609"/>
                                </a:lnTo>
                                <a:lnTo>
                                  <a:pt x="514" y="585"/>
                                </a:lnTo>
                                <a:lnTo>
                                  <a:pt x="504" y="561"/>
                                </a:lnTo>
                                <a:lnTo>
                                  <a:pt x="495" y="547"/>
                                </a:lnTo>
                                <a:lnTo>
                                  <a:pt x="485" y="537"/>
                                </a:lnTo>
                                <a:lnTo>
                                  <a:pt x="475" y="533"/>
                                </a:lnTo>
                                <a:lnTo>
                                  <a:pt x="461" y="523"/>
                                </a:lnTo>
                                <a:lnTo>
                                  <a:pt x="461" y="518"/>
                                </a:lnTo>
                                <a:lnTo>
                                  <a:pt x="471" y="513"/>
                                </a:lnTo>
                                <a:lnTo>
                                  <a:pt x="490" y="513"/>
                                </a:lnTo>
                                <a:lnTo>
                                  <a:pt x="495" y="509"/>
                                </a:lnTo>
                                <a:lnTo>
                                  <a:pt x="495" y="489"/>
                                </a:lnTo>
                                <a:lnTo>
                                  <a:pt x="490" y="461"/>
                                </a:lnTo>
                                <a:lnTo>
                                  <a:pt x="480" y="427"/>
                                </a:lnTo>
                                <a:lnTo>
                                  <a:pt x="461" y="398"/>
                                </a:lnTo>
                                <a:lnTo>
                                  <a:pt x="442" y="369"/>
                                </a:lnTo>
                                <a:lnTo>
                                  <a:pt x="413" y="345"/>
                                </a:lnTo>
                                <a:lnTo>
                                  <a:pt x="389" y="336"/>
                                </a:lnTo>
                                <a:lnTo>
                                  <a:pt x="370" y="331"/>
                                </a:lnTo>
                                <a:lnTo>
                                  <a:pt x="360" y="321"/>
                                </a:lnTo>
                                <a:lnTo>
                                  <a:pt x="360" y="312"/>
                                </a:lnTo>
                                <a:lnTo>
                                  <a:pt x="370" y="307"/>
                                </a:lnTo>
                                <a:lnTo>
                                  <a:pt x="379" y="302"/>
                                </a:lnTo>
                                <a:lnTo>
                                  <a:pt x="389" y="297"/>
                                </a:lnTo>
                                <a:lnTo>
                                  <a:pt x="399" y="288"/>
                                </a:lnTo>
                                <a:lnTo>
                                  <a:pt x="403" y="273"/>
                                </a:lnTo>
                                <a:lnTo>
                                  <a:pt x="403" y="259"/>
                                </a:lnTo>
                                <a:lnTo>
                                  <a:pt x="399" y="240"/>
                                </a:lnTo>
                                <a:lnTo>
                                  <a:pt x="379" y="216"/>
                                </a:lnTo>
                                <a:lnTo>
                                  <a:pt x="355" y="187"/>
                                </a:lnTo>
                                <a:lnTo>
                                  <a:pt x="336" y="177"/>
                                </a:lnTo>
                                <a:lnTo>
                                  <a:pt x="312" y="168"/>
                                </a:lnTo>
                                <a:lnTo>
                                  <a:pt x="283" y="158"/>
                                </a:lnTo>
                                <a:lnTo>
                                  <a:pt x="250" y="149"/>
                                </a:lnTo>
                                <a:lnTo>
                                  <a:pt x="211" y="144"/>
                                </a:lnTo>
                                <a:lnTo>
                                  <a:pt x="183" y="144"/>
                                </a:lnTo>
                                <a:lnTo>
                                  <a:pt x="154" y="149"/>
                                </a:lnTo>
                                <a:lnTo>
                                  <a:pt x="130" y="163"/>
                                </a:lnTo>
                                <a:lnTo>
                                  <a:pt x="115" y="168"/>
                                </a:lnTo>
                                <a:lnTo>
                                  <a:pt x="96" y="153"/>
                                </a:lnTo>
                                <a:lnTo>
                                  <a:pt x="106" y="149"/>
                                </a:lnTo>
                                <a:lnTo>
                                  <a:pt x="111" y="139"/>
                                </a:lnTo>
                                <a:lnTo>
                                  <a:pt x="115" y="134"/>
                                </a:lnTo>
                                <a:lnTo>
                                  <a:pt x="125" y="125"/>
                                </a:lnTo>
                                <a:lnTo>
                                  <a:pt x="130" y="120"/>
                                </a:lnTo>
                                <a:lnTo>
                                  <a:pt x="135" y="115"/>
                                </a:lnTo>
                                <a:lnTo>
                                  <a:pt x="135" y="105"/>
                                </a:lnTo>
                                <a:lnTo>
                                  <a:pt x="139" y="101"/>
                                </a:lnTo>
                                <a:lnTo>
                                  <a:pt x="125" y="91"/>
                                </a:lnTo>
                                <a:lnTo>
                                  <a:pt x="111" y="81"/>
                                </a:lnTo>
                                <a:lnTo>
                                  <a:pt x="96" y="72"/>
                                </a:lnTo>
                                <a:lnTo>
                                  <a:pt x="87" y="57"/>
                                </a:lnTo>
                                <a:lnTo>
                                  <a:pt x="72" y="43"/>
                                </a:lnTo>
                                <a:lnTo>
                                  <a:pt x="63" y="33"/>
                                </a:lnTo>
                                <a:lnTo>
                                  <a:pt x="53" y="24"/>
                                </a:lnTo>
                                <a:lnTo>
                                  <a:pt x="48" y="9"/>
                                </a:lnTo>
                                <a:lnTo>
                                  <a:pt x="43" y="0"/>
                                </a:lnTo>
                                <a:lnTo>
                                  <a:pt x="39" y="9"/>
                                </a:lnTo>
                                <a:lnTo>
                                  <a:pt x="0" y="67"/>
                                </a:lnTo>
                                <a:lnTo>
                                  <a:pt x="514" y="7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" name="Freeform 26"/>
                        <wps:cNvSpPr>
                          <a:spLocks/>
                        </wps:cNvSpPr>
                        <wps:spPr bwMode="auto">
                          <a:xfrm>
                            <a:off x="9900" y="14654"/>
                            <a:ext cx="158" cy="187"/>
                          </a:xfrm>
                          <a:custGeom>
                            <a:avLst/>
                            <a:gdLst>
                              <a:gd name="T0" fmla="*/ 115 w 158"/>
                              <a:gd name="T1" fmla="*/ 187 h 187"/>
                              <a:gd name="T2" fmla="*/ 101 w 158"/>
                              <a:gd name="T3" fmla="*/ 177 h 187"/>
                              <a:gd name="T4" fmla="*/ 86 w 158"/>
                              <a:gd name="T5" fmla="*/ 163 h 187"/>
                              <a:gd name="T6" fmla="*/ 72 w 158"/>
                              <a:gd name="T7" fmla="*/ 158 h 187"/>
                              <a:gd name="T8" fmla="*/ 58 w 158"/>
                              <a:gd name="T9" fmla="*/ 149 h 187"/>
                              <a:gd name="T10" fmla="*/ 38 w 158"/>
                              <a:gd name="T11" fmla="*/ 144 h 187"/>
                              <a:gd name="T12" fmla="*/ 24 w 158"/>
                              <a:gd name="T13" fmla="*/ 144 h 187"/>
                              <a:gd name="T14" fmla="*/ 10 w 158"/>
                              <a:gd name="T15" fmla="*/ 139 h 187"/>
                              <a:gd name="T16" fmla="*/ 0 w 158"/>
                              <a:gd name="T17" fmla="*/ 144 h 187"/>
                              <a:gd name="T18" fmla="*/ 5 w 158"/>
                              <a:gd name="T19" fmla="*/ 129 h 187"/>
                              <a:gd name="T20" fmla="*/ 14 w 158"/>
                              <a:gd name="T21" fmla="*/ 120 h 187"/>
                              <a:gd name="T22" fmla="*/ 24 w 158"/>
                              <a:gd name="T23" fmla="*/ 110 h 187"/>
                              <a:gd name="T24" fmla="*/ 34 w 158"/>
                              <a:gd name="T25" fmla="*/ 101 h 187"/>
                              <a:gd name="T26" fmla="*/ 43 w 158"/>
                              <a:gd name="T27" fmla="*/ 91 h 187"/>
                              <a:gd name="T28" fmla="*/ 53 w 158"/>
                              <a:gd name="T29" fmla="*/ 86 h 187"/>
                              <a:gd name="T30" fmla="*/ 58 w 158"/>
                              <a:gd name="T31" fmla="*/ 77 h 187"/>
                              <a:gd name="T32" fmla="*/ 67 w 158"/>
                              <a:gd name="T33" fmla="*/ 77 h 187"/>
                              <a:gd name="T34" fmla="*/ 58 w 158"/>
                              <a:gd name="T35" fmla="*/ 72 h 187"/>
                              <a:gd name="T36" fmla="*/ 48 w 158"/>
                              <a:gd name="T37" fmla="*/ 62 h 187"/>
                              <a:gd name="T38" fmla="*/ 43 w 158"/>
                              <a:gd name="T39" fmla="*/ 57 h 187"/>
                              <a:gd name="T40" fmla="*/ 38 w 158"/>
                              <a:gd name="T41" fmla="*/ 48 h 187"/>
                              <a:gd name="T42" fmla="*/ 34 w 158"/>
                              <a:gd name="T43" fmla="*/ 33 h 187"/>
                              <a:gd name="T44" fmla="*/ 29 w 158"/>
                              <a:gd name="T45" fmla="*/ 24 h 187"/>
                              <a:gd name="T46" fmla="*/ 34 w 158"/>
                              <a:gd name="T47" fmla="*/ 9 h 187"/>
                              <a:gd name="T48" fmla="*/ 43 w 158"/>
                              <a:gd name="T49" fmla="*/ 0 h 187"/>
                              <a:gd name="T50" fmla="*/ 158 w 158"/>
                              <a:gd name="T51" fmla="*/ 144 h 187"/>
                              <a:gd name="T52" fmla="*/ 115 w 158"/>
                              <a:gd name="T53" fmla="*/ 187 h 1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58" h="187">
                                <a:moveTo>
                                  <a:pt x="115" y="187"/>
                                </a:moveTo>
                                <a:lnTo>
                                  <a:pt x="101" y="177"/>
                                </a:lnTo>
                                <a:lnTo>
                                  <a:pt x="86" y="163"/>
                                </a:lnTo>
                                <a:lnTo>
                                  <a:pt x="72" y="158"/>
                                </a:lnTo>
                                <a:lnTo>
                                  <a:pt x="58" y="149"/>
                                </a:lnTo>
                                <a:lnTo>
                                  <a:pt x="38" y="144"/>
                                </a:lnTo>
                                <a:lnTo>
                                  <a:pt x="24" y="144"/>
                                </a:lnTo>
                                <a:lnTo>
                                  <a:pt x="10" y="139"/>
                                </a:lnTo>
                                <a:lnTo>
                                  <a:pt x="0" y="144"/>
                                </a:lnTo>
                                <a:lnTo>
                                  <a:pt x="5" y="129"/>
                                </a:lnTo>
                                <a:lnTo>
                                  <a:pt x="14" y="120"/>
                                </a:lnTo>
                                <a:lnTo>
                                  <a:pt x="24" y="110"/>
                                </a:lnTo>
                                <a:lnTo>
                                  <a:pt x="34" y="101"/>
                                </a:lnTo>
                                <a:lnTo>
                                  <a:pt x="43" y="91"/>
                                </a:lnTo>
                                <a:lnTo>
                                  <a:pt x="53" y="86"/>
                                </a:lnTo>
                                <a:lnTo>
                                  <a:pt x="58" y="77"/>
                                </a:lnTo>
                                <a:lnTo>
                                  <a:pt x="67" y="77"/>
                                </a:lnTo>
                                <a:lnTo>
                                  <a:pt x="58" y="72"/>
                                </a:lnTo>
                                <a:lnTo>
                                  <a:pt x="48" y="62"/>
                                </a:lnTo>
                                <a:lnTo>
                                  <a:pt x="43" y="57"/>
                                </a:lnTo>
                                <a:lnTo>
                                  <a:pt x="38" y="48"/>
                                </a:lnTo>
                                <a:lnTo>
                                  <a:pt x="34" y="33"/>
                                </a:lnTo>
                                <a:lnTo>
                                  <a:pt x="29" y="24"/>
                                </a:lnTo>
                                <a:lnTo>
                                  <a:pt x="34" y="9"/>
                                </a:lnTo>
                                <a:lnTo>
                                  <a:pt x="43" y="0"/>
                                </a:lnTo>
                                <a:lnTo>
                                  <a:pt x="158" y="144"/>
                                </a:lnTo>
                                <a:lnTo>
                                  <a:pt x="115" y="1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" name="Freeform 27"/>
                        <wps:cNvSpPr>
                          <a:spLocks/>
                        </wps:cNvSpPr>
                        <wps:spPr bwMode="auto">
                          <a:xfrm>
                            <a:off x="9943" y="14601"/>
                            <a:ext cx="154" cy="197"/>
                          </a:xfrm>
                          <a:custGeom>
                            <a:avLst/>
                            <a:gdLst>
                              <a:gd name="T0" fmla="*/ 154 w 154"/>
                              <a:gd name="T1" fmla="*/ 149 h 197"/>
                              <a:gd name="T2" fmla="*/ 144 w 154"/>
                              <a:gd name="T3" fmla="*/ 130 h 197"/>
                              <a:gd name="T4" fmla="*/ 135 w 154"/>
                              <a:gd name="T5" fmla="*/ 110 h 197"/>
                              <a:gd name="T6" fmla="*/ 125 w 154"/>
                              <a:gd name="T7" fmla="*/ 91 h 197"/>
                              <a:gd name="T8" fmla="*/ 120 w 154"/>
                              <a:gd name="T9" fmla="*/ 67 h 197"/>
                              <a:gd name="T10" fmla="*/ 115 w 154"/>
                              <a:gd name="T11" fmla="*/ 53 h 197"/>
                              <a:gd name="T12" fmla="*/ 115 w 154"/>
                              <a:gd name="T13" fmla="*/ 29 h 197"/>
                              <a:gd name="T14" fmla="*/ 111 w 154"/>
                              <a:gd name="T15" fmla="*/ 14 h 197"/>
                              <a:gd name="T16" fmla="*/ 115 w 154"/>
                              <a:gd name="T17" fmla="*/ 0 h 197"/>
                              <a:gd name="T18" fmla="*/ 106 w 154"/>
                              <a:gd name="T19" fmla="*/ 10 h 197"/>
                              <a:gd name="T20" fmla="*/ 96 w 154"/>
                              <a:gd name="T21" fmla="*/ 19 h 197"/>
                              <a:gd name="T22" fmla="*/ 87 w 154"/>
                              <a:gd name="T23" fmla="*/ 29 h 197"/>
                              <a:gd name="T24" fmla="*/ 82 w 154"/>
                              <a:gd name="T25" fmla="*/ 43 h 197"/>
                              <a:gd name="T26" fmla="*/ 72 w 154"/>
                              <a:gd name="T27" fmla="*/ 53 h 197"/>
                              <a:gd name="T28" fmla="*/ 67 w 154"/>
                              <a:gd name="T29" fmla="*/ 62 h 197"/>
                              <a:gd name="T30" fmla="*/ 63 w 154"/>
                              <a:gd name="T31" fmla="*/ 72 h 197"/>
                              <a:gd name="T32" fmla="*/ 63 w 154"/>
                              <a:gd name="T33" fmla="*/ 82 h 197"/>
                              <a:gd name="T34" fmla="*/ 58 w 154"/>
                              <a:gd name="T35" fmla="*/ 72 h 197"/>
                              <a:gd name="T36" fmla="*/ 53 w 154"/>
                              <a:gd name="T37" fmla="*/ 62 h 197"/>
                              <a:gd name="T38" fmla="*/ 43 w 154"/>
                              <a:gd name="T39" fmla="*/ 53 h 197"/>
                              <a:gd name="T40" fmla="*/ 39 w 154"/>
                              <a:gd name="T41" fmla="*/ 43 h 197"/>
                              <a:gd name="T42" fmla="*/ 29 w 154"/>
                              <a:gd name="T43" fmla="*/ 38 h 197"/>
                              <a:gd name="T44" fmla="*/ 19 w 154"/>
                              <a:gd name="T45" fmla="*/ 38 h 197"/>
                              <a:gd name="T46" fmla="*/ 10 w 154"/>
                              <a:gd name="T47" fmla="*/ 43 h 197"/>
                              <a:gd name="T48" fmla="*/ 0 w 154"/>
                              <a:gd name="T49" fmla="*/ 53 h 197"/>
                              <a:gd name="T50" fmla="*/ 115 w 154"/>
                              <a:gd name="T51" fmla="*/ 197 h 197"/>
                              <a:gd name="T52" fmla="*/ 154 w 154"/>
                              <a:gd name="T53" fmla="*/ 149 h 19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54" h="197">
                                <a:moveTo>
                                  <a:pt x="154" y="149"/>
                                </a:moveTo>
                                <a:lnTo>
                                  <a:pt x="144" y="130"/>
                                </a:lnTo>
                                <a:lnTo>
                                  <a:pt x="135" y="110"/>
                                </a:lnTo>
                                <a:lnTo>
                                  <a:pt x="125" y="91"/>
                                </a:lnTo>
                                <a:lnTo>
                                  <a:pt x="120" y="67"/>
                                </a:lnTo>
                                <a:lnTo>
                                  <a:pt x="115" y="53"/>
                                </a:lnTo>
                                <a:lnTo>
                                  <a:pt x="115" y="29"/>
                                </a:lnTo>
                                <a:lnTo>
                                  <a:pt x="111" y="14"/>
                                </a:lnTo>
                                <a:lnTo>
                                  <a:pt x="115" y="0"/>
                                </a:lnTo>
                                <a:lnTo>
                                  <a:pt x="106" y="10"/>
                                </a:lnTo>
                                <a:lnTo>
                                  <a:pt x="96" y="19"/>
                                </a:lnTo>
                                <a:lnTo>
                                  <a:pt x="87" y="29"/>
                                </a:lnTo>
                                <a:lnTo>
                                  <a:pt x="82" y="43"/>
                                </a:lnTo>
                                <a:lnTo>
                                  <a:pt x="72" y="53"/>
                                </a:lnTo>
                                <a:lnTo>
                                  <a:pt x="67" y="62"/>
                                </a:lnTo>
                                <a:lnTo>
                                  <a:pt x="63" y="72"/>
                                </a:lnTo>
                                <a:lnTo>
                                  <a:pt x="63" y="82"/>
                                </a:lnTo>
                                <a:lnTo>
                                  <a:pt x="58" y="72"/>
                                </a:lnTo>
                                <a:lnTo>
                                  <a:pt x="53" y="62"/>
                                </a:lnTo>
                                <a:lnTo>
                                  <a:pt x="43" y="53"/>
                                </a:lnTo>
                                <a:lnTo>
                                  <a:pt x="39" y="43"/>
                                </a:lnTo>
                                <a:lnTo>
                                  <a:pt x="29" y="38"/>
                                </a:lnTo>
                                <a:lnTo>
                                  <a:pt x="19" y="38"/>
                                </a:lnTo>
                                <a:lnTo>
                                  <a:pt x="10" y="43"/>
                                </a:lnTo>
                                <a:lnTo>
                                  <a:pt x="0" y="53"/>
                                </a:lnTo>
                                <a:lnTo>
                                  <a:pt x="115" y="197"/>
                                </a:lnTo>
                                <a:lnTo>
                                  <a:pt x="154" y="14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" name="Freeform 28"/>
                        <wps:cNvSpPr>
                          <a:spLocks/>
                        </wps:cNvSpPr>
                        <wps:spPr bwMode="auto">
                          <a:xfrm>
                            <a:off x="10068" y="14663"/>
                            <a:ext cx="139" cy="183"/>
                          </a:xfrm>
                          <a:custGeom>
                            <a:avLst/>
                            <a:gdLst>
                              <a:gd name="T0" fmla="*/ 29 w 139"/>
                              <a:gd name="T1" fmla="*/ 183 h 183"/>
                              <a:gd name="T2" fmla="*/ 43 w 139"/>
                              <a:gd name="T3" fmla="*/ 164 h 183"/>
                              <a:gd name="T4" fmla="*/ 62 w 139"/>
                              <a:gd name="T5" fmla="*/ 144 h 183"/>
                              <a:gd name="T6" fmla="*/ 77 w 139"/>
                              <a:gd name="T7" fmla="*/ 120 h 183"/>
                              <a:gd name="T8" fmla="*/ 96 w 139"/>
                              <a:gd name="T9" fmla="*/ 101 h 183"/>
                              <a:gd name="T10" fmla="*/ 110 w 139"/>
                              <a:gd name="T11" fmla="*/ 82 h 183"/>
                              <a:gd name="T12" fmla="*/ 120 w 139"/>
                              <a:gd name="T13" fmla="*/ 68 h 183"/>
                              <a:gd name="T14" fmla="*/ 130 w 139"/>
                              <a:gd name="T15" fmla="*/ 53 h 183"/>
                              <a:gd name="T16" fmla="*/ 134 w 139"/>
                              <a:gd name="T17" fmla="*/ 48 h 183"/>
                              <a:gd name="T18" fmla="*/ 139 w 139"/>
                              <a:gd name="T19" fmla="*/ 39 h 183"/>
                              <a:gd name="T20" fmla="*/ 139 w 139"/>
                              <a:gd name="T21" fmla="*/ 29 h 183"/>
                              <a:gd name="T22" fmla="*/ 139 w 139"/>
                              <a:gd name="T23" fmla="*/ 20 h 183"/>
                              <a:gd name="T24" fmla="*/ 134 w 139"/>
                              <a:gd name="T25" fmla="*/ 10 h 183"/>
                              <a:gd name="T26" fmla="*/ 130 w 139"/>
                              <a:gd name="T27" fmla="*/ 5 h 183"/>
                              <a:gd name="T28" fmla="*/ 120 w 139"/>
                              <a:gd name="T29" fmla="*/ 0 h 183"/>
                              <a:gd name="T30" fmla="*/ 110 w 139"/>
                              <a:gd name="T31" fmla="*/ 0 h 183"/>
                              <a:gd name="T32" fmla="*/ 101 w 139"/>
                              <a:gd name="T33" fmla="*/ 10 h 183"/>
                              <a:gd name="T34" fmla="*/ 91 w 139"/>
                              <a:gd name="T35" fmla="*/ 24 h 183"/>
                              <a:gd name="T36" fmla="*/ 77 w 139"/>
                              <a:gd name="T37" fmla="*/ 44 h 183"/>
                              <a:gd name="T38" fmla="*/ 58 w 139"/>
                              <a:gd name="T39" fmla="*/ 68 h 183"/>
                              <a:gd name="T40" fmla="*/ 43 w 139"/>
                              <a:gd name="T41" fmla="*/ 92 h 183"/>
                              <a:gd name="T42" fmla="*/ 24 w 139"/>
                              <a:gd name="T43" fmla="*/ 111 h 183"/>
                              <a:gd name="T44" fmla="*/ 14 w 139"/>
                              <a:gd name="T45" fmla="*/ 130 h 183"/>
                              <a:gd name="T46" fmla="*/ 5 w 139"/>
                              <a:gd name="T47" fmla="*/ 144 h 183"/>
                              <a:gd name="T48" fmla="*/ 0 w 139"/>
                              <a:gd name="T49" fmla="*/ 149 h 183"/>
                              <a:gd name="T50" fmla="*/ 29 w 139"/>
                              <a:gd name="T51" fmla="*/ 183 h 18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139" h="183">
                                <a:moveTo>
                                  <a:pt x="29" y="183"/>
                                </a:moveTo>
                                <a:lnTo>
                                  <a:pt x="43" y="164"/>
                                </a:lnTo>
                                <a:lnTo>
                                  <a:pt x="62" y="144"/>
                                </a:lnTo>
                                <a:lnTo>
                                  <a:pt x="77" y="120"/>
                                </a:lnTo>
                                <a:lnTo>
                                  <a:pt x="96" y="101"/>
                                </a:lnTo>
                                <a:lnTo>
                                  <a:pt x="110" y="82"/>
                                </a:lnTo>
                                <a:lnTo>
                                  <a:pt x="120" y="68"/>
                                </a:lnTo>
                                <a:lnTo>
                                  <a:pt x="130" y="53"/>
                                </a:lnTo>
                                <a:lnTo>
                                  <a:pt x="134" y="48"/>
                                </a:lnTo>
                                <a:lnTo>
                                  <a:pt x="139" y="39"/>
                                </a:lnTo>
                                <a:lnTo>
                                  <a:pt x="139" y="29"/>
                                </a:lnTo>
                                <a:lnTo>
                                  <a:pt x="139" y="20"/>
                                </a:lnTo>
                                <a:lnTo>
                                  <a:pt x="134" y="10"/>
                                </a:lnTo>
                                <a:lnTo>
                                  <a:pt x="130" y="5"/>
                                </a:lnTo>
                                <a:lnTo>
                                  <a:pt x="120" y="0"/>
                                </a:lnTo>
                                <a:lnTo>
                                  <a:pt x="110" y="0"/>
                                </a:lnTo>
                                <a:lnTo>
                                  <a:pt x="101" y="10"/>
                                </a:lnTo>
                                <a:lnTo>
                                  <a:pt x="91" y="24"/>
                                </a:lnTo>
                                <a:lnTo>
                                  <a:pt x="77" y="44"/>
                                </a:lnTo>
                                <a:lnTo>
                                  <a:pt x="58" y="68"/>
                                </a:lnTo>
                                <a:lnTo>
                                  <a:pt x="43" y="92"/>
                                </a:lnTo>
                                <a:lnTo>
                                  <a:pt x="24" y="111"/>
                                </a:lnTo>
                                <a:lnTo>
                                  <a:pt x="14" y="130"/>
                                </a:lnTo>
                                <a:lnTo>
                                  <a:pt x="5" y="144"/>
                                </a:lnTo>
                                <a:lnTo>
                                  <a:pt x="0" y="149"/>
                                </a:lnTo>
                                <a:lnTo>
                                  <a:pt x="29" y="1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" name="Freeform 29"/>
                        <wps:cNvSpPr>
                          <a:spLocks/>
                        </wps:cNvSpPr>
                        <wps:spPr bwMode="auto">
                          <a:xfrm>
                            <a:off x="10082" y="13871"/>
                            <a:ext cx="687" cy="1028"/>
                          </a:xfrm>
                          <a:custGeom>
                            <a:avLst/>
                            <a:gdLst>
                              <a:gd name="T0" fmla="*/ 600 w 687"/>
                              <a:gd name="T1" fmla="*/ 452 h 1028"/>
                              <a:gd name="T2" fmla="*/ 543 w 687"/>
                              <a:gd name="T3" fmla="*/ 423 h 1028"/>
                              <a:gd name="T4" fmla="*/ 452 w 687"/>
                              <a:gd name="T5" fmla="*/ 610 h 1028"/>
                              <a:gd name="T6" fmla="*/ 341 w 687"/>
                              <a:gd name="T7" fmla="*/ 792 h 1028"/>
                              <a:gd name="T8" fmla="*/ 168 w 687"/>
                              <a:gd name="T9" fmla="*/ 860 h 1028"/>
                              <a:gd name="T10" fmla="*/ 48 w 687"/>
                              <a:gd name="T11" fmla="*/ 816 h 1028"/>
                              <a:gd name="T12" fmla="*/ 24 w 687"/>
                              <a:gd name="T13" fmla="*/ 749 h 1028"/>
                              <a:gd name="T14" fmla="*/ 87 w 687"/>
                              <a:gd name="T15" fmla="*/ 639 h 1028"/>
                              <a:gd name="T16" fmla="*/ 250 w 687"/>
                              <a:gd name="T17" fmla="*/ 552 h 1028"/>
                              <a:gd name="T18" fmla="*/ 317 w 687"/>
                              <a:gd name="T19" fmla="*/ 380 h 1028"/>
                              <a:gd name="T20" fmla="*/ 250 w 687"/>
                              <a:gd name="T21" fmla="*/ 226 h 1028"/>
                              <a:gd name="T22" fmla="*/ 197 w 687"/>
                              <a:gd name="T23" fmla="*/ 216 h 1028"/>
                              <a:gd name="T24" fmla="*/ 212 w 687"/>
                              <a:gd name="T25" fmla="*/ 58 h 1028"/>
                              <a:gd name="T26" fmla="*/ 346 w 687"/>
                              <a:gd name="T27" fmla="*/ 58 h 1028"/>
                              <a:gd name="T28" fmla="*/ 341 w 687"/>
                              <a:gd name="T29" fmla="*/ 164 h 1028"/>
                              <a:gd name="T30" fmla="*/ 288 w 687"/>
                              <a:gd name="T31" fmla="*/ 183 h 1028"/>
                              <a:gd name="T32" fmla="*/ 312 w 687"/>
                              <a:gd name="T33" fmla="*/ 149 h 1028"/>
                              <a:gd name="T34" fmla="*/ 284 w 687"/>
                              <a:gd name="T35" fmla="*/ 111 h 1028"/>
                              <a:gd name="T36" fmla="*/ 255 w 687"/>
                              <a:gd name="T37" fmla="*/ 192 h 1028"/>
                              <a:gd name="T38" fmla="*/ 346 w 687"/>
                              <a:gd name="T39" fmla="*/ 202 h 1028"/>
                              <a:gd name="T40" fmla="*/ 375 w 687"/>
                              <a:gd name="T41" fmla="*/ 53 h 1028"/>
                              <a:gd name="T42" fmla="*/ 245 w 687"/>
                              <a:gd name="T43" fmla="*/ 5 h 1028"/>
                              <a:gd name="T44" fmla="*/ 168 w 687"/>
                              <a:gd name="T45" fmla="*/ 226 h 1028"/>
                              <a:gd name="T46" fmla="*/ 101 w 687"/>
                              <a:gd name="T47" fmla="*/ 394 h 1028"/>
                              <a:gd name="T48" fmla="*/ 168 w 687"/>
                              <a:gd name="T49" fmla="*/ 442 h 1028"/>
                              <a:gd name="T50" fmla="*/ 197 w 687"/>
                              <a:gd name="T51" fmla="*/ 370 h 1028"/>
                              <a:gd name="T52" fmla="*/ 173 w 687"/>
                              <a:gd name="T53" fmla="*/ 365 h 1028"/>
                              <a:gd name="T54" fmla="*/ 159 w 687"/>
                              <a:gd name="T55" fmla="*/ 418 h 1028"/>
                              <a:gd name="T56" fmla="*/ 120 w 687"/>
                              <a:gd name="T57" fmla="*/ 346 h 1028"/>
                              <a:gd name="T58" fmla="*/ 202 w 687"/>
                              <a:gd name="T59" fmla="*/ 245 h 1028"/>
                              <a:gd name="T60" fmla="*/ 288 w 687"/>
                              <a:gd name="T61" fmla="*/ 336 h 1028"/>
                              <a:gd name="T62" fmla="*/ 250 w 687"/>
                              <a:gd name="T63" fmla="*/ 336 h 1028"/>
                              <a:gd name="T64" fmla="*/ 274 w 687"/>
                              <a:gd name="T65" fmla="*/ 456 h 1028"/>
                              <a:gd name="T66" fmla="*/ 197 w 687"/>
                              <a:gd name="T67" fmla="*/ 576 h 1028"/>
                              <a:gd name="T68" fmla="*/ 82 w 687"/>
                              <a:gd name="T69" fmla="*/ 620 h 1028"/>
                              <a:gd name="T70" fmla="*/ 5 w 687"/>
                              <a:gd name="T71" fmla="*/ 706 h 1028"/>
                              <a:gd name="T72" fmla="*/ 20 w 687"/>
                              <a:gd name="T73" fmla="*/ 845 h 1028"/>
                              <a:gd name="T74" fmla="*/ 111 w 687"/>
                              <a:gd name="T75" fmla="*/ 922 h 1028"/>
                              <a:gd name="T76" fmla="*/ 260 w 687"/>
                              <a:gd name="T77" fmla="*/ 941 h 1028"/>
                              <a:gd name="T78" fmla="*/ 404 w 687"/>
                              <a:gd name="T79" fmla="*/ 864 h 1028"/>
                              <a:gd name="T80" fmla="*/ 495 w 687"/>
                              <a:gd name="T81" fmla="*/ 792 h 1028"/>
                              <a:gd name="T82" fmla="*/ 543 w 687"/>
                              <a:gd name="T83" fmla="*/ 792 h 1028"/>
                              <a:gd name="T84" fmla="*/ 432 w 687"/>
                              <a:gd name="T85" fmla="*/ 855 h 1028"/>
                              <a:gd name="T86" fmla="*/ 346 w 687"/>
                              <a:gd name="T87" fmla="*/ 927 h 1028"/>
                              <a:gd name="T88" fmla="*/ 351 w 687"/>
                              <a:gd name="T89" fmla="*/ 1013 h 1028"/>
                              <a:gd name="T90" fmla="*/ 447 w 687"/>
                              <a:gd name="T91" fmla="*/ 965 h 1028"/>
                              <a:gd name="T92" fmla="*/ 500 w 687"/>
                              <a:gd name="T93" fmla="*/ 960 h 1028"/>
                              <a:gd name="T94" fmla="*/ 552 w 687"/>
                              <a:gd name="T95" fmla="*/ 1013 h 1028"/>
                              <a:gd name="T96" fmla="*/ 624 w 687"/>
                              <a:gd name="T97" fmla="*/ 927 h 1028"/>
                              <a:gd name="T98" fmla="*/ 581 w 687"/>
                              <a:gd name="T99" fmla="*/ 855 h 1028"/>
                              <a:gd name="T100" fmla="*/ 639 w 687"/>
                              <a:gd name="T101" fmla="*/ 821 h 1028"/>
                              <a:gd name="T102" fmla="*/ 624 w 687"/>
                              <a:gd name="T103" fmla="*/ 744 h 1028"/>
                              <a:gd name="T104" fmla="*/ 610 w 687"/>
                              <a:gd name="T105" fmla="*/ 706 h 1028"/>
                              <a:gd name="T106" fmla="*/ 648 w 687"/>
                              <a:gd name="T107" fmla="*/ 653 h 1028"/>
                              <a:gd name="T108" fmla="*/ 668 w 687"/>
                              <a:gd name="T109" fmla="*/ 548 h 1028"/>
                              <a:gd name="T110" fmla="*/ 605 w 687"/>
                              <a:gd name="T111" fmla="*/ 572 h 1028"/>
                              <a:gd name="T112" fmla="*/ 533 w 687"/>
                              <a:gd name="T113" fmla="*/ 658 h 1028"/>
                              <a:gd name="T114" fmla="*/ 509 w 687"/>
                              <a:gd name="T115" fmla="*/ 653 h 1028"/>
                              <a:gd name="T116" fmla="*/ 581 w 687"/>
                              <a:gd name="T117" fmla="*/ 581 h 102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687" h="1028">
                                <a:moveTo>
                                  <a:pt x="596" y="552"/>
                                </a:moveTo>
                                <a:lnTo>
                                  <a:pt x="605" y="528"/>
                                </a:lnTo>
                                <a:lnTo>
                                  <a:pt x="610" y="504"/>
                                </a:lnTo>
                                <a:lnTo>
                                  <a:pt x="610" y="490"/>
                                </a:lnTo>
                                <a:lnTo>
                                  <a:pt x="605" y="471"/>
                                </a:lnTo>
                                <a:lnTo>
                                  <a:pt x="600" y="452"/>
                                </a:lnTo>
                                <a:lnTo>
                                  <a:pt x="596" y="437"/>
                                </a:lnTo>
                                <a:lnTo>
                                  <a:pt x="596" y="423"/>
                                </a:lnTo>
                                <a:lnTo>
                                  <a:pt x="596" y="399"/>
                                </a:lnTo>
                                <a:lnTo>
                                  <a:pt x="586" y="404"/>
                                </a:lnTo>
                                <a:lnTo>
                                  <a:pt x="567" y="413"/>
                                </a:lnTo>
                                <a:lnTo>
                                  <a:pt x="543" y="423"/>
                                </a:lnTo>
                                <a:lnTo>
                                  <a:pt x="524" y="442"/>
                                </a:lnTo>
                                <a:lnTo>
                                  <a:pt x="500" y="466"/>
                                </a:lnTo>
                                <a:lnTo>
                                  <a:pt x="480" y="500"/>
                                </a:lnTo>
                                <a:lnTo>
                                  <a:pt x="466" y="533"/>
                                </a:lnTo>
                                <a:lnTo>
                                  <a:pt x="456" y="572"/>
                                </a:lnTo>
                                <a:lnTo>
                                  <a:pt x="452" y="610"/>
                                </a:lnTo>
                                <a:lnTo>
                                  <a:pt x="442" y="648"/>
                                </a:lnTo>
                                <a:lnTo>
                                  <a:pt x="428" y="682"/>
                                </a:lnTo>
                                <a:lnTo>
                                  <a:pt x="408" y="711"/>
                                </a:lnTo>
                                <a:lnTo>
                                  <a:pt x="389" y="740"/>
                                </a:lnTo>
                                <a:lnTo>
                                  <a:pt x="365" y="768"/>
                                </a:lnTo>
                                <a:lnTo>
                                  <a:pt x="341" y="792"/>
                                </a:lnTo>
                                <a:lnTo>
                                  <a:pt x="317" y="807"/>
                                </a:lnTo>
                                <a:lnTo>
                                  <a:pt x="288" y="826"/>
                                </a:lnTo>
                                <a:lnTo>
                                  <a:pt x="255" y="840"/>
                                </a:lnTo>
                                <a:lnTo>
                                  <a:pt x="226" y="850"/>
                                </a:lnTo>
                                <a:lnTo>
                                  <a:pt x="197" y="855"/>
                                </a:lnTo>
                                <a:lnTo>
                                  <a:pt x="168" y="860"/>
                                </a:lnTo>
                                <a:lnTo>
                                  <a:pt x="140" y="860"/>
                                </a:lnTo>
                                <a:lnTo>
                                  <a:pt x="111" y="855"/>
                                </a:lnTo>
                                <a:lnTo>
                                  <a:pt x="87" y="845"/>
                                </a:lnTo>
                                <a:lnTo>
                                  <a:pt x="72" y="836"/>
                                </a:lnTo>
                                <a:lnTo>
                                  <a:pt x="58" y="826"/>
                                </a:lnTo>
                                <a:lnTo>
                                  <a:pt x="48" y="816"/>
                                </a:lnTo>
                                <a:lnTo>
                                  <a:pt x="39" y="802"/>
                                </a:lnTo>
                                <a:lnTo>
                                  <a:pt x="34" y="792"/>
                                </a:lnTo>
                                <a:lnTo>
                                  <a:pt x="29" y="778"/>
                                </a:lnTo>
                                <a:lnTo>
                                  <a:pt x="24" y="773"/>
                                </a:lnTo>
                                <a:lnTo>
                                  <a:pt x="24" y="764"/>
                                </a:lnTo>
                                <a:lnTo>
                                  <a:pt x="24" y="749"/>
                                </a:lnTo>
                                <a:lnTo>
                                  <a:pt x="24" y="735"/>
                                </a:lnTo>
                                <a:lnTo>
                                  <a:pt x="29" y="711"/>
                                </a:lnTo>
                                <a:lnTo>
                                  <a:pt x="39" y="687"/>
                                </a:lnTo>
                                <a:lnTo>
                                  <a:pt x="48" y="668"/>
                                </a:lnTo>
                                <a:lnTo>
                                  <a:pt x="63" y="653"/>
                                </a:lnTo>
                                <a:lnTo>
                                  <a:pt x="87" y="639"/>
                                </a:lnTo>
                                <a:lnTo>
                                  <a:pt x="116" y="629"/>
                                </a:lnTo>
                                <a:lnTo>
                                  <a:pt x="144" y="624"/>
                                </a:lnTo>
                                <a:lnTo>
                                  <a:pt x="173" y="610"/>
                                </a:lnTo>
                                <a:lnTo>
                                  <a:pt x="202" y="596"/>
                                </a:lnTo>
                                <a:lnTo>
                                  <a:pt x="231" y="576"/>
                                </a:lnTo>
                                <a:lnTo>
                                  <a:pt x="250" y="552"/>
                                </a:lnTo>
                                <a:lnTo>
                                  <a:pt x="269" y="528"/>
                                </a:lnTo>
                                <a:lnTo>
                                  <a:pt x="288" y="500"/>
                                </a:lnTo>
                                <a:lnTo>
                                  <a:pt x="303" y="471"/>
                                </a:lnTo>
                                <a:lnTo>
                                  <a:pt x="308" y="442"/>
                                </a:lnTo>
                                <a:lnTo>
                                  <a:pt x="317" y="408"/>
                                </a:lnTo>
                                <a:lnTo>
                                  <a:pt x="317" y="380"/>
                                </a:lnTo>
                                <a:lnTo>
                                  <a:pt x="312" y="346"/>
                                </a:lnTo>
                                <a:lnTo>
                                  <a:pt x="308" y="317"/>
                                </a:lnTo>
                                <a:lnTo>
                                  <a:pt x="298" y="288"/>
                                </a:lnTo>
                                <a:lnTo>
                                  <a:pt x="279" y="260"/>
                                </a:lnTo>
                                <a:lnTo>
                                  <a:pt x="260" y="236"/>
                                </a:lnTo>
                                <a:lnTo>
                                  <a:pt x="250" y="226"/>
                                </a:lnTo>
                                <a:lnTo>
                                  <a:pt x="240" y="221"/>
                                </a:lnTo>
                                <a:lnTo>
                                  <a:pt x="231" y="216"/>
                                </a:lnTo>
                                <a:lnTo>
                                  <a:pt x="221" y="212"/>
                                </a:lnTo>
                                <a:lnTo>
                                  <a:pt x="212" y="212"/>
                                </a:lnTo>
                                <a:lnTo>
                                  <a:pt x="202" y="212"/>
                                </a:lnTo>
                                <a:lnTo>
                                  <a:pt x="197" y="216"/>
                                </a:lnTo>
                                <a:lnTo>
                                  <a:pt x="188" y="216"/>
                                </a:lnTo>
                                <a:lnTo>
                                  <a:pt x="183" y="183"/>
                                </a:lnTo>
                                <a:lnTo>
                                  <a:pt x="183" y="154"/>
                                </a:lnTo>
                                <a:lnTo>
                                  <a:pt x="188" y="120"/>
                                </a:lnTo>
                                <a:lnTo>
                                  <a:pt x="197" y="87"/>
                                </a:lnTo>
                                <a:lnTo>
                                  <a:pt x="212" y="58"/>
                                </a:lnTo>
                                <a:lnTo>
                                  <a:pt x="236" y="39"/>
                                </a:lnTo>
                                <a:lnTo>
                                  <a:pt x="264" y="29"/>
                                </a:lnTo>
                                <a:lnTo>
                                  <a:pt x="298" y="24"/>
                                </a:lnTo>
                                <a:lnTo>
                                  <a:pt x="317" y="29"/>
                                </a:lnTo>
                                <a:lnTo>
                                  <a:pt x="332" y="44"/>
                                </a:lnTo>
                                <a:lnTo>
                                  <a:pt x="346" y="58"/>
                                </a:lnTo>
                                <a:lnTo>
                                  <a:pt x="351" y="77"/>
                                </a:lnTo>
                                <a:lnTo>
                                  <a:pt x="351" y="96"/>
                                </a:lnTo>
                                <a:lnTo>
                                  <a:pt x="351" y="116"/>
                                </a:lnTo>
                                <a:lnTo>
                                  <a:pt x="351" y="135"/>
                                </a:lnTo>
                                <a:lnTo>
                                  <a:pt x="346" y="154"/>
                                </a:lnTo>
                                <a:lnTo>
                                  <a:pt x="341" y="164"/>
                                </a:lnTo>
                                <a:lnTo>
                                  <a:pt x="332" y="178"/>
                                </a:lnTo>
                                <a:lnTo>
                                  <a:pt x="327" y="183"/>
                                </a:lnTo>
                                <a:lnTo>
                                  <a:pt x="317" y="183"/>
                                </a:lnTo>
                                <a:lnTo>
                                  <a:pt x="308" y="188"/>
                                </a:lnTo>
                                <a:lnTo>
                                  <a:pt x="298" y="188"/>
                                </a:lnTo>
                                <a:lnTo>
                                  <a:pt x="288" y="183"/>
                                </a:lnTo>
                                <a:lnTo>
                                  <a:pt x="284" y="178"/>
                                </a:lnTo>
                                <a:lnTo>
                                  <a:pt x="274" y="168"/>
                                </a:lnTo>
                                <a:lnTo>
                                  <a:pt x="274" y="154"/>
                                </a:lnTo>
                                <a:lnTo>
                                  <a:pt x="284" y="144"/>
                                </a:lnTo>
                                <a:lnTo>
                                  <a:pt x="298" y="154"/>
                                </a:lnTo>
                                <a:lnTo>
                                  <a:pt x="312" y="149"/>
                                </a:lnTo>
                                <a:lnTo>
                                  <a:pt x="308" y="140"/>
                                </a:lnTo>
                                <a:lnTo>
                                  <a:pt x="303" y="130"/>
                                </a:lnTo>
                                <a:lnTo>
                                  <a:pt x="298" y="125"/>
                                </a:lnTo>
                                <a:lnTo>
                                  <a:pt x="293" y="120"/>
                                </a:lnTo>
                                <a:lnTo>
                                  <a:pt x="288" y="116"/>
                                </a:lnTo>
                                <a:lnTo>
                                  <a:pt x="284" y="111"/>
                                </a:lnTo>
                                <a:lnTo>
                                  <a:pt x="274" y="111"/>
                                </a:lnTo>
                                <a:lnTo>
                                  <a:pt x="269" y="116"/>
                                </a:lnTo>
                                <a:lnTo>
                                  <a:pt x="255" y="125"/>
                                </a:lnTo>
                                <a:lnTo>
                                  <a:pt x="250" y="149"/>
                                </a:lnTo>
                                <a:lnTo>
                                  <a:pt x="245" y="168"/>
                                </a:lnTo>
                                <a:lnTo>
                                  <a:pt x="255" y="192"/>
                                </a:lnTo>
                                <a:lnTo>
                                  <a:pt x="269" y="202"/>
                                </a:lnTo>
                                <a:lnTo>
                                  <a:pt x="284" y="207"/>
                                </a:lnTo>
                                <a:lnTo>
                                  <a:pt x="298" y="216"/>
                                </a:lnTo>
                                <a:lnTo>
                                  <a:pt x="312" y="216"/>
                                </a:lnTo>
                                <a:lnTo>
                                  <a:pt x="332" y="212"/>
                                </a:lnTo>
                                <a:lnTo>
                                  <a:pt x="346" y="202"/>
                                </a:lnTo>
                                <a:lnTo>
                                  <a:pt x="360" y="183"/>
                                </a:lnTo>
                                <a:lnTo>
                                  <a:pt x="370" y="159"/>
                                </a:lnTo>
                                <a:lnTo>
                                  <a:pt x="380" y="130"/>
                                </a:lnTo>
                                <a:lnTo>
                                  <a:pt x="380" y="101"/>
                                </a:lnTo>
                                <a:lnTo>
                                  <a:pt x="380" y="77"/>
                                </a:lnTo>
                                <a:lnTo>
                                  <a:pt x="375" y="53"/>
                                </a:lnTo>
                                <a:lnTo>
                                  <a:pt x="360" y="34"/>
                                </a:lnTo>
                                <a:lnTo>
                                  <a:pt x="346" y="20"/>
                                </a:lnTo>
                                <a:lnTo>
                                  <a:pt x="327" y="5"/>
                                </a:lnTo>
                                <a:lnTo>
                                  <a:pt x="303" y="0"/>
                                </a:lnTo>
                                <a:lnTo>
                                  <a:pt x="269" y="0"/>
                                </a:lnTo>
                                <a:lnTo>
                                  <a:pt x="245" y="5"/>
                                </a:lnTo>
                                <a:lnTo>
                                  <a:pt x="216" y="20"/>
                                </a:lnTo>
                                <a:lnTo>
                                  <a:pt x="192" y="44"/>
                                </a:lnTo>
                                <a:lnTo>
                                  <a:pt x="178" y="72"/>
                                </a:lnTo>
                                <a:lnTo>
                                  <a:pt x="164" y="116"/>
                                </a:lnTo>
                                <a:lnTo>
                                  <a:pt x="164" y="168"/>
                                </a:lnTo>
                                <a:lnTo>
                                  <a:pt x="168" y="226"/>
                                </a:lnTo>
                                <a:lnTo>
                                  <a:pt x="149" y="245"/>
                                </a:lnTo>
                                <a:lnTo>
                                  <a:pt x="135" y="269"/>
                                </a:lnTo>
                                <a:lnTo>
                                  <a:pt x="116" y="298"/>
                                </a:lnTo>
                                <a:lnTo>
                                  <a:pt x="106" y="332"/>
                                </a:lnTo>
                                <a:lnTo>
                                  <a:pt x="101" y="365"/>
                                </a:lnTo>
                                <a:lnTo>
                                  <a:pt x="101" y="394"/>
                                </a:lnTo>
                                <a:lnTo>
                                  <a:pt x="106" y="413"/>
                                </a:lnTo>
                                <a:lnTo>
                                  <a:pt x="125" y="432"/>
                                </a:lnTo>
                                <a:lnTo>
                                  <a:pt x="135" y="437"/>
                                </a:lnTo>
                                <a:lnTo>
                                  <a:pt x="144" y="442"/>
                                </a:lnTo>
                                <a:lnTo>
                                  <a:pt x="159" y="442"/>
                                </a:lnTo>
                                <a:lnTo>
                                  <a:pt x="168" y="442"/>
                                </a:lnTo>
                                <a:lnTo>
                                  <a:pt x="178" y="442"/>
                                </a:lnTo>
                                <a:lnTo>
                                  <a:pt x="188" y="437"/>
                                </a:lnTo>
                                <a:lnTo>
                                  <a:pt x="192" y="432"/>
                                </a:lnTo>
                                <a:lnTo>
                                  <a:pt x="197" y="423"/>
                                </a:lnTo>
                                <a:lnTo>
                                  <a:pt x="202" y="399"/>
                                </a:lnTo>
                                <a:lnTo>
                                  <a:pt x="197" y="370"/>
                                </a:lnTo>
                                <a:lnTo>
                                  <a:pt x="188" y="351"/>
                                </a:lnTo>
                                <a:lnTo>
                                  <a:pt x="178" y="341"/>
                                </a:lnTo>
                                <a:lnTo>
                                  <a:pt x="168" y="341"/>
                                </a:lnTo>
                                <a:lnTo>
                                  <a:pt x="164" y="346"/>
                                </a:lnTo>
                                <a:lnTo>
                                  <a:pt x="164" y="356"/>
                                </a:lnTo>
                                <a:lnTo>
                                  <a:pt x="173" y="365"/>
                                </a:lnTo>
                                <a:lnTo>
                                  <a:pt x="178" y="375"/>
                                </a:lnTo>
                                <a:lnTo>
                                  <a:pt x="178" y="384"/>
                                </a:lnTo>
                                <a:lnTo>
                                  <a:pt x="178" y="399"/>
                                </a:lnTo>
                                <a:lnTo>
                                  <a:pt x="173" y="413"/>
                                </a:lnTo>
                                <a:lnTo>
                                  <a:pt x="168" y="418"/>
                                </a:lnTo>
                                <a:lnTo>
                                  <a:pt x="159" y="418"/>
                                </a:lnTo>
                                <a:lnTo>
                                  <a:pt x="144" y="418"/>
                                </a:lnTo>
                                <a:lnTo>
                                  <a:pt x="135" y="413"/>
                                </a:lnTo>
                                <a:lnTo>
                                  <a:pt x="125" y="404"/>
                                </a:lnTo>
                                <a:lnTo>
                                  <a:pt x="120" y="389"/>
                                </a:lnTo>
                                <a:lnTo>
                                  <a:pt x="120" y="370"/>
                                </a:lnTo>
                                <a:lnTo>
                                  <a:pt x="120" y="346"/>
                                </a:lnTo>
                                <a:lnTo>
                                  <a:pt x="130" y="322"/>
                                </a:lnTo>
                                <a:lnTo>
                                  <a:pt x="140" y="298"/>
                                </a:lnTo>
                                <a:lnTo>
                                  <a:pt x="154" y="274"/>
                                </a:lnTo>
                                <a:lnTo>
                                  <a:pt x="173" y="260"/>
                                </a:lnTo>
                                <a:lnTo>
                                  <a:pt x="188" y="250"/>
                                </a:lnTo>
                                <a:lnTo>
                                  <a:pt x="202" y="245"/>
                                </a:lnTo>
                                <a:lnTo>
                                  <a:pt x="216" y="245"/>
                                </a:lnTo>
                                <a:lnTo>
                                  <a:pt x="231" y="245"/>
                                </a:lnTo>
                                <a:lnTo>
                                  <a:pt x="250" y="255"/>
                                </a:lnTo>
                                <a:lnTo>
                                  <a:pt x="264" y="274"/>
                                </a:lnTo>
                                <a:lnTo>
                                  <a:pt x="274" y="298"/>
                                </a:lnTo>
                                <a:lnTo>
                                  <a:pt x="288" y="336"/>
                                </a:lnTo>
                                <a:lnTo>
                                  <a:pt x="269" y="332"/>
                                </a:lnTo>
                                <a:lnTo>
                                  <a:pt x="260" y="327"/>
                                </a:lnTo>
                                <a:lnTo>
                                  <a:pt x="250" y="327"/>
                                </a:lnTo>
                                <a:lnTo>
                                  <a:pt x="245" y="327"/>
                                </a:lnTo>
                                <a:lnTo>
                                  <a:pt x="245" y="332"/>
                                </a:lnTo>
                                <a:lnTo>
                                  <a:pt x="250" y="336"/>
                                </a:lnTo>
                                <a:lnTo>
                                  <a:pt x="260" y="346"/>
                                </a:lnTo>
                                <a:lnTo>
                                  <a:pt x="269" y="365"/>
                                </a:lnTo>
                                <a:lnTo>
                                  <a:pt x="274" y="384"/>
                                </a:lnTo>
                                <a:lnTo>
                                  <a:pt x="274" y="408"/>
                                </a:lnTo>
                                <a:lnTo>
                                  <a:pt x="274" y="432"/>
                                </a:lnTo>
                                <a:lnTo>
                                  <a:pt x="274" y="456"/>
                                </a:lnTo>
                                <a:lnTo>
                                  <a:pt x="269" y="480"/>
                                </a:lnTo>
                                <a:lnTo>
                                  <a:pt x="260" y="504"/>
                                </a:lnTo>
                                <a:lnTo>
                                  <a:pt x="250" y="528"/>
                                </a:lnTo>
                                <a:lnTo>
                                  <a:pt x="231" y="548"/>
                                </a:lnTo>
                                <a:lnTo>
                                  <a:pt x="216" y="562"/>
                                </a:lnTo>
                                <a:lnTo>
                                  <a:pt x="197" y="576"/>
                                </a:lnTo>
                                <a:lnTo>
                                  <a:pt x="178" y="586"/>
                                </a:lnTo>
                                <a:lnTo>
                                  <a:pt x="159" y="591"/>
                                </a:lnTo>
                                <a:lnTo>
                                  <a:pt x="140" y="600"/>
                                </a:lnTo>
                                <a:lnTo>
                                  <a:pt x="120" y="605"/>
                                </a:lnTo>
                                <a:lnTo>
                                  <a:pt x="101" y="615"/>
                                </a:lnTo>
                                <a:lnTo>
                                  <a:pt x="82" y="620"/>
                                </a:lnTo>
                                <a:lnTo>
                                  <a:pt x="68" y="629"/>
                                </a:lnTo>
                                <a:lnTo>
                                  <a:pt x="48" y="639"/>
                                </a:lnTo>
                                <a:lnTo>
                                  <a:pt x="39" y="648"/>
                                </a:lnTo>
                                <a:lnTo>
                                  <a:pt x="24" y="663"/>
                                </a:lnTo>
                                <a:lnTo>
                                  <a:pt x="15" y="682"/>
                                </a:lnTo>
                                <a:lnTo>
                                  <a:pt x="5" y="706"/>
                                </a:lnTo>
                                <a:lnTo>
                                  <a:pt x="5" y="730"/>
                                </a:lnTo>
                                <a:lnTo>
                                  <a:pt x="0" y="764"/>
                                </a:lnTo>
                                <a:lnTo>
                                  <a:pt x="5" y="788"/>
                                </a:lnTo>
                                <a:lnTo>
                                  <a:pt x="5" y="807"/>
                                </a:lnTo>
                                <a:lnTo>
                                  <a:pt x="15" y="826"/>
                                </a:lnTo>
                                <a:lnTo>
                                  <a:pt x="20" y="845"/>
                                </a:lnTo>
                                <a:lnTo>
                                  <a:pt x="29" y="860"/>
                                </a:lnTo>
                                <a:lnTo>
                                  <a:pt x="44" y="879"/>
                                </a:lnTo>
                                <a:lnTo>
                                  <a:pt x="58" y="893"/>
                                </a:lnTo>
                                <a:lnTo>
                                  <a:pt x="72" y="903"/>
                                </a:lnTo>
                                <a:lnTo>
                                  <a:pt x="92" y="912"/>
                                </a:lnTo>
                                <a:lnTo>
                                  <a:pt x="111" y="922"/>
                                </a:lnTo>
                                <a:lnTo>
                                  <a:pt x="135" y="927"/>
                                </a:lnTo>
                                <a:lnTo>
                                  <a:pt x="154" y="936"/>
                                </a:lnTo>
                                <a:lnTo>
                                  <a:pt x="178" y="936"/>
                                </a:lnTo>
                                <a:lnTo>
                                  <a:pt x="207" y="941"/>
                                </a:lnTo>
                                <a:lnTo>
                                  <a:pt x="231" y="941"/>
                                </a:lnTo>
                                <a:lnTo>
                                  <a:pt x="260" y="941"/>
                                </a:lnTo>
                                <a:lnTo>
                                  <a:pt x="284" y="936"/>
                                </a:lnTo>
                                <a:lnTo>
                                  <a:pt x="308" y="927"/>
                                </a:lnTo>
                                <a:lnTo>
                                  <a:pt x="332" y="912"/>
                                </a:lnTo>
                                <a:lnTo>
                                  <a:pt x="360" y="898"/>
                                </a:lnTo>
                                <a:lnTo>
                                  <a:pt x="380" y="884"/>
                                </a:lnTo>
                                <a:lnTo>
                                  <a:pt x="404" y="864"/>
                                </a:lnTo>
                                <a:lnTo>
                                  <a:pt x="423" y="850"/>
                                </a:lnTo>
                                <a:lnTo>
                                  <a:pt x="437" y="831"/>
                                </a:lnTo>
                                <a:lnTo>
                                  <a:pt x="447" y="816"/>
                                </a:lnTo>
                                <a:lnTo>
                                  <a:pt x="461" y="807"/>
                                </a:lnTo>
                                <a:lnTo>
                                  <a:pt x="476" y="797"/>
                                </a:lnTo>
                                <a:lnTo>
                                  <a:pt x="495" y="792"/>
                                </a:lnTo>
                                <a:lnTo>
                                  <a:pt x="509" y="788"/>
                                </a:lnTo>
                                <a:lnTo>
                                  <a:pt x="524" y="783"/>
                                </a:lnTo>
                                <a:lnTo>
                                  <a:pt x="538" y="778"/>
                                </a:lnTo>
                                <a:lnTo>
                                  <a:pt x="552" y="778"/>
                                </a:lnTo>
                                <a:lnTo>
                                  <a:pt x="562" y="788"/>
                                </a:lnTo>
                                <a:lnTo>
                                  <a:pt x="543" y="792"/>
                                </a:lnTo>
                                <a:lnTo>
                                  <a:pt x="524" y="802"/>
                                </a:lnTo>
                                <a:lnTo>
                                  <a:pt x="504" y="807"/>
                                </a:lnTo>
                                <a:lnTo>
                                  <a:pt x="485" y="816"/>
                                </a:lnTo>
                                <a:lnTo>
                                  <a:pt x="466" y="831"/>
                                </a:lnTo>
                                <a:lnTo>
                                  <a:pt x="452" y="845"/>
                                </a:lnTo>
                                <a:lnTo>
                                  <a:pt x="432" y="855"/>
                                </a:lnTo>
                                <a:lnTo>
                                  <a:pt x="413" y="869"/>
                                </a:lnTo>
                                <a:lnTo>
                                  <a:pt x="399" y="884"/>
                                </a:lnTo>
                                <a:lnTo>
                                  <a:pt x="384" y="898"/>
                                </a:lnTo>
                                <a:lnTo>
                                  <a:pt x="370" y="908"/>
                                </a:lnTo>
                                <a:lnTo>
                                  <a:pt x="356" y="922"/>
                                </a:lnTo>
                                <a:lnTo>
                                  <a:pt x="346" y="927"/>
                                </a:lnTo>
                                <a:lnTo>
                                  <a:pt x="332" y="936"/>
                                </a:lnTo>
                                <a:lnTo>
                                  <a:pt x="322" y="941"/>
                                </a:lnTo>
                                <a:lnTo>
                                  <a:pt x="317" y="941"/>
                                </a:lnTo>
                                <a:lnTo>
                                  <a:pt x="332" y="956"/>
                                </a:lnTo>
                                <a:lnTo>
                                  <a:pt x="341" y="989"/>
                                </a:lnTo>
                                <a:lnTo>
                                  <a:pt x="351" y="1013"/>
                                </a:lnTo>
                                <a:lnTo>
                                  <a:pt x="365" y="1023"/>
                                </a:lnTo>
                                <a:lnTo>
                                  <a:pt x="384" y="1028"/>
                                </a:lnTo>
                                <a:lnTo>
                                  <a:pt x="399" y="1023"/>
                                </a:lnTo>
                                <a:lnTo>
                                  <a:pt x="418" y="1008"/>
                                </a:lnTo>
                                <a:lnTo>
                                  <a:pt x="432" y="989"/>
                                </a:lnTo>
                                <a:lnTo>
                                  <a:pt x="447" y="965"/>
                                </a:lnTo>
                                <a:lnTo>
                                  <a:pt x="456" y="946"/>
                                </a:lnTo>
                                <a:lnTo>
                                  <a:pt x="466" y="936"/>
                                </a:lnTo>
                                <a:lnTo>
                                  <a:pt x="476" y="936"/>
                                </a:lnTo>
                                <a:lnTo>
                                  <a:pt x="485" y="941"/>
                                </a:lnTo>
                                <a:lnTo>
                                  <a:pt x="490" y="946"/>
                                </a:lnTo>
                                <a:lnTo>
                                  <a:pt x="500" y="960"/>
                                </a:lnTo>
                                <a:lnTo>
                                  <a:pt x="504" y="975"/>
                                </a:lnTo>
                                <a:lnTo>
                                  <a:pt x="509" y="989"/>
                                </a:lnTo>
                                <a:lnTo>
                                  <a:pt x="514" y="999"/>
                                </a:lnTo>
                                <a:lnTo>
                                  <a:pt x="524" y="1008"/>
                                </a:lnTo>
                                <a:lnTo>
                                  <a:pt x="538" y="1013"/>
                                </a:lnTo>
                                <a:lnTo>
                                  <a:pt x="552" y="1013"/>
                                </a:lnTo>
                                <a:lnTo>
                                  <a:pt x="572" y="1013"/>
                                </a:lnTo>
                                <a:lnTo>
                                  <a:pt x="586" y="1004"/>
                                </a:lnTo>
                                <a:lnTo>
                                  <a:pt x="605" y="989"/>
                                </a:lnTo>
                                <a:lnTo>
                                  <a:pt x="615" y="970"/>
                                </a:lnTo>
                                <a:lnTo>
                                  <a:pt x="624" y="951"/>
                                </a:lnTo>
                                <a:lnTo>
                                  <a:pt x="624" y="927"/>
                                </a:lnTo>
                                <a:lnTo>
                                  <a:pt x="624" y="912"/>
                                </a:lnTo>
                                <a:lnTo>
                                  <a:pt x="620" y="898"/>
                                </a:lnTo>
                                <a:lnTo>
                                  <a:pt x="610" y="884"/>
                                </a:lnTo>
                                <a:lnTo>
                                  <a:pt x="596" y="874"/>
                                </a:lnTo>
                                <a:lnTo>
                                  <a:pt x="586" y="860"/>
                                </a:lnTo>
                                <a:lnTo>
                                  <a:pt x="581" y="855"/>
                                </a:lnTo>
                                <a:lnTo>
                                  <a:pt x="596" y="850"/>
                                </a:lnTo>
                                <a:lnTo>
                                  <a:pt x="605" y="845"/>
                                </a:lnTo>
                                <a:lnTo>
                                  <a:pt x="620" y="840"/>
                                </a:lnTo>
                                <a:lnTo>
                                  <a:pt x="624" y="836"/>
                                </a:lnTo>
                                <a:lnTo>
                                  <a:pt x="634" y="831"/>
                                </a:lnTo>
                                <a:lnTo>
                                  <a:pt x="639" y="821"/>
                                </a:lnTo>
                                <a:lnTo>
                                  <a:pt x="644" y="807"/>
                                </a:lnTo>
                                <a:lnTo>
                                  <a:pt x="644" y="797"/>
                                </a:lnTo>
                                <a:lnTo>
                                  <a:pt x="644" y="783"/>
                                </a:lnTo>
                                <a:lnTo>
                                  <a:pt x="639" y="768"/>
                                </a:lnTo>
                                <a:lnTo>
                                  <a:pt x="634" y="759"/>
                                </a:lnTo>
                                <a:lnTo>
                                  <a:pt x="624" y="744"/>
                                </a:lnTo>
                                <a:lnTo>
                                  <a:pt x="610" y="735"/>
                                </a:lnTo>
                                <a:lnTo>
                                  <a:pt x="600" y="725"/>
                                </a:lnTo>
                                <a:lnTo>
                                  <a:pt x="581" y="716"/>
                                </a:lnTo>
                                <a:lnTo>
                                  <a:pt x="567" y="711"/>
                                </a:lnTo>
                                <a:lnTo>
                                  <a:pt x="591" y="711"/>
                                </a:lnTo>
                                <a:lnTo>
                                  <a:pt x="610" y="706"/>
                                </a:lnTo>
                                <a:lnTo>
                                  <a:pt x="624" y="696"/>
                                </a:lnTo>
                                <a:lnTo>
                                  <a:pt x="639" y="692"/>
                                </a:lnTo>
                                <a:lnTo>
                                  <a:pt x="644" y="682"/>
                                </a:lnTo>
                                <a:lnTo>
                                  <a:pt x="648" y="672"/>
                                </a:lnTo>
                                <a:lnTo>
                                  <a:pt x="648" y="663"/>
                                </a:lnTo>
                                <a:lnTo>
                                  <a:pt x="648" y="653"/>
                                </a:lnTo>
                                <a:lnTo>
                                  <a:pt x="648" y="624"/>
                                </a:lnTo>
                                <a:lnTo>
                                  <a:pt x="653" y="600"/>
                                </a:lnTo>
                                <a:lnTo>
                                  <a:pt x="663" y="576"/>
                                </a:lnTo>
                                <a:lnTo>
                                  <a:pt x="687" y="557"/>
                                </a:lnTo>
                                <a:lnTo>
                                  <a:pt x="677" y="552"/>
                                </a:lnTo>
                                <a:lnTo>
                                  <a:pt x="668" y="548"/>
                                </a:lnTo>
                                <a:lnTo>
                                  <a:pt x="658" y="548"/>
                                </a:lnTo>
                                <a:lnTo>
                                  <a:pt x="644" y="548"/>
                                </a:lnTo>
                                <a:lnTo>
                                  <a:pt x="634" y="552"/>
                                </a:lnTo>
                                <a:lnTo>
                                  <a:pt x="624" y="557"/>
                                </a:lnTo>
                                <a:lnTo>
                                  <a:pt x="615" y="562"/>
                                </a:lnTo>
                                <a:lnTo>
                                  <a:pt x="605" y="572"/>
                                </a:lnTo>
                                <a:lnTo>
                                  <a:pt x="596" y="581"/>
                                </a:lnTo>
                                <a:lnTo>
                                  <a:pt x="586" y="596"/>
                                </a:lnTo>
                                <a:lnTo>
                                  <a:pt x="572" y="615"/>
                                </a:lnTo>
                                <a:lnTo>
                                  <a:pt x="562" y="629"/>
                                </a:lnTo>
                                <a:lnTo>
                                  <a:pt x="548" y="644"/>
                                </a:lnTo>
                                <a:lnTo>
                                  <a:pt x="533" y="658"/>
                                </a:lnTo>
                                <a:lnTo>
                                  <a:pt x="524" y="672"/>
                                </a:lnTo>
                                <a:lnTo>
                                  <a:pt x="519" y="682"/>
                                </a:lnTo>
                                <a:lnTo>
                                  <a:pt x="504" y="687"/>
                                </a:lnTo>
                                <a:lnTo>
                                  <a:pt x="504" y="682"/>
                                </a:lnTo>
                                <a:lnTo>
                                  <a:pt x="504" y="668"/>
                                </a:lnTo>
                                <a:lnTo>
                                  <a:pt x="509" y="653"/>
                                </a:lnTo>
                                <a:lnTo>
                                  <a:pt x="519" y="644"/>
                                </a:lnTo>
                                <a:lnTo>
                                  <a:pt x="533" y="634"/>
                                </a:lnTo>
                                <a:lnTo>
                                  <a:pt x="543" y="624"/>
                                </a:lnTo>
                                <a:lnTo>
                                  <a:pt x="557" y="610"/>
                                </a:lnTo>
                                <a:lnTo>
                                  <a:pt x="572" y="591"/>
                                </a:lnTo>
                                <a:lnTo>
                                  <a:pt x="581" y="581"/>
                                </a:lnTo>
                                <a:lnTo>
                                  <a:pt x="591" y="567"/>
                                </a:lnTo>
                                <a:lnTo>
                                  <a:pt x="596" y="5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" name="Freeform 30"/>
                        <wps:cNvSpPr>
                          <a:spLocks/>
                        </wps:cNvSpPr>
                        <wps:spPr bwMode="auto">
                          <a:xfrm>
                            <a:off x="10241" y="14433"/>
                            <a:ext cx="144" cy="96"/>
                          </a:xfrm>
                          <a:custGeom>
                            <a:avLst/>
                            <a:gdLst>
                              <a:gd name="T0" fmla="*/ 0 w 144"/>
                              <a:gd name="T1" fmla="*/ 43 h 96"/>
                              <a:gd name="T2" fmla="*/ 9 w 144"/>
                              <a:gd name="T3" fmla="*/ 62 h 96"/>
                              <a:gd name="T4" fmla="*/ 24 w 144"/>
                              <a:gd name="T5" fmla="*/ 72 h 96"/>
                              <a:gd name="T6" fmla="*/ 43 w 144"/>
                              <a:gd name="T7" fmla="*/ 86 h 96"/>
                              <a:gd name="T8" fmla="*/ 62 w 144"/>
                              <a:gd name="T9" fmla="*/ 91 h 96"/>
                              <a:gd name="T10" fmla="*/ 81 w 144"/>
                              <a:gd name="T11" fmla="*/ 96 h 96"/>
                              <a:gd name="T12" fmla="*/ 105 w 144"/>
                              <a:gd name="T13" fmla="*/ 96 h 96"/>
                              <a:gd name="T14" fmla="*/ 125 w 144"/>
                              <a:gd name="T15" fmla="*/ 96 h 96"/>
                              <a:gd name="T16" fmla="*/ 144 w 144"/>
                              <a:gd name="T17" fmla="*/ 91 h 96"/>
                              <a:gd name="T18" fmla="*/ 129 w 144"/>
                              <a:gd name="T19" fmla="*/ 82 h 96"/>
                              <a:gd name="T20" fmla="*/ 115 w 144"/>
                              <a:gd name="T21" fmla="*/ 77 h 96"/>
                              <a:gd name="T22" fmla="*/ 101 w 144"/>
                              <a:gd name="T23" fmla="*/ 67 h 96"/>
                              <a:gd name="T24" fmla="*/ 86 w 144"/>
                              <a:gd name="T25" fmla="*/ 62 h 96"/>
                              <a:gd name="T26" fmla="*/ 77 w 144"/>
                              <a:gd name="T27" fmla="*/ 53 h 96"/>
                              <a:gd name="T28" fmla="*/ 72 w 144"/>
                              <a:gd name="T29" fmla="*/ 38 h 96"/>
                              <a:gd name="T30" fmla="*/ 67 w 144"/>
                              <a:gd name="T31" fmla="*/ 24 h 96"/>
                              <a:gd name="T32" fmla="*/ 72 w 144"/>
                              <a:gd name="T33" fmla="*/ 0 h 96"/>
                              <a:gd name="T34" fmla="*/ 0 w 144"/>
                              <a:gd name="T35" fmla="*/ 43 h 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144" h="96">
                                <a:moveTo>
                                  <a:pt x="0" y="43"/>
                                </a:moveTo>
                                <a:lnTo>
                                  <a:pt x="9" y="62"/>
                                </a:lnTo>
                                <a:lnTo>
                                  <a:pt x="24" y="72"/>
                                </a:lnTo>
                                <a:lnTo>
                                  <a:pt x="43" y="86"/>
                                </a:lnTo>
                                <a:lnTo>
                                  <a:pt x="62" y="91"/>
                                </a:lnTo>
                                <a:lnTo>
                                  <a:pt x="81" y="96"/>
                                </a:lnTo>
                                <a:lnTo>
                                  <a:pt x="105" y="96"/>
                                </a:lnTo>
                                <a:lnTo>
                                  <a:pt x="125" y="96"/>
                                </a:lnTo>
                                <a:lnTo>
                                  <a:pt x="144" y="91"/>
                                </a:lnTo>
                                <a:lnTo>
                                  <a:pt x="129" y="82"/>
                                </a:lnTo>
                                <a:lnTo>
                                  <a:pt x="115" y="77"/>
                                </a:lnTo>
                                <a:lnTo>
                                  <a:pt x="101" y="67"/>
                                </a:lnTo>
                                <a:lnTo>
                                  <a:pt x="86" y="62"/>
                                </a:lnTo>
                                <a:lnTo>
                                  <a:pt x="77" y="53"/>
                                </a:lnTo>
                                <a:lnTo>
                                  <a:pt x="72" y="38"/>
                                </a:lnTo>
                                <a:lnTo>
                                  <a:pt x="67" y="24"/>
                                </a:lnTo>
                                <a:lnTo>
                                  <a:pt x="72" y="0"/>
                                </a:lnTo>
                                <a:lnTo>
                                  <a:pt x="0" y="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" name="Freeform 31"/>
                        <wps:cNvSpPr>
                          <a:spLocks/>
                        </wps:cNvSpPr>
                        <wps:spPr bwMode="auto">
                          <a:xfrm>
                            <a:off x="10178" y="14529"/>
                            <a:ext cx="68" cy="77"/>
                          </a:xfrm>
                          <a:custGeom>
                            <a:avLst/>
                            <a:gdLst>
                              <a:gd name="T0" fmla="*/ 5 w 68"/>
                              <a:gd name="T1" fmla="*/ 62 h 77"/>
                              <a:gd name="T2" fmla="*/ 15 w 68"/>
                              <a:gd name="T3" fmla="*/ 72 h 77"/>
                              <a:gd name="T4" fmla="*/ 24 w 68"/>
                              <a:gd name="T5" fmla="*/ 72 h 77"/>
                              <a:gd name="T6" fmla="*/ 34 w 68"/>
                              <a:gd name="T7" fmla="*/ 77 h 77"/>
                              <a:gd name="T8" fmla="*/ 39 w 68"/>
                              <a:gd name="T9" fmla="*/ 77 h 77"/>
                              <a:gd name="T10" fmla="*/ 44 w 68"/>
                              <a:gd name="T11" fmla="*/ 77 h 77"/>
                              <a:gd name="T12" fmla="*/ 53 w 68"/>
                              <a:gd name="T13" fmla="*/ 72 h 77"/>
                              <a:gd name="T14" fmla="*/ 58 w 68"/>
                              <a:gd name="T15" fmla="*/ 72 h 77"/>
                              <a:gd name="T16" fmla="*/ 63 w 68"/>
                              <a:gd name="T17" fmla="*/ 62 h 77"/>
                              <a:gd name="T18" fmla="*/ 68 w 68"/>
                              <a:gd name="T19" fmla="*/ 48 h 77"/>
                              <a:gd name="T20" fmla="*/ 68 w 68"/>
                              <a:gd name="T21" fmla="*/ 38 h 77"/>
                              <a:gd name="T22" fmla="*/ 58 w 68"/>
                              <a:gd name="T23" fmla="*/ 24 h 77"/>
                              <a:gd name="T24" fmla="*/ 53 w 68"/>
                              <a:gd name="T25" fmla="*/ 10 h 77"/>
                              <a:gd name="T26" fmla="*/ 48 w 68"/>
                              <a:gd name="T27" fmla="*/ 5 h 77"/>
                              <a:gd name="T28" fmla="*/ 44 w 68"/>
                              <a:gd name="T29" fmla="*/ 0 h 77"/>
                              <a:gd name="T30" fmla="*/ 34 w 68"/>
                              <a:gd name="T31" fmla="*/ 0 h 77"/>
                              <a:gd name="T32" fmla="*/ 29 w 68"/>
                              <a:gd name="T33" fmla="*/ 0 h 77"/>
                              <a:gd name="T34" fmla="*/ 20 w 68"/>
                              <a:gd name="T35" fmla="*/ 5 h 77"/>
                              <a:gd name="T36" fmla="*/ 15 w 68"/>
                              <a:gd name="T37" fmla="*/ 5 h 77"/>
                              <a:gd name="T38" fmla="*/ 10 w 68"/>
                              <a:gd name="T39" fmla="*/ 10 h 77"/>
                              <a:gd name="T40" fmla="*/ 5 w 68"/>
                              <a:gd name="T41" fmla="*/ 14 h 77"/>
                              <a:gd name="T42" fmla="*/ 0 w 68"/>
                              <a:gd name="T43" fmla="*/ 24 h 77"/>
                              <a:gd name="T44" fmla="*/ 0 w 68"/>
                              <a:gd name="T45" fmla="*/ 38 h 77"/>
                              <a:gd name="T46" fmla="*/ 0 w 68"/>
                              <a:gd name="T47" fmla="*/ 53 h 77"/>
                              <a:gd name="T48" fmla="*/ 5 w 68"/>
                              <a:gd name="T49" fmla="*/ 62 h 7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</a:cxnLst>
                            <a:rect l="0" t="0" r="r" b="b"/>
                            <a:pathLst>
                              <a:path w="68" h="77">
                                <a:moveTo>
                                  <a:pt x="5" y="62"/>
                                </a:moveTo>
                                <a:lnTo>
                                  <a:pt x="15" y="72"/>
                                </a:lnTo>
                                <a:lnTo>
                                  <a:pt x="24" y="72"/>
                                </a:lnTo>
                                <a:lnTo>
                                  <a:pt x="34" y="77"/>
                                </a:lnTo>
                                <a:lnTo>
                                  <a:pt x="39" y="77"/>
                                </a:lnTo>
                                <a:lnTo>
                                  <a:pt x="44" y="77"/>
                                </a:lnTo>
                                <a:lnTo>
                                  <a:pt x="53" y="72"/>
                                </a:lnTo>
                                <a:lnTo>
                                  <a:pt x="58" y="72"/>
                                </a:lnTo>
                                <a:lnTo>
                                  <a:pt x="63" y="62"/>
                                </a:lnTo>
                                <a:lnTo>
                                  <a:pt x="68" y="48"/>
                                </a:lnTo>
                                <a:lnTo>
                                  <a:pt x="68" y="38"/>
                                </a:lnTo>
                                <a:lnTo>
                                  <a:pt x="58" y="24"/>
                                </a:lnTo>
                                <a:lnTo>
                                  <a:pt x="53" y="10"/>
                                </a:lnTo>
                                <a:lnTo>
                                  <a:pt x="48" y="5"/>
                                </a:lnTo>
                                <a:lnTo>
                                  <a:pt x="44" y="0"/>
                                </a:lnTo>
                                <a:lnTo>
                                  <a:pt x="34" y="0"/>
                                </a:lnTo>
                                <a:lnTo>
                                  <a:pt x="29" y="0"/>
                                </a:lnTo>
                                <a:lnTo>
                                  <a:pt x="20" y="5"/>
                                </a:lnTo>
                                <a:lnTo>
                                  <a:pt x="15" y="5"/>
                                </a:lnTo>
                                <a:lnTo>
                                  <a:pt x="10" y="10"/>
                                </a:lnTo>
                                <a:lnTo>
                                  <a:pt x="5" y="14"/>
                                </a:lnTo>
                                <a:lnTo>
                                  <a:pt x="0" y="24"/>
                                </a:lnTo>
                                <a:lnTo>
                                  <a:pt x="0" y="38"/>
                                </a:lnTo>
                                <a:lnTo>
                                  <a:pt x="0" y="53"/>
                                </a:lnTo>
                                <a:lnTo>
                                  <a:pt x="5" y="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" name="Freeform 32"/>
                        <wps:cNvSpPr>
                          <a:spLocks/>
                        </wps:cNvSpPr>
                        <wps:spPr bwMode="auto">
                          <a:xfrm>
                            <a:off x="10241" y="12849"/>
                            <a:ext cx="494" cy="1488"/>
                          </a:xfrm>
                          <a:custGeom>
                            <a:avLst/>
                            <a:gdLst>
                              <a:gd name="T0" fmla="*/ 417 w 494"/>
                              <a:gd name="T1" fmla="*/ 1339 h 1488"/>
                              <a:gd name="T2" fmla="*/ 417 w 494"/>
                              <a:gd name="T3" fmla="*/ 1210 h 1488"/>
                              <a:gd name="T4" fmla="*/ 393 w 494"/>
                              <a:gd name="T5" fmla="*/ 1075 h 1488"/>
                              <a:gd name="T6" fmla="*/ 341 w 494"/>
                              <a:gd name="T7" fmla="*/ 950 h 1488"/>
                              <a:gd name="T8" fmla="*/ 254 w 494"/>
                              <a:gd name="T9" fmla="*/ 859 h 1488"/>
                              <a:gd name="T10" fmla="*/ 187 w 494"/>
                              <a:gd name="T11" fmla="*/ 816 h 1488"/>
                              <a:gd name="T12" fmla="*/ 225 w 494"/>
                              <a:gd name="T13" fmla="*/ 816 h 1488"/>
                              <a:gd name="T14" fmla="*/ 269 w 494"/>
                              <a:gd name="T15" fmla="*/ 826 h 1488"/>
                              <a:gd name="T16" fmla="*/ 321 w 494"/>
                              <a:gd name="T17" fmla="*/ 816 h 1488"/>
                              <a:gd name="T18" fmla="*/ 360 w 494"/>
                              <a:gd name="T19" fmla="*/ 778 h 1488"/>
                              <a:gd name="T20" fmla="*/ 326 w 494"/>
                              <a:gd name="T21" fmla="*/ 720 h 1488"/>
                              <a:gd name="T22" fmla="*/ 365 w 494"/>
                              <a:gd name="T23" fmla="*/ 710 h 1488"/>
                              <a:gd name="T24" fmla="*/ 437 w 494"/>
                              <a:gd name="T25" fmla="*/ 662 h 1488"/>
                              <a:gd name="T26" fmla="*/ 475 w 494"/>
                              <a:gd name="T27" fmla="*/ 600 h 1488"/>
                              <a:gd name="T28" fmla="*/ 470 w 494"/>
                              <a:gd name="T29" fmla="*/ 566 h 1488"/>
                              <a:gd name="T30" fmla="*/ 403 w 494"/>
                              <a:gd name="T31" fmla="*/ 538 h 1488"/>
                              <a:gd name="T32" fmla="*/ 317 w 494"/>
                              <a:gd name="T33" fmla="*/ 586 h 1488"/>
                              <a:gd name="T34" fmla="*/ 341 w 494"/>
                              <a:gd name="T35" fmla="*/ 547 h 1488"/>
                              <a:gd name="T36" fmla="*/ 403 w 494"/>
                              <a:gd name="T37" fmla="*/ 427 h 1488"/>
                              <a:gd name="T38" fmla="*/ 417 w 494"/>
                              <a:gd name="T39" fmla="*/ 341 h 1488"/>
                              <a:gd name="T40" fmla="*/ 389 w 494"/>
                              <a:gd name="T41" fmla="*/ 331 h 1488"/>
                              <a:gd name="T42" fmla="*/ 317 w 494"/>
                              <a:gd name="T43" fmla="*/ 379 h 1488"/>
                              <a:gd name="T44" fmla="*/ 278 w 494"/>
                              <a:gd name="T45" fmla="*/ 461 h 1488"/>
                              <a:gd name="T46" fmla="*/ 259 w 494"/>
                              <a:gd name="T47" fmla="*/ 470 h 1488"/>
                              <a:gd name="T48" fmla="*/ 269 w 494"/>
                              <a:gd name="T49" fmla="*/ 336 h 1488"/>
                              <a:gd name="T50" fmla="*/ 312 w 494"/>
                              <a:gd name="T51" fmla="*/ 216 h 1488"/>
                              <a:gd name="T52" fmla="*/ 345 w 494"/>
                              <a:gd name="T53" fmla="*/ 125 h 1488"/>
                              <a:gd name="T54" fmla="*/ 360 w 494"/>
                              <a:gd name="T55" fmla="*/ 106 h 1488"/>
                              <a:gd name="T56" fmla="*/ 365 w 494"/>
                              <a:gd name="T57" fmla="*/ 168 h 1488"/>
                              <a:gd name="T58" fmla="*/ 413 w 494"/>
                              <a:gd name="T59" fmla="*/ 182 h 1488"/>
                              <a:gd name="T60" fmla="*/ 451 w 494"/>
                              <a:gd name="T61" fmla="*/ 168 h 1488"/>
                              <a:gd name="T62" fmla="*/ 475 w 494"/>
                              <a:gd name="T63" fmla="*/ 120 h 1488"/>
                              <a:gd name="T64" fmla="*/ 475 w 494"/>
                              <a:gd name="T65" fmla="*/ 58 h 1488"/>
                              <a:gd name="T66" fmla="*/ 432 w 494"/>
                              <a:gd name="T67" fmla="*/ 10 h 1488"/>
                              <a:gd name="T68" fmla="*/ 360 w 494"/>
                              <a:gd name="T69" fmla="*/ 14 h 1488"/>
                              <a:gd name="T70" fmla="*/ 283 w 494"/>
                              <a:gd name="T71" fmla="*/ 96 h 1488"/>
                              <a:gd name="T72" fmla="*/ 235 w 494"/>
                              <a:gd name="T73" fmla="*/ 187 h 1488"/>
                              <a:gd name="T74" fmla="*/ 216 w 494"/>
                              <a:gd name="T75" fmla="*/ 413 h 1488"/>
                              <a:gd name="T76" fmla="*/ 192 w 494"/>
                              <a:gd name="T77" fmla="*/ 614 h 1488"/>
                              <a:gd name="T78" fmla="*/ 125 w 494"/>
                              <a:gd name="T79" fmla="*/ 706 h 1488"/>
                              <a:gd name="T80" fmla="*/ 62 w 494"/>
                              <a:gd name="T81" fmla="*/ 706 h 1488"/>
                              <a:gd name="T82" fmla="*/ 33 w 494"/>
                              <a:gd name="T83" fmla="*/ 653 h 1488"/>
                              <a:gd name="T84" fmla="*/ 53 w 494"/>
                              <a:gd name="T85" fmla="*/ 595 h 1488"/>
                              <a:gd name="T86" fmla="*/ 91 w 494"/>
                              <a:gd name="T87" fmla="*/ 590 h 1488"/>
                              <a:gd name="T88" fmla="*/ 120 w 494"/>
                              <a:gd name="T89" fmla="*/ 629 h 1488"/>
                              <a:gd name="T90" fmla="*/ 120 w 494"/>
                              <a:gd name="T91" fmla="*/ 562 h 1488"/>
                              <a:gd name="T92" fmla="*/ 134 w 494"/>
                              <a:gd name="T93" fmla="*/ 528 h 1488"/>
                              <a:gd name="T94" fmla="*/ 120 w 494"/>
                              <a:gd name="T95" fmla="*/ 480 h 1488"/>
                              <a:gd name="T96" fmla="*/ 81 w 494"/>
                              <a:gd name="T97" fmla="*/ 494 h 1488"/>
                              <a:gd name="T98" fmla="*/ 38 w 494"/>
                              <a:gd name="T99" fmla="*/ 542 h 1488"/>
                              <a:gd name="T100" fmla="*/ 5 w 494"/>
                              <a:gd name="T101" fmla="*/ 648 h 1488"/>
                              <a:gd name="T102" fmla="*/ 29 w 494"/>
                              <a:gd name="T103" fmla="*/ 797 h 1488"/>
                              <a:gd name="T104" fmla="*/ 96 w 494"/>
                              <a:gd name="T105" fmla="*/ 878 h 1488"/>
                              <a:gd name="T106" fmla="*/ 163 w 494"/>
                              <a:gd name="T107" fmla="*/ 931 h 1488"/>
                              <a:gd name="T108" fmla="*/ 245 w 494"/>
                              <a:gd name="T109" fmla="*/ 1051 h 1488"/>
                              <a:gd name="T110" fmla="*/ 312 w 494"/>
                              <a:gd name="T111" fmla="*/ 1214 h 1488"/>
                              <a:gd name="T112" fmla="*/ 317 w 494"/>
                              <a:gd name="T113" fmla="*/ 1488 h 1488"/>
                              <a:gd name="T114" fmla="*/ 350 w 494"/>
                              <a:gd name="T115" fmla="*/ 1445 h 1488"/>
                              <a:gd name="T116" fmla="*/ 379 w 494"/>
                              <a:gd name="T117" fmla="*/ 1421 h 14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494" h="1488">
                                <a:moveTo>
                                  <a:pt x="408" y="1406"/>
                                </a:moveTo>
                                <a:lnTo>
                                  <a:pt x="413" y="1378"/>
                                </a:lnTo>
                                <a:lnTo>
                                  <a:pt x="417" y="1339"/>
                                </a:lnTo>
                                <a:lnTo>
                                  <a:pt x="417" y="1296"/>
                                </a:lnTo>
                                <a:lnTo>
                                  <a:pt x="417" y="1258"/>
                                </a:lnTo>
                                <a:lnTo>
                                  <a:pt x="417" y="1210"/>
                                </a:lnTo>
                                <a:lnTo>
                                  <a:pt x="408" y="1166"/>
                                </a:lnTo>
                                <a:lnTo>
                                  <a:pt x="403" y="1118"/>
                                </a:lnTo>
                                <a:lnTo>
                                  <a:pt x="393" y="1075"/>
                                </a:lnTo>
                                <a:lnTo>
                                  <a:pt x="379" y="1032"/>
                                </a:lnTo>
                                <a:lnTo>
                                  <a:pt x="360" y="989"/>
                                </a:lnTo>
                                <a:lnTo>
                                  <a:pt x="341" y="950"/>
                                </a:lnTo>
                                <a:lnTo>
                                  <a:pt x="317" y="912"/>
                                </a:lnTo>
                                <a:lnTo>
                                  <a:pt x="288" y="883"/>
                                </a:lnTo>
                                <a:lnTo>
                                  <a:pt x="254" y="859"/>
                                </a:lnTo>
                                <a:lnTo>
                                  <a:pt x="221" y="835"/>
                                </a:lnTo>
                                <a:lnTo>
                                  <a:pt x="182" y="821"/>
                                </a:lnTo>
                                <a:lnTo>
                                  <a:pt x="187" y="816"/>
                                </a:lnTo>
                                <a:lnTo>
                                  <a:pt x="201" y="816"/>
                                </a:lnTo>
                                <a:lnTo>
                                  <a:pt x="211" y="816"/>
                                </a:lnTo>
                                <a:lnTo>
                                  <a:pt x="225" y="816"/>
                                </a:lnTo>
                                <a:lnTo>
                                  <a:pt x="240" y="821"/>
                                </a:lnTo>
                                <a:lnTo>
                                  <a:pt x="254" y="821"/>
                                </a:lnTo>
                                <a:lnTo>
                                  <a:pt x="269" y="826"/>
                                </a:lnTo>
                                <a:lnTo>
                                  <a:pt x="283" y="826"/>
                                </a:lnTo>
                                <a:lnTo>
                                  <a:pt x="302" y="826"/>
                                </a:lnTo>
                                <a:lnTo>
                                  <a:pt x="321" y="816"/>
                                </a:lnTo>
                                <a:lnTo>
                                  <a:pt x="336" y="806"/>
                                </a:lnTo>
                                <a:lnTo>
                                  <a:pt x="350" y="792"/>
                                </a:lnTo>
                                <a:lnTo>
                                  <a:pt x="360" y="778"/>
                                </a:lnTo>
                                <a:lnTo>
                                  <a:pt x="360" y="758"/>
                                </a:lnTo>
                                <a:lnTo>
                                  <a:pt x="345" y="739"/>
                                </a:lnTo>
                                <a:lnTo>
                                  <a:pt x="326" y="720"/>
                                </a:lnTo>
                                <a:lnTo>
                                  <a:pt x="307" y="715"/>
                                </a:lnTo>
                                <a:lnTo>
                                  <a:pt x="317" y="706"/>
                                </a:lnTo>
                                <a:lnTo>
                                  <a:pt x="365" y="710"/>
                                </a:lnTo>
                                <a:lnTo>
                                  <a:pt x="398" y="701"/>
                                </a:lnTo>
                                <a:lnTo>
                                  <a:pt x="422" y="682"/>
                                </a:lnTo>
                                <a:lnTo>
                                  <a:pt x="437" y="662"/>
                                </a:lnTo>
                                <a:lnTo>
                                  <a:pt x="451" y="638"/>
                                </a:lnTo>
                                <a:lnTo>
                                  <a:pt x="461" y="614"/>
                                </a:lnTo>
                                <a:lnTo>
                                  <a:pt x="475" y="600"/>
                                </a:lnTo>
                                <a:lnTo>
                                  <a:pt x="494" y="595"/>
                                </a:lnTo>
                                <a:lnTo>
                                  <a:pt x="485" y="581"/>
                                </a:lnTo>
                                <a:lnTo>
                                  <a:pt x="470" y="566"/>
                                </a:lnTo>
                                <a:lnTo>
                                  <a:pt x="451" y="552"/>
                                </a:lnTo>
                                <a:lnTo>
                                  <a:pt x="427" y="542"/>
                                </a:lnTo>
                                <a:lnTo>
                                  <a:pt x="403" y="538"/>
                                </a:lnTo>
                                <a:lnTo>
                                  <a:pt x="374" y="542"/>
                                </a:lnTo>
                                <a:lnTo>
                                  <a:pt x="345" y="557"/>
                                </a:lnTo>
                                <a:lnTo>
                                  <a:pt x="317" y="586"/>
                                </a:lnTo>
                                <a:lnTo>
                                  <a:pt x="297" y="605"/>
                                </a:lnTo>
                                <a:lnTo>
                                  <a:pt x="293" y="586"/>
                                </a:lnTo>
                                <a:lnTo>
                                  <a:pt x="341" y="547"/>
                                </a:lnTo>
                                <a:lnTo>
                                  <a:pt x="374" y="509"/>
                                </a:lnTo>
                                <a:lnTo>
                                  <a:pt x="393" y="470"/>
                                </a:lnTo>
                                <a:lnTo>
                                  <a:pt x="403" y="427"/>
                                </a:lnTo>
                                <a:lnTo>
                                  <a:pt x="408" y="389"/>
                                </a:lnTo>
                                <a:lnTo>
                                  <a:pt x="413" y="360"/>
                                </a:lnTo>
                                <a:lnTo>
                                  <a:pt x="417" y="341"/>
                                </a:lnTo>
                                <a:lnTo>
                                  <a:pt x="432" y="331"/>
                                </a:lnTo>
                                <a:lnTo>
                                  <a:pt x="413" y="326"/>
                                </a:lnTo>
                                <a:lnTo>
                                  <a:pt x="389" y="331"/>
                                </a:lnTo>
                                <a:lnTo>
                                  <a:pt x="365" y="341"/>
                                </a:lnTo>
                                <a:lnTo>
                                  <a:pt x="341" y="355"/>
                                </a:lnTo>
                                <a:lnTo>
                                  <a:pt x="317" y="379"/>
                                </a:lnTo>
                                <a:lnTo>
                                  <a:pt x="297" y="403"/>
                                </a:lnTo>
                                <a:lnTo>
                                  <a:pt x="283" y="432"/>
                                </a:lnTo>
                                <a:lnTo>
                                  <a:pt x="278" y="461"/>
                                </a:lnTo>
                                <a:lnTo>
                                  <a:pt x="269" y="528"/>
                                </a:lnTo>
                                <a:lnTo>
                                  <a:pt x="249" y="518"/>
                                </a:lnTo>
                                <a:lnTo>
                                  <a:pt x="259" y="470"/>
                                </a:lnTo>
                                <a:lnTo>
                                  <a:pt x="264" y="422"/>
                                </a:lnTo>
                                <a:lnTo>
                                  <a:pt x="269" y="379"/>
                                </a:lnTo>
                                <a:lnTo>
                                  <a:pt x="269" y="336"/>
                                </a:lnTo>
                                <a:lnTo>
                                  <a:pt x="278" y="298"/>
                                </a:lnTo>
                                <a:lnTo>
                                  <a:pt x="288" y="254"/>
                                </a:lnTo>
                                <a:lnTo>
                                  <a:pt x="312" y="216"/>
                                </a:lnTo>
                                <a:lnTo>
                                  <a:pt x="345" y="173"/>
                                </a:lnTo>
                                <a:lnTo>
                                  <a:pt x="345" y="149"/>
                                </a:lnTo>
                                <a:lnTo>
                                  <a:pt x="345" y="125"/>
                                </a:lnTo>
                                <a:lnTo>
                                  <a:pt x="350" y="101"/>
                                </a:lnTo>
                                <a:lnTo>
                                  <a:pt x="360" y="82"/>
                                </a:lnTo>
                                <a:lnTo>
                                  <a:pt x="360" y="106"/>
                                </a:lnTo>
                                <a:lnTo>
                                  <a:pt x="360" y="125"/>
                                </a:lnTo>
                                <a:lnTo>
                                  <a:pt x="360" y="144"/>
                                </a:lnTo>
                                <a:lnTo>
                                  <a:pt x="365" y="168"/>
                                </a:lnTo>
                                <a:lnTo>
                                  <a:pt x="384" y="178"/>
                                </a:lnTo>
                                <a:lnTo>
                                  <a:pt x="398" y="182"/>
                                </a:lnTo>
                                <a:lnTo>
                                  <a:pt x="413" y="182"/>
                                </a:lnTo>
                                <a:lnTo>
                                  <a:pt x="427" y="182"/>
                                </a:lnTo>
                                <a:lnTo>
                                  <a:pt x="437" y="178"/>
                                </a:lnTo>
                                <a:lnTo>
                                  <a:pt x="451" y="168"/>
                                </a:lnTo>
                                <a:lnTo>
                                  <a:pt x="461" y="154"/>
                                </a:lnTo>
                                <a:lnTo>
                                  <a:pt x="470" y="139"/>
                                </a:lnTo>
                                <a:lnTo>
                                  <a:pt x="475" y="120"/>
                                </a:lnTo>
                                <a:lnTo>
                                  <a:pt x="480" y="101"/>
                                </a:lnTo>
                                <a:lnTo>
                                  <a:pt x="480" y="77"/>
                                </a:lnTo>
                                <a:lnTo>
                                  <a:pt x="475" y="58"/>
                                </a:lnTo>
                                <a:lnTo>
                                  <a:pt x="465" y="38"/>
                                </a:lnTo>
                                <a:lnTo>
                                  <a:pt x="451" y="24"/>
                                </a:lnTo>
                                <a:lnTo>
                                  <a:pt x="432" y="10"/>
                                </a:lnTo>
                                <a:lnTo>
                                  <a:pt x="413" y="0"/>
                                </a:lnTo>
                                <a:lnTo>
                                  <a:pt x="389" y="0"/>
                                </a:lnTo>
                                <a:lnTo>
                                  <a:pt x="360" y="14"/>
                                </a:lnTo>
                                <a:lnTo>
                                  <a:pt x="336" y="34"/>
                                </a:lnTo>
                                <a:lnTo>
                                  <a:pt x="307" y="62"/>
                                </a:lnTo>
                                <a:lnTo>
                                  <a:pt x="283" y="96"/>
                                </a:lnTo>
                                <a:lnTo>
                                  <a:pt x="264" y="125"/>
                                </a:lnTo>
                                <a:lnTo>
                                  <a:pt x="245" y="158"/>
                                </a:lnTo>
                                <a:lnTo>
                                  <a:pt x="235" y="187"/>
                                </a:lnTo>
                                <a:lnTo>
                                  <a:pt x="225" y="259"/>
                                </a:lnTo>
                                <a:lnTo>
                                  <a:pt x="221" y="341"/>
                                </a:lnTo>
                                <a:lnTo>
                                  <a:pt x="216" y="413"/>
                                </a:lnTo>
                                <a:lnTo>
                                  <a:pt x="211" y="490"/>
                                </a:lnTo>
                                <a:lnTo>
                                  <a:pt x="201" y="557"/>
                                </a:lnTo>
                                <a:lnTo>
                                  <a:pt x="192" y="614"/>
                                </a:lnTo>
                                <a:lnTo>
                                  <a:pt x="177" y="658"/>
                                </a:lnTo>
                                <a:lnTo>
                                  <a:pt x="153" y="691"/>
                                </a:lnTo>
                                <a:lnTo>
                                  <a:pt x="125" y="706"/>
                                </a:lnTo>
                                <a:lnTo>
                                  <a:pt x="101" y="710"/>
                                </a:lnTo>
                                <a:lnTo>
                                  <a:pt x="81" y="710"/>
                                </a:lnTo>
                                <a:lnTo>
                                  <a:pt x="62" y="706"/>
                                </a:lnTo>
                                <a:lnTo>
                                  <a:pt x="48" y="696"/>
                                </a:lnTo>
                                <a:lnTo>
                                  <a:pt x="38" y="677"/>
                                </a:lnTo>
                                <a:lnTo>
                                  <a:pt x="33" y="653"/>
                                </a:lnTo>
                                <a:lnTo>
                                  <a:pt x="33" y="629"/>
                                </a:lnTo>
                                <a:lnTo>
                                  <a:pt x="43" y="605"/>
                                </a:lnTo>
                                <a:lnTo>
                                  <a:pt x="53" y="595"/>
                                </a:lnTo>
                                <a:lnTo>
                                  <a:pt x="62" y="586"/>
                                </a:lnTo>
                                <a:lnTo>
                                  <a:pt x="77" y="586"/>
                                </a:lnTo>
                                <a:lnTo>
                                  <a:pt x="91" y="590"/>
                                </a:lnTo>
                                <a:lnTo>
                                  <a:pt x="105" y="605"/>
                                </a:lnTo>
                                <a:lnTo>
                                  <a:pt x="110" y="614"/>
                                </a:lnTo>
                                <a:lnTo>
                                  <a:pt x="120" y="629"/>
                                </a:lnTo>
                                <a:lnTo>
                                  <a:pt x="129" y="600"/>
                                </a:lnTo>
                                <a:lnTo>
                                  <a:pt x="125" y="576"/>
                                </a:lnTo>
                                <a:lnTo>
                                  <a:pt x="120" y="562"/>
                                </a:lnTo>
                                <a:lnTo>
                                  <a:pt x="105" y="557"/>
                                </a:lnTo>
                                <a:lnTo>
                                  <a:pt x="125" y="538"/>
                                </a:lnTo>
                                <a:lnTo>
                                  <a:pt x="134" y="528"/>
                                </a:lnTo>
                                <a:lnTo>
                                  <a:pt x="134" y="509"/>
                                </a:lnTo>
                                <a:lnTo>
                                  <a:pt x="129" y="490"/>
                                </a:lnTo>
                                <a:lnTo>
                                  <a:pt x="120" y="480"/>
                                </a:lnTo>
                                <a:lnTo>
                                  <a:pt x="110" y="480"/>
                                </a:lnTo>
                                <a:lnTo>
                                  <a:pt x="96" y="485"/>
                                </a:lnTo>
                                <a:lnTo>
                                  <a:pt x="81" y="494"/>
                                </a:lnTo>
                                <a:lnTo>
                                  <a:pt x="67" y="509"/>
                                </a:lnTo>
                                <a:lnTo>
                                  <a:pt x="53" y="528"/>
                                </a:lnTo>
                                <a:lnTo>
                                  <a:pt x="38" y="542"/>
                                </a:lnTo>
                                <a:lnTo>
                                  <a:pt x="29" y="557"/>
                                </a:lnTo>
                                <a:lnTo>
                                  <a:pt x="14" y="595"/>
                                </a:lnTo>
                                <a:lnTo>
                                  <a:pt x="5" y="648"/>
                                </a:lnTo>
                                <a:lnTo>
                                  <a:pt x="0" y="706"/>
                                </a:lnTo>
                                <a:lnTo>
                                  <a:pt x="9" y="754"/>
                                </a:lnTo>
                                <a:lnTo>
                                  <a:pt x="29" y="797"/>
                                </a:lnTo>
                                <a:lnTo>
                                  <a:pt x="48" y="835"/>
                                </a:lnTo>
                                <a:lnTo>
                                  <a:pt x="72" y="859"/>
                                </a:lnTo>
                                <a:lnTo>
                                  <a:pt x="96" y="878"/>
                                </a:lnTo>
                                <a:lnTo>
                                  <a:pt x="120" y="898"/>
                                </a:lnTo>
                                <a:lnTo>
                                  <a:pt x="144" y="912"/>
                                </a:lnTo>
                                <a:lnTo>
                                  <a:pt x="163" y="931"/>
                                </a:lnTo>
                                <a:lnTo>
                                  <a:pt x="182" y="955"/>
                                </a:lnTo>
                                <a:lnTo>
                                  <a:pt x="216" y="1003"/>
                                </a:lnTo>
                                <a:lnTo>
                                  <a:pt x="245" y="1051"/>
                                </a:lnTo>
                                <a:lnTo>
                                  <a:pt x="273" y="1099"/>
                                </a:lnTo>
                                <a:lnTo>
                                  <a:pt x="297" y="1152"/>
                                </a:lnTo>
                                <a:lnTo>
                                  <a:pt x="312" y="1214"/>
                                </a:lnTo>
                                <a:lnTo>
                                  <a:pt x="326" y="1291"/>
                                </a:lnTo>
                                <a:lnTo>
                                  <a:pt x="326" y="1382"/>
                                </a:lnTo>
                                <a:lnTo>
                                  <a:pt x="317" y="1488"/>
                                </a:lnTo>
                                <a:lnTo>
                                  <a:pt x="331" y="1474"/>
                                </a:lnTo>
                                <a:lnTo>
                                  <a:pt x="341" y="1459"/>
                                </a:lnTo>
                                <a:lnTo>
                                  <a:pt x="350" y="1445"/>
                                </a:lnTo>
                                <a:lnTo>
                                  <a:pt x="360" y="1435"/>
                                </a:lnTo>
                                <a:lnTo>
                                  <a:pt x="369" y="1430"/>
                                </a:lnTo>
                                <a:lnTo>
                                  <a:pt x="379" y="1421"/>
                                </a:lnTo>
                                <a:lnTo>
                                  <a:pt x="393" y="1411"/>
                                </a:lnTo>
                                <a:lnTo>
                                  <a:pt x="408" y="140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" name="Freeform 33"/>
                        <wps:cNvSpPr>
                          <a:spLocks/>
                        </wps:cNvSpPr>
                        <wps:spPr bwMode="auto">
                          <a:xfrm>
                            <a:off x="10505" y="14841"/>
                            <a:ext cx="254" cy="811"/>
                          </a:xfrm>
                          <a:custGeom>
                            <a:avLst/>
                            <a:gdLst>
                              <a:gd name="T0" fmla="*/ 0 w 254"/>
                              <a:gd name="T1" fmla="*/ 53 h 811"/>
                              <a:gd name="T2" fmla="*/ 48 w 254"/>
                              <a:gd name="T3" fmla="*/ 115 h 811"/>
                              <a:gd name="T4" fmla="*/ 81 w 254"/>
                              <a:gd name="T5" fmla="*/ 187 h 811"/>
                              <a:gd name="T6" fmla="*/ 115 w 254"/>
                              <a:gd name="T7" fmla="*/ 264 h 811"/>
                              <a:gd name="T8" fmla="*/ 139 w 254"/>
                              <a:gd name="T9" fmla="*/ 346 h 811"/>
                              <a:gd name="T10" fmla="*/ 158 w 254"/>
                              <a:gd name="T11" fmla="*/ 432 h 811"/>
                              <a:gd name="T12" fmla="*/ 163 w 254"/>
                              <a:gd name="T13" fmla="*/ 523 h 811"/>
                              <a:gd name="T14" fmla="*/ 163 w 254"/>
                              <a:gd name="T15" fmla="*/ 619 h 811"/>
                              <a:gd name="T16" fmla="*/ 153 w 254"/>
                              <a:gd name="T17" fmla="*/ 710 h 811"/>
                              <a:gd name="T18" fmla="*/ 235 w 254"/>
                              <a:gd name="T19" fmla="*/ 811 h 811"/>
                              <a:gd name="T20" fmla="*/ 249 w 254"/>
                              <a:gd name="T21" fmla="*/ 730 h 811"/>
                              <a:gd name="T22" fmla="*/ 254 w 254"/>
                              <a:gd name="T23" fmla="*/ 638 h 811"/>
                              <a:gd name="T24" fmla="*/ 254 w 254"/>
                              <a:gd name="T25" fmla="*/ 542 h 811"/>
                              <a:gd name="T26" fmla="*/ 249 w 254"/>
                              <a:gd name="T27" fmla="*/ 442 h 811"/>
                              <a:gd name="T28" fmla="*/ 235 w 254"/>
                              <a:gd name="T29" fmla="*/ 341 h 811"/>
                              <a:gd name="T30" fmla="*/ 211 w 254"/>
                              <a:gd name="T31" fmla="*/ 240 h 811"/>
                              <a:gd name="T32" fmla="*/ 182 w 254"/>
                              <a:gd name="T33" fmla="*/ 149 h 811"/>
                              <a:gd name="T34" fmla="*/ 144 w 254"/>
                              <a:gd name="T35" fmla="*/ 62 h 811"/>
                              <a:gd name="T36" fmla="*/ 139 w 254"/>
                              <a:gd name="T37" fmla="*/ 62 h 811"/>
                              <a:gd name="T38" fmla="*/ 129 w 254"/>
                              <a:gd name="T39" fmla="*/ 62 h 811"/>
                              <a:gd name="T40" fmla="*/ 115 w 254"/>
                              <a:gd name="T41" fmla="*/ 58 h 811"/>
                              <a:gd name="T42" fmla="*/ 105 w 254"/>
                              <a:gd name="T43" fmla="*/ 53 h 811"/>
                              <a:gd name="T44" fmla="*/ 96 w 254"/>
                              <a:gd name="T45" fmla="*/ 48 h 811"/>
                              <a:gd name="T46" fmla="*/ 86 w 254"/>
                              <a:gd name="T47" fmla="*/ 34 h 811"/>
                              <a:gd name="T48" fmla="*/ 77 w 254"/>
                              <a:gd name="T49" fmla="*/ 24 h 811"/>
                              <a:gd name="T50" fmla="*/ 62 w 254"/>
                              <a:gd name="T51" fmla="*/ 5 h 811"/>
                              <a:gd name="T52" fmla="*/ 57 w 254"/>
                              <a:gd name="T53" fmla="*/ 0 h 811"/>
                              <a:gd name="T54" fmla="*/ 48 w 254"/>
                              <a:gd name="T55" fmla="*/ 0 h 811"/>
                              <a:gd name="T56" fmla="*/ 43 w 254"/>
                              <a:gd name="T57" fmla="*/ 5 h 811"/>
                              <a:gd name="T58" fmla="*/ 33 w 254"/>
                              <a:gd name="T59" fmla="*/ 14 h 811"/>
                              <a:gd name="T60" fmla="*/ 29 w 254"/>
                              <a:gd name="T61" fmla="*/ 29 h 811"/>
                              <a:gd name="T62" fmla="*/ 19 w 254"/>
                              <a:gd name="T63" fmla="*/ 38 h 811"/>
                              <a:gd name="T64" fmla="*/ 9 w 254"/>
                              <a:gd name="T65" fmla="*/ 48 h 811"/>
                              <a:gd name="T66" fmla="*/ 0 w 254"/>
                              <a:gd name="T67" fmla="*/ 53 h 8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</a:cxnLst>
                            <a:rect l="0" t="0" r="r" b="b"/>
                            <a:pathLst>
                              <a:path w="254" h="811">
                                <a:moveTo>
                                  <a:pt x="0" y="53"/>
                                </a:moveTo>
                                <a:lnTo>
                                  <a:pt x="48" y="115"/>
                                </a:lnTo>
                                <a:lnTo>
                                  <a:pt x="81" y="187"/>
                                </a:lnTo>
                                <a:lnTo>
                                  <a:pt x="115" y="264"/>
                                </a:lnTo>
                                <a:lnTo>
                                  <a:pt x="139" y="346"/>
                                </a:lnTo>
                                <a:lnTo>
                                  <a:pt x="158" y="432"/>
                                </a:lnTo>
                                <a:lnTo>
                                  <a:pt x="163" y="523"/>
                                </a:lnTo>
                                <a:lnTo>
                                  <a:pt x="163" y="619"/>
                                </a:lnTo>
                                <a:lnTo>
                                  <a:pt x="153" y="710"/>
                                </a:lnTo>
                                <a:lnTo>
                                  <a:pt x="235" y="811"/>
                                </a:lnTo>
                                <a:lnTo>
                                  <a:pt x="249" y="730"/>
                                </a:lnTo>
                                <a:lnTo>
                                  <a:pt x="254" y="638"/>
                                </a:lnTo>
                                <a:lnTo>
                                  <a:pt x="254" y="542"/>
                                </a:lnTo>
                                <a:lnTo>
                                  <a:pt x="249" y="442"/>
                                </a:lnTo>
                                <a:lnTo>
                                  <a:pt x="235" y="341"/>
                                </a:lnTo>
                                <a:lnTo>
                                  <a:pt x="211" y="240"/>
                                </a:lnTo>
                                <a:lnTo>
                                  <a:pt x="182" y="149"/>
                                </a:lnTo>
                                <a:lnTo>
                                  <a:pt x="144" y="62"/>
                                </a:lnTo>
                                <a:lnTo>
                                  <a:pt x="139" y="62"/>
                                </a:lnTo>
                                <a:lnTo>
                                  <a:pt x="129" y="62"/>
                                </a:lnTo>
                                <a:lnTo>
                                  <a:pt x="115" y="58"/>
                                </a:lnTo>
                                <a:lnTo>
                                  <a:pt x="105" y="53"/>
                                </a:lnTo>
                                <a:lnTo>
                                  <a:pt x="96" y="48"/>
                                </a:lnTo>
                                <a:lnTo>
                                  <a:pt x="86" y="34"/>
                                </a:lnTo>
                                <a:lnTo>
                                  <a:pt x="77" y="24"/>
                                </a:lnTo>
                                <a:lnTo>
                                  <a:pt x="62" y="5"/>
                                </a:lnTo>
                                <a:lnTo>
                                  <a:pt x="57" y="0"/>
                                </a:lnTo>
                                <a:lnTo>
                                  <a:pt x="48" y="0"/>
                                </a:lnTo>
                                <a:lnTo>
                                  <a:pt x="43" y="5"/>
                                </a:lnTo>
                                <a:lnTo>
                                  <a:pt x="33" y="14"/>
                                </a:lnTo>
                                <a:lnTo>
                                  <a:pt x="29" y="29"/>
                                </a:lnTo>
                                <a:lnTo>
                                  <a:pt x="19" y="38"/>
                                </a:lnTo>
                                <a:lnTo>
                                  <a:pt x="9" y="48"/>
                                </a:lnTo>
                                <a:lnTo>
                                  <a:pt x="0" y="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" name="Freeform 34"/>
                        <wps:cNvSpPr>
                          <a:spLocks/>
                        </wps:cNvSpPr>
                        <wps:spPr bwMode="auto">
                          <a:xfrm>
                            <a:off x="2292" y="1703"/>
                            <a:ext cx="149" cy="173"/>
                          </a:xfrm>
                          <a:custGeom>
                            <a:avLst/>
                            <a:gdLst>
                              <a:gd name="T0" fmla="*/ 0 w 149"/>
                              <a:gd name="T1" fmla="*/ 140 h 173"/>
                              <a:gd name="T2" fmla="*/ 19 w 149"/>
                              <a:gd name="T3" fmla="*/ 120 h 173"/>
                              <a:gd name="T4" fmla="*/ 34 w 149"/>
                              <a:gd name="T5" fmla="*/ 96 h 173"/>
                              <a:gd name="T6" fmla="*/ 53 w 149"/>
                              <a:gd name="T7" fmla="*/ 77 h 173"/>
                              <a:gd name="T8" fmla="*/ 67 w 149"/>
                              <a:gd name="T9" fmla="*/ 58 h 173"/>
                              <a:gd name="T10" fmla="*/ 82 w 149"/>
                              <a:gd name="T11" fmla="*/ 39 h 173"/>
                              <a:gd name="T12" fmla="*/ 96 w 149"/>
                              <a:gd name="T13" fmla="*/ 24 h 173"/>
                              <a:gd name="T14" fmla="*/ 106 w 149"/>
                              <a:gd name="T15" fmla="*/ 10 h 173"/>
                              <a:gd name="T16" fmla="*/ 110 w 149"/>
                              <a:gd name="T17" fmla="*/ 5 h 173"/>
                              <a:gd name="T18" fmla="*/ 115 w 149"/>
                              <a:gd name="T19" fmla="*/ 0 h 173"/>
                              <a:gd name="T20" fmla="*/ 125 w 149"/>
                              <a:gd name="T21" fmla="*/ 0 h 173"/>
                              <a:gd name="T22" fmla="*/ 134 w 149"/>
                              <a:gd name="T23" fmla="*/ 0 h 173"/>
                              <a:gd name="T24" fmla="*/ 139 w 149"/>
                              <a:gd name="T25" fmla="*/ 5 h 173"/>
                              <a:gd name="T26" fmla="*/ 149 w 149"/>
                              <a:gd name="T27" fmla="*/ 15 h 173"/>
                              <a:gd name="T28" fmla="*/ 149 w 149"/>
                              <a:gd name="T29" fmla="*/ 24 h 173"/>
                              <a:gd name="T30" fmla="*/ 149 w 149"/>
                              <a:gd name="T31" fmla="*/ 34 h 173"/>
                              <a:gd name="T32" fmla="*/ 139 w 149"/>
                              <a:gd name="T33" fmla="*/ 44 h 173"/>
                              <a:gd name="T34" fmla="*/ 130 w 149"/>
                              <a:gd name="T35" fmla="*/ 63 h 173"/>
                              <a:gd name="T36" fmla="*/ 110 w 149"/>
                              <a:gd name="T37" fmla="*/ 82 h 173"/>
                              <a:gd name="T38" fmla="*/ 96 w 149"/>
                              <a:gd name="T39" fmla="*/ 101 h 173"/>
                              <a:gd name="T40" fmla="*/ 77 w 149"/>
                              <a:gd name="T41" fmla="*/ 125 h 173"/>
                              <a:gd name="T42" fmla="*/ 58 w 149"/>
                              <a:gd name="T43" fmla="*/ 144 h 173"/>
                              <a:gd name="T44" fmla="*/ 43 w 149"/>
                              <a:gd name="T45" fmla="*/ 159 h 173"/>
                              <a:gd name="T46" fmla="*/ 34 w 149"/>
                              <a:gd name="T47" fmla="*/ 173 h 173"/>
                              <a:gd name="T48" fmla="*/ 29 w 149"/>
                              <a:gd name="T49" fmla="*/ 173 h 173"/>
                              <a:gd name="T50" fmla="*/ 0 w 149"/>
                              <a:gd name="T51" fmla="*/ 140 h 1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149" h="173">
                                <a:moveTo>
                                  <a:pt x="0" y="140"/>
                                </a:moveTo>
                                <a:lnTo>
                                  <a:pt x="19" y="120"/>
                                </a:lnTo>
                                <a:lnTo>
                                  <a:pt x="34" y="96"/>
                                </a:lnTo>
                                <a:lnTo>
                                  <a:pt x="53" y="77"/>
                                </a:lnTo>
                                <a:lnTo>
                                  <a:pt x="67" y="58"/>
                                </a:lnTo>
                                <a:lnTo>
                                  <a:pt x="82" y="39"/>
                                </a:lnTo>
                                <a:lnTo>
                                  <a:pt x="96" y="24"/>
                                </a:lnTo>
                                <a:lnTo>
                                  <a:pt x="106" y="10"/>
                                </a:lnTo>
                                <a:lnTo>
                                  <a:pt x="110" y="5"/>
                                </a:lnTo>
                                <a:lnTo>
                                  <a:pt x="115" y="0"/>
                                </a:lnTo>
                                <a:lnTo>
                                  <a:pt x="125" y="0"/>
                                </a:lnTo>
                                <a:lnTo>
                                  <a:pt x="134" y="0"/>
                                </a:lnTo>
                                <a:lnTo>
                                  <a:pt x="139" y="5"/>
                                </a:lnTo>
                                <a:lnTo>
                                  <a:pt x="149" y="15"/>
                                </a:lnTo>
                                <a:lnTo>
                                  <a:pt x="149" y="24"/>
                                </a:lnTo>
                                <a:lnTo>
                                  <a:pt x="149" y="34"/>
                                </a:lnTo>
                                <a:lnTo>
                                  <a:pt x="139" y="44"/>
                                </a:lnTo>
                                <a:lnTo>
                                  <a:pt x="130" y="63"/>
                                </a:lnTo>
                                <a:lnTo>
                                  <a:pt x="110" y="82"/>
                                </a:lnTo>
                                <a:lnTo>
                                  <a:pt x="96" y="101"/>
                                </a:lnTo>
                                <a:lnTo>
                                  <a:pt x="77" y="125"/>
                                </a:lnTo>
                                <a:lnTo>
                                  <a:pt x="58" y="144"/>
                                </a:lnTo>
                                <a:lnTo>
                                  <a:pt x="43" y="159"/>
                                </a:lnTo>
                                <a:lnTo>
                                  <a:pt x="34" y="173"/>
                                </a:lnTo>
                                <a:lnTo>
                                  <a:pt x="29" y="173"/>
                                </a:lnTo>
                                <a:lnTo>
                                  <a:pt x="0" y="1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" name="Freeform 35"/>
                        <wps:cNvSpPr>
                          <a:spLocks/>
                        </wps:cNvSpPr>
                        <wps:spPr bwMode="auto">
                          <a:xfrm>
                            <a:off x="2258" y="1003"/>
                            <a:ext cx="816" cy="854"/>
                          </a:xfrm>
                          <a:custGeom>
                            <a:avLst/>
                            <a:gdLst>
                              <a:gd name="T0" fmla="*/ 452 w 816"/>
                              <a:gd name="T1" fmla="*/ 105 h 854"/>
                              <a:gd name="T2" fmla="*/ 476 w 816"/>
                              <a:gd name="T3" fmla="*/ 177 h 854"/>
                              <a:gd name="T4" fmla="*/ 327 w 816"/>
                              <a:gd name="T5" fmla="*/ 292 h 854"/>
                              <a:gd name="T6" fmla="*/ 183 w 816"/>
                              <a:gd name="T7" fmla="*/ 432 h 854"/>
                              <a:gd name="T8" fmla="*/ 130 w 816"/>
                              <a:gd name="T9" fmla="*/ 648 h 854"/>
                              <a:gd name="T10" fmla="*/ 164 w 816"/>
                              <a:gd name="T11" fmla="*/ 796 h 854"/>
                              <a:gd name="T12" fmla="*/ 216 w 816"/>
                              <a:gd name="T13" fmla="*/ 825 h 854"/>
                              <a:gd name="T14" fmla="*/ 308 w 816"/>
                              <a:gd name="T15" fmla="*/ 753 h 854"/>
                              <a:gd name="T16" fmla="*/ 375 w 816"/>
                              <a:gd name="T17" fmla="*/ 542 h 854"/>
                              <a:gd name="T18" fmla="*/ 514 w 816"/>
                              <a:gd name="T19" fmla="*/ 460 h 854"/>
                              <a:gd name="T20" fmla="*/ 644 w 816"/>
                              <a:gd name="T21" fmla="*/ 556 h 854"/>
                              <a:gd name="T22" fmla="*/ 720 w 816"/>
                              <a:gd name="T23" fmla="*/ 624 h 854"/>
                              <a:gd name="T24" fmla="*/ 792 w 816"/>
                              <a:gd name="T25" fmla="*/ 460 h 854"/>
                              <a:gd name="T26" fmla="*/ 711 w 816"/>
                              <a:gd name="T27" fmla="*/ 417 h 854"/>
                              <a:gd name="T28" fmla="*/ 682 w 816"/>
                              <a:gd name="T29" fmla="*/ 513 h 854"/>
                              <a:gd name="T30" fmla="*/ 720 w 816"/>
                              <a:gd name="T31" fmla="*/ 489 h 854"/>
                              <a:gd name="T32" fmla="*/ 696 w 816"/>
                              <a:gd name="T33" fmla="*/ 547 h 854"/>
                              <a:gd name="T34" fmla="*/ 648 w 816"/>
                              <a:gd name="T35" fmla="*/ 504 h 854"/>
                              <a:gd name="T36" fmla="*/ 692 w 816"/>
                              <a:gd name="T37" fmla="*/ 393 h 854"/>
                              <a:gd name="T38" fmla="*/ 802 w 816"/>
                              <a:gd name="T39" fmla="*/ 422 h 854"/>
                              <a:gd name="T40" fmla="*/ 783 w 816"/>
                              <a:gd name="T41" fmla="*/ 614 h 854"/>
                              <a:gd name="T42" fmla="*/ 600 w 816"/>
                              <a:gd name="T43" fmla="*/ 691 h 854"/>
                              <a:gd name="T44" fmla="*/ 471 w 816"/>
                              <a:gd name="T45" fmla="*/ 705 h 854"/>
                              <a:gd name="T46" fmla="*/ 500 w 816"/>
                              <a:gd name="T47" fmla="*/ 604 h 854"/>
                              <a:gd name="T48" fmla="*/ 543 w 816"/>
                              <a:gd name="T49" fmla="*/ 633 h 854"/>
                              <a:gd name="T50" fmla="*/ 509 w 816"/>
                              <a:gd name="T51" fmla="*/ 628 h 854"/>
                              <a:gd name="T52" fmla="*/ 485 w 816"/>
                              <a:gd name="T53" fmla="*/ 691 h 854"/>
                              <a:gd name="T54" fmla="*/ 581 w 816"/>
                              <a:gd name="T55" fmla="*/ 681 h 854"/>
                              <a:gd name="T56" fmla="*/ 620 w 816"/>
                              <a:gd name="T57" fmla="*/ 566 h 854"/>
                              <a:gd name="T58" fmla="*/ 557 w 816"/>
                              <a:gd name="T59" fmla="*/ 532 h 854"/>
                              <a:gd name="T60" fmla="*/ 524 w 816"/>
                              <a:gd name="T61" fmla="*/ 523 h 854"/>
                              <a:gd name="T62" fmla="*/ 413 w 816"/>
                              <a:gd name="T63" fmla="*/ 532 h 854"/>
                              <a:gd name="T64" fmla="*/ 322 w 816"/>
                              <a:gd name="T65" fmla="*/ 753 h 854"/>
                              <a:gd name="T66" fmla="*/ 140 w 816"/>
                              <a:gd name="T67" fmla="*/ 830 h 854"/>
                              <a:gd name="T68" fmla="*/ 68 w 816"/>
                              <a:gd name="T69" fmla="*/ 528 h 854"/>
                              <a:gd name="T70" fmla="*/ 125 w 816"/>
                              <a:gd name="T71" fmla="*/ 350 h 854"/>
                              <a:gd name="T72" fmla="*/ 183 w 816"/>
                              <a:gd name="T73" fmla="*/ 240 h 854"/>
                              <a:gd name="T74" fmla="*/ 178 w 816"/>
                              <a:gd name="T75" fmla="*/ 201 h 854"/>
                              <a:gd name="T76" fmla="*/ 68 w 816"/>
                              <a:gd name="T77" fmla="*/ 432 h 854"/>
                              <a:gd name="T78" fmla="*/ 0 w 816"/>
                              <a:gd name="T79" fmla="*/ 369 h 854"/>
                              <a:gd name="T80" fmla="*/ 68 w 816"/>
                              <a:gd name="T81" fmla="*/ 273 h 854"/>
                              <a:gd name="T82" fmla="*/ 29 w 816"/>
                              <a:gd name="T83" fmla="*/ 220 h 854"/>
                              <a:gd name="T84" fmla="*/ 15 w 816"/>
                              <a:gd name="T85" fmla="*/ 120 h 854"/>
                              <a:gd name="T86" fmla="*/ 101 w 816"/>
                              <a:gd name="T87" fmla="*/ 86 h 854"/>
                              <a:gd name="T88" fmla="*/ 140 w 816"/>
                              <a:gd name="T89" fmla="*/ 100 h 854"/>
                              <a:gd name="T90" fmla="*/ 178 w 816"/>
                              <a:gd name="T91" fmla="*/ 52 h 854"/>
                              <a:gd name="T92" fmla="*/ 240 w 816"/>
                              <a:gd name="T93" fmla="*/ 105 h 854"/>
                              <a:gd name="T94" fmla="*/ 264 w 816"/>
                              <a:gd name="T95" fmla="*/ 57 h 854"/>
                              <a:gd name="T96" fmla="*/ 317 w 816"/>
                              <a:gd name="T97" fmla="*/ 43 h 854"/>
                              <a:gd name="T98" fmla="*/ 370 w 816"/>
                              <a:gd name="T99" fmla="*/ 0 h 854"/>
                              <a:gd name="T100" fmla="*/ 336 w 816"/>
                              <a:gd name="T101" fmla="*/ 124 h 854"/>
                              <a:gd name="T102" fmla="*/ 274 w 816"/>
                              <a:gd name="T103" fmla="*/ 211 h 854"/>
                              <a:gd name="T104" fmla="*/ 308 w 816"/>
                              <a:gd name="T105" fmla="*/ 192 h 854"/>
                              <a:gd name="T106" fmla="*/ 375 w 816"/>
                              <a:gd name="T107" fmla="*/ 110 h 85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816" h="854">
                                <a:moveTo>
                                  <a:pt x="375" y="110"/>
                                </a:moveTo>
                                <a:lnTo>
                                  <a:pt x="394" y="100"/>
                                </a:lnTo>
                                <a:lnTo>
                                  <a:pt x="408" y="96"/>
                                </a:lnTo>
                                <a:lnTo>
                                  <a:pt x="428" y="100"/>
                                </a:lnTo>
                                <a:lnTo>
                                  <a:pt x="442" y="100"/>
                                </a:lnTo>
                                <a:lnTo>
                                  <a:pt x="452" y="105"/>
                                </a:lnTo>
                                <a:lnTo>
                                  <a:pt x="466" y="110"/>
                                </a:lnTo>
                                <a:lnTo>
                                  <a:pt x="480" y="115"/>
                                </a:lnTo>
                                <a:lnTo>
                                  <a:pt x="495" y="110"/>
                                </a:lnTo>
                                <a:lnTo>
                                  <a:pt x="495" y="124"/>
                                </a:lnTo>
                                <a:lnTo>
                                  <a:pt x="490" y="148"/>
                                </a:lnTo>
                                <a:lnTo>
                                  <a:pt x="476" y="177"/>
                                </a:lnTo>
                                <a:lnTo>
                                  <a:pt x="461" y="201"/>
                                </a:lnTo>
                                <a:lnTo>
                                  <a:pt x="442" y="230"/>
                                </a:lnTo>
                                <a:lnTo>
                                  <a:pt x="418" y="254"/>
                                </a:lnTo>
                                <a:lnTo>
                                  <a:pt x="389" y="273"/>
                                </a:lnTo>
                                <a:lnTo>
                                  <a:pt x="356" y="283"/>
                                </a:lnTo>
                                <a:lnTo>
                                  <a:pt x="327" y="292"/>
                                </a:lnTo>
                                <a:lnTo>
                                  <a:pt x="298" y="307"/>
                                </a:lnTo>
                                <a:lnTo>
                                  <a:pt x="274" y="321"/>
                                </a:lnTo>
                                <a:lnTo>
                                  <a:pt x="245" y="340"/>
                                </a:lnTo>
                                <a:lnTo>
                                  <a:pt x="226" y="369"/>
                                </a:lnTo>
                                <a:lnTo>
                                  <a:pt x="202" y="398"/>
                                </a:lnTo>
                                <a:lnTo>
                                  <a:pt x="183" y="432"/>
                                </a:lnTo>
                                <a:lnTo>
                                  <a:pt x="168" y="465"/>
                                </a:lnTo>
                                <a:lnTo>
                                  <a:pt x="154" y="499"/>
                                </a:lnTo>
                                <a:lnTo>
                                  <a:pt x="144" y="532"/>
                                </a:lnTo>
                                <a:lnTo>
                                  <a:pt x="135" y="571"/>
                                </a:lnTo>
                                <a:lnTo>
                                  <a:pt x="135" y="609"/>
                                </a:lnTo>
                                <a:lnTo>
                                  <a:pt x="130" y="648"/>
                                </a:lnTo>
                                <a:lnTo>
                                  <a:pt x="130" y="681"/>
                                </a:lnTo>
                                <a:lnTo>
                                  <a:pt x="135" y="715"/>
                                </a:lnTo>
                                <a:lnTo>
                                  <a:pt x="140" y="748"/>
                                </a:lnTo>
                                <a:lnTo>
                                  <a:pt x="144" y="768"/>
                                </a:lnTo>
                                <a:lnTo>
                                  <a:pt x="154" y="782"/>
                                </a:lnTo>
                                <a:lnTo>
                                  <a:pt x="164" y="796"/>
                                </a:lnTo>
                                <a:lnTo>
                                  <a:pt x="173" y="806"/>
                                </a:lnTo>
                                <a:lnTo>
                                  <a:pt x="183" y="816"/>
                                </a:lnTo>
                                <a:lnTo>
                                  <a:pt x="192" y="820"/>
                                </a:lnTo>
                                <a:lnTo>
                                  <a:pt x="197" y="825"/>
                                </a:lnTo>
                                <a:lnTo>
                                  <a:pt x="202" y="825"/>
                                </a:lnTo>
                                <a:lnTo>
                                  <a:pt x="216" y="825"/>
                                </a:lnTo>
                                <a:lnTo>
                                  <a:pt x="231" y="825"/>
                                </a:lnTo>
                                <a:lnTo>
                                  <a:pt x="245" y="820"/>
                                </a:lnTo>
                                <a:lnTo>
                                  <a:pt x="264" y="811"/>
                                </a:lnTo>
                                <a:lnTo>
                                  <a:pt x="279" y="796"/>
                                </a:lnTo>
                                <a:lnTo>
                                  <a:pt x="293" y="777"/>
                                </a:lnTo>
                                <a:lnTo>
                                  <a:pt x="308" y="753"/>
                                </a:lnTo>
                                <a:lnTo>
                                  <a:pt x="312" y="715"/>
                                </a:lnTo>
                                <a:lnTo>
                                  <a:pt x="317" y="676"/>
                                </a:lnTo>
                                <a:lnTo>
                                  <a:pt x="327" y="638"/>
                                </a:lnTo>
                                <a:lnTo>
                                  <a:pt x="341" y="604"/>
                                </a:lnTo>
                                <a:lnTo>
                                  <a:pt x="356" y="571"/>
                                </a:lnTo>
                                <a:lnTo>
                                  <a:pt x="375" y="542"/>
                                </a:lnTo>
                                <a:lnTo>
                                  <a:pt x="394" y="518"/>
                                </a:lnTo>
                                <a:lnTo>
                                  <a:pt x="418" y="499"/>
                                </a:lnTo>
                                <a:lnTo>
                                  <a:pt x="442" y="484"/>
                                </a:lnTo>
                                <a:lnTo>
                                  <a:pt x="466" y="470"/>
                                </a:lnTo>
                                <a:lnTo>
                                  <a:pt x="490" y="460"/>
                                </a:lnTo>
                                <a:lnTo>
                                  <a:pt x="514" y="460"/>
                                </a:lnTo>
                                <a:lnTo>
                                  <a:pt x="538" y="465"/>
                                </a:lnTo>
                                <a:lnTo>
                                  <a:pt x="567" y="470"/>
                                </a:lnTo>
                                <a:lnTo>
                                  <a:pt x="586" y="484"/>
                                </a:lnTo>
                                <a:lnTo>
                                  <a:pt x="610" y="504"/>
                                </a:lnTo>
                                <a:lnTo>
                                  <a:pt x="629" y="532"/>
                                </a:lnTo>
                                <a:lnTo>
                                  <a:pt x="644" y="556"/>
                                </a:lnTo>
                                <a:lnTo>
                                  <a:pt x="644" y="580"/>
                                </a:lnTo>
                                <a:lnTo>
                                  <a:pt x="644" y="604"/>
                                </a:lnTo>
                                <a:lnTo>
                                  <a:pt x="644" y="624"/>
                                </a:lnTo>
                                <a:lnTo>
                                  <a:pt x="668" y="628"/>
                                </a:lnTo>
                                <a:lnTo>
                                  <a:pt x="692" y="628"/>
                                </a:lnTo>
                                <a:lnTo>
                                  <a:pt x="720" y="624"/>
                                </a:lnTo>
                                <a:lnTo>
                                  <a:pt x="744" y="609"/>
                                </a:lnTo>
                                <a:lnTo>
                                  <a:pt x="768" y="590"/>
                                </a:lnTo>
                                <a:lnTo>
                                  <a:pt x="788" y="561"/>
                                </a:lnTo>
                                <a:lnTo>
                                  <a:pt x="792" y="528"/>
                                </a:lnTo>
                                <a:lnTo>
                                  <a:pt x="797" y="484"/>
                                </a:lnTo>
                                <a:lnTo>
                                  <a:pt x="792" y="460"/>
                                </a:lnTo>
                                <a:lnTo>
                                  <a:pt x="783" y="441"/>
                                </a:lnTo>
                                <a:lnTo>
                                  <a:pt x="768" y="427"/>
                                </a:lnTo>
                                <a:lnTo>
                                  <a:pt x="754" y="417"/>
                                </a:lnTo>
                                <a:lnTo>
                                  <a:pt x="740" y="417"/>
                                </a:lnTo>
                                <a:lnTo>
                                  <a:pt x="725" y="417"/>
                                </a:lnTo>
                                <a:lnTo>
                                  <a:pt x="711" y="417"/>
                                </a:lnTo>
                                <a:lnTo>
                                  <a:pt x="696" y="422"/>
                                </a:lnTo>
                                <a:lnTo>
                                  <a:pt x="677" y="436"/>
                                </a:lnTo>
                                <a:lnTo>
                                  <a:pt x="668" y="460"/>
                                </a:lnTo>
                                <a:lnTo>
                                  <a:pt x="668" y="484"/>
                                </a:lnTo>
                                <a:lnTo>
                                  <a:pt x="672" y="504"/>
                                </a:lnTo>
                                <a:lnTo>
                                  <a:pt x="682" y="513"/>
                                </a:lnTo>
                                <a:lnTo>
                                  <a:pt x="692" y="513"/>
                                </a:lnTo>
                                <a:lnTo>
                                  <a:pt x="701" y="504"/>
                                </a:lnTo>
                                <a:lnTo>
                                  <a:pt x="696" y="484"/>
                                </a:lnTo>
                                <a:lnTo>
                                  <a:pt x="696" y="465"/>
                                </a:lnTo>
                                <a:lnTo>
                                  <a:pt x="711" y="475"/>
                                </a:lnTo>
                                <a:lnTo>
                                  <a:pt x="720" y="489"/>
                                </a:lnTo>
                                <a:lnTo>
                                  <a:pt x="725" y="504"/>
                                </a:lnTo>
                                <a:lnTo>
                                  <a:pt x="725" y="518"/>
                                </a:lnTo>
                                <a:lnTo>
                                  <a:pt x="720" y="528"/>
                                </a:lnTo>
                                <a:lnTo>
                                  <a:pt x="716" y="537"/>
                                </a:lnTo>
                                <a:lnTo>
                                  <a:pt x="706" y="542"/>
                                </a:lnTo>
                                <a:lnTo>
                                  <a:pt x="696" y="547"/>
                                </a:lnTo>
                                <a:lnTo>
                                  <a:pt x="687" y="552"/>
                                </a:lnTo>
                                <a:lnTo>
                                  <a:pt x="682" y="552"/>
                                </a:lnTo>
                                <a:lnTo>
                                  <a:pt x="668" y="542"/>
                                </a:lnTo>
                                <a:lnTo>
                                  <a:pt x="663" y="532"/>
                                </a:lnTo>
                                <a:lnTo>
                                  <a:pt x="658" y="523"/>
                                </a:lnTo>
                                <a:lnTo>
                                  <a:pt x="648" y="504"/>
                                </a:lnTo>
                                <a:lnTo>
                                  <a:pt x="644" y="484"/>
                                </a:lnTo>
                                <a:lnTo>
                                  <a:pt x="644" y="465"/>
                                </a:lnTo>
                                <a:lnTo>
                                  <a:pt x="648" y="446"/>
                                </a:lnTo>
                                <a:lnTo>
                                  <a:pt x="658" y="427"/>
                                </a:lnTo>
                                <a:lnTo>
                                  <a:pt x="668" y="408"/>
                                </a:lnTo>
                                <a:lnTo>
                                  <a:pt x="692" y="393"/>
                                </a:lnTo>
                                <a:lnTo>
                                  <a:pt x="711" y="384"/>
                                </a:lnTo>
                                <a:lnTo>
                                  <a:pt x="735" y="379"/>
                                </a:lnTo>
                                <a:lnTo>
                                  <a:pt x="754" y="384"/>
                                </a:lnTo>
                                <a:lnTo>
                                  <a:pt x="773" y="388"/>
                                </a:lnTo>
                                <a:lnTo>
                                  <a:pt x="788" y="403"/>
                                </a:lnTo>
                                <a:lnTo>
                                  <a:pt x="802" y="422"/>
                                </a:lnTo>
                                <a:lnTo>
                                  <a:pt x="812" y="446"/>
                                </a:lnTo>
                                <a:lnTo>
                                  <a:pt x="816" y="480"/>
                                </a:lnTo>
                                <a:lnTo>
                                  <a:pt x="816" y="518"/>
                                </a:lnTo>
                                <a:lnTo>
                                  <a:pt x="812" y="552"/>
                                </a:lnTo>
                                <a:lnTo>
                                  <a:pt x="802" y="585"/>
                                </a:lnTo>
                                <a:lnTo>
                                  <a:pt x="783" y="614"/>
                                </a:lnTo>
                                <a:lnTo>
                                  <a:pt x="759" y="633"/>
                                </a:lnTo>
                                <a:lnTo>
                                  <a:pt x="725" y="652"/>
                                </a:lnTo>
                                <a:lnTo>
                                  <a:pt x="682" y="652"/>
                                </a:lnTo>
                                <a:lnTo>
                                  <a:pt x="634" y="648"/>
                                </a:lnTo>
                                <a:lnTo>
                                  <a:pt x="620" y="672"/>
                                </a:lnTo>
                                <a:lnTo>
                                  <a:pt x="600" y="691"/>
                                </a:lnTo>
                                <a:lnTo>
                                  <a:pt x="576" y="710"/>
                                </a:lnTo>
                                <a:lnTo>
                                  <a:pt x="552" y="724"/>
                                </a:lnTo>
                                <a:lnTo>
                                  <a:pt x="528" y="729"/>
                                </a:lnTo>
                                <a:lnTo>
                                  <a:pt x="504" y="734"/>
                                </a:lnTo>
                                <a:lnTo>
                                  <a:pt x="485" y="724"/>
                                </a:lnTo>
                                <a:lnTo>
                                  <a:pt x="471" y="705"/>
                                </a:lnTo>
                                <a:lnTo>
                                  <a:pt x="461" y="676"/>
                                </a:lnTo>
                                <a:lnTo>
                                  <a:pt x="461" y="648"/>
                                </a:lnTo>
                                <a:lnTo>
                                  <a:pt x="466" y="624"/>
                                </a:lnTo>
                                <a:lnTo>
                                  <a:pt x="480" y="609"/>
                                </a:lnTo>
                                <a:lnTo>
                                  <a:pt x="490" y="604"/>
                                </a:lnTo>
                                <a:lnTo>
                                  <a:pt x="500" y="604"/>
                                </a:lnTo>
                                <a:lnTo>
                                  <a:pt x="509" y="604"/>
                                </a:lnTo>
                                <a:lnTo>
                                  <a:pt x="519" y="609"/>
                                </a:lnTo>
                                <a:lnTo>
                                  <a:pt x="528" y="614"/>
                                </a:lnTo>
                                <a:lnTo>
                                  <a:pt x="538" y="619"/>
                                </a:lnTo>
                                <a:lnTo>
                                  <a:pt x="538" y="628"/>
                                </a:lnTo>
                                <a:lnTo>
                                  <a:pt x="543" y="633"/>
                                </a:lnTo>
                                <a:lnTo>
                                  <a:pt x="543" y="648"/>
                                </a:lnTo>
                                <a:lnTo>
                                  <a:pt x="538" y="652"/>
                                </a:lnTo>
                                <a:lnTo>
                                  <a:pt x="533" y="648"/>
                                </a:lnTo>
                                <a:lnTo>
                                  <a:pt x="528" y="643"/>
                                </a:lnTo>
                                <a:lnTo>
                                  <a:pt x="519" y="633"/>
                                </a:lnTo>
                                <a:lnTo>
                                  <a:pt x="509" y="628"/>
                                </a:lnTo>
                                <a:lnTo>
                                  <a:pt x="495" y="633"/>
                                </a:lnTo>
                                <a:lnTo>
                                  <a:pt x="490" y="638"/>
                                </a:lnTo>
                                <a:lnTo>
                                  <a:pt x="480" y="648"/>
                                </a:lnTo>
                                <a:lnTo>
                                  <a:pt x="480" y="662"/>
                                </a:lnTo>
                                <a:lnTo>
                                  <a:pt x="480" y="676"/>
                                </a:lnTo>
                                <a:lnTo>
                                  <a:pt x="485" y="691"/>
                                </a:lnTo>
                                <a:lnTo>
                                  <a:pt x="495" y="700"/>
                                </a:lnTo>
                                <a:lnTo>
                                  <a:pt x="504" y="705"/>
                                </a:lnTo>
                                <a:lnTo>
                                  <a:pt x="524" y="705"/>
                                </a:lnTo>
                                <a:lnTo>
                                  <a:pt x="538" y="705"/>
                                </a:lnTo>
                                <a:lnTo>
                                  <a:pt x="562" y="700"/>
                                </a:lnTo>
                                <a:lnTo>
                                  <a:pt x="581" y="681"/>
                                </a:lnTo>
                                <a:lnTo>
                                  <a:pt x="596" y="662"/>
                                </a:lnTo>
                                <a:lnTo>
                                  <a:pt x="610" y="638"/>
                                </a:lnTo>
                                <a:lnTo>
                                  <a:pt x="615" y="624"/>
                                </a:lnTo>
                                <a:lnTo>
                                  <a:pt x="620" y="604"/>
                                </a:lnTo>
                                <a:lnTo>
                                  <a:pt x="620" y="585"/>
                                </a:lnTo>
                                <a:lnTo>
                                  <a:pt x="620" y="566"/>
                                </a:lnTo>
                                <a:lnTo>
                                  <a:pt x="610" y="547"/>
                                </a:lnTo>
                                <a:lnTo>
                                  <a:pt x="600" y="528"/>
                                </a:lnTo>
                                <a:lnTo>
                                  <a:pt x="576" y="513"/>
                                </a:lnTo>
                                <a:lnTo>
                                  <a:pt x="548" y="499"/>
                                </a:lnTo>
                                <a:lnTo>
                                  <a:pt x="552" y="518"/>
                                </a:lnTo>
                                <a:lnTo>
                                  <a:pt x="557" y="532"/>
                                </a:lnTo>
                                <a:lnTo>
                                  <a:pt x="557" y="542"/>
                                </a:lnTo>
                                <a:lnTo>
                                  <a:pt x="552" y="552"/>
                                </a:lnTo>
                                <a:lnTo>
                                  <a:pt x="548" y="542"/>
                                </a:lnTo>
                                <a:lnTo>
                                  <a:pt x="538" y="532"/>
                                </a:lnTo>
                                <a:lnTo>
                                  <a:pt x="524" y="523"/>
                                </a:lnTo>
                                <a:lnTo>
                                  <a:pt x="504" y="518"/>
                                </a:lnTo>
                                <a:lnTo>
                                  <a:pt x="490" y="513"/>
                                </a:lnTo>
                                <a:lnTo>
                                  <a:pt x="471" y="513"/>
                                </a:lnTo>
                                <a:lnTo>
                                  <a:pt x="452" y="513"/>
                                </a:lnTo>
                                <a:lnTo>
                                  <a:pt x="432" y="518"/>
                                </a:lnTo>
                                <a:lnTo>
                                  <a:pt x="413" y="532"/>
                                </a:lnTo>
                                <a:lnTo>
                                  <a:pt x="399" y="547"/>
                                </a:lnTo>
                                <a:lnTo>
                                  <a:pt x="380" y="566"/>
                                </a:lnTo>
                                <a:lnTo>
                                  <a:pt x="356" y="609"/>
                                </a:lnTo>
                                <a:lnTo>
                                  <a:pt x="341" y="657"/>
                                </a:lnTo>
                                <a:lnTo>
                                  <a:pt x="332" y="705"/>
                                </a:lnTo>
                                <a:lnTo>
                                  <a:pt x="322" y="753"/>
                                </a:lnTo>
                                <a:lnTo>
                                  <a:pt x="308" y="796"/>
                                </a:lnTo>
                                <a:lnTo>
                                  <a:pt x="288" y="825"/>
                                </a:lnTo>
                                <a:lnTo>
                                  <a:pt x="255" y="844"/>
                                </a:lnTo>
                                <a:lnTo>
                                  <a:pt x="207" y="854"/>
                                </a:lnTo>
                                <a:lnTo>
                                  <a:pt x="173" y="844"/>
                                </a:lnTo>
                                <a:lnTo>
                                  <a:pt x="140" y="830"/>
                                </a:lnTo>
                                <a:lnTo>
                                  <a:pt x="116" y="801"/>
                                </a:lnTo>
                                <a:lnTo>
                                  <a:pt x="96" y="768"/>
                                </a:lnTo>
                                <a:lnTo>
                                  <a:pt x="82" y="720"/>
                                </a:lnTo>
                                <a:lnTo>
                                  <a:pt x="72" y="662"/>
                                </a:lnTo>
                                <a:lnTo>
                                  <a:pt x="68" y="600"/>
                                </a:lnTo>
                                <a:lnTo>
                                  <a:pt x="68" y="528"/>
                                </a:lnTo>
                                <a:lnTo>
                                  <a:pt x="68" y="504"/>
                                </a:lnTo>
                                <a:lnTo>
                                  <a:pt x="77" y="470"/>
                                </a:lnTo>
                                <a:lnTo>
                                  <a:pt x="87" y="441"/>
                                </a:lnTo>
                                <a:lnTo>
                                  <a:pt x="96" y="408"/>
                                </a:lnTo>
                                <a:lnTo>
                                  <a:pt x="111" y="379"/>
                                </a:lnTo>
                                <a:lnTo>
                                  <a:pt x="125" y="350"/>
                                </a:lnTo>
                                <a:lnTo>
                                  <a:pt x="135" y="326"/>
                                </a:lnTo>
                                <a:lnTo>
                                  <a:pt x="149" y="312"/>
                                </a:lnTo>
                                <a:lnTo>
                                  <a:pt x="164" y="297"/>
                                </a:lnTo>
                                <a:lnTo>
                                  <a:pt x="168" y="278"/>
                                </a:lnTo>
                                <a:lnTo>
                                  <a:pt x="178" y="259"/>
                                </a:lnTo>
                                <a:lnTo>
                                  <a:pt x="183" y="240"/>
                                </a:lnTo>
                                <a:lnTo>
                                  <a:pt x="188" y="220"/>
                                </a:lnTo>
                                <a:lnTo>
                                  <a:pt x="192" y="201"/>
                                </a:lnTo>
                                <a:lnTo>
                                  <a:pt x="192" y="182"/>
                                </a:lnTo>
                                <a:lnTo>
                                  <a:pt x="192" y="172"/>
                                </a:lnTo>
                                <a:lnTo>
                                  <a:pt x="188" y="158"/>
                                </a:lnTo>
                                <a:lnTo>
                                  <a:pt x="178" y="201"/>
                                </a:lnTo>
                                <a:lnTo>
                                  <a:pt x="164" y="244"/>
                                </a:lnTo>
                                <a:lnTo>
                                  <a:pt x="144" y="283"/>
                                </a:lnTo>
                                <a:lnTo>
                                  <a:pt x="120" y="326"/>
                                </a:lnTo>
                                <a:lnTo>
                                  <a:pt x="101" y="360"/>
                                </a:lnTo>
                                <a:lnTo>
                                  <a:pt x="82" y="398"/>
                                </a:lnTo>
                                <a:lnTo>
                                  <a:pt x="68" y="432"/>
                                </a:lnTo>
                                <a:lnTo>
                                  <a:pt x="63" y="465"/>
                                </a:lnTo>
                                <a:lnTo>
                                  <a:pt x="53" y="446"/>
                                </a:lnTo>
                                <a:lnTo>
                                  <a:pt x="29" y="427"/>
                                </a:lnTo>
                                <a:lnTo>
                                  <a:pt x="10" y="408"/>
                                </a:lnTo>
                                <a:lnTo>
                                  <a:pt x="0" y="388"/>
                                </a:lnTo>
                                <a:lnTo>
                                  <a:pt x="0" y="369"/>
                                </a:lnTo>
                                <a:lnTo>
                                  <a:pt x="5" y="350"/>
                                </a:lnTo>
                                <a:lnTo>
                                  <a:pt x="10" y="331"/>
                                </a:lnTo>
                                <a:lnTo>
                                  <a:pt x="24" y="312"/>
                                </a:lnTo>
                                <a:lnTo>
                                  <a:pt x="44" y="297"/>
                                </a:lnTo>
                                <a:lnTo>
                                  <a:pt x="58" y="283"/>
                                </a:lnTo>
                                <a:lnTo>
                                  <a:pt x="68" y="273"/>
                                </a:lnTo>
                                <a:lnTo>
                                  <a:pt x="68" y="259"/>
                                </a:lnTo>
                                <a:lnTo>
                                  <a:pt x="68" y="249"/>
                                </a:lnTo>
                                <a:lnTo>
                                  <a:pt x="58" y="240"/>
                                </a:lnTo>
                                <a:lnTo>
                                  <a:pt x="48" y="235"/>
                                </a:lnTo>
                                <a:lnTo>
                                  <a:pt x="39" y="225"/>
                                </a:lnTo>
                                <a:lnTo>
                                  <a:pt x="29" y="220"/>
                                </a:lnTo>
                                <a:lnTo>
                                  <a:pt x="20" y="216"/>
                                </a:lnTo>
                                <a:lnTo>
                                  <a:pt x="10" y="201"/>
                                </a:lnTo>
                                <a:lnTo>
                                  <a:pt x="5" y="182"/>
                                </a:lnTo>
                                <a:lnTo>
                                  <a:pt x="5" y="163"/>
                                </a:lnTo>
                                <a:lnTo>
                                  <a:pt x="10" y="144"/>
                                </a:lnTo>
                                <a:lnTo>
                                  <a:pt x="15" y="120"/>
                                </a:lnTo>
                                <a:lnTo>
                                  <a:pt x="24" y="100"/>
                                </a:lnTo>
                                <a:lnTo>
                                  <a:pt x="39" y="86"/>
                                </a:lnTo>
                                <a:lnTo>
                                  <a:pt x="58" y="76"/>
                                </a:lnTo>
                                <a:lnTo>
                                  <a:pt x="72" y="76"/>
                                </a:lnTo>
                                <a:lnTo>
                                  <a:pt x="87" y="76"/>
                                </a:lnTo>
                                <a:lnTo>
                                  <a:pt x="101" y="86"/>
                                </a:lnTo>
                                <a:lnTo>
                                  <a:pt x="111" y="96"/>
                                </a:lnTo>
                                <a:lnTo>
                                  <a:pt x="120" y="110"/>
                                </a:lnTo>
                                <a:lnTo>
                                  <a:pt x="125" y="120"/>
                                </a:lnTo>
                                <a:lnTo>
                                  <a:pt x="135" y="134"/>
                                </a:lnTo>
                                <a:lnTo>
                                  <a:pt x="135" y="115"/>
                                </a:lnTo>
                                <a:lnTo>
                                  <a:pt x="140" y="100"/>
                                </a:lnTo>
                                <a:lnTo>
                                  <a:pt x="144" y="86"/>
                                </a:lnTo>
                                <a:lnTo>
                                  <a:pt x="149" y="72"/>
                                </a:lnTo>
                                <a:lnTo>
                                  <a:pt x="154" y="62"/>
                                </a:lnTo>
                                <a:lnTo>
                                  <a:pt x="164" y="57"/>
                                </a:lnTo>
                                <a:lnTo>
                                  <a:pt x="168" y="52"/>
                                </a:lnTo>
                                <a:lnTo>
                                  <a:pt x="178" y="52"/>
                                </a:lnTo>
                                <a:lnTo>
                                  <a:pt x="188" y="52"/>
                                </a:lnTo>
                                <a:lnTo>
                                  <a:pt x="202" y="57"/>
                                </a:lnTo>
                                <a:lnTo>
                                  <a:pt x="212" y="67"/>
                                </a:lnTo>
                                <a:lnTo>
                                  <a:pt x="221" y="76"/>
                                </a:lnTo>
                                <a:lnTo>
                                  <a:pt x="231" y="91"/>
                                </a:lnTo>
                                <a:lnTo>
                                  <a:pt x="240" y="105"/>
                                </a:lnTo>
                                <a:lnTo>
                                  <a:pt x="245" y="124"/>
                                </a:lnTo>
                                <a:lnTo>
                                  <a:pt x="245" y="148"/>
                                </a:lnTo>
                                <a:lnTo>
                                  <a:pt x="250" y="120"/>
                                </a:lnTo>
                                <a:lnTo>
                                  <a:pt x="255" y="96"/>
                                </a:lnTo>
                                <a:lnTo>
                                  <a:pt x="260" y="76"/>
                                </a:lnTo>
                                <a:lnTo>
                                  <a:pt x="264" y="57"/>
                                </a:lnTo>
                                <a:lnTo>
                                  <a:pt x="269" y="52"/>
                                </a:lnTo>
                                <a:lnTo>
                                  <a:pt x="279" y="48"/>
                                </a:lnTo>
                                <a:lnTo>
                                  <a:pt x="288" y="43"/>
                                </a:lnTo>
                                <a:lnTo>
                                  <a:pt x="293" y="48"/>
                                </a:lnTo>
                                <a:lnTo>
                                  <a:pt x="303" y="43"/>
                                </a:lnTo>
                                <a:lnTo>
                                  <a:pt x="317" y="43"/>
                                </a:lnTo>
                                <a:lnTo>
                                  <a:pt x="327" y="43"/>
                                </a:lnTo>
                                <a:lnTo>
                                  <a:pt x="336" y="38"/>
                                </a:lnTo>
                                <a:lnTo>
                                  <a:pt x="346" y="33"/>
                                </a:lnTo>
                                <a:lnTo>
                                  <a:pt x="356" y="28"/>
                                </a:lnTo>
                                <a:lnTo>
                                  <a:pt x="365" y="14"/>
                                </a:lnTo>
                                <a:lnTo>
                                  <a:pt x="370" y="0"/>
                                </a:lnTo>
                                <a:lnTo>
                                  <a:pt x="380" y="24"/>
                                </a:lnTo>
                                <a:lnTo>
                                  <a:pt x="380" y="52"/>
                                </a:lnTo>
                                <a:lnTo>
                                  <a:pt x="375" y="76"/>
                                </a:lnTo>
                                <a:lnTo>
                                  <a:pt x="360" y="100"/>
                                </a:lnTo>
                                <a:lnTo>
                                  <a:pt x="351" y="115"/>
                                </a:lnTo>
                                <a:lnTo>
                                  <a:pt x="336" y="124"/>
                                </a:lnTo>
                                <a:lnTo>
                                  <a:pt x="327" y="144"/>
                                </a:lnTo>
                                <a:lnTo>
                                  <a:pt x="312" y="158"/>
                                </a:lnTo>
                                <a:lnTo>
                                  <a:pt x="298" y="172"/>
                                </a:lnTo>
                                <a:lnTo>
                                  <a:pt x="288" y="187"/>
                                </a:lnTo>
                                <a:lnTo>
                                  <a:pt x="279" y="201"/>
                                </a:lnTo>
                                <a:lnTo>
                                  <a:pt x="274" y="211"/>
                                </a:lnTo>
                                <a:lnTo>
                                  <a:pt x="269" y="220"/>
                                </a:lnTo>
                                <a:lnTo>
                                  <a:pt x="274" y="230"/>
                                </a:lnTo>
                                <a:lnTo>
                                  <a:pt x="279" y="230"/>
                                </a:lnTo>
                                <a:lnTo>
                                  <a:pt x="293" y="216"/>
                                </a:lnTo>
                                <a:lnTo>
                                  <a:pt x="298" y="206"/>
                                </a:lnTo>
                                <a:lnTo>
                                  <a:pt x="308" y="192"/>
                                </a:lnTo>
                                <a:lnTo>
                                  <a:pt x="322" y="177"/>
                                </a:lnTo>
                                <a:lnTo>
                                  <a:pt x="332" y="158"/>
                                </a:lnTo>
                                <a:lnTo>
                                  <a:pt x="341" y="144"/>
                                </a:lnTo>
                                <a:lnTo>
                                  <a:pt x="351" y="124"/>
                                </a:lnTo>
                                <a:lnTo>
                                  <a:pt x="365" y="115"/>
                                </a:lnTo>
                                <a:lnTo>
                                  <a:pt x="375" y="1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" name="Freeform 36"/>
                        <wps:cNvSpPr>
                          <a:spLocks/>
                        </wps:cNvSpPr>
                        <wps:spPr bwMode="auto">
                          <a:xfrm>
                            <a:off x="2546" y="1478"/>
                            <a:ext cx="77" cy="182"/>
                          </a:xfrm>
                          <a:custGeom>
                            <a:avLst/>
                            <a:gdLst>
                              <a:gd name="T0" fmla="*/ 39 w 77"/>
                              <a:gd name="T1" fmla="*/ 182 h 182"/>
                              <a:gd name="T2" fmla="*/ 29 w 77"/>
                              <a:gd name="T3" fmla="*/ 173 h 182"/>
                              <a:gd name="T4" fmla="*/ 20 w 77"/>
                              <a:gd name="T5" fmla="*/ 153 h 182"/>
                              <a:gd name="T6" fmla="*/ 10 w 77"/>
                              <a:gd name="T7" fmla="*/ 134 h 182"/>
                              <a:gd name="T8" fmla="*/ 5 w 77"/>
                              <a:gd name="T9" fmla="*/ 105 h 182"/>
                              <a:gd name="T10" fmla="*/ 0 w 77"/>
                              <a:gd name="T11" fmla="*/ 81 h 182"/>
                              <a:gd name="T12" fmla="*/ 0 w 77"/>
                              <a:gd name="T13" fmla="*/ 53 h 182"/>
                              <a:gd name="T14" fmla="*/ 0 w 77"/>
                              <a:gd name="T15" fmla="*/ 29 h 182"/>
                              <a:gd name="T16" fmla="*/ 5 w 77"/>
                              <a:gd name="T17" fmla="*/ 0 h 182"/>
                              <a:gd name="T18" fmla="*/ 10 w 77"/>
                              <a:gd name="T19" fmla="*/ 19 h 182"/>
                              <a:gd name="T20" fmla="*/ 20 w 77"/>
                              <a:gd name="T21" fmla="*/ 43 h 182"/>
                              <a:gd name="T22" fmla="*/ 24 w 77"/>
                              <a:gd name="T23" fmla="*/ 57 h 182"/>
                              <a:gd name="T24" fmla="*/ 29 w 77"/>
                              <a:gd name="T25" fmla="*/ 77 h 182"/>
                              <a:gd name="T26" fmla="*/ 34 w 77"/>
                              <a:gd name="T27" fmla="*/ 86 h 182"/>
                              <a:gd name="T28" fmla="*/ 44 w 77"/>
                              <a:gd name="T29" fmla="*/ 96 h 182"/>
                              <a:gd name="T30" fmla="*/ 58 w 77"/>
                              <a:gd name="T31" fmla="*/ 96 h 182"/>
                              <a:gd name="T32" fmla="*/ 77 w 77"/>
                              <a:gd name="T33" fmla="*/ 91 h 182"/>
                              <a:gd name="T34" fmla="*/ 39 w 77"/>
                              <a:gd name="T35" fmla="*/ 182 h 18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77" h="182">
                                <a:moveTo>
                                  <a:pt x="39" y="182"/>
                                </a:moveTo>
                                <a:lnTo>
                                  <a:pt x="29" y="173"/>
                                </a:lnTo>
                                <a:lnTo>
                                  <a:pt x="20" y="153"/>
                                </a:lnTo>
                                <a:lnTo>
                                  <a:pt x="10" y="134"/>
                                </a:lnTo>
                                <a:lnTo>
                                  <a:pt x="5" y="105"/>
                                </a:lnTo>
                                <a:lnTo>
                                  <a:pt x="0" y="81"/>
                                </a:lnTo>
                                <a:lnTo>
                                  <a:pt x="0" y="53"/>
                                </a:lnTo>
                                <a:lnTo>
                                  <a:pt x="0" y="29"/>
                                </a:lnTo>
                                <a:lnTo>
                                  <a:pt x="5" y="0"/>
                                </a:lnTo>
                                <a:lnTo>
                                  <a:pt x="10" y="19"/>
                                </a:lnTo>
                                <a:lnTo>
                                  <a:pt x="20" y="43"/>
                                </a:lnTo>
                                <a:lnTo>
                                  <a:pt x="24" y="57"/>
                                </a:lnTo>
                                <a:lnTo>
                                  <a:pt x="29" y="77"/>
                                </a:lnTo>
                                <a:lnTo>
                                  <a:pt x="34" y="86"/>
                                </a:lnTo>
                                <a:lnTo>
                                  <a:pt x="44" y="96"/>
                                </a:lnTo>
                                <a:lnTo>
                                  <a:pt x="58" y="96"/>
                                </a:lnTo>
                                <a:lnTo>
                                  <a:pt x="77" y="91"/>
                                </a:lnTo>
                                <a:lnTo>
                                  <a:pt x="39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" name="Freeform 37"/>
                        <wps:cNvSpPr>
                          <a:spLocks/>
                        </wps:cNvSpPr>
                        <wps:spPr bwMode="auto">
                          <a:xfrm>
                            <a:off x="2484" y="1655"/>
                            <a:ext cx="62" cy="87"/>
                          </a:xfrm>
                          <a:custGeom>
                            <a:avLst/>
                            <a:gdLst>
                              <a:gd name="T0" fmla="*/ 14 w 62"/>
                              <a:gd name="T1" fmla="*/ 77 h 87"/>
                              <a:gd name="T2" fmla="*/ 5 w 62"/>
                              <a:gd name="T3" fmla="*/ 53 h 87"/>
                              <a:gd name="T4" fmla="*/ 0 w 62"/>
                              <a:gd name="T5" fmla="*/ 39 h 87"/>
                              <a:gd name="T6" fmla="*/ 5 w 62"/>
                              <a:gd name="T7" fmla="*/ 20 h 87"/>
                              <a:gd name="T8" fmla="*/ 14 w 62"/>
                              <a:gd name="T9" fmla="*/ 5 h 87"/>
                              <a:gd name="T10" fmla="*/ 24 w 62"/>
                              <a:gd name="T11" fmla="*/ 0 h 87"/>
                              <a:gd name="T12" fmla="*/ 34 w 62"/>
                              <a:gd name="T13" fmla="*/ 5 h 87"/>
                              <a:gd name="T14" fmla="*/ 48 w 62"/>
                              <a:gd name="T15" fmla="*/ 10 h 87"/>
                              <a:gd name="T16" fmla="*/ 58 w 62"/>
                              <a:gd name="T17" fmla="*/ 20 h 87"/>
                              <a:gd name="T18" fmla="*/ 62 w 62"/>
                              <a:gd name="T19" fmla="*/ 29 h 87"/>
                              <a:gd name="T20" fmla="*/ 62 w 62"/>
                              <a:gd name="T21" fmla="*/ 48 h 87"/>
                              <a:gd name="T22" fmla="*/ 58 w 62"/>
                              <a:gd name="T23" fmla="*/ 63 h 87"/>
                              <a:gd name="T24" fmla="*/ 53 w 62"/>
                              <a:gd name="T25" fmla="*/ 77 h 87"/>
                              <a:gd name="T26" fmla="*/ 43 w 62"/>
                              <a:gd name="T27" fmla="*/ 82 h 87"/>
                              <a:gd name="T28" fmla="*/ 34 w 62"/>
                              <a:gd name="T29" fmla="*/ 87 h 87"/>
                              <a:gd name="T30" fmla="*/ 24 w 62"/>
                              <a:gd name="T31" fmla="*/ 82 h 87"/>
                              <a:gd name="T32" fmla="*/ 14 w 62"/>
                              <a:gd name="T33" fmla="*/ 77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</a:cxnLst>
                            <a:rect l="0" t="0" r="r" b="b"/>
                            <a:pathLst>
                              <a:path w="62" h="87">
                                <a:moveTo>
                                  <a:pt x="14" y="77"/>
                                </a:moveTo>
                                <a:lnTo>
                                  <a:pt x="5" y="53"/>
                                </a:lnTo>
                                <a:lnTo>
                                  <a:pt x="0" y="39"/>
                                </a:lnTo>
                                <a:lnTo>
                                  <a:pt x="5" y="20"/>
                                </a:lnTo>
                                <a:lnTo>
                                  <a:pt x="14" y="5"/>
                                </a:lnTo>
                                <a:lnTo>
                                  <a:pt x="24" y="0"/>
                                </a:lnTo>
                                <a:lnTo>
                                  <a:pt x="34" y="5"/>
                                </a:lnTo>
                                <a:lnTo>
                                  <a:pt x="48" y="10"/>
                                </a:lnTo>
                                <a:lnTo>
                                  <a:pt x="58" y="20"/>
                                </a:lnTo>
                                <a:lnTo>
                                  <a:pt x="62" y="29"/>
                                </a:lnTo>
                                <a:lnTo>
                                  <a:pt x="62" y="48"/>
                                </a:lnTo>
                                <a:lnTo>
                                  <a:pt x="58" y="63"/>
                                </a:lnTo>
                                <a:lnTo>
                                  <a:pt x="53" y="77"/>
                                </a:lnTo>
                                <a:lnTo>
                                  <a:pt x="43" y="82"/>
                                </a:lnTo>
                                <a:lnTo>
                                  <a:pt x="34" y="87"/>
                                </a:lnTo>
                                <a:lnTo>
                                  <a:pt x="24" y="82"/>
                                </a:lnTo>
                                <a:lnTo>
                                  <a:pt x="14" y="7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" name="Freeform 38"/>
                        <wps:cNvSpPr>
                          <a:spLocks/>
                        </wps:cNvSpPr>
                        <wps:spPr bwMode="auto">
                          <a:xfrm>
                            <a:off x="2700" y="1046"/>
                            <a:ext cx="1190" cy="614"/>
                          </a:xfrm>
                          <a:custGeom>
                            <a:avLst/>
                            <a:gdLst>
                              <a:gd name="T0" fmla="*/ 154 w 1190"/>
                              <a:gd name="T1" fmla="*/ 91 h 614"/>
                              <a:gd name="T2" fmla="*/ 298 w 1190"/>
                              <a:gd name="T3" fmla="*/ 110 h 614"/>
                              <a:gd name="T4" fmla="*/ 432 w 1190"/>
                              <a:gd name="T5" fmla="*/ 187 h 614"/>
                              <a:gd name="T6" fmla="*/ 523 w 1190"/>
                              <a:gd name="T7" fmla="*/ 336 h 614"/>
                              <a:gd name="T8" fmla="*/ 533 w 1190"/>
                              <a:gd name="T9" fmla="*/ 302 h 614"/>
                              <a:gd name="T10" fmla="*/ 547 w 1190"/>
                              <a:gd name="T11" fmla="*/ 192 h 614"/>
                              <a:gd name="T12" fmla="*/ 600 w 1190"/>
                              <a:gd name="T13" fmla="*/ 182 h 614"/>
                              <a:gd name="T14" fmla="*/ 624 w 1190"/>
                              <a:gd name="T15" fmla="*/ 158 h 614"/>
                              <a:gd name="T16" fmla="*/ 682 w 1190"/>
                              <a:gd name="T17" fmla="*/ 53 h 614"/>
                              <a:gd name="T18" fmla="*/ 730 w 1190"/>
                              <a:gd name="T19" fmla="*/ 9 h 614"/>
                              <a:gd name="T20" fmla="*/ 758 w 1190"/>
                              <a:gd name="T21" fmla="*/ 115 h 614"/>
                              <a:gd name="T22" fmla="*/ 710 w 1190"/>
                              <a:gd name="T23" fmla="*/ 249 h 614"/>
                              <a:gd name="T24" fmla="*/ 816 w 1190"/>
                              <a:gd name="T25" fmla="*/ 125 h 614"/>
                              <a:gd name="T26" fmla="*/ 922 w 1190"/>
                              <a:gd name="T27" fmla="*/ 91 h 614"/>
                              <a:gd name="T28" fmla="*/ 922 w 1190"/>
                              <a:gd name="T29" fmla="*/ 158 h 614"/>
                              <a:gd name="T30" fmla="*/ 845 w 1190"/>
                              <a:gd name="T31" fmla="*/ 259 h 614"/>
                              <a:gd name="T32" fmla="*/ 797 w 1190"/>
                              <a:gd name="T33" fmla="*/ 293 h 614"/>
                              <a:gd name="T34" fmla="*/ 874 w 1190"/>
                              <a:gd name="T35" fmla="*/ 283 h 614"/>
                              <a:gd name="T36" fmla="*/ 936 w 1190"/>
                              <a:gd name="T37" fmla="*/ 273 h 614"/>
                              <a:gd name="T38" fmla="*/ 1003 w 1190"/>
                              <a:gd name="T39" fmla="*/ 240 h 614"/>
                              <a:gd name="T40" fmla="*/ 1066 w 1190"/>
                              <a:gd name="T41" fmla="*/ 182 h 614"/>
                              <a:gd name="T42" fmla="*/ 1104 w 1190"/>
                              <a:gd name="T43" fmla="*/ 182 h 614"/>
                              <a:gd name="T44" fmla="*/ 1118 w 1190"/>
                              <a:gd name="T45" fmla="*/ 163 h 614"/>
                              <a:gd name="T46" fmla="*/ 1085 w 1190"/>
                              <a:gd name="T47" fmla="*/ 168 h 614"/>
                              <a:gd name="T48" fmla="*/ 1051 w 1190"/>
                              <a:gd name="T49" fmla="*/ 139 h 614"/>
                              <a:gd name="T50" fmla="*/ 1051 w 1190"/>
                              <a:gd name="T51" fmla="*/ 67 h 614"/>
                              <a:gd name="T52" fmla="*/ 1094 w 1190"/>
                              <a:gd name="T53" fmla="*/ 19 h 614"/>
                              <a:gd name="T54" fmla="*/ 1162 w 1190"/>
                              <a:gd name="T55" fmla="*/ 38 h 614"/>
                              <a:gd name="T56" fmla="*/ 1190 w 1190"/>
                              <a:gd name="T57" fmla="*/ 129 h 614"/>
                              <a:gd name="T58" fmla="*/ 1118 w 1190"/>
                              <a:gd name="T59" fmla="*/ 264 h 614"/>
                              <a:gd name="T60" fmla="*/ 1013 w 1190"/>
                              <a:gd name="T61" fmla="*/ 326 h 614"/>
                              <a:gd name="T62" fmla="*/ 888 w 1190"/>
                              <a:gd name="T63" fmla="*/ 345 h 614"/>
                              <a:gd name="T64" fmla="*/ 773 w 1190"/>
                              <a:gd name="T65" fmla="*/ 355 h 614"/>
                              <a:gd name="T66" fmla="*/ 682 w 1190"/>
                              <a:gd name="T67" fmla="*/ 379 h 614"/>
                              <a:gd name="T68" fmla="*/ 629 w 1190"/>
                              <a:gd name="T69" fmla="*/ 456 h 614"/>
                              <a:gd name="T70" fmla="*/ 638 w 1190"/>
                              <a:gd name="T71" fmla="*/ 557 h 614"/>
                              <a:gd name="T72" fmla="*/ 706 w 1190"/>
                              <a:gd name="T73" fmla="*/ 561 h 614"/>
                              <a:gd name="T74" fmla="*/ 715 w 1190"/>
                              <a:gd name="T75" fmla="*/ 499 h 614"/>
                              <a:gd name="T76" fmla="*/ 701 w 1190"/>
                              <a:gd name="T77" fmla="*/ 461 h 614"/>
                              <a:gd name="T78" fmla="*/ 734 w 1190"/>
                              <a:gd name="T79" fmla="*/ 465 h 614"/>
                              <a:gd name="T80" fmla="*/ 754 w 1190"/>
                              <a:gd name="T81" fmla="*/ 470 h 614"/>
                              <a:gd name="T82" fmla="*/ 778 w 1190"/>
                              <a:gd name="T83" fmla="*/ 446 h 614"/>
                              <a:gd name="T84" fmla="*/ 806 w 1190"/>
                              <a:gd name="T85" fmla="*/ 461 h 614"/>
                              <a:gd name="T86" fmla="*/ 782 w 1190"/>
                              <a:gd name="T87" fmla="*/ 528 h 614"/>
                              <a:gd name="T88" fmla="*/ 734 w 1190"/>
                              <a:gd name="T89" fmla="*/ 590 h 614"/>
                              <a:gd name="T90" fmla="*/ 648 w 1190"/>
                              <a:gd name="T91" fmla="*/ 614 h 614"/>
                              <a:gd name="T92" fmla="*/ 552 w 1190"/>
                              <a:gd name="T93" fmla="*/ 581 h 614"/>
                              <a:gd name="T94" fmla="*/ 475 w 1190"/>
                              <a:gd name="T95" fmla="*/ 465 h 614"/>
                              <a:gd name="T96" fmla="*/ 408 w 1190"/>
                              <a:gd name="T97" fmla="*/ 365 h 614"/>
                              <a:gd name="T98" fmla="*/ 331 w 1190"/>
                              <a:gd name="T99" fmla="*/ 293 h 614"/>
                              <a:gd name="T100" fmla="*/ 245 w 1190"/>
                              <a:gd name="T101" fmla="*/ 235 h 614"/>
                              <a:gd name="T102" fmla="*/ 125 w 1190"/>
                              <a:gd name="T103" fmla="*/ 206 h 614"/>
                              <a:gd name="T104" fmla="*/ 14 w 1190"/>
                              <a:gd name="T105" fmla="*/ 201 h 614"/>
                              <a:gd name="T106" fmla="*/ 48 w 1190"/>
                              <a:gd name="T107" fmla="*/ 153 h 61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1190" h="614">
                                <a:moveTo>
                                  <a:pt x="67" y="105"/>
                                </a:moveTo>
                                <a:lnTo>
                                  <a:pt x="91" y="101"/>
                                </a:lnTo>
                                <a:lnTo>
                                  <a:pt x="120" y="91"/>
                                </a:lnTo>
                                <a:lnTo>
                                  <a:pt x="154" y="91"/>
                                </a:lnTo>
                                <a:lnTo>
                                  <a:pt x="187" y="91"/>
                                </a:lnTo>
                                <a:lnTo>
                                  <a:pt x="226" y="96"/>
                                </a:lnTo>
                                <a:lnTo>
                                  <a:pt x="259" y="101"/>
                                </a:lnTo>
                                <a:lnTo>
                                  <a:pt x="298" y="110"/>
                                </a:lnTo>
                                <a:lnTo>
                                  <a:pt x="331" y="125"/>
                                </a:lnTo>
                                <a:lnTo>
                                  <a:pt x="370" y="144"/>
                                </a:lnTo>
                                <a:lnTo>
                                  <a:pt x="403" y="163"/>
                                </a:lnTo>
                                <a:lnTo>
                                  <a:pt x="432" y="187"/>
                                </a:lnTo>
                                <a:lnTo>
                                  <a:pt x="461" y="221"/>
                                </a:lnTo>
                                <a:lnTo>
                                  <a:pt x="485" y="254"/>
                                </a:lnTo>
                                <a:lnTo>
                                  <a:pt x="509" y="293"/>
                                </a:lnTo>
                                <a:lnTo>
                                  <a:pt x="523" y="336"/>
                                </a:lnTo>
                                <a:lnTo>
                                  <a:pt x="533" y="389"/>
                                </a:lnTo>
                                <a:lnTo>
                                  <a:pt x="538" y="369"/>
                                </a:lnTo>
                                <a:lnTo>
                                  <a:pt x="538" y="336"/>
                                </a:lnTo>
                                <a:lnTo>
                                  <a:pt x="533" y="302"/>
                                </a:lnTo>
                                <a:lnTo>
                                  <a:pt x="528" y="259"/>
                                </a:lnTo>
                                <a:lnTo>
                                  <a:pt x="533" y="240"/>
                                </a:lnTo>
                                <a:lnTo>
                                  <a:pt x="538" y="216"/>
                                </a:lnTo>
                                <a:lnTo>
                                  <a:pt x="547" y="192"/>
                                </a:lnTo>
                                <a:lnTo>
                                  <a:pt x="557" y="177"/>
                                </a:lnTo>
                                <a:lnTo>
                                  <a:pt x="571" y="168"/>
                                </a:lnTo>
                                <a:lnTo>
                                  <a:pt x="586" y="168"/>
                                </a:lnTo>
                                <a:lnTo>
                                  <a:pt x="600" y="182"/>
                                </a:lnTo>
                                <a:lnTo>
                                  <a:pt x="614" y="211"/>
                                </a:lnTo>
                                <a:lnTo>
                                  <a:pt x="619" y="230"/>
                                </a:lnTo>
                                <a:lnTo>
                                  <a:pt x="629" y="216"/>
                                </a:lnTo>
                                <a:lnTo>
                                  <a:pt x="624" y="158"/>
                                </a:lnTo>
                                <a:lnTo>
                                  <a:pt x="634" y="115"/>
                                </a:lnTo>
                                <a:lnTo>
                                  <a:pt x="643" y="86"/>
                                </a:lnTo>
                                <a:lnTo>
                                  <a:pt x="662" y="67"/>
                                </a:lnTo>
                                <a:lnTo>
                                  <a:pt x="682" y="53"/>
                                </a:lnTo>
                                <a:lnTo>
                                  <a:pt x="701" y="38"/>
                                </a:lnTo>
                                <a:lnTo>
                                  <a:pt x="710" y="24"/>
                                </a:lnTo>
                                <a:lnTo>
                                  <a:pt x="715" y="0"/>
                                </a:lnTo>
                                <a:lnTo>
                                  <a:pt x="730" y="9"/>
                                </a:lnTo>
                                <a:lnTo>
                                  <a:pt x="739" y="29"/>
                                </a:lnTo>
                                <a:lnTo>
                                  <a:pt x="749" y="53"/>
                                </a:lnTo>
                                <a:lnTo>
                                  <a:pt x="758" y="81"/>
                                </a:lnTo>
                                <a:lnTo>
                                  <a:pt x="758" y="115"/>
                                </a:lnTo>
                                <a:lnTo>
                                  <a:pt x="758" y="149"/>
                                </a:lnTo>
                                <a:lnTo>
                                  <a:pt x="744" y="182"/>
                                </a:lnTo>
                                <a:lnTo>
                                  <a:pt x="725" y="221"/>
                                </a:lnTo>
                                <a:lnTo>
                                  <a:pt x="710" y="249"/>
                                </a:lnTo>
                                <a:lnTo>
                                  <a:pt x="725" y="249"/>
                                </a:lnTo>
                                <a:lnTo>
                                  <a:pt x="754" y="187"/>
                                </a:lnTo>
                                <a:lnTo>
                                  <a:pt x="782" y="149"/>
                                </a:lnTo>
                                <a:lnTo>
                                  <a:pt x="816" y="125"/>
                                </a:lnTo>
                                <a:lnTo>
                                  <a:pt x="850" y="115"/>
                                </a:lnTo>
                                <a:lnTo>
                                  <a:pt x="883" y="105"/>
                                </a:lnTo>
                                <a:lnTo>
                                  <a:pt x="902" y="101"/>
                                </a:lnTo>
                                <a:lnTo>
                                  <a:pt x="922" y="91"/>
                                </a:lnTo>
                                <a:lnTo>
                                  <a:pt x="926" y="77"/>
                                </a:lnTo>
                                <a:lnTo>
                                  <a:pt x="931" y="101"/>
                                </a:lnTo>
                                <a:lnTo>
                                  <a:pt x="926" y="129"/>
                                </a:lnTo>
                                <a:lnTo>
                                  <a:pt x="922" y="158"/>
                                </a:lnTo>
                                <a:lnTo>
                                  <a:pt x="907" y="187"/>
                                </a:lnTo>
                                <a:lnTo>
                                  <a:pt x="888" y="216"/>
                                </a:lnTo>
                                <a:lnTo>
                                  <a:pt x="869" y="240"/>
                                </a:lnTo>
                                <a:lnTo>
                                  <a:pt x="845" y="259"/>
                                </a:lnTo>
                                <a:lnTo>
                                  <a:pt x="821" y="269"/>
                                </a:lnTo>
                                <a:lnTo>
                                  <a:pt x="768" y="278"/>
                                </a:lnTo>
                                <a:lnTo>
                                  <a:pt x="778" y="302"/>
                                </a:lnTo>
                                <a:lnTo>
                                  <a:pt x="797" y="293"/>
                                </a:lnTo>
                                <a:lnTo>
                                  <a:pt x="816" y="293"/>
                                </a:lnTo>
                                <a:lnTo>
                                  <a:pt x="835" y="288"/>
                                </a:lnTo>
                                <a:lnTo>
                                  <a:pt x="854" y="283"/>
                                </a:lnTo>
                                <a:lnTo>
                                  <a:pt x="874" y="283"/>
                                </a:lnTo>
                                <a:lnTo>
                                  <a:pt x="888" y="283"/>
                                </a:lnTo>
                                <a:lnTo>
                                  <a:pt x="902" y="278"/>
                                </a:lnTo>
                                <a:lnTo>
                                  <a:pt x="922" y="278"/>
                                </a:lnTo>
                                <a:lnTo>
                                  <a:pt x="936" y="273"/>
                                </a:lnTo>
                                <a:lnTo>
                                  <a:pt x="955" y="269"/>
                                </a:lnTo>
                                <a:lnTo>
                                  <a:pt x="970" y="264"/>
                                </a:lnTo>
                                <a:lnTo>
                                  <a:pt x="989" y="254"/>
                                </a:lnTo>
                                <a:lnTo>
                                  <a:pt x="1003" y="240"/>
                                </a:lnTo>
                                <a:lnTo>
                                  <a:pt x="1022" y="225"/>
                                </a:lnTo>
                                <a:lnTo>
                                  <a:pt x="1037" y="206"/>
                                </a:lnTo>
                                <a:lnTo>
                                  <a:pt x="1056" y="182"/>
                                </a:lnTo>
                                <a:lnTo>
                                  <a:pt x="1066" y="182"/>
                                </a:lnTo>
                                <a:lnTo>
                                  <a:pt x="1075" y="182"/>
                                </a:lnTo>
                                <a:lnTo>
                                  <a:pt x="1085" y="182"/>
                                </a:lnTo>
                                <a:lnTo>
                                  <a:pt x="1094" y="182"/>
                                </a:lnTo>
                                <a:lnTo>
                                  <a:pt x="1104" y="182"/>
                                </a:lnTo>
                                <a:lnTo>
                                  <a:pt x="1109" y="177"/>
                                </a:lnTo>
                                <a:lnTo>
                                  <a:pt x="1118" y="173"/>
                                </a:lnTo>
                                <a:lnTo>
                                  <a:pt x="1123" y="163"/>
                                </a:lnTo>
                                <a:lnTo>
                                  <a:pt x="1118" y="163"/>
                                </a:lnTo>
                                <a:lnTo>
                                  <a:pt x="1109" y="163"/>
                                </a:lnTo>
                                <a:lnTo>
                                  <a:pt x="1099" y="168"/>
                                </a:lnTo>
                                <a:lnTo>
                                  <a:pt x="1094" y="168"/>
                                </a:lnTo>
                                <a:lnTo>
                                  <a:pt x="1085" y="168"/>
                                </a:lnTo>
                                <a:lnTo>
                                  <a:pt x="1075" y="168"/>
                                </a:lnTo>
                                <a:lnTo>
                                  <a:pt x="1066" y="168"/>
                                </a:lnTo>
                                <a:lnTo>
                                  <a:pt x="1056" y="158"/>
                                </a:lnTo>
                                <a:lnTo>
                                  <a:pt x="1051" y="139"/>
                                </a:lnTo>
                                <a:lnTo>
                                  <a:pt x="1046" y="120"/>
                                </a:lnTo>
                                <a:lnTo>
                                  <a:pt x="1042" y="101"/>
                                </a:lnTo>
                                <a:lnTo>
                                  <a:pt x="1046" y="81"/>
                                </a:lnTo>
                                <a:lnTo>
                                  <a:pt x="1051" y="67"/>
                                </a:lnTo>
                                <a:lnTo>
                                  <a:pt x="1056" y="53"/>
                                </a:lnTo>
                                <a:lnTo>
                                  <a:pt x="1070" y="43"/>
                                </a:lnTo>
                                <a:lnTo>
                                  <a:pt x="1080" y="29"/>
                                </a:lnTo>
                                <a:lnTo>
                                  <a:pt x="1094" y="19"/>
                                </a:lnTo>
                                <a:lnTo>
                                  <a:pt x="1114" y="19"/>
                                </a:lnTo>
                                <a:lnTo>
                                  <a:pt x="1128" y="19"/>
                                </a:lnTo>
                                <a:lnTo>
                                  <a:pt x="1147" y="24"/>
                                </a:lnTo>
                                <a:lnTo>
                                  <a:pt x="1162" y="38"/>
                                </a:lnTo>
                                <a:lnTo>
                                  <a:pt x="1176" y="53"/>
                                </a:lnTo>
                                <a:lnTo>
                                  <a:pt x="1186" y="77"/>
                                </a:lnTo>
                                <a:lnTo>
                                  <a:pt x="1190" y="101"/>
                                </a:lnTo>
                                <a:lnTo>
                                  <a:pt x="1190" y="129"/>
                                </a:lnTo>
                                <a:lnTo>
                                  <a:pt x="1181" y="163"/>
                                </a:lnTo>
                                <a:lnTo>
                                  <a:pt x="1166" y="197"/>
                                </a:lnTo>
                                <a:lnTo>
                                  <a:pt x="1142" y="230"/>
                                </a:lnTo>
                                <a:lnTo>
                                  <a:pt x="1118" y="264"/>
                                </a:lnTo>
                                <a:lnTo>
                                  <a:pt x="1090" y="288"/>
                                </a:lnTo>
                                <a:lnTo>
                                  <a:pt x="1066" y="307"/>
                                </a:lnTo>
                                <a:lnTo>
                                  <a:pt x="1042" y="317"/>
                                </a:lnTo>
                                <a:lnTo>
                                  <a:pt x="1013" y="326"/>
                                </a:lnTo>
                                <a:lnTo>
                                  <a:pt x="984" y="331"/>
                                </a:lnTo>
                                <a:lnTo>
                                  <a:pt x="950" y="336"/>
                                </a:lnTo>
                                <a:lnTo>
                                  <a:pt x="922" y="341"/>
                                </a:lnTo>
                                <a:lnTo>
                                  <a:pt x="888" y="345"/>
                                </a:lnTo>
                                <a:lnTo>
                                  <a:pt x="859" y="345"/>
                                </a:lnTo>
                                <a:lnTo>
                                  <a:pt x="830" y="350"/>
                                </a:lnTo>
                                <a:lnTo>
                                  <a:pt x="802" y="355"/>
                                </a:lnTo>
                                <a:lnTo>
                                  <a:pt x="773" y="355"/>
                                </a:lnTo>
                                <a:lnTo>
                                  <a:pt x="749" y="360"/>
                                </a:lnTo>
                                <a:lnTo>
                                  <a:pt x="725" y="365"/>
                                </a:lnTo>
                                <a:lnTo>
                                  <a:pt x="701" y="374"/>
                                </a:lnTo>
                                <a:lnTo>
                                  <a:pt x="682" y="379"/>
                                </a:lnTo>
                                <a:lnTo>
                                  <a:pt x="667" y="393"/>
                                </a:lnTo>
                                <a:lnTo>
                                  <a:pt x="653" y="408"/>
                                </a:lnTo>
                                <a:lnTo>
                                  <a:pt x="643" y="422"/>
                                </a:lnTo>
                                <a:lnTo>
                                  <a:pt x="629" y="456"/>
                                </a:lnTo>
                                <a:lnTo>
                                  <a:pt x="624" y="489"/>
                                </a:lnTo>
                                <a:lnTo>
                                  <a:pt x="624" y="518"/>
                                </a:lnTo>
                                <a:lnTo>
                                  <a:pt x="629" y="537"/>
                                </a:lnTo>
                                <a:lnTo>
                                  <a:pt x="638" y="557"/>
                                </a:lnTo>
                                <a:lnTo>
                                  <a:pt x="648" y="566"/>
                                </a:lnTo>
                                <a:lnTo>
                                  <a:pt x="667" y="571"/>
                                </a:lnTo>
                                <a:lnTo>
                                  <a:pt x="686" y="571"/>
                                </a:lnTo>
                                <a:lnTo>
                                  <a:pt x="706" y="561"/>
                                </a:lnTo>
                                <a:lnTo>
                                  <a:pt x="715" y="547"/>
                                </a:lnTo>
                                <a:lnTo>
                                  <a:pt x="720" y="533"/>
                                </a:lnTo>
                                <a:lnTo>
                                  <a:pt x="720" y="518"/>
                                </a:lnTo>
                                <a:lnTo>
                                  <a:pt x="715" y="499"/>
                                </a:lnTo>
                                <a:lnTo>
                                  <a:pt x="710" y="485"/>
                                </a:lnTo>
                                <a:lnTo>
                                  <a:pt x="701" y="475"/>
                                </a:lnTo>
                                <a:lnTo>
                                  <a:pt x="686" y="465"/>
                                </a:lnTo>
                                <a:lnTo>
                                  <a:pt x="701" y="461"/>
                                </a:lnTo>
                                <a:lnTo>
                                  <a:pt x="710" y="456"/>
                                </a:lnTo>
                                <a:lnTo>
                                  <a:pt x="720" y="456"/>
                                </a:lnTo>
                                <a:lnTo>
                                  <a:pt x="730" y="461"/>
                                </a:lnTo>
                                <a:lnTo>
                                  <a:pt x="734" y="465"/>
                                </a:lnTo>
                                <a:lnTo>
                                  <a:pt x="744" y="470"/>
                                </a:lnTo>
                                <a:lnTo>
                                  <a:pt x="744" y="475"/>
                                </a:lnTo>
                                <a:lnTo>
                                  <a:pt x="749" y="480"/>
                                </a:lnTo>
                                <a:lnTo>
                                  <a:pt x="754" y="470"/>
                                </a:lnTo>
                                <a:lnTo>
                                  <a:pt x="758" y="461"/>
                                </a:lnTo>
                                <a:lnTo>
                                  <a:pt x="768" y="451"/>
                                </a:lnTo>
                                <a:lnTo>
                                  <a:pt x="773" y="446"/>
                                </a:lnTo>
                                <a:lnTo>
                                  <a:pt x="778" y="446"/>
                                </a:lnTo>
                                <a:lnTo>
                                  <a:pt x="787" y="446"/>
                                </a:lnTo>
                                <a:lnTo>
                                  <a:pt x="792" y="446"/>
                                </a:lnTo>
                                <a:lnTo>
                                  <a:pt x="802" y="451"/>
                                </a:lnTo>
                                <a:lnTo>
                                  <a:pt x="806" y="461"/>
                                </a:lnTo>
                                <a:lnTo>
                                  <a:pt x="806" y="475"/>
                                </a:lnTo>
                                <a:lnTo>
                                  <a:pt x="806" y="494"/>
                                </a:lnTo>
                                <a:lnTo>
                                  <a:pt x="797" y="509"/>
                                </a:lnTo>
                                <a:lnTo>
                                  <a:pt x="782" y="528"/>
                                </a:lnTo>
                                <a:lnTo>
                                  <a:pt x="773" y="547"/>
                                </a:lnTo>
                                <a:lnTo>
                                  <a:pt x="758" y="566"/>
                                </a:lnTo>
                                <a:lnTo>
                                  <a:pt x="744" y="581"/>
                                </a:lnTo>
                                <a:lnTo>
                                  <a:pt x="734" y="590"/>
                                </a:lnTo>
                                <a:lnTo>
                                  <a:pt x="715" y="595"/>
                                </a:lnTo>
                                <a:lnTo>
                                  <a:pt x="696" y="605"/>
                                </a:lnTo>
                                <a:lnTo>
                                  <a:pt x="672" y="609"/>
                                </a:lnTo>
                                <a:lnTo>
                                  <a:pt x="648" y="614"/>
                                </a:lnTo>
                                <a:lnTo>
                                  <a:pt x="629" y="614"/>
                                </a:lnTo>
                                <a:lnTo>
                                  <a:pt x="605" y="609"/>
                                </a:lnTo>
                                <a:lnTo>
                                  <a:pt x="586" y="605"/>
                                </a:lnTo>
                                <a:lnTo>
                                  <a:pt x="552" y="581"/>
                                </a:lnTo>
                                <a:lnTo>
                                  <a:pt x="528" y="557"/>
                                </a:lnTo>
                                <a:lnTo>
                                  <a:pt x="504" y="528"/>
                                </a:lnTo>
                                <a:lnTo>
                                  <a:pt x="490" y="499"/>
                                </a:lnTo>
                                <a:lnTo>
                                  <a:pt x="475" y="465"/>
                                </a:lnTo>
                                <a:lnTo>
                                  <a:pt x="461" y="437"/>
                                </a:lnTo>
                                <a:lnTo>
                                  <a:pt x="446" y="408"/>
                                </a:lnTo>
                                <a:lnTo>
                                  <a:pt x="427" y="384"/>
                                </a:lnTo>
                                <a:lnTo>
                                  <a:pt x="408" y="365"/>
                                </a:lnTo>
                                <a:lnTo>
                                  <a:pt x="389" y="345"/>
                                </a:lnTo>
                                <a:lnTo>
                                  <a:pt x="370" y="326"/>
                                </a:lnTo>
                                <a:lnTo>
                                  <a:pt x="350" y="307"/>
                                </a:lnTo>
                                <a:lnTo>
                                  <a:pt x="331" y="293"/>
                                </a:lnTo>
                                <a:lnTo>
                                  <a:pt x="312" y="273"/>
                                </a:lnTo>
                                <a:lnTo>
                                  <a:pt x="293" y="259"/>
                                </a:lnTo>
                                <a:lnTo>
                                  <a:pt x="269" y="245"/>
                                </a:lnTo>
                                <a:lnTo>
                                  <a:pt x="245" y="235"/>
                                </a:lnTo>
                                <a:lnTo>
                                  <a:pt x="221" y="225"/>
                                </a:lnTo>
                                <a:lnTo>
                                  <a:pt x="192" y="216"/>
                                </a:lnTo>
                                <a:lnTo>
                                  <a:pt x="158" y="211"/>
                                </a:lnTo>
                                <a:lnTo>
                                  <a:pt x="125" y="206"/>
                                </a:lnTo>
                                <a:lnTo>
                                  <a:pt x="86" y="206"/>
                                </a:lnTo>
                                <a:lnTo>
                                  <a:pt x="43" y="211"/>
                                </a:lnTo>
                                <a:lnTo>
                                  <a:pt x="0" y="216"/>
                                </a:lnTo>
                                <a:lnTo>
                                  <a:pt x="14" y="201"/>
                                </a:lnTo>
                                <a:lnTo>
                                  <a:pt x="24" y="187"/>
                                </a:lnTo>
                                <a:lnTo>
                                  <a:pt x="34" y="177"/>
                                </a:lnTo>
                                <a:lnTo>
                                  <a:pt x="43" y="163"/>
                                </a:lnTo>
                                <a:lnTo>
                                  <a:pt x="48" y="153"/>
                                </a:lnTo>
                                <a:lnTo>
                                  <a:pt x="58" y="139"/>
                                </a:lnTo>
                                <a:lnTo>
                                  <a:pt x="62" y="120"/>
                                </a:lnTo>
                                <a:lnTo>
                                  <a:pt x="67" y="1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" name="Freeform 39"/>
                        <wps:cNvSpPr>
                          <a:spLocks/>
                        </wps:cNvSpPr>
                        <wps:spPr bwMode="auto">
                          <a:xfrm>
                            <a:off x="1654" y="1012"/>
                            <a:ext cx="643" cy="317"/>
                          </a:xfrm>
                          <a:custGeom>
                            <a:avLst/>
                            <a:gdLst>
                              <a:gd name="T0" fmla="*/ 604 w 643"/>
                              <a:gd name="T1" fmla="*/ 317 h 317"/>
                              <a:gd name="T2" fmla="*/ 580 w 643"/>
                              <a:gd name="T3" fmla="*/ 288 h 317"/>
                              <a:gd name="T4" fmla="*/ 552 w 643"/>
                              <a:gd name="T5" fmla="*/ 264 h 317"/>
                              <a:gd name="T6" fmla="*/ 523 w 643"/>
                              <a:gd name="T7" fmla="*/ 235 h 317"/>
                              <a:gd name="T8" fmla="*/ 494 w 643"/>
                              <a:gd name="T9" fmla="*/ 216 h 317"/>
                              <a:gd name="T10" fmla="*/ 465 w 643"/>
                              <a:gd name="T11" fmla="*/ 192 h 317"/>
                              <a:gd name="T12" fmla="*/ 432 w 643"/>
                              <a:gd name="T13" fmla="*/ 178 h 317"/>
                              <a:gd name="T14" fmla="*/ 398 w 643"/>
                              <a:gd name="T15" fmla="*/ 159 h 317"/>
                              <a:gd name="T16" fmla="*/ 364 w 643"/>
                              <a:gd name="T17" fmla="*/ 144 h 317"/>
                              <a:gd name="T18" fmla="*/ 336 w 643"/>
                              <a:gd name="T19" fmla="*/ 135 h 317"/>
                              <a:gd name="T20" fmla="*/ 297 w 643"/>
                              <a:gd name="T21" fmla="*/ 125 h 317"/>
                              <a:gd name="T22" fmla="*/ 264 w 643"/>
                              <a:gd name="T23" fmla="*/ 115 h 317"/>
                              <a:gd name="T24" fmla="*/ 225 w 643"/>
                              <a:gd name="T25" fmla="*/ 111 h 317"/>
                              <a:gd name="T26" fmla="*/ 187 w 643"/>
                              <a:gd name="T27" fmla="*/ 111 h 317"/>
                              <a:gd name="T28" fmla="*/ 153 w 643"/>
                              <a:gd name="T29" fmla="*/ 111 h 317"/>
                              <a:gd name="T30" fmla="*/ 115 w 643"/>
                              <a:gd name="T31" fmla="*/ 120 h 317"/>
                              <a:gd name="T32" fmla="*/ 76 w 643"/>
                              <a:gd name="T33" fmla="*/ 125 h 317"/>
                              <a:gd name="T34" fmla="*/ 0 w 643"/>
                              <a:gd name="T35" fmla="*/ 29 h 317"/>
                              <a:gd name="T36" fmla="*/ 28 w 643"/>
                              <a:gd name="T37" fmla="*/ 19 h 317"/>
                              <a:gd name="T38" fmla="*/ 62 w 643"/>
                              <a:gd name="T39" fmla="*/ 10 h 317"/>
                              <a:gd name="T40" fmla="*/ 100 w 643"/>
                              <a:gd name="T41" fmla="*/ 5 h 317"/>
                              <a:gd name="T42" fmla="*/ 134 w 643"/>
                              <a:gd name="T43" fmla="*/ 0 h 317"/>
                              <a:gd name="T44" fmla="*/ 172 w 643"/>
                              <a:gd name="T45" fmla="*/ 0 h 317"/>
                              <a:gd name="T46" fmla="*/ 211 w 643"/>
                              <a:gd name="T47" fmla="*/ 0 h 317"/>
                              <a:gd name="T48" fmla="*/ 254 w 643"/>
                              <a:gd name="T49" fmla="*/ 5 h 317"/>
                              <a:gd name="T50" fmla="*/ 292 w 643"/>
                              <a:gd name="T51" fmla="*/ 10 h 317"/>
                              <a:gd name="T52" fmla="*/ 331 w 643"/>
                              <a:gd name="T53" fmla="*/ 19 h 317"/>
                              <a:gd name="T54" fmla="*/ 374 w 643"/>
                              <a:gd name="T55" fmla="*/ 29 h 317"/>
                              <a:gd name="T56" fmla="*/ 412 w 643"/>
                              <a:gd name="T57" fmla="*/ 39 h 317"/>
                              <a:gd name="T58" fmla="*/ 451 w 643"/>
                              <a:gd name="T59" fmla="*/ 53 h 317"/>
                              <a:gd name="T60" fmla="*/ 489 w 643"/>
                              <a:gd name="T61" fmla="*/ 72 h 317"/>
                              <a:gd name="T62" fmla="*/ 528 w 643"/>
                              <a:gd name="T63" fmla="*/ 91 h 317"/>
                              <a:gd name="T64" fmla="*/ 561 w 643"/>
                              <a:gd name="T65" fmla="*/ 115 h 317"/>
                              <a:gd name="T66" fmla="*/ 595 w 643"/>
                              <a:gd name="T67" fmla="*/ 139 h 317"/>
                              <a:gd name="T68" fmla="*/ 595 w 643"/>
                              <a:gd name="T69" fmla="*/ 149 h 317"/>
                              <a:gd name="T70" fmla="*/ 595 w 643"/>
                              <a:gd name="T71" fmla="*/ 159 h 317"/>
                              <a:gd name="T72" fmla="*/ 600 w 643"/>
                              <a:gd name="T73" fmla="*/ 173 h 317"/>
                              <a:gd name="T74" fmla="*/ 600 w 643"/>
                              <a:gd name="T75" fmla="*/ 187 h 317"/>
                              <a:gd name="T76" fmla="*/ 609 w 643"/>
                              <a:gd name="T77" fmla="*/ 202 h 317"/>
                              <a:gd name="T78" fmla="*/ 614 w 643"/>
                              <a:gd name="T79" fmla="*/ 211 h 317"/>
                              <a:gd name="T80" fmla="*/ 628 w 643"/>
                              <a:gd name="T81" fmla="*/ 226 h 317"/>
                              <a:gd name="T82" fmla="*/ 638 w 643"/>
                              <a:gd name="T83" fmla="*/ 240 h 317"/>
                              <a:gd name="T84" fmla="*/ 643 w 643"/>
                              <a:gd name="T85" fmla="*/ 250 h 317"/>
                              <a:gd name="T86" fmla="*/ 643 w 643"/>
                              <a:gd name="T87" fmla="*/ 259 h 317"/>
                              <a:gd name="T88" fmla="*/ 638 w 643"/>
                              <a:gd name="T89" fmla="*/ 269 h 317"/>
                              <a:gd name="T90" fmla="*/ 633 w 643"/>
                              <a:gd name="T91" fmla="*/ 274 h 317"/>
                              <a:gd name="T92" fmla="*/ 624 w 643"/>
                              <a:gd name="T93" fmla="*/ 283 h 317"/>
                              <a:gd name="T94" fmla="*/ 614 w 643"/>
                              <a:gd name="T95" fmla="*/ 298 h 317"/>
                              <a:gd name="T96" fmla="*/ 604 w 643"/>
                              <a:gd name="T97" fmla="*/ 307 h 317"/>
                              <a:gd name="T98" fmla="*/ 604 w 643"/>
                              <a:gd name="T99" fmla="*/ 317 h 3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</a:cxnLst>
                            <a:rect l="0" t="0" r="r" b="b"/>
                            <a:pathLst>
                              <a:path w="643" h="317">
                                <a:moveTo>
                                  <a:pt x="604" y="317"/>
                                </a:moveTo>
                                <a:lnTo>
                                  <a:pt x="580" y="288"/>
                                </a:lnTo>
                                <a:lnTo>
                                  <a:pt x="552" y="264"/>
                                </a:lnTo>
                                <a:lnTo>
                                  <a:pt x="523" y="235"/>
                                </a:lnTo>
                                <a:lnTo>
                                  <a:pt x="494" y="216"/>
                                </a:lnTo>
                                <a:lnTo>
                                  <a:pt x="465" y="192"/>
                                </a:lnTo>
                                <a:lnTo>
                                  <a:pt x="432" y="178"/>
                                </a:lnTo>
                                <a:lnTo>
                                  <a:pt x="398" y="159"/>
                                </a:lnTo>
                                <a:lnTo>
                                  <a:pt x="364" y="144"/>
                                </a:lnTo>
                                <a:lnTo>
                                  <a:pt x="336" y="135"/>
                                </a:lnTo>
                                <a:lnTo>
                                  <a:pt x="297" y="125"/>
                                </a:lnTo>
                                <a:lnTo>
                                  <a:pt x="264" y="115"/>
                                </a:lnTo>
                                <a:lnTo>
                                  <a:pt x="225" y="111"/>
                                </a:lnTo>
                                <a:lnTo>
                                  <a:pt x="187" y="111"/>
                                </a:lnTo>
                                <a:lnTo>
                                  <a:pt x="153" y="111"/>
                                </a:lnTo>
                                <a:lnTo>
                                  <a:pt x="115" y="120"/>
                                </a:lnTo>
                                <a:lnTo>
                                  <a:pt x="76" y="125"/>
                                </a:lnTo>
                                <a:lnTo>
                                  <a:pt x="0" y="29"/>
                                </a:lnTo>
                                <a:lnTo>
                                  <a:pt x="28" y="19"/>
                                </a:lnTo>
                                <a:lnTo>
                                  <a:pt x="62" y="10"/>
                                </a:lnTo>
                                <a:lnTo>
                                  <a:pt x="100" y="5"/>
                                </a:lnTo>
                                <a:lnTo>
                                  <a:pt x="134" y="0"/>
                                </a:lnTo>
                                <a:lnTo>
                                  <a:pt x="172" y="0"/>
                                </a:lnTo>
                                <a:lnTo>
                                  <a:pt x="211" y="0"/>
                                </a:lnTo>
                                <a:lnTo>
                                  <a:pt x="254" y="5"/>
                                </a:lnTo>
                                <a:lnTo>
                                  <a:pt x="292" y="10"/>
                                </a:lnTo>
                                <a:lnTo>
                                  <a:pt x="331" y="19"/>
                                </a:lnTo>
                                <a:lnTo>
                                  <a:pt x="374" y="29"/>
                                </a:lnTo>
                                <a:lnTo>
                                  <a:pt x="412" y="39"/>
                                </a:lnTo>
                                <a:lnTo>
                                  <a:pt x="451" y="53"/>
                                </a:lnTo>
                                <a:lnTo>
                                  <a:pt x="489" y="72"/>
                                </a:lnTo>
                                <a:lnTo>
                                  <a:pt x="528" y="91"/>
                                </a:lnTo>
                                <a:lnTo>
                                  <a:pt x="561" y="115"/>
                                </a:lnTo>
                                <a:lnTo>
                                  <a:pt x="595" y="139"/>
                                </a:lnTo>
                                <a:lnTo>
                                  <a:pt x="595" y="149"/>
                                </a:lnTo>
                                <a:lnTo>
                                  <a:pt x="595" y="159"/>
                                </a:lnTo>
                                <a:lnTo>
                                  <a:pt x="600" y="173"/>
                                </a:lnTo>
                                <a:lnTo>
                                  <a:pt x="600" y="187"/>
                                </a:lnTo>
                                <a:lnTo>
                                  <a:pt x="609" y="202"/>
                                </a:lnTo>
                                <a:lnTo>
                                  <a:pt x="614" y="211"/>
                                </a:lnTo>
                                <a:lnTo>
                                  <a:pt x="628" y="226"/>
                                </a:lnTo>
                                <a:lnTo>
                                  <a:pt x="638" y="240"/>
                                </a:lnTo>
                                <a:lnTo>
                                  <a:pt x="643" y="250"/>
                                </a:lnTo>
                                <a:lnTo>
                                  <a:pt x="643" y="259"/>
                                </a:lnTo>
                                <a:lnTo>
                                  <a:pt x="638" y="269"/>
                                </a:lnTo>
                                <a:lnTo>
                                  <a:pt x="633" y="274"/>
                                </a:lnTo>
                                <a:lnTo>
                                  <a:pt x="624" y="283"/>
                                </a:lnTo>
                                <a:lnTo>
                                  <a:pt x="614" y="298"/>
                                </a:lnTo>
                                <a:lnTo>
                                  <a:pt x="604" y="307"/>
                                </a:lnTo>
                                <a:lnTo>
                                  <a:pt x="604" y="3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" name="Freeform 40"/>
                        <wps:cNvSpPr>
                          <a:spLocks/>
                        </wps:cNvSpPr>
                        <wps:spPr bwMode="auto">
                          <a:xfrm>
                            <a:off x="1769" y="1171"/>
                            <a:ext cx="561" cy="652"/>
                          </a:xfrm>
                          <a:custGeom>
                            <a:avLst/>
                            <a:gdLst>
                              <a:gd name="T0" fmla="*/ 0 w 561"/>
                              <a:gd name="T1" fmla="*/ 14 h 652"/>
                              <a:gd name="T2" fmla="*/ 29 w 561"/>
                              <a:gd name="T3" fmla="*/ 4 h 652"/>
                              <a:gd name="T4" fmla="*/ 53 w 561"/>
                              <a:gd name="T5" fmla="*/ 0 h 652"/>
                              <a:gd name="T6" fmla="*/ 77 w 561"/>
                              <a:gd name="T7" fmla="*/ 0 h 652"/>
                              <a:gd name="T8" fmla="*/ 96 w 561"/>
                              <a:gd name="T9" fmla="*/ 9 h 652"/>
                              <a:gd name="T10" fmla="*/ 110 w 561"/>
                              <a:gd name="T11" fmla="*/ 19 h 652"/>
                              <a:gd name="T12" fmla="*/ 125 w 561"/>
                              <a:gd name="T13" fmla="*/ 33 h 652"/>
                              <a:gd name="T14" fmla="*/ 134 w 561"/>
                              <a:gd name="T15" fmla="*/ 48 h 652"/>
                              <a:gd name="T16" fmla="*/ 139 w 561"/>
                              <a:gd name="T17" fmla="*/ 62 h 652"/>
                              <a:gd name="T18" fmla="*/ 144 w 561"/>
                              <a:gd name="T19" fmla="*/ 76 h 652"/>
                              <a:gd name="T20" fmla="*/ 149 w 561"/>
                              <a:gd name="T21" fmla="*/ 81 h 652"/>
                              <a:gd name="T22" fmla="*/ 149 w 561"/>
                              <a:gd name="T23" fmla="*/ 67 h 652"/>
                              <a:gd name="T24" fmla="*/ 149 w 561"/>
                              <a:gd name="T25" fmla="*/ 43 h 652"/>
                              <a:gd name="T26" fmla="*/ 158 w 561"/>
                              <a:gd name="T27" fmla="*/ 33 h 652"/>
                              <a:gd name="T28" fmla="*/ 173 w 561"/>
                              <a:gd name="T29" fmla="*/ 33 h 652"/>
                              <a:gd name="T30" fmla="*/ 192 w 561"/>
                              <a:gd name="T31" fmla="*/ 43 h 652"/>
                              <a:gd name="T32" fmla="*/ 221 w 561"/>
                              <a:gd name="T33" fmla="*/ 57 h 652"/>
                              <a:gd name="T34" fmla="*/ 245 w 561"/>
                              <a:gd name="T35" fmla="*/ 76 h 652"/>
                              <a:gd name="T36" fmla="*/ 269 w 561"/>
                              <a:gd name="T37" fmla="*/ 105 h 652"/>
                              <a:gd name="T38" fmla="*/ 288 w 561"/>
                              <a:gd name="T39" fmla="*/ 134 h 652"/>
                              <a:gd name="T40" fmla="*/ 293 w 561"/>
                              <a:gd name="T41" fmla="*/ 168 h 652"/>
                              <a:gd name="T42" fmla="*/ 297 w 561"/>
                              <a:gd name="T43" fmla="*/ 192 h 652"/>
                              <a:gd name="T44" fmla="*/ 307 w 561"/>
                              <a:gd name="T45" fmla="*/ 206 h 652"/>
                              <a:gd name="T46" fmla="*/ 312 w 561"/>
                              <a:gd name="T47" fmla="*/ 206 h 652"/>
                              <a:gd name="T48" fmla="*/ 317 w 561"/>
                              <a:gd name="T49" fmla="*/ 192 h 652"/>
                              <a:gd name="T50" fmla="*/ 321 w 561"/>
                              <a:gd name="T51" fmla="*/ 177 h 652"/>
                              <a:gd name="T52" fmla="*/ 326 w 561"/>
                              <a:gd name="T53" fmla="*/ 168 h 652"/>
                              <a:gd name="T54" fmla="*/ 336 w 561"/>
                              <a:gd name="T55" fmla="*/ 153 h 652"/>
                              <a:gd name="T56" fmla="*/ 345 w 561"/>
                              <a:gd name="T57" fmla="*/ 148 h 652"/>
                              <a:gd name="T58" fmla="*/ 355 w 561"/>
                              <a:gd name="T59" fmla="*/ 148 h 652"/>
                              <a:gd name="T60" fmla="*/ 374 w 561"/>
                              <a:gd name="T61" fmla="*/ 158 h 652"/>
                              <a:gd name="T62" fmla="*/ 393 w 561"/>
                              <a:gd name="T63" fmla="*/ 177 h 652"/>
                              <a:gd name="T64" fmla="*/ 413 w 561"/>
                              <a:gd name="T65" fmla="*/ 211 h 652"/>
                              <a:gd name="T66" fmla="*/ 422 w 561"/>
                              <a:gd name="T67" fmla="*/ 235 h 652"/>
                              <a:gd name="T68" fmla="*/ 432 w 561"/>
                              <a:gd name="T69" fmla="*/ 264 h 652"/>
                              <a:gd name="T70" fmla="*/ 437 w 561"/>
                              <a:gd name="T71" fmla="*/ 302 h 652"/>
                              <a:gd name="T72" fmla="*/ 441 w 561"/>
                              <a:gd name="T73" fmla="*/ 340 h 652"/>
                              <a:gd name="T74" fmla="*/ 446 w 561"/>
                              <a:gd name="T75" fmla="*/ 384 h 652"/>
                              <a:gd name="T76" fmla="*/ 446 w 561"/>
                              <a:gd name="T77" fmla="*/ 427 h 652"/>
                              <a:gd name="T78" fmla="*/ 441 w 561"/>
                              <a:gd name="T79" fmla="*/ 465 h 652"/>
                              <a:gd name="T80" fmla="*/ 432 w 561"/>
                              <a:gd name="T81" fmla="*/ 489 h 652"/>
                              <a:gd name="T82" fmla="*/ 427 w 561"/>
                              <a:gd name="T83" fmla="*/ 513 h 652"/>
                              <a:gd name="T84" fmla="*/ 441 w 561"/>
                              <a:gd name="T85" fmla="*/ 532 h 652"/>
                              <a:gd name="T86" fmla="*/ 451 w 561"/>
                              <a:gd name="T87" fmla="*/ 518 h 652"/>
                              <a:gd name="T88" fmla="*/ 461 w 561"/>
                              <a:gd name="T89" fmla="*/ 499 h 652"/>
                              <a:gd name="T90" fmla="*/ 470 w 561"/>
                              <a:gd name="T91" fmla="*/ 489 h 652"/>
                              <a:gd name="T92" fmla="*/ 485 w 561"/>
                              <a:gd name="T93" fmla="*/ 480 h 652"/>
                              <a:gd name="T94" fmla="*/ 489 w 561"/>
                              <a:gd name="T95" fmla="*/ 494 h 652"/>
                              <a:gd name="T96" fmla="*/ 499 w 561"/>
                              <a:gd name="T97" fmla="*/ 513 h 652"/>
                              <a:gd name="T98" fmla="*/ 509 w 561"/>
                              <a:gd name="T99" fmla="*/ 532 h 652"/>
                              <a:gd name="T100" fmla="*/ 518 w 561"/>
                              <a:gd name="T101" fmla="*/ 547 h 652"/>
                              <a:gd name="T102" fmla="*/ 528 w 561"/>
                              <a:gd name="T103" fmla="*/ 566 h 652"/>
                              <a:gd name="T104" fmla="*/ 537 w 561"/>
                              <a:gd name="T105" fmla="*/ 576 h 652"/>
                              <a:gd name="T106" fmla="*/ 547 w 561"/>
                              <a:gd name="T107" fmla="*/ 585 h 652"/>
                              <a:gd name="T108" fmla="*/ 552 w 561"/>
                              <a:gd name="T109" fmla="*/ 590 h 652"/>
                              <a:gd name="T110" fmla="*/ 561 w 561"/>
                              <a:gd name="T111" fmla="*/ 595 h 652"/>
                              <a:gd name="T112" fmla="*/ 561 w 561"/>
                              <a:gd name="T113" fmla="*/ 600 h 652"/>
                              <a:gd name="T114" fmla="*/ 557 w 561"/>
                              <a:gd name="T115" fmla="*/ 600 h 652"/>
                              <a:gd name="T116" fmla="*/ 552 w 561"/>
                              <a:gd name="T117" fmla="*/ 600 h 652"/>
                              <a:gd name="T118" fmla="*/ 509 w 561"/>
                              <a:gd name="T119" fmla="*/ 652 h 652"/>
                              <a:gd name="T120" fmla="*/ 0 w 561"/>
                              <a:gd name="T121" fmla="*/ 14 h 6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</a:cxnLst>
                            <a:rect l="0" t="0" r="r" b="b"/>
                            <a:pathLst>
                              <a:path w="561" h="652">
                                <a:moveTo>
                                  <a:pt x="0" y="14"/>
                                </a:moveTo>
                                <a:lnTo>
                                  <a:pt x="29" y="4"/>
                                </a:lnTo>
                                <a:lnTo>
                                  <a:pt x="53" y="0"/>
                                </a:lnTo>
                                <a:lnTo>
                                  <a:pt x="77" y="0"/>
                                </a:lnTo>
                                <a:lnTo>
                                  <a:pt x="96" y="9"/>
                                </a:lnTo>
                                <a:lnTo>
                                  <a:pt x="110" y="19"/>
                                </a:lnTo>
                                <a:lnTo>
                                  <a:pt x="125" y="33"/>
                                </a:lnTo>
                                <a:lnTo>
                                  <a:pt x="134" y="48"/>
                                </a:lnTo>
                                <a:lnTo>
                                  <a:pt x="139" y="62"/>
                                </a:lnTo>
                                <a:lnTo>
                                  <a:pt x="144" y="76"/>
                                </a:lnTo>
                                <a:lnTo>
                                  <a:pt x="149" y="81"/>
                                </a:lnTo>
                                <a:lnTo>
                                  <a:pt x="149" y="67"/>
                                </a:lnTo>
                                <a:lnTo>
                                  <a:pt x="149" y="43"/>
                                </a:lnTo>
                                <a:lnTo>
                                  <a:pt x="158" y="33"/>
                                </a:lnTo>
                                <a:lnTo>
                                  <a:pt x="173" y="33"/>
                                </a:lnTo>
                                <a:lnTo>
                                  <a:pt x="192" y="43"/>
                                </a:lnTo>
                                <a:lnTo>
                                  <a:pt x="221" y="57"/>
                                </a:lnTo>
                                <a:lnTo>
                                  <a:pt x="245" y="76"/>
                                </a:lnTo>
                                <a:lnTo>
                                  <a:pt x="269" y="105"/>
                                </a:lnTo>
                                <a:lnTo>
                                  <a:pt x="288" y="134"/>
                                </a:lnTo>
                                <a:lnTo>
                                  <a:pt x="293" y="168"/>
                                </a:lnTo>
                                <a:lnTo>
                                  <a:pt x="297" y="192"/>
                                </a:lnTo>
                                <a:lnTo>
                                  <a:pt x="307" y="206"/>
                                </a:lnTo>
                                <a:lnTo>
                                  <a:pt x="312" y="206"/>
                                </a:lnTo>
                                <a:lnTo>
                                  <a:pt x="317" y="192"/>
                                </a:lnTo>
                                <a:lnTo>
                                  <a:pt x="321" y="177"/>
                                </a:lnTo>
                                <a:lnTo>
                                  <a:pt x="326" y="168"/>
                                </a:lnTo>
                                <a:lnTo>
                                  <a:pt x="336" y="153"/>
                                </a:lnTo>
                                <a:lnTo>
                                  <a:pt x="345" y="148"/>
                                </a:lnTo>
                                <a:lnTo>
                                  <a:pt x="355" y="148"/>
                                </a:lnTo>
                                <a:lnTo>
                                  <a:pt x="374" y="158"/>
                                </a:lnTo>
                                <a:lnTo>
                                  <a:pt x="393" y="177"/>
                                </a:lnTo>
                                <a:lnTo>
                                  <a:pt x="413" y="211"/>
                                </a:lnTo>
                                <a:lnTo>
                                  <a:pt x="422" y="235"/>
                                </a:lnTo>
                                <a:lnTo>
                                  <a:pt x="432" y="264"/>
                                </a:lnTo>
                                <a:lnTo>
                                  <a:pt x="437" y="302"/>
                                </a:lnTo>
                                <a:lnTo>
                                  <a:pt x="441" y="340"/>
                                </a:lnTo>
                                <a:lnTo>
                                  <a:pt x="446" y="384"/>
                                </a:lnTo>
                                <a:lnTo>
                                  <a:pt x="446" y="427"/>
                                </a:lnTo>
                                <a:lnTo>
                                  <a:pt x="441" y="465"/>
                                </a:lnTo>
                                <a:lnTo>
                                  <a:pt x="432" y="489"/>
                                </a:lnTo>
                                <a:lnTo>
                                  <a:pt x="427" y="513"/>
                                </a:lnTo>
                                <a:lnTo>
                                  <a:pt x="441" y="532"/>
                                </a:lnTo>
                                <a:lnTo>
                                  <a:pt x="451" y="518"/>
                                </a:lnTo>
                                <a:lnTo>
                                  <a:pt x="461" y="499"/>
                                </a:lnTo>
                                <a:lnTo>
                                  <a:pt x="470" y="489"/>
                                </a:lnTo>
                                <a:lnTo>
                                  <a:pt x="485" y="480"/>
                                </a:lnTo>
                                <a:lnTo>
                                  <a:pt x="489" y="494"/>
                                </a:lnTo>
                                <a:lnTo>
                                  <a:pt x="499" y="513"/>
                                </a:lnTo>
                                <a:lnTo>
                                  <a:pt x="509" y="532"/>
                                </a:lnTo>
                                <a:lnTo>
                                  <a:pt x="518" y="547"/>
                                </a:lnTo>
                                <a:lnTo>
                                  <a:pt x="528" y="566"/>
                                </a:lnTo>
                                <a:lnTo>
                                  <a:pt x="537" y="576"/>
                                </a:lnTo>
                                <a:lnTo>
                                  <a:pt x="547" y="585"/>
                                </a:lnTo>
                                <a:lnTo>
                                  <a:pt x="552" y="590"/>
                                </a:lnTo>
                                <a:lnTo>
                                  <a:pt x="561" y="595"/>
                                </a:lnTo>
                                <a:lnTo>
                                  <a:pt x="561" y="600"/>
                                </a:lnTo>
                                <a:lnTo>
                                  <a:pt x="557" y="600"/>
                                </a:lnTo>
                                <a:lnTo>
                                  <a:pt x="552" y="600"/>
                                </a:lnTo>
                                <a:lnTo>
                                  <a:pt x="509" y="652"/>
                                </a:lnTo>
                                <a:lnTo>
                                  <a:pt x="0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" name="Freeform 41"/>
                        <wps:cNvSpPr>
                          <a:spLocks/>
                        </wps:cNvSpPr>
                        <wps:spPr bwMode="auto">
                          <a:xfrm>
                            <a:off x="1754" y="1185"/>
                            <a:ext cx="524" cy="706"/>
                          </a:xfrm>
                          <a:custGeom>
                            <a:avLst/>
                            <a:gdLst>
                              <a:gd name="T0" fmla="*/ 5 w 524"/>
                              <a:gd name="T1" fmla="*/ 34 h 706"/>
                              <a:gd name="T2" fmla="*/ 5 w 524"/>
                              <a:gd name="T3" fmla="*/ 96 h 706"/>
                              <a:gd name="T4" fmla="*/ 20 w 524"/>
                              <a:gd name="T5" fmla="*/ 139 h 706"/>
                              <a:gd name="T6" fmla="*/ 39 w 524"/>
                              <a:gd name="T7" fmla="*/ 168 h 706"/>
                              <a:gd name="T8" fmla="*/ 63 w 524"/>
                              <a:gd name="T9" fmla="*/ 182 h 706"/>
                              <a:gd name="T10" fmla="*/ 58 w 524"/>
                              <a:gd name="T11" fmla="*/ 187 h 706"/>
                              <a:gd name="T12" fmla="*/ 29 w 524"/>
                              <a:gd name="T13" fmla="*/ 197 h 706"/>
                              <a:gd name="T14" fmla="*/ 34 w 524"/>
                              <a:gd name="T15" fmla="*/ 240 h 706"/>
                              <a:gd name="T16" fmla="*/ 63 w 524"/>
                              <a:gd name="T17" fmla="*/ 307 h 706"/>
                              <a:gd name="T18" fmla="*/ 111 w 524"/>
                              <a:gd name="T19" fmla="*/ 360 h 706"/>
                              <a:gd name="T20" fmla="*/ 159 w 524"/>
                              <a:gd name="T21" fmla="*/ 374 h 706"/>
                              <a:gd name="T22" fmla="*/ 164 w 524"/>
                              <a:gd name="T23" fmla="*/ 389 h 706"/>
                              <a:gd name="T24" fmla="*/ 144 w 524"/>
                              <a:gd name="T25" fmla="*/ 403 h 706"/>
                              <a:gd name="T26" fmla="*/ 125 w 524"/>
                              <a:gd name="T27" fmla="*/ 418 h 706"/>
                              <a:gd name="T28" fmla="*/ 120 w 524"/>
                              <a:gd name="T29" fmla="*/ 446 h 706"/>
                              <a:gd name="T30" fmla="*/ 144 w 524"/>
                              <a:gd name="T31" fmla="*/ 490 h 706"/>
                              <a:gd name="T32" fmla="*/ 188 w 524"/>
                              <a:gd name="T33" fmla="*/ 528 h 706"/>
                              <a:gd name="T34" fmla="*/ 240 w 524"/>
                              <a:gd name="T35" fmla="*/ 547 h 706"/>
                              <a:gd name="T36" fmla="*/ 312 w 524"/>
                              <a:gd name="T37" fmla="*/ 562 h 706"/>
                              <a:gd name="T38" fmla="*/ 375 w 524"/>
                              <a:gd name="T39" fmla="*/ 552 h 706"/>
                              <a:gd name="T40" fmla="*/ 413 w 524"/>
                              <a:gd name="T41" fmla="*/ 538 h 706"/>
                              <a:gd name="T42" fmla="*/ 423 w 524"/>
                              <a:gd name="T43" fmla="*/ 562 h 706"/>
                              <a:gd name="T44" fmla="*/ 408 w 524"/>
                              <a:gd name="T45" fmla="*/ 571 h 706"/>
                              <a:gd name="T46" fmla="*/ 399 w 524"/>
                              <a:gd name="T47" fmla="*/ 586 h 706"/>
                              <a:gd name="T48" fmla="*/ 389 w 524"/>
                              <a:gd name="T49" fmla="*/ 600 h 706"/>
                              <a:gd name="T50" fmla="*/ 399 w 524"/>
                              <a:gd name="T51" fmla="*/ 614 h 706"/>
                              <a:gd name="T52" fmla="*/ 428 w 524"/>
                              <a:gd name="T53" fmla="*/ 634 h 706"/>
                              <a:gd name="T54" fmla="*/ 456 w 524"/>
                              <a:gd name="T55" fmla="*/ 658 h 706"/>
                              <a:gd name="T56" fmla="*/ 471 w 524"/>
                              <a:gd name="T57" fmla="*/ 682 h 706"/>
                              <a:gd name="T58" fmla="*/ 480 w 524"/>
                              <a:gd name="T59" fmla="*/ 706 h 706"/>
                              <a:gd name="T60" fmla="*/ 485 w 524"/>
                              <a:gd name="T61" fmla="*/ 696 h 706"/>
                              <a:gd name="T62" fmla="*/ 524 w 524"/>
                              <a:gd name="T63" fmla="*/ 638 h 70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524" h="706">
                                <a:moveTo>
                                  <a:pt x="15" y="0"/>
                                </a:moveTo>
                                <a:lnTo>
                                  <a:pt x="5" y="34"/>
                                </a:lnTo>
                                <a:lnTo>
                                  <a:pt x="0" y="67"/>
                                </a:lnTo>
                                <a:lnTo>
                                  <a:pt x="5" y="96"/>
                                </a:lnTo>
                                <a:lnTo>
                                  <a:pt x="10" y="120"/>
                                </a:lnTo>
                                <a:lnTo>
                                  <a:pt x="20" y="139"/>
                                </a:lnTo>
                                <a:lnTo>
                                  <a:pt x="29" y="154"/>
                                </a:lnTo>
                                <a:lnTo>
                                  <a:pt x="39" y="168"/>
                                </a:lnTo>
                                <a:lnTo>
                                  <a:pt x="53" y="173"/>
                                </a:lnTo>
                                <a:lnTo>
                                  <a:pt x="63" y="182"/>
                                </a:lnTo>
                                <a:lnTo>
                                  <a:pt x="68" y="187"/>
                                </a:lnTo>
                                <a:lnTo>
                                  <a:pt x="58" y="187"/>
                                </a:lnTo>
                                <a:lnTo>
                                  <a:pt x="39" y="187"/>
                                </a:lnTo>
                                <a:lnTo>
                                  <a:pt x="29" y="197"/>
                                </a:lnTo>
                                <a:lnTo>
                                  <a:pt x="29" y="216"/>
                                </a:lnTo>
                                <a:lnTo>
                                  <a:pt x="34" y="240"/>
                                </a:lnTo>
                                <a:lnTo>
                                  <a:pt x="48" y="274"/>
                                </a:lnTo>
                                <a:lnTo>
                                  <a:pt x="63" y="307"/>
                                </a:lnTo>
                                <a:lnTo>
                                  <a:pt x="87" y="336"/>
                                </a:lnTo>
                                <a:lnTo>
                                  <a:pt x="111" y="360"/>
                                </a:lnTo>
                                <a:lnTo>
                                  <a:pt x="135" y="370"/>
                                </a:lnTo>
                                <a:lnTo>
                                  <a:pt x="159" y="374"/>
                                </a:lnTo>
                                <a:lnTo>
                                  <a:pt x="168" y="384"/>
                                </a:lnTo>
                                <a:lnTo>
                                  <a:pt x="164" y="389"/>
                                </a:lnTo>
                                <a:lnTo>
                                  <a:pt x="154" y="398"/>
                                </a:lnTo>
                                <a:lnTo>
                                  <a:pt x="144" y="403"/>
                                </a:lnTo>
                                <a:lnTo>
                                  <a:pt x="135" y="408"/>
                                </a:lnTo>
                                <a:lnTo>
                                  <a:pt x="125" y="418"/>
                                </a:lnTo>
                                <a:lnTo>
                                  <a:pt x="120" y="432"/>
                                </a:lnTo>
                                <a:lnTo>
                                  <a:pt x="120" y="446"/>
                                </a:lnTo>
                                <a:lnTo>
                                  <a:pt x="130" y="466"/>
                                </a:lnTo>
                                <a:lnTo>
                                  <a:pt x="144" y="490"/>
                                </a:lnTo>
                                <a:lnTo>
                                  <a:pt x="173" y="518"/>
                                </a:lnTo>
                                <a:lnTo>
                                  <a:pt x="188" y="528"/>
                                </a:lnTo>
                                <a:lnTo>
                                  <a:pt x="212" y="538"/>
                                </a:lnTo>
                                <a:lnTo>
                                  <a:pt x="240" y="547"/>
                                </a:lnTo>
                                <a:lnTo>
                                  <a:pt x="279" y="557"/>
                                </a:lnTo>
                                <a:lnTo>
                                  <a:pt x="312" y="562"/>
                                </a:lnTo>
                                <a:lnTo>
                                  <a:pt x="346" y="562"/>
                                </a:lnTo>
                                <a:lnTo>
                                  <a:pt x="375" y="552"/>
                                </a:lnTo>
                                <a:lnTo>
                                  <a:pt x="394" y="542"/>
                                </a:lnTo>
                                <a:lnTo>
                                  <a:pt x="413" y="538"/>
                                </a:lnTo>
                                <a:lnTo>
                                  <a:pt x="428" y="552"/>
                                </a:lnTo>
                                <a:lnTo>
                                  <a:pt x="423" y="562"/>
                                </a:lnTo>
                                <a:lnTo>
                                  <a:pt x="418" y="566"/>
                                </a:lnTo>
                                <a:lnTo>
                                  <a:pt x="408" y="571"/>
                                </a:lnTo>
                                <a:lnTo>
                                  <a:pt x="404" y="576"/>
                                </a:lnTo>
                                <a:lnTo>
                                  <a:pt x="399" y="586"/>
                                </a:lnTo>
                                <a:lnTo>
                                  <a:pt x="394" y="590"/>
                                </a:lnTo>
                                <a:lnTo>
                                  <a:pt x="389" y="600"/>
                                </a:lnTo>
                                <a:lnTo>
                                  <a:pt x="384" y="605"/>
                                </a:lnTo>
                                <a:lnTo>
                                  <a:pt x="399" y="614"/>
                                </a:lnTo>
                                <a:lnTo>
                                  <a:pt x="413" y="624"/>
                                </a:lnTo>
                                <a:lnTo>
                                  <a:pt x="428" y="634"/>
                                </a:lnTo>
                                <a:lnTo>
                                  <a:pt x="442" y="648"/>
                                </a:lnTo>
                                <a:lnTo>
                                  <a:pt x="456" y="658"/>
                                </a:lnTo>
                                <a:lnTo>
                                  <a:pt x="466" y="672"/>
                                </a:lnTo>
                                <a:lnTo>
                                  <a:pt x="471" y="682"/>
                                </a:lnTo>
                                <a:lnTo>
                                  <a:pt x="476" y="696"/>
                                </a:lnTo>
                                <a:lnTo>
                                  <a:pt x="480" y="706"/>
                                </a:lnTo>
                                <a:lnTo>
                                  <a:pt x="480" y="701"/>
                                </a:lnTo>
                                <a:lnTo>
                                  <a:pt x="485" y="696"/>
                                </a:lnTo>
                                <a:lnTo>
                                  <a:pt x="524" y="638"/>
                                </a:lnTo>
                                <a:lnTo>
                                  <a:pt x="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" name="Freeform 42"/>
                        <wps:cNvSpPr>
                          <a:spLocks/>
                        </wps:cNvSpPr>
                        <wps:spPr bwMode="auto">
                          <a:xfrm>
                            <a:off x="2330" y="1843"/>
                            <a:ext cx="164" cy="192"/>
                          </a:xfrm>
                          <a:custGeom>
                            <a:avLst/>
                            <a:gdLst>
                              <a:gd name="T0" fmla="*/ 44 w 164"/>
                              <a:gd name="T1" fmla="*/ 0 h 192"/>
                              <a:gd name="T2" fmla="*/ 58 w 164"/>
                              <a:gd name="T3" fmla="*/ 14 h 192"/>
                              <a:gd name="T4" fmla="*/ 72 w 164"/>
                              <a:gd name="T5" fmla="*/ 24 h 192"/>
                              <a:gd name="T6" fmla="*/ 87 w 164"/>
                              <a:gd name="T7" fmla="*/ 33 h 192"/>
                              <a:gd name="T8" fmla="*/ 106 w 164"/>
                              <a:gd name="T9" fmla="*/ 43 h 192"/>
                              <a:gd name="T10" fmla="*/ 120 w 164"/>
                              <a:gd name="T11" fmla="*/ 48 h 192"/>
                              <a:gd name="T12" fmla="*/ 135 w 164"/>
                              <a:gd name="T13" fmla="*/ 48 h 192"/>
                              <a:gd name="T14" fmla="*/ 149 w 164"/>
                              <a:gd name="T15" fmla="*/ 52 h 192"/>
                              <a:gd name="T16" fmla="*/ 164 w 164"/>
                              <a:gd name="T17" fmla="*/ 48 h 192"/>
                              <a:gd name="T18" fmla="*/ 154 w 164"/>
                              <a:gd name="T19" fmla="*/ 62 h 192"/>
                              <a:gd name="T20" fmla="*/ 144 w 164"/>
                              <a:gd name="T21" fmla="*/ 72 h 192"/>
                              <a:gd name="T22" fmla="*/ 135 w 164"/>
                              <a:gd name="T23" fmla="*/ 81 h 192"/>
                              <a:gd name="T24" fmla="*/ 125 w 164"/>
                              <a:gd name="T25" fmla="*/ 91 h 192"/>
                              <a:gd name="T26" fmla="*/ 116 w 164"/>
                              <a:gd name="T27" fmla="*/ 100 h 192"/>
                              <a:gd name="T28" fmla="*/ 106 w 164"/>
                              <a:gd name="T29" fmla="*/ 110 h 192"/>
                              <a:gd name="T30" fmla="*/ 101 w 164"/>
                              <a:gd name="T31" fmla="*/ 115 h 192"/>
                              <a:gd name="T32" fmla="*/ 92 w 164"/>
                              <a:gd name="T33" fmla="*/ 115 h 192"/>
                              <a:gd name="T34" fmla="*/ 101 w 164"/>
                              <a:gd name="T35" fmla="*/ 120 h 192"/>
                              <a:gd name="T36" fmla="*/ 111 w 164"/>
                              <a:gd name="T37" fmla="*/ 129 h 192"/>
                              <a:gd name="T38" fmla="*/ 120 w 164"/>
                              <a:gd name="T39" fmla="*/ 134 h 192"/>
                              <a:gd name="T40" fmla="*/ 125 w 164"/>
                              <a:gd name="T41" fmla="*/ 144 h 192"/>
                              <a:gd name="T42" fmla="*/ 130 w 164"/>
                              <a:gd name="T43" fmla="*/ 158 h 192"/>
                              <a:gd name="T44" fmla="*/ 130 w 164"/>
                              <a:gd name="T45" fmla="*/ 168 h 192"/>
                              <a:gd name="T46" fmla="*/ 125 w 164"/>
                              <a:gd name="T47" fmla="*/ 182 h 192"/>
                              <a:gd name="T48" fmla="*/ 120 w 164"/>
                              <a:gd name="T49" fmla="*/ 192 h 192"/>
                              <a:gd name="T50" fmla="*/ 0 w 164"/>
                              <a:gd name="T51" fmla="*/ 48 h 192"/>
                              <a:gd name="T52" fmla="*/ 44 w 164"/>
                              <a:gd name="T53" fmla="*/ 0 h 1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64" h="192">
                                <a:moveTo>
                                  <a:pt x="44" y="0"/>
                                </a:moveTo>
                                <a:lnTo>
                                  <a:pt x="58" y="14"/>
                                </a:lnTo>
                                <a:lnTo>
                                  <a:pt x="72" y="24"/>
                                </a:lnTo>
                                <a:lnTo>
                                  <a:pt x="87" y="33"/>
                                </a:lnTo>
                                <a:lnTo>
                                  <a:pt x="106" y="43"/>
                                </a:lnTo>
                                <a:lnTo>
                                  <a:pt x="120" y="48"/>
                                </a:lnTo>
                                <a:lnTo>
                                  <a:pt x="135" y="48"/>
                                </a:lnTo>
                                <a:lnTo>
                                  <a:pt x="149" y="52"/>
                                </a:lnTo>
                                <a:lnTo>
                                  <a:pt x="164" y="48"/>
                                </a:lnTo>
                                <a:lnTo>
                                  <a:pt x="154" y="62"/>
                                </a:lnTo>
                                <a:lnTo>
                                  <a:pt x="144" y="72"/>
                                </a:lnTo>
                                <a:lnTo>
                                  <a:pt x="135" y="81"/>
                                </a:lnTo>
                                <a:lnTo>
                                  <a:pt x="125" y="91"/>
                                </a:lnTo>
                                <a:lnTo>
                                  <a:pt x="116" y="100"/>
                                </a:lnTo>
                                <a:lnTo>
                                  <a:pt x="106" y="110"/>
                                </a:lnTo>
                                <a:lnTo>
                                  <a:pt x="101" y="115"/>
                                </a:lnTo>
                                <a:lnTo>
                                  <a:pt x="92" y="115"/>
                                </a:lnTo>
                                <a:lnTo>
                                  <a:pt x="101" y="120"/>
                                </a:lnTo>
                                <a:lnTo>
                                  <a:pt x="111" y="129"/>
                                </a:lnTo>
                                <a:lnTo>
                                  <a:pt x="120" y="134"/>
                                </a:lnTo>
                                <a:lnTo>
                                  <a:pt x="125" y="144"/>
                                </a:lnTo>
                                <a:lnTo>
                                  <a:pt x="130" y="158"/>
                                </a:lnTo>
                                <a:lnTo>
                                  <a:pt x="130" y="168"/>
                                </a:lnTo>
                                <a:lnTo>
                                  <a:pt x="125" y="182"/>
                                </a:lnTo>
                                <a:lnTo>
                                  <a:pt x="120" y="192"/>
                                </a:lnTo>
                                <a:lnTo>
                                  <a:pt x="0" y="48"/>
                                </a:lnTo>
                                <a:lnTo>
                                  <a:pt x="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" name="Freeform 43"/>
                        <wps:cNvSpPr>
                          <a:spLocks/>
                        </wps:cNvSpPr>
                        <wps:spPr bwMode="auto">
                          <a:xfrm>
                            <a:off x="2297" y="1891"/>
                            <a:ext cx="149" cy="196"/>
                          </a:xfrm>
                          <a:custGeom>
                            <a:avLst/>
                            <a:gdLst>
                              <a:gd name="T0" fmla="*/ 0 w 149"/>
                              <a:gd name="T1" fmla="*/ 52 h 196"/>
                              <a:gd name="T2" fmla="*/ 9 w 149"/>
                              <a:gd name="T3" fmla="*/ 72 h 196"/>
                              <a:gd name="T4" fmla="*/ 19 w 149"/>
                              <a:gd name="T5" fmla="*/ 86 h 196"/>
                              <a:gd name="T6" fmla="*/ 24 w 149"/>
                              <a:gd name="T7" fmla="*/ 110 h 196"/>
                              <a:gd name="T8" fmla="*/ 29 w 149"/>
                              <a:gd name="T9" fmla="*/ 129 h 196"/>
                              <a:gd name="T10" fmla="*/ 33 w 149"/>
                              <a:gd name="T11" fmla="*/ 144 h 196"/>
                              <a:gd name="T12" fmla="*/ 38 w 149"/>
                              <a:gd name="T13" fmla="*/ 168 h 196"/>
                              <a:gd name="T14" fmla="*/ 38 w 149"/>
                              <a:gd name="T15" fmla="*/ 182 h 196"/>
                              <a:gd name="T16" fmla="*/ 38 w 149"/>
                              <a:gd name="T17" fmla="*/ 196 h 196"/>
                              <a:gd name="T18" fmla="*/ 43 w 149"/>
                              <a:gd name="T19" fmla="*/ 187 h 196"/>
                              <a:gd name="T20" fmla="*/ 53 w 149"/>
                              <a:gd name="T21" fmla="*/ 177 h 196"/>
                              <a:gd name="T22" fmla="*/ 62 w 149"/>
                              <a:gd name="T23" fmla="*/ 168 h 196"/>
                              <a:gd name="T24" fmla="*/ 72 w 149"/>
                              <a:gd name="T25" fmla="*/ 153 h 196"/>
                              <a:gd name="T26" fmla="*/ 77 w 149"/>
                              <a:gd name="T27" fmla="*/ 144 h 196"/>
                              <a:gd name="T28" fmla="*/ 86 w 149"/>
                              <a:gd name="T29" fmla="*/ 134 h 196"/>
                              <a:gd name="T30" fmla="*/ 91 w 149"/>
                              <a:gd name="T31" fmla="*/ 124 h 196"/>
                              <a:gd name="T32" fmla="*/ 91 w 149"/>
                              <a:gd name="T33" fmla="*/ 115 h 196"/>
                              <a:gd name="T34" fmla="*/ 91 w 149"/>
                              <a:gd name="T35" fmla="*/ 124 h 196"/>
                              <a:gd name="T36" fmla="*/ 101 w 149"/>
                              <a:gd name="T37" fmla="*/ 134 h 196"/>
                              <a:gd name="T38" fmla="*/ 105 w 149"/>
                              <a:gd name="T39" fmla="*/ 144 h 196"/>
                              <a:gd name="T40" fmla="*/ 115 w 149"/>
                              <a:gd name="T41" fmla="*/ 153 h 196"/>
                              <a:gd name="T42" fmla="*/ 120 w 149"/>
                              <a:gd name="T43" fmla="*/ 158 h 196"/>
                              <a:gd name="T44" fmla="*/ 129 w 149"/>
                              <a:gd name="T45" fmla="*/ 158 h 196"/>
                              <a:gd name="T46" fmla="*/ 139 w 149"/>
                              <a:gd name="T47" fmla="*/ 153 h 196"/>
                              <a:gd name="T48" fmla="*/ 149 w 149"/>
                              <a:gd name="T49" fmla="*/ 144 h 196"/>
                              <a:gd name="T50" fmla="*/ 33 w 149"/>
                              <a:gd name="T51" fmla="*/ 0 h 196"/>
                              <a:gd name="T52" fmla="*/ 0 w 149"/>
                              <a:gd name="T53" fmla="*/ 52 h 1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49" h="196">
                                <a:moveTo>
                                  <a:pt x="0" y="52"/>
                                </a:moveTo>
                                <a:lnTo>
                                  <a:pt x="9" y="72"/>
                                </a:lnTo>
                                <a:lnTo>
                                  <a:pt x="19" y="86"/>
                                </a:lnTo>
                                <a:lnTo>
                                  <a:pt x="24" y="110"/>
                                </a:lnTo>
                                <a:lnTo>
                                  <a:pt x="29" y="129"/>
                                </a:lnTo>
                                <a:lnTo>
                                  <a:pt x="33" y="144"/>
                                </a:lnTo>
                                <a:lnTo>
                                  <a:pt x="38" y="168"/>
                                </a:lnTo>
                                <a:lnTo>
                                  <a:pt x="38" y="182"/>
                                </a:lnTo>
                                <a:lnTo>
                                  <a:pt x="38" y="196"/>
                                </a:lnTo>
                                <a:lnTo>
                                  <a:pt x="43" y="187"/>
                                </a:lnTo>
                                <a:lnTo>
                                  <a:pt x="53" y="177"/>
                                </a:lnTo>
                                <a:lnTo>
                                  <a:pt x="62" y="168"/>
                                </a:lnTo>
                                <a:lnTo>
                                  <a:pt x="72" y="153"/>
                                </a:lnTo>
                                <a:lnTo>
                                  <a:pt x="77" y="144"/>
                                </a:lnTo>
                                <a:lnTo>
                                  <a:pt x="86" y="134"/>
                                </a:lnTo>
                                <a:lnTo>
                                  <a:pt x="91" y="124"/>
                                </a:lnTo>
                                <a:lnTo>
                                  <a:pt x="91" y="115"/>
                                </a:lnTo>
                                <a:lnTo>
                                  <a:pt x="91" y="124"/>
                                </a:lnTo>
                                <a:lnTo>
                                  <a:pt x="101" y="134"/>
                                </a:lnTo>
                                <a:lnTo>
                                  <a:pt x="105" y="144"/>
                                </a:lnTo>
                                <a:lnTo>
                                  <a:pt x="115" y="153"/>
                                </a:lnTo>
                                <a:lnTo>
                                  <a:pt x="120" y="158"/>
                                </a:lnTo>
                                <a:lnTo>
                                  <a:pt x="129" y="158"/>
                                </a:lnTo>
                                <a:lnTo>
                                  <a:pt x="139" y="153"/>
                                </a:lnTo>
                                <a:lnTo>
                                  <a:pt x="149" y="144"/>
                                </a:lnTo>
                                <a:lnTo>
                                  <a:pt x="33" y="0"/>
                                </a:lnTo>
                                <a:lnTo>
                                  <a:pt x="0" y="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" name="Freeform 44"/>
                        <wps:cNvSpPr>
                          <a:spLocks/>
                        </wps:cNvSpPr>
                        <wps:spPr bwMode="auto">
                          <a:xfrm>
                            <a:off x="2182" y="1843"/>
                            <a:ext cx="139" cy="182"/>
                          </a:xfrm>
                          <a:custGeom>
                            <a:avLst/>
                            <a:gdLst>
                              <a:gd name="T0" fmla="*/ 110 w 139"/>
                              <a:gd name="T1" fmla="*/ 0 h 182"/>
                              <a:gd name="T2" fmla="*/ 96 w 139"/>
                              <a:gd name="T3" fmla="*/ 19 h 182"/>
                              <a:gd name="T4" fmla="*/ 81 w 139"/>
                              <a:gd name="T5" fmla="*/ 43 h 182"/>
                              <a:gd name="T6" fmla="*/ 62 w 139"/>
                              <a:gd name="T7" fmla="*/ 62 h 182"/>
                              <a:gd name="T8" fmla="*/ 48 w 139"/>
                              <a:gd name="T9" fmla="*/ 81 h 182"/>
                              <a:gd name="T10" fmla="*/ 33 w 139"/>
                              <a:gd name="T11" fmla="*/ 100 h 182"/>
                              <a:gd name="T12" fmla="*/ 19 w 139"/>
                              <a:gd name="T13" fmla="*/ 115 h 182"/>
                              <a:gd name="T14" fmla="*/ 9 w 139"/>
                              <a:gd name="T15" fmla="*/ 129 h 182"/>
                              <a:gd name="T16" fmla="*/ 4 w 139"/>
                              <a:gd name="T17" fmla="*/ 134 h 182"/>
                              <a:gd name="T18" fmla="*/ 0 w 139"/>
                              <a:gd name="T19" fmla="*/ 139 h 182"/>
                              <a:gd name="T20" fmla="*/ 0 w 139"/>
                              <a:gd name="T21" fmla="*/ 148 h 182"/>
                              <a:gd name="T22" fmla="*/ 4 w 139"/>
                              <a:gd name="T23" fmla="*/ 163 h 182"/>
                              <a:gd name="T24" fmla="*/ 4 w 139"/>
                              <a:gd name="T25" fmla="*/ 172 h 182"/>
                              <a:gd name="T26" fmla="*/ 14 w 139"/>
                              <a:gd name="T27" fmla="*/ 177 h 182"/>
                              <a:gd name="T28" fmla="*/ 19 w 139"/>
                              <a:gd name="T29" fmla="*/ 182 h 182"/>
                              <a:gd name="T30" fmla="*/ 28 w 139"/>
                              <a:gd name="T31" fmla="*/ 182 h 182"/>
                              <a:gd name="T32" fmla="*/ 38 w 139"/>
                              <a:gd name="T33" fmla="*/ 172 h 182"/>
                              <a:gd name="T34" fmla="*/ 52 w 139"/>
                              <a:gd name="T35" fmla="*/ 158 h 182"/>
                              <a:gd name="T36" fmla="*/ 67 w 139"/>
                              <a:gd name="T37" fmla="*/ 139 h 182"/>
                              <a:gd name="T38" fmla="*/ 81 w 139"/>
                              <a:gd name="T39" fmla="*/ 115 h 182"/>
                              <a:gd name="T40" fmla="*/ 100 w 139"/>
                              <a:gd name="T41" fmla="*/ 91 h 182"/>
                              <a:gd name="T42" fmla="*/ 115 w 139"/>
                              <a:gd name="T43" fmla="*/ 67 h 182"/>
                              <a:gd name="T44" fmla="*/ 129 w 139"/>
                              <a:gd name="T45" fmla="*/ 52 h 182"/>
                              <a:gd name="T46" fmla="*/ 139 w 139"/>
                              <a:gd name="T47" fmla="*/ 38 h 182"/>
                              <a:gd name="T48" fmla="*/ 139 w 139"/>
                              <a:gd name="T49" fmla="*/ 33 h 182"/>
                              <a:gd name="T50" fmla="*/ 110 w 139"/>
                              <a:gd name="T51" fmla="*/ 0 h 18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139" h="182">
                                <a:moveTo>
                                  <a:pt x="110" y="0"/>
                                </a:moveTo>
                                <a:lnTo>
                                  <a:pt x="96" y="19"/>
                                </a:lnTo>
                                <a:lnTo>
                                  <a:pt x="81" y="43"/>
                                </a:lnTo>
                                <a:lnTo>
                                  <a:pt x="62" y="62"/>
                                </a:lnTo>
                                <a:lnTo>
                                  <a:pt x="48" y="81"/>
                                </a:lnTo>
                                <a:lnTo>
                                  <a:pt x="33" y="100"/>
                                </a:lnTo>
                                <a:lnTo>
                                  <a:pt x="19" y="115"/>
                                </a:lnTo>
                                <a:lnTo>
                                  <a:pt x="9" y="129"/>
                                </a:lnTo>
                                <a:lnTo>
                                  <a:pt x="4" y="134"/>
                                </a:lnTo>
                                <a:lnTo>
                                  <a:pt x="0" y="139"/>
                                </a:lnTo>
                                <a:lnTo>
                                  <a:pt x="0" y="148"/>
                                </a:lnTo>
                                <a:lnTo>
                                  <a:pt x="4" y="163"/>
                                </a:lnTo>
                                <a:lnTo>
                                  <a:pt x="4" y="172"/>
                                </a:lnTo>
                                <a:lnTo>
                                  <a:pt x="14" y="177"/>
                                </a:lnTo>
                                <a:lnTo>
                                  <a:pt x="19" y="182"/>
                                </a:lnTo>
                                <a:lnTo>
                                  <a:pt x="28" y="182"/>
                                </a:lnTo>
                                <a:lnTo>
                                  <a:pt x="38" y="172"/>
                                </a:lnTo>
                                <a:lnTo>
                                  <a:pt x="52" y="158"/>
                                </a:lnTo>
                                <a:lnTo>
                                  <a:pt x="67" y="139"/>
                                </a:lnTo>
                                <a:lnTo>
                                  <a:pt x="81" y="115"/>
                                </a:lnTo>
                                <a:lnTo>
                                  <a:pt x="100" y="91"/>
                                </a:lnTo>
                                <a:lnTo>
                                  <a:pt x="115" y="67"/>
                                </a:lnTo>
                                <a:lnTo>
                                  <a:pt x="129" y="52"/>
                                </a:lnTo>
                                <a:lnTo>
                                  <a:pt x="139" y="38"/>
                                </a:lnTo>
                                <a:lnTo>
                                  <a:pt x="139" y="33"/>
                                </a:lnTo>
                                <a:lnTo>
                                  <a:pt x="1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" name="Freeform 45"/>
                        <wps:cNvSpPr>
                          <a:spLocks/>
                        </wps:cNvSpPr>
                        <wps:spPr bwMode="auto">
                          <a:xfrm>
                            <a:off x="1625" y="1790"/>
                            <a:ext cx="681" cy="1027"/>
                          </a:xfrm>
                          <a:custGeom>
                            <a:avLst/>
                            <a:gdLst>
                              <a:gd name="T0" fmla="*/ 86 w 681"/>
                              <a:gd name="T1" fmla="*/ 576 h 1027"/>
                              <a:gd name="T2" fmla="*/ 139 w 681"/>
                              <a:gd name="T3" fmla="*/ 605 h 1027"/>
                              <a:gd name="T4" fmla="*/ 230 w 681"/>
                              <a:gd name="T5" fmla="*/ 417 h 1027"/>
                              <a:gd name="T6" fmla="*/ 341 w 681"/>
                              <a:gd name="T7" fmla="*/ 240 h 1027"/>
                              <a:gd name="T8" fmla="*/ 513 w 681"/>
                              <a:gd name="T9" fmla="*/ 168 h 1027"/>
                              <a:gd name="T10" fmla="*/ 633 w 681"/>
                              <a:gd name="T11" fmla="*/ 211 h 1027"/>
                              <a:gd name="T12" fmla="*/ 657 w 681"/>
                              <a:gd name="T13" fmla="*/ 278 h 1027"/>
                              <a:gd name="T14" fmla="*/ 600 w 681"/>
                              <a:gd name="T15" fmla="*/ 389 h 1027"/>
                              <a:gd name="T16" fmla="*/ 432 w 681"/>
                              <a:gd name="T17" fmla="*/ 475 h 1027"/>
                              <a:gd name="T18" fmla="*/ 369 w 681"/>
                              <a:gd name="T19" fmla="*/ 653 h 1027"/>
                              <a:gd name="T20" fmla="*/ 432 w 681"/>
                              <a:gd name="T21" fmla="*/ 801 h 1027"/>
                              <a:gd name="T22" fmla="*/ 489 w 681"/>
                              <a:gd name="T23" fmla="*/ 811 h 1027"/>
                              <a:gd name="T24" fmla="*/ 470 w 681"/>
                              <a:gd name="T25" fmla="*/ 969 h 1027"/>
                              <a:gd name="T26" fmla="*/ 341 w 681"/>
                              <a:gd name="T27" fmla="*/ 969 h 1027"/>
                              <a:gd name="T28" fmla="*/ 341 w 681"/>
                              <a:gd name="T29" fmla="*/ 864 h 1027"/>
                              <a:gd name="T30" fmla="*/ 393 w 681"/>
                              <a:gd name="T31" fmla="*/ 845 h 1027"/>
                              <a:gd name="T32" fmla="*/ 369 w 681"/>
                              <a:gd name="T33" fmla="*/ 878 h 1027"/>
                              <a:gd name="T34" fmla="*/ 403 w 681"/>
                              <a:gd name="T35" fmla="*/ 917 h 1027"/>
                              <a:gd name="T36" fmla="*/ 427 w 681"/>
                              <a:gd name="T37" fmla="*/ 835 h 1027"/>
                              <a:gd name="T38" fmla="*/ 341 w 681"/>
                              <a:gd name="T39" fmla="*/ 825 h 1027"/>
                              <a:gd name="T40" fmla="*/ 312 w 681"/>
                              <a:gd name="T41" fmla="*/ 974 h 1027"/>
                              <a:gd name="T42" fmla="*/ 441 w 681"/>
                              <a:gd name="T43" fmla="*/ 1022 h 1027"/>
                              <a:gd name="T44" fmla="*/ 518 w 681"/>
                              <a:gd name="T45" fmla="*/ 797 h 1027"/>
                              <a:gd name="T46" fmla="*/ 585 w 681"/>
                              <a:gd name="T47" fmla="*/ 633 h 1027"/>
                              <a:gd name="T48" fmla="*/ 513 w 681"/>
                              <a:gd name="T49" fmla="*/ 581 h 1027"/>
                              <a:gd name="T50" fmla="*/ 485 w 681"/>
                              <a:gd name="T51" fmla="*/ 657 h 1027"/>
                              <a:gd name="T52" fmla="*/ 513 w 681"/>
                              <a:gd name="T53" fmla="*/ 662 h 1027"/>
                              <a:gd name="T54" fmla="*/ 528 w 681"/>
                              <a:gd name="T55" fmla="*/ 609 h 1027"/>
                              <a:gd name="T56" fmla="*/ 561 w 681"/>
                              <a:gd name="T57" fmla="*/ 681 h 1027"/>
                              <a:gd name="T58" fmla="*/ 485 w 681"/>
                              <a:gd name="T59" fmla="*/ 782 h 1027"/>
                              <a:gd name="T60" fmla="*/ 398 w 681"/>
                              <a:gd name="T61" fmla="*/ 691 h 1027"/>
                              <a:gd name="T62" fmla="*/ 432 w 681"/>
                              <a:gd name="T63" fmla="*/ 691 h 1027"/>
                              <a:gd name="T64" fmla="*/ 408 w 681"/>
                              <a:gd name="T65" fmla="*/ 571 h 1027"/>
                              <a:gd name="T66" fmla="*/ 485 w 681"/>
                              <a:gd name="T67" fmla="*/ 456 h 1027"/>
                              <a:gd name="T68" fmla="*/ 600 w 681"/>
                              <a:gd name="T69" fmla="*/ 408 h 1027"/>
                              <a:gd name="T70" fmla="*/ 677 w 681"/>
                              <a:gd name="T71" fmla="*/ 321 h 1027"/>
                              <a:gd name="T72" fmla="*/ 662 w 681"/>
                              <a:gd name="T73" fmla="*/ 182 h 1027"/>
                              <a:gd name="T74" fmla="*/ 576 w 681"/>
                              <a:gd name="T75" fmla="*/ 105 h 1027"/>
                              <a:gd name="T76" fmla="*/ 422 w 681"/>
                              <a:gd name="T77" fmla="*/ 91 h 1027"/>
                              <a:gd name="T78" fmla="*/ 278 w 681"/>
                              <a:gd name="T79" fmla="*/ 163 h 1027"/>
                              <a:gd name="T80" fmla="*/ 187 w 681"/>
                              <a:gd name="T81" fmla="*/ 235 h 1027"/>
                              <a:gd name="T82" fmla="*/ 139 w 681"/>
                              <a:gd name="T83" fmla="*/ 235 h 1027"/>
                              <a:gd name="T84" fmla="*/ 249 w 681"/>
                              <a:gd name="T85" fmla="*/ 173 h 1027"/>
                              <a:gd name="T86" fmla="*/ 341 w 681"/>
                              <a:gd name="T87" fmla="*/ 96 h 1027"/>
                              <a:gd name="T88" fmla="*/ 331 w 681"/>
                              <a:gd name="T89" fmla="*/ 19 h 1027"/>
                              <a:gd name="T90" fmla="*/ 235 w 681"/>
                              <a:gd name="T91" fmla="*/ 62 h 1027"/>
                              <a:gd name="T92" fmla="*/ 187 w 681"/>
                              <a:gd name="T93" fmla="*/ 67 h 1027"/>
                              <a:gd name="T94" fmla="*/ 129 w 681"/>
                              <a:gd name="T95" fmla="*/ 14 h 1027"/>
                              <a:gd name="T96" fmla="*/ 57 w 681"/>
                              <a:gd name="T97" fmla="*/ 96 h 1027"/>
                              <a:gd name="T98" fmla="*/ 105 w 681"/>
                              <a:gd name="T99" fmla="*/ 173 h 1027"/>
                              <a:gd name="T100" fmla="*/ 43 w 681"/>
                              <a:gd name="T101" fmla="*/ 211 h 1027"/>
                              <a:gd name="T102" fmla="*/ 62 w 681"/>
                              <a:gd name="T103" fmla="*/ 283 h 1027"/>
                              <a:gd name="T104" fmla="*/ 72 w 681"/>
                              <a:gd name="T105" fmla="*/ 326 h 1027"/>
                              <a:gd name="T106" fmla="*/ 33 w 681"/>
                              <a:gd name="T107" fmla="*/ 374 h 1027"/>
                              <a:gd name="T108" fmla="*/ 19 w 681"/>
                              <a:gd name="T109" fmla="*/ 480 h 1027"/>
                              <a:gd name="T110" fmla="*/ 81 w 681"/>
                              <a:gd name="T111" fmla="*/ 461 h 1027"/>
                              <a:gd name="T112" fmla="*/ 149 w 681"/>
                              <a:gd name="T113" fmla="*/ 365 h 1027"/>
                              <a:gd name="T114" fmla="*/ 173 w 681"/>
                              <a:gd name="T115" fmla="*/ 374 h 1027"/>
                              <a:gd name="T116" fmla="*/ 101 w 681"/>
                              <a:gd name="T117" fmla="*/ 446 h 10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681" h="1027">
                                <a:moveTo>
                                  <a:pt x="86" y="475"/>
                                </a:moveTo>
                                <a:lnTo>
                                  <a:pt x="77" y="499"/>
                                </a:lnTo>
                                <a:lnTo>
                                  <a:pt x="77" y="523"/>
                                </a:lnTo>
                                <a:lnTo>
                                  <a:pt x="77" y="537"/>
                                </a:lnTo>
                                <a:lnTo>
                                  <a:pt x="81" y="557"/>
                                </a:lnTo>
                                <a:lnTo>
                                  <a:pt x="86" y="576"/>
                                </a:lnTo>
                                <a:lnTo>
                                  <a:pt x="91" y="590"/>
                                </a:lnTo>
                                <a:lnTo>
                                  <a:pt x="91" y="609"/>
                                </a:lnTo>
                                <a:lnTo>
                                  <a:pt x="86" y="629"/>
                                </a:lnTo>
                                <a:lnTo>
                                  <a:pt x="101" y="624"/>
                                </a:lnTo>
                                <a:lnTo>
                                  <a:pt x="115" y="619"/>
                                </a:lnTo>
                                <a:lnTo>
                                  <a:pt x="139" y="605"/>
                                </a:lnTo>
                                <a:lnTo>
                                  <a:pt x="163" y="585"/>
                                </a:lnTo>
                                <a:lnTo>
                                  <a:pt x="182" y="557"/>
                                </a:lnTo>
                                <a:lnTo>
                                  <a:pt x="201" y="528"/>
                                </a:lnTo>
                                <a:lnTo>
                                  <a:pt x="216" y="494"/>
                                </a:lnTo>
                                <a:lnTo>
                                  <a:pt x="225" y="456"/>
                                </a:lnTo>
                                <a:lnTo>
                                  <a:pt x="230" y="417"/>
                                </a:lnTo>
                                <a:lnTo>
                                  <a:pt x="240" y="379"/>
                                </a:lnTo>
                                <a:lnTo>
                                  <a:pt x="254" y="345"/>
                                </a:lnTo>
                                <a:lnTo>
                                  <a:pt x="273" y="312"/>
                                </a:lnTo>
                                <a:lnTo>
                                  <a:pt x="293" y="288"/>
                                </a:lnTo>
                                <a:lnTo>
                                  <a:pt x="317" y="259"/>
                                </a:lnTo>
                                <a:lnTo>
                                  <a:pt x="341" y="240"/>
                                </a:lnTo>
                                <a:lnTo>
                                  <a:pt x="369" y="216"/>
                                </a:lnTo>
                                <a:lnTo>
                                  <a:pt x="398" y="201"/>
                                </a:lnTo>
                                <a:lnTo>
                                  <a:pt x="427" y="187"/>
                                </a:lnTo>
                                <a:lnTo>
                                  <a:pt x="456" y="177"/>
                                </a:lnTo>
                                <a:lnTo>
                                  <a:pt x="485" y="173"/>
                                </a:lnTo>
                                <a:lnTo>
                                  <a:pt x="513" y="168"/>
                                </a:lnTo>
                                <a:lnTo>
                                  <a:pt x="542" y="168"/>
                                </a:lnTo>
                                <a:lnTo>
                                  <a:pt x="571" y="173"/>
                                </a:lnTo>
                                <a:lnTo>
                                  <a:pt x="595" y="182"/>
                                </a:lnTo>
                                <a:lnTo>
                                  <a:pt x="609" y="192"/>
                                </a:lnTo>
                                <a:lnTo>
                                  <a:pt x="624" y="201"/>
                                </a:lnTo>
                                <a:lnTo>
                                  <a:pt x="633" y="211"/>
                                </a:lnTo>
                                <a:lnTo>
                                  <a:pt x="643" y="225"/>
                                </a:lnTo>
                                <a:lnTo>
                                  <a:pt x="653" y="235"/>
                                </a:lnTo>
                                <a:lnTo>
                                  <a:pt x="657" y="245"/>
                                </a:lnTo>
                                <a:lnTo>
                                  <a:pt x="657" y="254"/>
                                </a:lnTo>
                                <a:lnTo>
                                  <a:pt x="657" y="264"/>
                                </a:lnTo>
                                <a:lnTo>
                                  <a:pt x="657" y="278"/>
                                </a:lnTo>
                                <a:lnTo>
                                  <a:pt x="657" y="297"/>
                                </a:lnTo>
                                <a:lnTo>
                                  <a:pt x="657" y="317"/>
                                </a:lnTo>
                                <a:lnTo>
                                  <a:pt x="648" y="336"/>
                                </a:lnTo>
                                <a:lnTo>
                                  <a:pt x="638" y="360"/>
                                </a:lnTo>
                                <a:lnTo>
                                  <a:pt x="624" y="374"/>
                                </a:lnTo>
                                <a:lnTo>
                                  <a:pt x="600" y="389"/>
                                </a:lnTo>
                                <a:lnTo>
                                  <a:pt x="571" y="398"/>
                                </a:lnTo>
                                <a:lnTo>
                                  <a:pt x="537" y="403"/>
                                </a:lnTo>
                                <a:lnTo>
                                  <a:pt x="509" y="417"/>
                                </a:lnTo>
                                <a:lnTo>
                                  <a:pt x="480" y="432"/>
                                </a:lnTo>
                                <a:lnTo>
                                  <a:pt x="456" y="451"/>
                                </a:lnTo>
                                <a:lnTo>
                                  <a:pt x="432" y="475"/>
                                </a:lnTo>
                                <a:lnTo>
                                  <a:pt x="413" y="499"/>
                                </a:lnTo>
                                <a:lnTo>
                                  <a:pt x="398" y="528"/>
                                </a:lnTo>
                                <a:lnTo>
                                  <a:pt x="384" y="557"/>
                                </a:lnTo>
                                <a:lnTo>
                                  <a:pt x="374" y="590"/>
                                </a:lnTo>
                                <a:lnTo>
                                  <a:pt x="369" y="619"/>
                                </a:lnTo>
                                <a:lnTo>
                                  <a:pt x="369" y="653"/>
                                </a:lnTo>
                                <a:lnTo>
                                  <a:pt x="369" y="681"/>
                                </a:lnTo>
                                <a:lnTo>
                                  <a:pt x="374" y="715"/>
                                </a:lnTo>
                                <a:lnTo>
                                  <a:pt x="389" y="744"/>
                                </a:lnTo>
                                <a:lnTo>
                                  <a:pt x="403" y="768"/>
                                </a:lnTo>
                                <a:lnTo>
                                  <a:pt x="422" y="797"/>
                                </a:lnTo>
                                <a:lnTo>
                                  <a:pt x="432" y="801"/>
                                </a:lnTo>
                                <a:lnTo>
                                  <a:pt x="446" y="811"/>
                                </a:lnTo>
                                <a:lnTo>
                                  <a:pt x="456" y="811"/>
                                </a:lnTo>
                                <a:lnTo>
                                  <a:pt x="465" y="816"/>
                                </a:lnTo>
                                <a:lnTo>
                                  <a:pt x="470" y="816"/>
                                </a:lnTo>
                                <a:lnTo>
                                  <a:pt x="480" y="816"/>
                                </a:lnTo>
                                <a:lnTo>
                                  <a:pt x="489" y="811"/>
                                </a:lnTo>
                                <a:lnTo>
                                  <a:pt x="494" y="811"/>
                                </a:lnTo>
                                <a:lnTo>
                                  <a:pt x="499" y="845"/>
                                </a:lnTo>
                                <a:lnTo>
                                  <a:pt x="499" y="873"/>
                                </a:lnTo>
                                <a:lnTo>
                                  <a:pt x="494" y="907"/>
                                </a:lnTo>
                                <a:lnTo>
                                  <a:pt x="485" y="941"/>
                                </a:lnTo>
                                <a:lnTo>
                                  <a:pt x="470" y="969"/>
                                </a:lnTo>
                                <a:lnTo>
                                  <a:pt x="446" y="989"/>
                                </a:lnTo>
                                <a:lnTo>
                                  <a:pt x="422" y="998"/>
                                </a:lnTo>
                                <a:lnTo>
                                  <a:pt x="389" y="1003"/>
                                </a:lnTo>
                                <a:lnTo>
                                  <a:pt x="365" y="998"/>
                                </a:lnTo>
                                <a:lnTo>
                                  <a:pt x="350" y="984"/>
                                </a:lnTo>
                                <a:lnTo>
                                  <a:pt x="341" y="969"/>
                                </a:lnTo>
                                <a:lnTo>
                                  <a:pt x="331" y="950"/>
                                </a:lnTo>
                                <a:lnTo>
                                  <a:pt x="331" y="931"/>
                                </a:lnTo>
                                <a:lnTo>
                                  <a:pt x="331" y="912"/>
                                </a:lnTo>
                                <a:lnTo>
                                  <a:pt x="331" y="893"/>
                                </a:lnTo>
                                <a:lnTo>
                                  <a:pt x="336" y="878"/>
                                </a:lnTo>
                                <a:lnTo>
                                  <a:pt x="341" y="864"/>
                                </a:lnTo>
                                <a:lnTo>
                                  <a:pt x="350" y="854"/>
                                </a:lnTo>
                                <a:lnTo>
                                  <a:pt x="360" y="845"/>
                                </a:lnTo>
                                <a:lnTo>
                                  <a:pt x="369" y="845"/>
                                </a:lnTo>
                                <a:lnTo>
                                  <a:pt x="374" y="840"/>
                                </a:lnTo>
                                <a:lnTo>
                                  <a:pt x="389" y="840"/>
                                </a:lnTo>
                                <a:lnTo>
                                  <a:pt x="393" y="845"/>
                                </a:lnTo>
                                <a:lnTo>
                                  <a:pt x="403" y="849"/>
                                </a:lnTo>
                                <a:lnTo>
                                  <a:pt x="408" y="859"/>
                                </a:lnTo>
                                <a:lnTo>
                                  <a:pt x="408" y="873"/>
                                </a:lnTo>
                                <a:lnTo>
                                  <a:pt x="403" y="883"/>
                                </a:lnTo>
                                <a:lnTo>
                                  <a:pt x="389" y="878"/>
                                </a:lnTo>
                                <a:lnTo>
                                  <a:pt x="369" y="878"/>
                                </a:lnTo>
                                <a:lnTo>
                                  <a:pt x="374" y="888"/>
                                </a:lnTo>
                                <a:lnTo>
                                  <a:pt x="379" y="897"/>
                                </a:lnTo>
                                <a:lnTo>
                                  <a:pt x="384" y="902"/>
                                </a:lnTo>
                                <a:lnTo>
                                  <a:pt x="393" y="907"/>
                                </a:lnTo>
                                <a:lnTo>
                                  <a:pt x="398" y="912"/>
                                </a:lnTo>
                                <a:lnTo>
                                  <a:pt x="403" y="917"/>
                                </a:lnTo>
                                <a:lnTo>
                                  <a:pt x="408" y="917"/>
                                </a:lnTo>
                                <a:lnTo>
                                  <a:pt x="413" y="912"/>
                                </a:lnTo>
                                <a:lnTo>
                                  <a:pt x="427" y="902"/>
                                </a:lnTo>
                                <a:lnTo>
                                  <a:pt x="437" y="878"/>
                                </a:lnTo>
                                <a:lnTo>
                                  <a:pt x="437" y="854"/>
                                </a:lnTo>
                                <a:lnTo>
                                  <a:pt x="427" y="835"/>
                                </a:lnTo>
                                <a:lnTo>
                                  <a:pt x="417" y="825"/>
                                </a:lnTo>
                                <a:lnTo>
                                  <a:pt x="403" y="821"/>
                                </a:lnTo>
                                <a:lnTo>
                                  <a:pt x="389" y="816"/>
                                </a:lnTo>
                                <a:lnTo>
                                  <a:pt x="369" y="811"/>
                                </a:lnTo>
                                <a:lnTo>
                                  <a:pt x="355" y="816"/>
                                </a:lnTo>
                                <a:lnTo>
                                  <a:pt x="341" y="825"/>
                                </a:lnTo>
                                <a:lnTo>
                                  <a:pt x="326" y="845"/>
                                </a:lnTo>
                                <a:lnTo>
                                  <a:pt x="312" y="869"/>
                                </a:lnTo>
                                <a:lnTo>
                                  <a:pt x="307" y="897"/>
                                </a:lnTo>
                                <a:lnTo>
                                  <a:pt x="302" y="926"/>
                                </a:lnTo>
                                <a:lnTo>
                                  <a:pt x="302" y="955"/>
                                </a:lnTo>
                                <a:lnTo>
                                  <a:pt x="312" y="974"/>
                                </a:lnTo>
                                <a:lnTo>
                                  <a:pt x="321" y="993"/>
                                </a:lnTo>
                                <a:lnTo>
                                  <a:pt x="336" y="1013"/>
                                </a:lnTo>
                                <a:lnTo>
                                  <a:pt x="355" y="1022"/>
                                </a:lnTo>
                                <a:lnTo>
                                  <a:pt x="384" y="1027"/>
                                </a:lnTo>
                                <a:lnTo>
                                  <a:pt x="413" y="1027"/>
                                </a:lnTo>
                                <a:lnTo>
                                  <a:pt x="441" y="1022"/>
                                </a:lnTo>
                                <a:lnTo>
                                  <a:pt x="465" y="1008"/>
                                </a:lnTo>
                                <a:lnTo>
                                  <a:pt x="489" y="984"/>
                                </a:lnTo>
                                <a:lnTo>
                                  <a:pt x="509" y="955"/>
                                </a:lnTo>
                                <a:lnTo>
                                  <a:pt x="518" y="912"/>
                                </a:lnTo>
                                <a:lnTo>
                                  <a:pt x="523" y="859"/>
                                </a:lnTo>
                                <a:lnTo>
                                  <a:pt x="518" y="797"/>
                                </a:lnTo>
                                <a:lnTo>
                                  <a:pt x="533" y="782"/>
                                </a:lnTo>
                                <a:lnTo>
                                  <a:pt x="552" y="758"/>
                                </a:lnTo>
                                <a:lnTo>
                                  <a:pt x="566" y="729"/>
                                </a:lnTo>
                                <a:lnTo>
                                  <a:pt x="576" y="696"/>
                                </a:lnTo>
                                <a:lnTo>
                                  <a:pt x="581" y="667"/>
                                </a:lnTo>
                                <a:lnTo>
                                  <a:pt x="585" y="633"/>
                                </a:lnTo>
                                <a:lnTo>
                                  <a:pt x="576" y="609"/>
                                </a:lnTo>
                                <a:lnTo>
                                  <a:pt x="561" y="595"/>
                                </a:lnTo>
                                <a:lnTo>
                                  <a:pt x="547" y="590"/>
                                </a:lnTo>
                                <a:lnTo>
                                  <a:pt x="537" y="581"/>
                                </a:lnTo>
                                <a:lnTo>
                                  <a:pt x="528" y="581"/>
                                </a:lnTo>
                                <a:lnTo>
                                  <a:pt x="513" y="581"/>
                                </a:lnTo>
                                <a:lnTo>
                                  <a:pt x="504" y="585"/>
                                </a:lnTo>
                                <a:lnTo>
                                  <a:pt x="499" y="590"/>
                                </a:lnTo>
                                <a:lnTo>
                                  <a:pt x="489" y="595"/>
                                </a:lnTo>
                                <a:lnTo>
                                  <a:pt x="485" y="605"/>
                                </a:lnTo>
                                <a:lnTo>
                                  <a:pt x="480" y="629"/>
                                </a:lnTo>
                                <a:lnTo>
                                  <a:pt x="485" y="657"/>
                                </a:lnTo>
                                <a:lnTo>
                                  <a:pt x="494" y="677"/>
                                </a:lnTo>
                                <a:lnTo>
                                  <a:pt x="504" y="686"/>
                                </a:lnTo>
                                <a:lnTo>
                                  <a:pt x="513" y="686"/>
                                </a:lnTo>
                                <a:lnTo>
                                  <a:pt x="518" y="681"/>
                                </a:lnTo>
                                <a:lnTo>
                                  <a:pt x="518" y="672"/>
                                </a:lnTo>
                                <a:lnTo>
                                  <a:pt x="513" y="662"/>
                                </a:lnTo>
                                <a:lnTo>
                                  <a:pt x="504" y="657"/>
                                </a:lnTo>
                                <a:lnTo>
                                  <a:pt x="504" y="643"/>
                                </a:lnTo>
                                <a:lnTo>
                                  <a:pt x="504" y="629"/>
                                </a:lnTo>
                                <a:lnTo>
                                  <a:pt x="509" y="619"/>
                                </a:lnTo>
                                <a:lnTo>
                                  <a:pt x="518" y="609"/>
                                </a:lnTo>
                                <a:lnTo>
                                  <a:pt x="528" y="609"/>
                                </a:lnTo>
                                <a:lnTo>
                                  <a:pt x="537" y="609"/>
                                </a:lnTo>
                                <a:lnTo>
                                  <a:pt x="547" y="614"/>
                                </a:lnTo>
                                <a:lnTo>
                                  <a:pt x="557" y="624"/>
                                </a:lnTo>
                                <a:lnTo>
                                  <a:pt x="561" y="638"/>
                                </a:lnTo>
                                <a:lnTo>
                                  <a:pt x="566" y="657"/>
                                </a:lnTo>
                                <a:lnTo>
                                  <a:pt x="561" y="681"/>
                                </a:lnTo>
                                <a:lnTo>
                                  <a:pt x="557" y="705"/>
                                </a:lnTo>
                                <a:lnTo>
                                  <a:pt x="547" y="729"/>
                                </a:lnTo>
                                <a:lnTo>
                                  <a:pt x="528" y="753"/>
                                </a:lnTo>
                                <a:lnTo>
                                  <a:pt x="509" y="768"/>
                                </a:lnTo>
                                <a:lnTo>
                                  <a:pt x="499" y="777"/>
                                </a:lnTo>
                                <a:lnTo>
                                  <a:pt x="485" y="782"/>
                                </a:lnTo>
                                <a:lnTo>
                                  <a:pt x="470" y="782"/>
                                </a:lnTo>
                                <a:lnTo>
                                  <a:pt x="451" y="777"/>
                                </a:lnTo>
                                <a:lnTo>
                                  <a:pt x="437" y="773"/>
                                </a:lnTo>
                                <a:lnTo>
                                  <a:pt x="422" y="753"/>
                                </a:lnTo>
                                <a:lnTo>
                                  <a:pt x="408" y="729"/>
                                </a:lnTo>
                                <a:lnTo>
                                  <a:pt x="398" y="691"/>
                                </a:lnTo>
                                <a:lnTo>
                                  <a:pt x="413" y="696"/>
                                </a:lnTo>
                                <a:lnTo>
                                  <a:pt x="427" y="701"/>
                                </a:lnTo>
                                <a:lnTo>
                                  <a:pt x="432" y="701"/>
                                </a:lnTo>
                                <a:lnTo>
                                  <a:pt x="437" y="701"/>
                                </a:lnTo>
                                <a:lnTo>
                                  <a:pt x="437" y="696"/>
                                </a:lnTo>
                                <a:lnTo>
                                  <a:pt x="432" y="691"/>
                                </a:lnTo>
                                <a:lnTo>
                                  <a:pt x="422" y="681"/>
                                </a:lnTo>
                                <a:lnTo>
                                  <a:pt x="417" y="662"/>
                                </a:lnTo>
                                <a:lnTo>
                                  <a:pt x="413" y="643"/>
                                </a:lnTo>
                                <a:lnTo>
                                  <a:pt x="408" y="619"/>
                                </a:lnTo>
                                <a:lnTo>
                                  <a:pt x="408" y="595"/>
                                </a:lnTo>
                                <a:lnTo>
                                  <a:pt x="408" y="571"/>
                                </a:lnTo>
                                <a:lnTo>
                                  <a:pt x="413" y="547"/>
                                </a:lnTo>
                                <a:lnTo>
                                  <a:pt x="422" y="523"/>
                                </a:lnTo>
                                <a:lnTo>
                                  <a:pt x="437" y="504"/>
                                </a:lnTo>
                                <a:lnTo>
                                  <a:pt x="451" y="485"/>
                                </a:lnTo>
                                <a:lnTo>
                                  <a:pt x="470" y="465"/>
                                </a:lnTo>
                                <a:lnTo>
                                  <a:pt x="485" y="456"/>
                                </a:lnTo>
                                <a:lnTo>
                                  <a:pt x="504" y="446"/>
                                </a:lnTo>
                                <a:lnTo>
                                  <a:pt x="528" y="437"/>
                                </a:lnTo>
                                <a:lnTo>
                                  <a:pt x="547" y="427"/>
                                </a:lnTo>
                                <a:lnTo>
                                  <a:pt x="566" y="422"/>
                                </a:lnTo>
                                <a:lnTo>
                                  <a:pt x="585" y="417"/>
                                </a:lnTo>
                                <a:lnTo>
                                  <a:pt x="600" y="408"/>
                                </a:lnTo>
                                <a:lnTo>
                                  <a:pt x="619" y="403"/>
                                </a:lnTo>
                                <a:lnTo>
                                  <a:pt x="633" y="389"/>
                                </a:lnTo>
                                <a:lnTo>
                                  <a:pt x="648" y="379"/>
                                </a:lnTo>
                                <a:lnTo>
                                  <a:pt x="657" y="365"/>
                                </a:lnTo>
                                <a:lnTo>
                                  <a:pt x="667" y="345"/>
                                </a:lnTo>
                                <a:lnTo>
                                  <a:pt x="677" y="321"/>
                                </a:lnTo>
                                <a:lnTo>
                                  <a:pt x="681" y="297"/>
                                </a:lnTo>
                                <a:lnTo>
                                  <a:pt x="681" y="264"/>
                                </a:lnTo>
                                <a:lnTo>
                                  <a:pt x="681" y="240"/>
                                </a:lnTo>
                                <a:lnTo>
                                  <a:pt x="677" y="221"/>
                                </a:lnTo>
                                <a:lnTo>
                                  <a:pt x="672" y="201"/>
                                </a:lnTo>
                                <a:lnTo>
                                  <a:pt x="662" y="182"/>
                                </a:lnTo>
                                <a:lnTo>
                                  <a:pt x="653" y="168"/>
                                </a:lnTo>
                                <a:lnTo>
                                  <a:pt x="638" y="149"/>
                                </a:lnTo>
                                <a:lnTo>
                                  <a:pt x="629" y="139"/>
                                </a:lnTo>
                                <a:lnTo>
                                  <a:pt x="609" y="125"/>
                                </a:lnTo>
                                <a:lnTo>
                                  <a:pt x="590" y="115"/>
                                </a:lnTo>
                                <a:lnTo>
                                  <a:pt x="576" y="105"/>
                                </a:lnTo>
                                <a:lnTo>
                                  <a:pt x="552" y="101"/>
                                </a:lnTo>
                                <a:lnTo>
                                  <a:pt x="528" y="96"/>
                                </a:lnTo>
                                <a:lnTo>
                                  <a:pt x="504" y="91"/>
                                </a:lnTo>
                                <a:lnTo>
                                  <a:pt x="480" y="91"/>
                                </a:lnTo>
                                <a:lnTo>
                                  <a:pt x="451" y="86"/>
                                </a:lnTo>
                                <a:lnTo>
                                  <a:pt x="422" y="91"/>
                                </a:lnTo>
                                <a:lnTo>
                                  <a:pt x="398" y="91"/>
                                </a:lnTo>
                                <a:lnTo>
                                  <a:pt x="374" y="101"/>
                                </a:lnTo>
                                <a:lnTo>
                                  <a:pt x="350" y="115"/>
                                </a:lnTo>
                                <a:lnTo>
                                  <a:pt x="326" y="129"/>
                                </a:lnTo>
                                <a:lnTo>
                                  <a:pt x="302" y="144"/>
                                </a:lnTo>
                                <a:lnTo>
                                  <a:pt x="278" y="163"/>
                                </a:lnTo>
                                <a:lnTo>
                                  <a:pt x="264" y="177"/>
                                </a:lnTo>
                                <a:lnTo>
                                  <a:pt x="249" y="192"/>
                                </a:lnTo>
                                <a:lnTo>
                                  <a:pt x="235" y="211"/>
                                </a:lnTo>
                                <a:lnTo>
                                  <a:pt x="221" y="221"/>
                                </a:lnTo>
                                <a:lnTo>
                                  <a:pt x="206" y="230"/>
                                </a:lnTo>
                                <a:lnTo>
                                  <a:pt x="187" y="235"/>
                                </a:lnTo>
                                <a:lnTo>
                                  <a:pt x="173" y="240"/>
                                </a:lnTo>
                                <a:lnTo>
                                  <a:pt x="158" y="245"/>
                                </a:lnTo>
                                <a:lnTo>
                                  <a:pt x="144" y="249"/>
                                </a:lnTo>
                                <a:lnTo>
                                  <a:pt x="134" y="249"/>
                                </a:lnTo>
                                <a:lnTo>
                                  <a:pt x="125" y="240"/>
                                </a:lnTo>
                                <a:lnTo>
                                  <a:pt x="139" y="235"/>
                                </a:lnTo>
                                <a:lnTo>
                                  <a:pt x="158" y="225"/>
                                </a:lnTo>
                                <a:lnTo>
                                  <a:pt x="177" y="216"/>
                                </a:lnTo>
                                <a:lnTo>
                                  <a:pt x="197" y="211"/>
                                </a:lnTo>
                                <a:lnTo>
                                  <a:pt x="216" y="197"/>
                                </a:lnTo>
                                <a:lnTo>
                                  <a:pt x="235" y="182"/>
                                </a:lnTo>
                                <a:lnTo>
                                  <a:pt x="249" y="173"/>
                                </a:lnTo>
                                <a:lnTo>
                                  <a:pt x="269" y="158"/>
                                </a:lnTo>
                                <a:lnTo>
                                  <a:pt x="283" y="144"/>
                                </a:lnTo>
                                <a:lnTo>
                                  <a:pt x="297" y="129"/>
                                </a:lnTo>
                                <a:lnTo>
                                  <a:pt x="312" y="120"/>
                                </a:lnTo>
                                <a:lnTo>
                                  <a:pt x="326" y="105"/>
                                </a:lnTo>
                                <a:lnTo>
                                  <a:pt x="341" y="96"/>
                                </a:lnTo>
                                <a:lnTo>
                                  <a:pt x="350" y="91"/>
                                </a:lnTo>
                                <a:lnTo>
                                  <a:pt x="360" y="86"/>
                                </a:lnTo>
                                <a:lnTo>
                                  <a:pt x="369" y="86"/>
                                </a:lnTo>
                                <a:lnTo>
                                  <a:pt x="355" y="72"/>
                                </a:lnTo>
                                <a:lnTo>
                                  <a:pt x="345" y="38"/>
                                </a:lnTo>
                                <a:lnTo>
                                  <a:pt x="331" y="19"/>
                                </a:lnTo>
                                <a:lnTo>
                                  <a:pt x="317" y="5"/>
                                </a:lnTo>
                                <a:lnTo>
                                  <a:pt x="297" y="0"/>
                                </a:lnTo>
                                <a:lnTo>
                                  <a:pt x="283" y="9"/>
                                </a:lnTo>
                                <a:lnTo>
                                  <a:pt x="264" y="19"/>
                                </a:lnTo>
                                <a:lnTo>
                                  <a:pt x="249" y="38"/>
                                </a:lnTo>
                                <a:lnTo>
                                  <a:pt x="235" y="62"/>
                                </a:lnTo>
                                <a:lnTo>
                                  <a:pt x="225" y="81"/>
                                </a:lnTo>
                                <a:lnTo>
                                  <a:pt x="216" y="91"/>
                                </a:lnTo>
                                <a:lnTo>
                                  <a:pt x="206" y="91"/>
                                </a:lnTo>
                                <a:lnTo>
                                  <a:pt x="201" y="86"/>
                                </a:lnTo>
                                <a:lnTo>
                                  <a:pt x="192" y="81"/>
                                </a:lnTo>
                                <a:lnTo>
                                  <a:pt x="187" y="67"/>
                                </a:lnTo>
                                <a:lnTo>
                                  <a:pt x="177" y="57"/>
                                </a:lnTo>
                                <a:lnTo>
                                  <a:pt x="177" y="43"/>
                                </a:lnTo>
                                <a:lnTo>
                                  <a:pt x="168" y="29"/>
                                </a:lnTo>
                                <a:lnTo>
                                  <a:pt x="158" y="19"/>
                                </a:lnTo>
                                <a:lnTo>
                                  <a:pt x="144" y="14"/>
                                </a:lnTo>
                                <a:lnTo>
                                  <a:pt x="129" y="14"/>
                                </a:lnTo>
                                <a:lnTo>
                                  <a:pt x="110" y="14"/>
                                </a:lnTo>
                                <a:lnTo>
                                  <a:pt x="96" y="24"/>
                                </a:lnTo>
                                <a:lnTo>
                                  <a:pt x="81" y="38"/>
                                </a:lnTo>
                                <a:lnTo>
                                  <a:pt x="67" y="57"/>
                                </a:lnTo>
                                <a:lnTo>
                                  <a:pt x="57" y="77"/>
                                </a:lnTo>
                                <a:lnTo>
                                  <a:pt x="57" y="96"/>
                                </a:lnTo>
                                <a:lnTo>
                                  <a:pt x="62" y="115"/>
                                </a:lnTo>
                                <a:lnTo>
                                  <a:pt x="67" y="129"/>
                                </a:lnTo>
                                <a:lnTo>
                                  <a:pt x="77" y="144"/>
                                </a:lnTo>
                                <a:lnTo>
                                  <a:pt x="86" y="158"/>
                                </a:lnTo>
                                <a:lnTo>
                                  <a:pt x="96" y="168"/>
                                </a:lnTo>
                                <a:lnTo>
                                  <a:pt x="105" y="173"/>
                                </a:lnTo>
                                <a:lnTo>
                                  <a:pt x="91" y="177"/>
                                </a:lnTo>
                                <a:lnTo>
                                  <a:pt x="77" y="182"/>
                                </a:lnTo>
                                <a:lnTo>
                                  <a:pt x="67" y="187"/>
                                </a:lnTo>
                                <a:lnTo>
                                  <a:pt x="57" y="192"/>
                                </a:lnTo>
                                <a:lnTo>
                                  <a:pt x="48" y="201"/>
                                </a:lnTo>
                                <a:lnTo>
                                  <a:pt x="43" y="211"/>
                                </a:lnTo>
                                <a:lnTo>
                                  <a:pt x="43" y="216"/>
                                </a:lnTo>
                                <a:lnTo>
                                  <a:pt x="38" y="230"/>
                                </a:lnTo>
                                <a:lnTo>
                                  <a:pt x="43" y="245"/>
                                </a:lnTo>
                                <a:lnTo>
                                  <a:pt x="48" y="259"/>
                                </a:lnTo>
                                <a:lnTo>
                                  <a:pt x="53" y="269"/>
                                </a:lnTo>
                                <a:lnTo>
                                  <a:pt x="62" y="283"/>
                                </a:lnTo>
                                <a:lnTo>
                                  <a:pt x="72" y="293"/>
                                </a:lnTo>
                                <a:lnTo>
                                  <a:pt x="81" y="307"/>
                                </a:lnTo>
                                <a:lnTo>
                                  <a:pt x="101" y="312"/>
                                </a:lnTo>
                                <a:lnTo>
                                  <a:pt x="115" y="317"/>
                                </a:lnTo>
                                <a:lnTo>
                                  <a:pt x="96" y="321"/>
                                </a:lnTo>
                                <a:lnTo>
                                  <a:pt x="72" y="326"/>
                                </a:lnTo>
                                <a:lnTo>
                                  <a:pt x="57" y="331"/>
                                </a:lnTo>
                                <a:lnTo>
                                  <a:pt x="48" y="336"/>
                                </a:lnTo>
                                <a:lnTo>
                                  <a:pt x="38" y="345"/>
                                </a:lnTo>
                                <a:lnTo>
                                  <a:pt x="33" y="355"/>
                                </a:lnTo>
                                <a:lnTo>
                                  <a:pt x="33" y="365"/>
                                </a:lnTo>
                                <a:lnTo>
                                  <a:pt x="33" y="374"/>
                                </a:lnTo>
                                <a:lnTo>
                                  <a:pt x="33" y="403"/>
                                </a:lnTo>
                                <a:lnTo>
                                  <a:pt x="29" y="427"/>
                                </a:lnTo>
                                <a:lnTo>
                                  <a:pt x="19" y="451"/>
                                </a:lnTo>
                                <a:lnTo>
                                  <a:pt x="0" y="470"/>
                                </a:lnTo>
                                <a:lnTo>
                                  <a:pt x="9" y="480"/>
                                </a:lnTo>
                                <a:lnTo>
                                  <a:pt x="19" y="480"/>
                                </a:lnTo>
                                <a:lnTo>
                                  <a:pt x="29" y="485"/>
                                </a:lnTo>
                                <a:lnTo>
                                  <a:pt x="38" y="480"/>
                                </a:lnTo>
                                <a:lnTo>
                                  <a:pt x="48" y="480"/>
                                </a:lnTo>
                                <a:lnTo>
                                  <a:pt x="57" y="470"/>
                                </a:lnTo>
                                <a:lnTo>
                                  <a:pt x="67" y="465"/>
                                </a:lnTo>
                                <a:lnTo>
                                  <a:pt x="81" y="461"/>
                                </a:lnTo>
                                <a:lnTo>
                                  <a:pt x="91" y="446"/>
                                </a:lnTo>
                                <a:lnTo>
                                  <a:pt x="101" y="432"/>
                                </a:lnTo>
                                <a:lnTo>
                                  <a:pt x="110" y="413"/>
                                </a:lnTo>
                                <a:lnTo>
                                  <a:pt x="125" y="398"/>
                                </a:lnTo>
                                <a:lnTo>
                                  <a:pt x="134" y="384"/>
                                </a:lnTo>
                                <a:lnTo>
                                  <a:pt x="149" y="365"/>
                                </a:lnTo>
                                <a:lnTo>
                                  <a:pt x="158" y="355"/>
                                </a:lnTo>
                                <a:lnTo>
                                  <a:pt x="163" y="345"/>
                                </a:lnTo>
                                <a:lnTo>
                                  <a:pt x="177" y="341"/>
                                </a:lnTo>
                                <a:lnTo>
                                  <a:pt x="182" y="345"/>
                                </a:lnTo>
                                <a:lnTo>
                                  <a:pt x="182" y="360"/>
                                </a:lnTo>
                                <a:lnTo>
                                  <a:pt x="173" y="374"/>
                                </a:lnTo>
                                <a:lnTo>
                                  <a:pt x="163" y="384"/>
                                </a:lnTo>
                                <a:lnTo>
                                  <a:pt x="153" y="393"/>
                                </a:lnTo>
                                <a:lnTo>
                                  <a:pt x="139" y="403"/>
                                </a:lnTo>
                                <a:lnTo>
                                  <a:pt x="125" y="417"/>
                                </a:lnTo>
                                <a:lnTo>
                                  <a:pt x="110" y="432"/>
                                </a:lnTo>
                                <a:lnTo>
                                  <a:pt x="101" y="446"/>
                                </a:lnTo>
                                <a:lnTo>
                                  <a:pt x="91" y="461"/>
                                </a:lnTo>
                                <a:lnTo>
                                  <a:pt x="86" y="4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" name="Freeform 46"/>
                        <wps:cNvSpPr>
                          <a:spLocks/>
                        </wps:cNvSpPr>
                        <wps:spPr bwMode="auto">
                          <a:xfrm>
                            <a:off x="2004" y="2155"/>
                            <a:ext cx="149" cy="96"/>
                          </a:xfrm>
                          <a:custGeom>
                            <a:avLst/>
                            <a:gdLst>
                              <a:gd name="T0" fmla="*/ 149 w 149"/>
                              <a:gd name="T1" fmla="*/ 52 h 96"/>
                              <a:gd name="T2" fmla="*/ 134 w 149"/>
                              <a:gd name="T3" fmla="*/ 38 h 96"/>
                              <a:gd name="T4" fmla="*/ 120 w 149"/>
                              <a:gd name="T5" fmla="*/ 24 h 96"/>
                              <a:gd name="T6" fmla="*/ 106 w 149"/>
                              <a:gd name="T7" fmla="*/ 14 h 96"/>
                              <a:gd name="T8" fmla="*/ 86 w 149"/>
                              <a:gd name="T9" fmla="*/ 9 h 96"/>
                              <a:gd name="T10" fmla="*/ 62 w 149"/>
                              <a:gd name="T11" fmla="*/ 4 h 96"/>
                              <a:gd name="T12" fmla="*/ 43 w 149"/>
                              <a:gd name="T13" fmla="*/ 0 h 96"/>
                              <a:gd name="T14" fmla="*/ 19 w 149"/>
                              <a:gd name="T15" fmla="*/ 4 h 96"/>
                              <a:gd name="T16" fmla="*/ 0 w 149"/>
                              <a:gd name="T17" fmla="*/ 9 h 96"/>
                              <a:gd name="T18" fmla="*/ 14 w 149"/>
                              <a:gd name="T19" fmla="*/ 19 h 96"/>
                              <a:gd name="T20" fmla="*/ 29 w 149"/>
                              <a:gd name="T21" fmla="*/ 24 h 96"/>
                              <a:gd name="T22" fmla="*/ 43 w 149"/>
                              <a:gd name="T23" fmla="*/ 28 h 96"/>
                              <a:gd name="T24" fmla="*/ 58 w 149"/>
                              <a:gd name="T25" fmla="*/ 38 h 96"/>
                              <a:gd name="T26" fmla="*/ 67 w 149"/>
                              <a:gd name="T27" fmla="*/ 48 h 96"/>
                              <a:gd name="T28" fmla="*/ 72 w 149"/>
                              <a:gd name="T29" fmla="*/ 62 h 96"/>
                              <a:gd name="T30" fmla="*/ 77 w 149"/>
                              <a:gd name="T31" fmla="*/ 76 h 96"/>
                              <a:gd name="T32" fmla="*/ 72 w 149"/>
                              <a:gd name="T33" fmla="*/ 96 h 96"/>
                              <a:gd name="T34" fmla="*/ 149 w 149"/>
                              <a:gd name="T35" fmla="*/ 52 h 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149" h="96">
                                <a:moveTo>
                                  <a:pt x="149" y="52"/>
                                </a:moveTo>
                                <a:lnTo>
                                  <a:pt x="134" y="38"/>
                                </a:lnTo>
                                <a:lnTo>
                                  <a:pt x="120" y="24"/>
                                </a:lnTo>
                                <a:lnTo>
                                  <a:pt x="106" y="14"/>
                                </a:lnTo>
                                <a:lnTo>
                                  <a:pt x="86" y="9"/>
                                </a:lnTo>
                                <a:lnTo>
                                  <a:pt x="62" y="4"/>
                                </a:lnTo>
                                <a:lnTo>
                                  <a:pt x="43" y="0"/>
                                </a:lnTo>
                                <a:lnTo>
                                  <a:pt x="19" y="4"/>
                                </a:lnTo>
                                <a:lnTo>
                                  <a:pt x="0" y="9"/>
                                </a:lnTo>
                                <a:lnTo>
                                  <a:pt x="14" y="19"/>
                                </a:lnTo>
                                <a:lnTo>
                                  <a:pt x="29" y="24"/>
                                </a:lnTo>
                                <a:lnTo>
                                  <a:pt x="43" y="28"/>
                                </a:lnTo>
                                <a:lnTo>
                                  <a:pt x="58" y="38"/>
                                </a:lnTo>
                                <a:lnTo>
                                  <a:pt x="67" y="48"/>
                                </a:lnTo>
                                <a:lnTo>
                                  <a:pt x="72" y="62"/>
                                </a:lnTo>
                                <a:lnTo>
                                  <a:pt x="77" y="76"/>
                                </a:lnTo>
                                <a:lnTo>
                                  <a:pt x="72" y="96"/>
                                </a:lnTo>
                                <a:lnTo>
                                  <a:pt x="149" y="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" name="Freeform 47"/>
                        <wps:cNvSpPr>
                          <a:spLocks/>
                        </wps:cNvSpPr>
                        <wps:spPr bwMode="auto">
                          <a:xfrm>
                            <a:off x="2143" y="2083"/>
                            <a:ext cx="72" cy="76"/>
                          </a:xfrm>
                          <a:custGeom>
                            <a:avLst/>
                            <a:gdLst>
                              <a:gd name="T0" fmla="*/ 63 w 72"/>
                              <a:gd name="T1" fmla="*/ 14 h 76"/>
                              <a:gd name="T2" fmla="*/ 53 w 72"/>
                              <a:gd name="T3" fmla="*/ 4 h 76"/>
                              <a:gd name="T4" fmla="*/ 43 w 72"/>
                              <a:gd name="T5" fmla="*/ 4 h 76"/>
                              <a:gd name="T6" fmla="*/ 39 w 72"/>
                              <a:gd name="T7" fmla="*/ 0 h 76"/>
                              <a:gd name="T8" fmla="*/ 29 w 72"/>
                              <a:gd name="T9" fmla="*/ 0 h 76"/>
                              <a:gd name="T10" fmla="*/ 24 w 72"/>
                              <a:gd name="T11" fmla="*/ 0 h 76"/>
                              <a:gd name="T12" fmla="*/ 19 w 72"/>
                              <a:gd name="T13" fmla="*/ 4 h 76"/>
                              <a:gd name="T14" fmla="*/ 10 w 72"/>
                              <a:gd name="T15" fmla="*/ 4 h 76"/>
                              <a:gd name="T16" fmla="*/ 10 w 72"/>
                              <a:gd name="T17" fmla="*/ 14 h 76"/>
                              <a:gd name="T18" fmla="*/ 0 w 72"/>
                              <a:gd name="T19" fmla="*/ 28 h 76"/>
                              <a:gd name="T20" fmla="*/ 5 w 72"/>
                              <a:gd name="T21" fmla="*/ 38 h 76"/>
                              <a:gd name="T22" fmla="*/ 10 w 72"/>
                              <a:gd name="T23" fmla="*/ 52 h 76"/>
                              <a:gd name="T24" fmla="*/ 19 w 72"/>
                              <a:gd name="T25" fmla="*/ 67 h 76"/>
                              <a:gd name="T26" fmla="*/ 24 w 72"/>
                              <a:gd name="T27" fmla="*/ 72 h 76"/>
                              <a:gd name="T28" fmla="*/ 29 w 72"/>
                              <a:gd name="T29" fmla="*/ 76 h 76"/>
                              <a:gd name="T30" fmla="*/ 34 w 72"/>
                              <a:gd name="T31" fmla="*/ 76 h 76"/>
                              <a:gd name="T32" fmla="*/ 39 w 72"/>
                              <a:gd name="T33" fmla="*/ 76 h 76"/>
                              <a:gd name="T34" fmla="*/ 48 w 72"/>
                              <a:gd name="T35" fmla="*/ 72 h 76"/>
                              <a:gd name="T36" fmla="*/ 53 w 72"/>
                              <a:gd name="T37" fmla="*/ 72 h 76"/>
                              <a:gd name="T38" fmla="*/ 58 w 72"/>
                              <a:gd name="T39" fmla="*/ 67 h 76"/>
                              <a:gd name="T40" fmla="*/ 63 w 72"/>
                              <a:gd name="T41" fmla="*/ 62 h 76"/>
                              <a:gd name="T42" fmla="*/ 67 w 72"/>
                              <a:gd name="T43" fmla="*/ 52 h 76"/>
                              <a:gd name="T44" fmla="*/ 72 w 72"/>
                              <a:gd name="T45" fmla="*/ 38 h 76"/>
                              <a:gd name="T46" fmla="*/ 72 w 72"/>
                              <a:gd name="T47" fmla="*/ 24 h 76"/>
                              <a:gd name="T48" fmla="*/ 63 w 72"/>
                              <a:gd name="T49" fmla="*/ 14 h 7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</a:cxnLst>
                            <a:rect l="0" t="0" r="r" b="b"/>
                            <a:pathLst>
                              <a:path w="72" h="76">
                                <a:moveTo>
                                  <a:pt x="63" y="14"/>
                                </a:moveTo>
                                <a:lnTo>
                                  <a:pt x="53" y="4"/>
                                </a:lnTo>
                                <a:lnTo>
                                  <a:pt x="43" y="4"/>
                                </a:lnTo>
                                <a:lnTo>
                                  <a:pt x="39" y="0"/>
                                </a:lnTo>
                                <a:lnTo>
                                  <a:pt x="29" y="0"/>
                                </a:lnTo>
                                <a:lnTo>
                                  <a:pt x="24" y="0"/>
                                </a:lnTo>
                                <a:lnTo>
                                  <a:pt x="19" y="4"/>
                                </a:lnTo>
                                <a:lnTo>
                                  <a:pt x="10" y="4"/>
                                </a:lnTo>
                                <a:lnTo>
                                  <a:pt x="10" y="14"/>
                                </a:lnTo>
                                <a:lnTo>
                                  <a:pt x="0" y="28"/>
                                </a:lnTo>
                                <a:lnTo>
                                  <a:pt x="5" y="38"/>
                                </a:lnTo>
                                <a:lnTo>
                                  <a:pt x="10" y="52"/>
                                </a:lnTo>
                                <a:lnTo>
                                  <a:pt x="19" y="67"/>
                                </a:lnTo>
                                <a:lnTo>
                                  <a:pt x="24" y="72"/>
                                </a:lnTo>
                                <a:lnTo>
                                  <a:pt x="29" y="76"/>
                                </a:lnTo>
                                <a:lnTo>
                                  <a:pt x="34" y="76"/>
                                </a:lnTo>
                                <a:lnTo>
                                  <a:pt x="39" y="76"/>
                                </a:lnTo>
                                <a:lnTo>
                                  <a:pt x="48" y="72"/>
                                </a:lnTo>
                                <a:lnTo>
                                  <a:pt x="53" y="72"/>
                                </a:lnTo>
                                <a:lnTo>
                                  <a:pt x="58" y="67"/>
                                </a:lnTo>
                                <a:lnTo>
                                  <a:pt x="63" y="62"/>
                                </a:lnTo>
                                <a:lnTo>
                                  <a:pt x="67" y="52"/>
                                </a:lnTo>
                                <a:lnTo>
                                  <a:pt x="72" y="38"/>
                                </a:lnTo>
                                <a:lnTo>
                                  <a:pt x="72" y="24"/>
                                </a:lnTo>
                                <a:lnTo>
                                  <a:pt x="63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" name="Freeform 48"/>
                        <wps:cNvSpPr>
                          <a:spLocks/>
                        </wps:cNvSpPr>
                        <wps:spPr bwMode="auto">
                          <a:xfrm>
                            <a:off x="1654" y="2351"/>
                            <a:ext cx="494" cy="1488"/>
                          </a:xfrm>
                          <a:custGeom>
                            <a:avLst/>
                            <a:gdLst>
                              <a:gd name="T0" fmla="*/ 76 w 494"/>
                              <a:gd name="T1" fmla="*/ 149 h 1488"/>
                              <a:gd name="T2" fmla="*/ 81 w 494"/>
                              <a:gd name="T3" fmla="*/ 279 h 1488"/>
                              <a:gd name="T4" fmla="*/ 105 w 494"/>
                              <a:gd name="T5" fmla="*/ 413 h 1488"/>
                              <a:gd name="T6" fmla="*/ 158 w 494"/>
                              <a:gd name="T7" fmla="*/ 538 h 1488"/>
                              <a:gd name="T8" fmla="*/ 240 w 494"/>
                              <a:gd name="T9" fmla="*/ 634 h 1488"/>
                              <a:gd name="T10" fmla="*/ 307 w 494"/>
                              <a:gd name="T11" fmla="*/ 672 h 1488"/>
                              <a:gd name="T12" fmla="*/ 273 w 494"/>
                              <a:gd name="T13" fmla="*/ 672 h 1488"/>
                              <a:gd name="T14" fmla="*/ 225 w 494"/>
                              <a:gd name="T15" fmla="*/ 663 h 1488"/>
                              <a:gd name="T16" fmla="*/ 177 w 494"/>
                              <a:gd name="T17" fmla="*/ 672 h 1488"/>
                              <a:gd name="T18" fmla="*/ 139 w 494"/>
                              <a:gd name="T19" fmla="*/ 711 h 1488"/>
                              <a:gd name="T20" fmla="*/ 172 w 494"/>
                              <a:gd name="T21" fmla="*/ 768 h 1488"/>
                              <a:gd name="T22" fmla="*/ 129 w 494"/>
                              <a:gd name="T23" fmla="*/ 778 h 1488"/>
                              <a:gd name="T24" fmla="*/ 57 w 494"/>
                              <a:gd name="T25" fmla="*/ 826 h 1488"/>
                              <a:gd name="T26" fmla="*/ 19 w 494"/>
                              <a:gd name="T27" fmla="*/ 888 h 1488"/>
                              <a:gd name="T28" fmla="*/ 24 w 494"/>
                              <a:gd name="T29" fmla="*/ 927 h 1488"/>
                              <a:gd name="T30" fmla="*/ 96 w 494"/>
                              <a:gd name="T31" fmla="*/ 951 h 1488"/>
                              <a:gd name="T32" fmla="*/ 182 w 494"/>
                              <a:gd name="T33" fmla="*/ 903 h 1488"/>
                              <a:gd name="T34" fmla="*/ 153 w 494"/>
                              <a:gd name="T35" fmla="*/ 941 h 1488"/>
                              <a:gd name="T36" fmla="*/ 96 w 494"/>
                              <a:gd name="T37" fmla="*/ 1061 h 1488"/>
                              <a:gd name="T38" fmla="*/ 76 w 494"/>
                              <a:gd name="T39" fmla="*/ 1152 h 1488"/>
                              <a:gd name="T40" fmla="*/ 110 w 494"/>
                              <a:gd name="T41" fmla="*/ 1157 h 1488"/>
                              <a:gd name="T42" fmla="*/ 177 w 494"/>
                              <a:gd name="T43" fmla="*/ 1109 h 1488"/>
                              <a:gd name="T44" fmla="*/ 220 w 494"/>
                              <a:gd name="T45" fmla="*/ 1028 h 1488"/>
                              <a:gd name="T46" fmla="*/ 235 w 494"/>
                              <a:gd name="T47" fmla="*/ 1023 h 1488"/>
                              <a:gd name="T48" fmla="*/ 225 w 494"/>
                              <a:gd name="T49" fmla="*/ 1152 h 1488"/>
                              <a:gd name="T50" fmla="*/ 182 w 494"/>
                              <a:gd name="T51" fmla="*/ 1277 h 1488"/>
                              <a:gd name="T52" fmla="*/ 148 w 494"/>
                              <a:gd name="T53" fmla="*/ 1364 h 1488"/>
                              <a:gd name="T54" fmla="*/ 134 w 494"/>
                              <a:gd name="T55" fmla="*/ 1388 h 1488"/>
                              <a:gd name="T56" fmla="*/ 129 w 494"/>
                              <a:gd name="T57" fmla="*/ 1320 h 1488"/>
                              <a:gd name="T58" fmla="*/ 81 w 494"/>
                              <a:gd name="T59" fmla="*/ 1306 h 1488"/>
                              <a:gd name="T60" fmla="*/ 48 w 494"/>
                              <a:gd name="T61" fmla="*/ 1320 h 1488"/>
                              <a:gd name="T62" fmla="*/ 19 w 494"/>
                              <a:gd name="T63" fmla="*/ 1368 h 1488"/>
                              <a:gd name="T64" fmla="*/ 24 w 494"/>
                              <a:gd name="T65" fmla="*/ 1431 h 1488"/>
                              <a:gd name="T66" fmla="*/ 62 w 494"/>
                              <a:gd name="T67" fmla="*/ 1479 h 1488"/>
                              <a:gd name="T68" fmla="*/ 134 w 494"/>
                              <a:gd name="T69" fmla="*/ 1474 h 1488"/>
                              <a:gd name="T70" fmla="*/ 211 w 494"/>
                              <a:gd name="T71" fmla="*/ 1392 h 1488"/>
                              <a:gd name="T72" fmla="*/ 259 w 494"/>
                              <a:gd name="T73" fmla="*/ 1301 h 1488"/>
                              <a:gd name="T74" fmla="*/ 283 w 494"/>
                              <a:gd name="T75" fmla="*/ 1076 h 1488"/>
                              <a:gd name="T76" fmla="*/ 302 w 494"/>
                              <a:gd name="T77" fmla="*/ 874 h 1488"/>
                              <a:gd name="T78" fmla="*/ 369 w 494"/>
                              <a:gd name="T79" fmla="*/ 788 h 1488"/>
                              <a:gd name="T80" fmla="*/ 436 w 494"/>
                              <a:gd name="T81" fmla="*/ 783 h 1488"/>
                              <a:gd name="T82" fmla="*/ 460 w 494"/>
                              <a:gd name="T83" fmla="*/ 836 h 1488"/>
                              <a:gd name="T84" fmla="*/ 441 w 494"/>
                              <a:gd name="T85" fmla="*/ 893 h 1488"/>
                              <a:gd name="T86" fmla="*/ 403 w 494"/>
                              <a:gd name="T87" fmla="*/ 898 h 1488"/>
                              <a:gd name="T88" fmla="*/ 374 w 494"/>
                              <a:gd name="T89" fmla="*/ 860 h 1488"/>
                              <a:gd name="T90" fmla="*/ 379 w 494"/>
                              <a:gd name="T91" fmla="*/ 927 h 1488"/>
                              <a:gd name="T92" fmla="*/ 360 w 494"/>
                              <a:gd name="T93" fmla="*/ 965 h 1488"/>
                              <a:gd name="T94" fmla="*/ 374 w 494"/>
                              <a:gd name="T95" fmla="*/ 1008 h 1488"/>
                              <a:gd name="T96" fmla="*/ 412 w 494"/>
                              <a:gd name="T97" fmla="*/ 994 h 1488"/>
                              <a:gd name="T98" fmla="*/ 456 w 494"/>
                              <a:gd name="T99" fmla="*/ 946 h 1488"/>
                              <a:gd name="T100" fmla="*/ 489 w 494"/>
                              <a:gd name="T101" fmla="*/ 840 h 1488"/>
                              <a:gd name="T102" fmla="*/ 470 w 494"/>
                              <a:gd name="T103" fmla="*/ 692 h 1488"/>
                              <a:gd name="T104" fmla="*/ 403 w 494"/>
                              <a:gd name="T105" fmla="*/ 610 h 1488"/>
                              <a:gd name="T106" fmla="*/ 331 w 494"/>
                              <a:gd name="T107" fmla="*/ 557 h 1488"/>
                              <a:gd name="T108" fmla="*/ 249 w 494"/>
                              <a:gd name="T109" fmla="*/ 437 h 1488"/>
                              <a:gd name="T110" fmla="*/ 182 w 494"/>
                              <a:gd name="T111" fmla="*/ 274 h 1488"/>
                              <a:gd name="T112" fmla="*/ 177 w 494"/>
                              <a:gd name="T113" fmla="*/ 0 h 1488"/>
                              <a:gd name="T114" fmla="*/ 144 w 494"/>
                              <a:gd name="T115" fmla="*/ 44 h 1488"/>
                              <a:gd name="T116" fmla="*/ 115 w 494"/>
                              <a:gd name="T117" fmla="*/ 68 h 14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494" h="1488">
                                <a:moveTo>
                                  <a:pt x="86" y="82"/>
                                </a:moveTo>
                                <a:lnTo>
                                  <a:pt x="81" y="111"/>
                                </a:lnTo>
                                <a:lnTo>
                                  <a:pt x="76" y="149"/>
                                </a:lnTo>
                                <a:lnTo>
                                  <a:pt x="76" y="192"/>
                                </a:lnTo>
                                <a:lnTo>
                                  <a:pt x="76" y="236"/>
                                </a:lnTo>
                                <a:lnTo>
                                  <a:pt x="81" y="279"/>
                                </a:lnTo>
                                <a:lnTo>
                                  <a:pt x="86" y="322"/>
                                </a:lnTo>
                                <a:lnTo>
                                  <a:pt x="96" y="370"/>
                                </a:lnTo>
                                <a:lnTo>
                                  <a:pt x="105" y="413"/>
                                </a:lnTo>
                                <a:lnTo>
                                  <a:pt x="120" y="461"/>
                                </a:lnTo>
                                <a:lnTo>
                                  <a:pt x="134" y="500"/>
                                </a:lnTo>
                                <a:lnTo>
                                  <a:pt x="158" y="538"/>
                                </a:lnTo>
                                <a:lnTo>
                                  <a:pt x="182" y="576"/>
                                </a:lnTo>
                                <a:lnTo>
                                  <a:pt x="206" y="605"/>
                                </a:lnTo>
                                <a:lnTo>
                                  <a:pt x="240" y="634"/>
                                </a:lnTo>
                                <a:lnTo>
                                  <a:pt x="273" y="653"/>
                                </a:lnTo>
                                <a:lnTo>
                                  <a:pt x="316" y="668"/>
                                </a:lnTo>
                                <a:lnTo>
                                  <a:pt x="307" y="672"/>
                                </a:lnTo>
                                <a:lnTo>
                                  <a:pt x="297" y="672"/>
                                </a:lnTo>
                                <a:lnTo>
                                  <a:pt x="288" y="672"/>
                                </a:lnTo>
                                <a:lnTo>
                                  <a:pt x="273" y="672"/>
                                </a:lnTo>
                                <a:lnTo>
                                  <a:pt x="259" y="672"/>
                                </a:lnTo>
                                <a:lnTo>
                                  <a:pt x="244" y="668"/>
                                </a:lnTo>
                                <a:lnTo>
                                  <a:pt x="225" y="663"/>
                                </a:lnTo>
                                <a:lnTo>
                                  <a:pt x="211" y="663"/>
                                </a:lnTo>
                                <a:lnTo>
                                  <a:pt x="192" y="663"/>
                                </a:lnTo>
                                <a:lnTo>
                                  <a:pt x="177" y="672"/>
                                </a:lnTo>
                                <a:lnTo>
                                  <a:pt x="158" y="682"/>
                                </a:lnTo>
                                <a:lnTo>
                                  <a:pt x="144" y="696"/>
                                </a:lnTo>
                                <a:lnTo>
                                  <a:pt x="139" y="711"/>
                                </a:lnTo>
                                <a:lnTo>
                                  <a:pt x="139" y="730"/>
                                </a:lnTo>
                                <a:lnTo>
                                  <a:pt x="148" y="749"/>
                                </a:lnTo>
                                <a:lnTo>
                                  <a:pt x="172" y="768"/>
                                </a:lnTo>
                                <a:lnTo>
                                  <a:pt x="187" y="778"/>
                                </a:lnTo>
                                <a:lnTo>
                                  <a:pt x="177" y="783"/>
                                </a:lnTo>
                                <a:lnTo>
                                  <a:pt x="129" y="778"/>
                                </a:lnTo>
                                <a:lnTo>
                                  <a:pt x="96" y="788"/>
                                </a:lnTo>
                                <a:lnTo>
                                  <a:pt x="72" y="807"/>
                                </a:lnTo>
                                <a:lnTo>
                                  <a:pt x="57" y="826"/>
                                </a:lnTo>
                                <a:lnTo>
                                  <a:pt x="48" y="850"/>
                                </a:lnTo>
                                <a:lnTo>
                                  <a:pt x="33" y="874"/>
                                </a:lnTo>
                                <a:lnTo>
                                  <a:pt x="19" y="888"/>
                                </a:lnTo>
                                <a:lnTo>
                                  <a:pt x="0" y="893"/>
                                </a:lnTo>
                                <a:lnTo>
                                  <a:pt x="9" y="912"/>
                                </a:lnTo>
                                <a:lnTo>
                                  <a:pt x="24" y="927"/>
                                </a:lnTo>
                                <a:lnTo>
                                  <a:pt x="43" y="936"/>
                                </a:lnTo>
                                <a:lnTo>
                                  <a:pt x="67" y="946"/>
                                </a:lnTo>
                                <a:lnTo>
                                  <a:pt x="96" y="951"/>
                                </a:lnTo>
                                <a:lnTo>
                                  <a:pt x="120" y="946"/>
                                </a:lnTo>
                                <a:lnTo>
                                  <a:pt x="148" y="932"/>
                                </a:lnTo>
                                <a:lnTo>
                                  <a:pt x="182" y="903"/>
                                </a:lnTo>
                                <a:lnTo>
                                  <a:pt x="201" y="884"/>
                                </a:lnTo>
                                <a:lnTo>
                                  <a:pt x="206" y="903"/>
                                </a:lnTo>
                                <a:lnTo>
                                  <a:pt x="153" y="941"/>
                                </a:lnTo>
                                <a:lnTo>
                                  <a:pt x="124" y="980"/>
                                </a:lnTo>
                                <a:lnTo>
                                  <a:pt x="105" y="1018"/>
                                </a:lnTo>
                                <a:lnTo>
                                  <a:pt x="96" y="1061"/>
                                </a:lnTo>
                                <a:lnTo>
                                  <a:pt x="86" y="1100"/>
                                </a:lnTo>
                                <a:lnTo>
                                  <a:pt x="86" y="1128"/>
                                </a:lnTo>
                                <a:lnTo>
                                  <a:pt x="76" y="1152"/>
                                </a:lnTo>
                                <a:lnTo>
                                  <a:pt x="62" y="1157"/>
                                </a:lnTo>
                                <a:lnTo>
                                  <a:pt x="81" y="1162"/>
                                </a:lnTo>
                                <a:lnTo>
                                  <a:pt x="110" y="1157"/>
                                </a:lnTo>
                                <a:lnTo>
                                  <a:pt x="129" y="1148"/>
                                </a:lnTo>
                                <a:lnTo>
                                  <a:pt x="158" y="1133"/>
                                </a:lnTo>
                                <a:lnTo>
                                  <a:pt x="177" y="1109"/>
                                </a:lnTo>
                                <a:lnTo>
                                  <a:pt x="196" y="1085"/>
                                </a:lnTo>
                                <a:lnTo>
                                  <a:pt x="211" y="1056"/>
                                </a:lnTo>
                                <a:lnTo>
                                  <a:pt x="220" y="1028"/>
                                </a:lnTo>
                                <a:lnTo>
                                  <a:pt x="225" y="960"/>
                                </a:lnTo>
                                <a:lnTo>
                                  <a:pt x="244" y="975"/>
                                </a:lnTo>
                                <a:lnTo>
                                  <a:pt x="235" y="1023"/>
                                </a:lnTo>
                                <a:lnTo>
                                  <a:pt x="230" y="1066"/>
                                </a:lnTo>
                                <a:lnTo>
                                  <a:pt x="230" y="1109"/>
                                </a:lnTo>
                                <a:lnTo>
                                  <a:pt x="225" y="1152"/>
                                </a:lnTo>
                                <a:lnTo>
                                  <a:pt x="220" y="1196"/>
                                </a:lnTo>
                                <a:lnTo>
                                  <a:pt x="206" y="1234"/>
                                </a:lnTo>
                                <a:lnTo>
                                  <a:pt x="182" y="1277"/>
                                </a:lnTo>
                                <a:lnTo>
                                  <a:pt x="148" y="1316"/>
                                </a:lnTo>
                                <a:lnTo>
                                  <a:pt x="148" y="1344"/>
                                </a:lnTo>
                                <a:lnTo>
                                  <a:pt x="148" y="1364"/>
                                </a:lnTo>
                                <a:lnTo>
                                  <a:pt x="148" y="1388"/>
                                </a:lnTo>
                                <a:lnTo>
                                  <a:pt x="134" y="1407"/>
                                </a:lnTo>
                                <a:lnTo>
                                  <a:pt x="134" y="1388"/>
                                </a:lnTo>
                                <a:lnTo>
                                  <a:pt x="139" y="1364"/>
                                </a:lnTo>
                                <a:lnTo>
                                  <a:pt x="139" y="1344"/>
                                </a:lnTo>
                                <a:lnTo>
                                  <a:pt x="129" y="1320"/>
                                </a:lnTo>
                                <a:lnTo>
                                  <a:pt x="110" y="1311"/>
                                </a:lnTo>
                                <a:lnTo>
                                  <a:pt x="100" y="1306"/>
                                </a:lnTo>
                                <a:lnTo>
                                  <a:pt x="81" y="1306"/>
                                </a:lnTo>
                                <a:lnTo>
                                  <a:pt x="72" y="1306"/>
                                </a:lnTo>
                                <a:lnTo>
                                  <a:pt x="57" y="1311"/>
                                </a:lnTo>
                                <a:lnTo>
                                  <a:pt x="48" y="1320"/>
                                </a:lnTo>
                                <a:lnTo>
                                  <a:pt x="33" y="1335"/>
                                </a:lnTo>
                                <a:lnTo>
                                  <a:pt x="28" y="1349"/>
                                </a:lnTo>
                                <a:lnTo>
                                  <a:pt x="19" y="1368"/>
                                </a:lnTo>
                                <a:lnTo>
                                  <a:pt x="19" y="1388"/>
                                </a:lnTo>
                                <a:lnTo>
                                  <a:pt x="19" y="1412"/>
                                </a:lnTo>
                                <a:lnTo>
                                  <a:pt x="24" y="1431"/>
                                </a:lnTo>
                                <a:lnTo>
                                  <a:pt x="33" y="1450"/>
                                </a:lnTo>
                                <a:lnTo>
                                  <a:pt x="48" y="1469"/>
                                </a:lnTo>
                                <a:lnTo>
                                  <a:pt x="62" y="1479"/>
                                </a:lnTo>
                                <a:lnTo>
                                  <a:pt x="81" y="1488"/>
                                </a:lnTo>
                                <a:lnTo>
                                  <a:pt x="110" y="1488"/>
                                </a:lnTo>
                                <a:lnTo>
                                  <a:pt x="134" y="1474"/>
                                </a:lnTo>
                                <a:lnTo>
                                  <a:pt x="163" y="1455"/>
                                </a:lnTo>
                                <a:lnTo>
                                  <a:pt x="187" y="1426"/>
                                </a:lnTo>
                                <a:lnTo>
                                  <a:pt x="211" y="1392"/>
                                </a:lnTo>
                                <a:lnTo>
                                  <a:pt x="235" y="1364"/>
                                </a:lnTo>
                                <a:lnTo>
                                  <a:pt x="249" y="1330"/>
                                </a:lnTo>
                                <a:lnTo>
                                  <a:pt x="259" y="1301"/>
                                </a:lnTo>
                                <a:lnTo>
                                  <a:pt x="268" y="1229"/>
                                </a:lnTo>
                                <a:lnTo>
                                  <a:pt x="278" y="1152"/>
                                </a:lnTo>
                                <a:lnTo>
                                  <a:pt x="283" y="1076"/>
                                </a:lnTo>
                                <a:lnTo>
                                  <a:pt x="288" y="1004"/>
                                </a:lnTo>
                                <a:lnTo>
                                  <a:pt x="292" y="936"/>
                                </a:lnTo>
                                <a:lnTo>
                                  <a:pt x="302" y="874"/>
                                </a:lnTo>
                                <a:lnTo>
                                  <a:pt x="316" y="831"/>
                                </a:lnTo>
                                <a:lnTo>
                                  <a:pt x="340" y="802"/>
                                </a:lnTo>
                                <a:lnTo>
                                  <a:pt x="369" y="788"/>
                                </a:lnTo>
                                <a:lnTo>
                                  <a:pt x="393" y="778"/>
                                </a:lnTo>
                                <a:lnTo>
                                  <a:pt x="417" y="778"/>
                                </a:lnTo>
                                <a:lnTo>
                                  <a:pt x="436" y="783"/>
                                </a:lnTo>
                                <a:lnTo>
                                  <a:pt x="446" y="797"/>
                                </a:lnTo>
                                <a:lnTo>
                                  <a:pt x="456" y="812"/>
                                </a:lnTo>
                                <a:lnTo>
                                  <a:pt x="460" y="836"/>
                                </a:lnTo>
                                <a:lnTo>
                                  <a:pt x="460" y="860"/>
                                </a:lnTo>
                                <a:lnTo>
                                  <a:pt x="451" y="884"/>
                                </a:lnTo>
                                <a:lnTo>
                                  <a:pt x="441" y="893"/>
                                </a:lnTo>
                                <a:lnTo>
                                  <a:pt x="432" y="903"/>
                                </a:lnTo>
                                <a:lnTo>
                                  <a:pt x="417" y="898"/>
                                </a:lnTo>
                                <a:lnTo>
                                  <a:pt x="403" y="898"/>
                                </a:lnTo>
                                <a:lnTo>
                                  <a:pt x="393" y="884"/>
                                </a:lnTo>
                                <a:lnTo>
                                  <a:pt x="384" y="874"/>
                                </a:lnTo>
                                <a:lnTo>
                                  <a:pt x="374" y="860"/>
                                </a:lnTo>
                                <a:lnTo>
                                  <a:pt x="369" y="888"/>
                                </a:lnTo>
                                <a:lnTo>
                                  <a:pt x="369" y="912"/>
                                </a:lnTo>
                                <a:lnTo>
                                  <a:pt x="379" y="927"/>
                                </a:lnTo>
                                <a:lnTo>
                                  <a:pt x="388" y="936"/>
                                </a:lnTo>
                                <a:lnTo>
                                  <a:pt x="369" y="951"/>
                                </a:lnTo>
                                <a:lnTo>
                                  <a:pt x="360" y="965"/>
                                </a:lnTo>
                                <a:lnTo>
                                  <a:pt x="360" y="980"/>
                                </a:lnTo>
                                <a:lnTo>
                                  <a:pt x="364" y="1004"/>
                                </a:lnTo>
                                <a:lnTo>
                                  <a:pt x="374" y="1008"/>
                                </a:lnTo>
                                <a:lnTo>
                                  <a:pt x="384" y="1008"/>
                                </a:lnTo>
                                <a:lnTo>
                                  <a:pt x="398" y="1004"/>
                                </a:lnTo>
                                <a:lnTo>
                                  <a:pt x="412" y="994"/>
                                </a:lnTo>
                                <a:lnTo>
                                  <a:pt x="427" y="980"/>
                                </a:lnTo>
                                <a:lnTo>
                                  <a:pt x="441" y="965"/>
                                </a:lnTo>
                                <a:lnTo>
                                  <a:pt x="456" y="946"/>
                                </a:lnTo>
                                <a:lnTo>
                                  <a:pt x="465" y="932"/>
                                </a:lnTo>
                                <a:lnTo>
                                  <a:pt x="480" y="893"/>
                                </a:lnTo>
                                <a:lnTo>
                                  <a:pt x="489" y="840"/>
                                </a:lnTo>
                                <a:lnTo>
                                  <a:pt x="494" y="788"/>
                                </a:lnTo>
                                <a:lnTo>
                                  <a:pt x="484" y="735"/>
                                </a:lnTo>
                                <a:lnTo>
                                  <a:pt x="470" y="692"/>
                                </a:lnTo>
                                <a:lnTo>
                                  <a:pt x="451" y="653"/>
                                </a:lnTo>
                                <a:lnTo>
                                  <a:pt x="427" y="629"/>
                                </a:lnTo>
                                <a:lnTo>
                                  <a:pt x="403" y="610"/>
                                </a:lnTo>
                                <a:lnTo>
                                  <a:pt x="374" y="591"/>
                                </a:lnTo>
                                <a:lnTo>
                                  <a:pt x="350" y="576"/>
                                </a:lnTo>
                                <a:lnTo>
                                  <a:pt x="331" y="557"/>
                                </a:lnTo>
                                <a:lnTo>
                                  <a:pt x="312" y="533"/>
                                </a:lnTo>
                                <a:lnTo>
                                  <a:pt x="278" y="485"/>
                                </a:lnTo>
                                <a:lnTo>
                                  <a:pt x="249" y="437"/>
                                </a:lnTo>
                                <a:lnTo>
                                  <a:pt x="220" y="389"/>
                                </a:lnTo>
                                <a:lnTo>
                                  <a:pt x="201" y="336"/>
                                </a:lnTo>
                                <a:lnTo>
                                  <a:pt x="182" y="274"/>
                                </a:lnTo>
                                <a:lnTo>
                                  <a:pt x="172" y="197"/>
                                </a:lnTo>
                                <a:lnTo>
                                  <a:pt x="168" y="111"/>
                                </a:lnTo>
                                <a:lnTo>
                                  <a:pt x="177" y="0"/>
                                </a:lnTo>
                                <a:lnTo>
                                  <a:pt x="163" y="15"/>
                                </a:lnTo>
                                <a:lnTo>
                                  <a:pt x="153" y="29"/>
                                </a:lnTo>
                                <a:lnTo>
                                  <a:pt x="144" y="44"/>
                                </a:lnTo>
                                <a:lnTo>
                                  <a:pt x="134" y="48"/>
                                </a:lnTo>
                                <a:lnTo>
                                  <a:pt x="124" y="58"/>
                                </a:lnTo>
                                <a:lnTo>
                                  <a:pt x="115" y="68"/>
                                </a:lnTo>
                                <a:lnTo>
                                  <a:pt x="100" y="72"/>
                                </a:lnTo>
                                <a:lnTo>
                                  <a:pt x="86" y="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" name="Freeform 49"/>
                        <wps:cNvSpPr>
                          <a:spLocks/>
                        </wps:cNvSpPr>
                        <wps:spPr bwMode="auto">
                          <a:xfrm>
                            <a:off x="1630" y="1041"/>
                            <a:ext cx="254" cy="806"/>
                          </a:xfrm>
                          <a:custGeom>
                            <a:avLst/>
                            <a:gdLst>
                              <a:gd name="T0" fmla="*/ 254 w 254"/>
                              <a:gd name="T1" fmla="*/ 754 h 806"/>
                              <a:gd name="T2" fmla="*/ 211 w 254"/>
                              <a:gd name="T3" fmla="*/ 691 h 806"/>
                              <a:gd name="T4" fmla="*/ 172 w 254"/>
                              <a:gd name="T5" fmla="*/ 619 h 806"/>
                              <a:gd name="T6" fmla="*/ 139 w 254"/>
                              <a:gd name="T7" fmla="*/ 542 h 806"/>
                              <a:gd name="T8" fmla="*/ 115 w 254"/>
                              <a:gd name="T9" fmla="*/ 461 h 806"/>
                              <a:gd name="T10" fmla="*/ 100 w 254"/>
                              <a:gd name="T11" fmla="*/ 370 h 806"/>
                              <a:gd name="T12" fmla="*/ 91 w 254"/>
                              <a:gd name="T13" fmla="*/ 278 h 806"/>
                              <a:gd name="T14" fmla="*/ 91 w 254"/>
                              <a:gd name="T15" fmla="*/ 187 h 806"/>
                              <a:gd name="T16" fmla="*/ 100 w 254"/>
                              <a:gd name="T17" fmla="*/ 96 h 806"/>
                              <a:gd name="T18" fmla="*/ 24 w 254"/>
                              <a:gd name="T19" fmla="*/ 0 h 806"/>
                              <a:gd name="T20" fmla="*/ 9 w 254"/>
                              <a:gd name="T21" fmla="*/ 82 h 806"/>
                              <a:gd name="T22" fmla="*/ 0 w 254"/>
                              <a:gd name="T23" fmla="*/ 173 h 806"/>
                              <a:gd name="T24" fmla="*/ 0 w 254"/>
                              <a:gd name="T25" fmla="*/ 269 h 806"/>
                              <a:gd name="T26" fmla="*/ 9 w 254"/>
                              <a:gd name="T27" fmla="*/ 365 h 806"/>
                              <a:gd name="T28" fmla="*/ 24 w 254"/>
                              <a:gd name="T29" fmla="*/ 466 h 806"/>
                              <a:gd name="T30" fmla="*/ 43 w 254"/>
                              <a:gd name="T31" fmla="*/ 566 h 806"/>
                              <a:gd name="T32" fmla="*/ 72 w 254"/>
                              <a:gd name="T33" fmla="*/ 658 h 806"/>
                              <a:gd name="T34" fmla="*/ 110 w 254"/>
                              <a:gd name="T35" fmla="*/ 744 h 806"/>
                              <a:gd name="T36" fmla="*/ 120 w 254"/>
                              <a:gd name="T37" fmla="*/ 744 h 806"/>
                              <a:gd name="T38" fmla="*/ 129 w 254"/>
                              <a:gd name="T39" fmla="*/ 744 h 806"/>
                              <a:gd name="T40" fmla="*/ 139 w 254"/>
                              <a:gd name="T41" fmla="*/ 749 h 806"/>
                              <a:gd name="T42" fmla="*/ 148 w 254"/>
                              <a:gd name="T43" fmla="*/ 754 h 806"/>
                              <a:gd name="T44" fmla="*/ 158 w 254"/>
                              <a:gd name="T45" fmla="*/ 758 h 806"/>
                              <a:gd name="T46" fmla="*/ 172 w 254"/>
                              <a:gd name="T47" fmla="*/ 768 h 806"/>
                              <a:gd name="T48" fmla="*/ 182 w 254"/>
                              <a:gd name="T49" fmla="*/ 782 h 806"/>
                              <a:gd name="T50" fmla="*/ 192 w 254"/>
                              <a:gd name="T51" fmla="*/ 802 h 806"/>
                              <a:gd name="T52" fmla="*/ 201 w 254"/>
                              <a:gd name="T53" fmla="*/ 806 h 806"/>
                              <a:gd name="T54" fmla="*/ 206 w 254"/>
                              <a:gd name="T55" fmla="*/ 806 h 806"/>
                              <a:gd name="T56" fmla="*/ 216 w 254"/>
                              <a:gd name="T57" fmla="*/ 802 h 806"/>
                              <a:gd name="T58" fmla="*/ 220 w 254"/>
                              <a:gd name="T59" fmla="*/ 792 h 806"/>
                              <a:gd name="T60" fmla="*/ 230 w 254"/>
                              <a:gd name="T61" fmla="*/ 778 h 806"/>
                              <a:gd name="T62" fmla="*/ 235 w 254"/>
                              <a:gd name="T63" fmla="*/ 768 h 806"/>
                              <a:gd name="T64" fmla="*/ 244 w 254"/>
                              <a:gd name="T65" fmla="*/ 758 h 806"/>
                              <a:gd name="T66" fmla="*/ 254 w 254"/>
                              <a:gd name="T67" fmla="*/ 754 h 80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</a:cxnLst>
                            <a:rect l="0" t="0" r="r" b="b"/>
                            <a:pathLst>
                              <a:path w="254" h="806">
                                <a:moveTo>
                                  <a:pt x="254" y="754"/>
                                </a:moveTo>
                                <a:lnTo>
                                  <a:pt x="211" y="691"/>
                                </a:lnTo>
                                <a:lnTo>
                                  <a:pt x="172" y="619"/>
                                </a:lnTo>
                                <a:lnTo>
                                  <a:pt x="139" y="542"/>
                                </a:lnTo>
                                <a:lnTo>
                                  <a:pt x="115" y="461"/>
                                </a:lnTo>
                                <a:lnTo>
                                  <a:pt x="100" y="370"/>
                                </a:lnTo>
                                <a:lnTo>
                                  <a:pt x="91" y="278"/>
                                </a:lnTo>
                                <a:lnTo>
                                  <a:pt x="91" y="187"/>
                                </a:lnTo>
                                <a:lnTo>
                                  <a:pt x="100" y="96"/>
                                </a:lnTo>
                                <a:lnTo>
                                  <a:pt x="24" y="0"/>
                                </a:lnTo>
                                <a:lnTo>
                                  <a:pt x="9" y="82"/>
                                </a:lnTo>
                                <a:lnTo>
                                  <a:pt x="0" y="173"/>
                                </a:lnTo>
                                <a:lnTo>
                                  <a:pt x="0" y="269"/>
                                </a:lnTo>
                                <a:lnTo>
                                  <a:pt x="9" y="365"/>
                                </a:lnTo>
                                <a:lnTo>
                                  <a:pt x="24" y="466"/>
                                </a:lnTo>
                                <a:lnTo>
                                  <a:pt x="43" y="566"/>
                                </a:lnTo>
                                <a:lnTo>
                                  <a:pt x="72" y="658"/>
                                </a:lnTo>
                                <a:lnTo>
                                  <a:pt x="110" y="744"/>
                                </a:lnTo>
                                <a:lnTo>
                                  <a:pt x="120" y="744"/>
                                </a:lnTo>
                                <a:lnTo>
                                  <a:pt x="129" y="744"/>
                                </a:lnTo>
                                <a:lnTo>
                                  <a:pt x="139" y="749"/>
                                </a:lnTo>
                                <a:lnTo>
                                  <a:pt x="148" y="754"/>
                                </a:lnTo>
                                <a:lnTo>
                                  <a:pt x="158" y="758"/>
                                </a:lnTo>
                                <a:lnTo>
                                  <a:pt x="172" y="768"/>
                                </a:lnTo>
                                <a:lnTo>
                                  <a:pt x="182" y="782"/>
                                </a:lnTo>
                                <a:lnTo>
                                  <a:pt x="192" y="802"/>
                                </a:lnTo>
                                <a:lnTo>
                                  <a:pt x="201" y="806"/>
                                </a:lnTo>
                                <a:lnTo>
                                  <a:pt x="206" y="806"/>
                                </a:lnTo>
                                <a:lnTo>
                                  <a:pt x="216" y="802"/>
                                </a:lnTo>
                                <a:lnTo>
                                  <a:pt x="220" y="792"/>
                                </a:lnTo>
                                <a:lnTo>
                                  <a:pt x="230" y="778"/>
                                </a:lnTo>
                                <a:lnTo>
                                  <a:pt x="235" y="768"/>
                                </a:lnTo>
                                <a:lnTo>
                                  <a:pt x="244" y="758"/>
                                </a:lnTo>
                                <a:lnTo>
                                  <a:pt x="254" y="75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" name="Rectangle 50"/>
                        <wps:cNvSpPr>
                          <a:spLocks noChangeArrowheads="1"/>
                        </wps:cNvSpPr>
                        <wps:spPr bwMode="auto">
                          <a:xfrm>
                            <a:off x="1759" y="4055"/>
                            <a:ext cx="82" cy="8506"/>
                          </a:xfrm>
                          <a:prstGeom prst="rect">
                            <a:avLst/>
                          </a:pr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" name="Rectangle 51"/>
                        <wps:cNvSpPr>
                          <a:spLocks noChangeArrowheads="1"/>
                        </wps:cNvSpPr>
                        <wps:spPr bwMode="auto">
                          <a:xfrm>
                            <a:off x="4087" y="1166"/>
                            <a:ext cx="4253" cy="86"/>
                          </a:xfrm>
                          <a:prstGeom prst="rect">
                            <a:avLst/>
                          </a:pr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" name="Freeform 52"/>
                        <wps:cNvSpPr>
                          <a:spLocks/>
                        </wps:cNvSpPr>
                        <wps:spPr bwMode="auto">
                          <a:xfrm>
                            <a:off x="2326" y="14812"/>
                            <a:ext cx="144" cy="173"/>
                          </a:xfrm>
                          <a:custGeom>
                            <a:avLst/>
                            <a:gdLst>
                              <a:gd name="T0" fmla="*/ 0 w 144"/>
                              <a:gd name="T1" fmla="*/ 34 h 173"/>
                              <a:gd name="T2" fmla="*/ 14 w 144"/>
                              <a:gd name="T3" fmla="*/ 53 h 173"/>
                              <a:gd name="T4" fmla="*/ 33 w 144"/>
                              <a:gd name="T5" fmla="*/ 77 h 173"/>
                              <a:gd name="T6" fmla="*/ 48 w 144"/>
                              <a:gd name="T7" fmla="*/ 96 h 173"/>
                              <a:gd name="T8" fmla="*/ 62 w 144"/>
                              <a:gd name="T9" fmla="*/ 115 h 173"/>
                              <a:gd name="T10" fmla="*/ 76 w 144"/>
                              <a:gd name="T11" fmla="*/ 135 h 173"/>
                              <a:gd name="T12" fmla="*/ 91 w 144"/>
                              <a:gd name="T13" fmla="*/ 149 h 173"/>
                              <a:gd name="T14" fmla="*/ 100 w 144"/>
                              <a:gd name="T15" fmla="*/ 163 h 173"/>
                              <a:gd name="T16" fmla="*/ 105 w 144"/>
                              <a:gd name="T17" fmla="*/ 168 h 173"/>
                              <a:gd name="T18" fmla="*/ 115 w 144"/>
                              <a:gd name="T19" fmla="*/ 173 h 173"/>
                              <a:gd name="T20" fmla="*/ 120 w 144"/>
                              <a:gd name="T21" fmla="*/ 173 h 173"/>
                              <a:gd name="T22" fmla="*/ 129 w 144"/>
                              <a:gd name="T23" fmla="*/ 168 h 173"/>
                              <a:gd name="T24" fmla="*/ 134 w 144"/>
                              <a:gd name="T25" fmla="*/ 168 h 173"/>
                              <a:gd name="T26" fmla="*/ 144 w 144"/>
                              <a:gd name="T27" fmla="*/ 159 h 173"/>
                              <a:gd name="T28" fmla="*/ 144 w 144"/>
                              <a:gd name="T29" fmla="*/ 149 h 173"/>
                              <a:gd name="T30" fmla="*/ 144 w 144"/>
                              <a:gd name="T31" fmla="*/ 139 h 173"/>
                              <a:gd name="T32" fmla="*/ 134 w 144"/>
                              <a:gd name="T33" fmla="*/ 125 h 173"/>
                              <a:gd name="T34" fmla="*/ 124 w 144"/>
                              <a:gd name="T35" fmla="*/ 111 h 173"/>
                              <a:gd name="T36" fmla="*/ 110 w 144"/>
                              <a:gd name="T37" fmla="*/ 91 h 173"/>
                              <a:gd name="T38" fmla="*/ 91 w 144"/>
                              <a:gd name="T39" fmla="*/ 72 h 173"/>
                              <a:gd name="T40" fmla="*/ 72 w 144"/>
                              <a:gd name="T41" fmla="*/ 53 h 173"/>
                              <a:gd name="T42" fmla="*/ 52 w 144"/>
                              <a:gd name="T43" fmla="*/ 29 h 173"/>
                              <a:gd name="T44" fmla="*/ 38 w 144"/>
                              <a:gd name="T45" fmla="*/ 15 h 173"/>
                              <a:gd name="T46" fmla="*/ 28 w 144"/>
                              <a:gd name="T47" fmla="*/ 0 h 173"/>
                              <a:gd name="T48" fmla="*/ 24 w 144"/>
                              <a:gd name="T49" fmla="*/ 0 h 173"/>
                              <a:gd name="T50" fmla="*/ 0 w 144"/>
                              <a:gd name="T51" fmla="*/ 34 h 1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144" h="173">
                                <a:moveTo>
                                  <a:pt x="0" y="34"/>
                                </a:moveTo>
                                <a:lnTo>
                                  <a:pt x="14" y="53"/>
                                </a:lnTo>
                                <a:lnTo>
                                  <a:pt x="33" y="77"/>
                                </a:lnTo>
                                <a:lnTo>
                                  <a:pt x="48" y="96"/>
                                </a:lnTo>
                                <a:lnTo>
                                  <a:pt x="62" y="115"/>
                                </a:lnTo>
                                <a:lnTo>
                                  <a:pt x="76" y="135"/>
                                </a:lnTo>
                                <a:lnTo>
                                  <a:pt x="91" y="149"/>
                                </a:lnTo>
                                <a:lnTo>
                                  <a:pt x="100" y="163"/>
                                </a:lnTo>
                                <a:lnTo>
                                  <a:pt x="105" y="168"/>
                                </a:lnTo>
                                <a:lnTo>
                                  <a:pt x="115" y="173"/>
                                </a:lnTo>
                                <a:lnTo>
                                  <a:pt x="120" y="173"/>
                                </a:lnTo>
                                <a:lnTo>
                                  <a:pt x="129" y="168"/>
                                </a:lnTo>
                                <a:lnTo>
                                  <a:pt x="134" y="168"/>
                                </a:lnTo>
                                <a:lnTo>
                                  <a:pt x="144" y="159"/>
                                </a:lnTo>
                                <a:lnTo>
                                  <a:pt x="144" y="149"/>
                                </a:lnTo>
                                <a:lnTo>
                                  <a:pt x="144" y="139"/>
                                </a:lnTo>
                                <a:lnTo>
                                  <a:pt x="134" y="125"/>
                                </a:lnTo>
                                <a:lnTo>
                                  <a:pt x="124" y="111"/>
                                </a:lnTo>
                                <a:lnTo>
                                  <a:pt x="110" y="91"/>
                                </a:lnTo>
                                <a:lnTo>
                                  <a:pt x="91" y="72"/>
                                </a:lnTo>
                                <a:lnTo>
                                  <a:pt x="72" y="53"/>
                                </a:lnTo>
                                <a:lnTo>
                                  <a:pt x="52" y="29"/>
                                </a:lnTo>
                                <a:lnTo>
                                  <a:pt x="38" y="15"/>
                                </a:lnTo>
                                <a:lnTo>
                                  <a:pt x="28" y="0"/>
                                </a:lnTo>
                                <a:lnTo>
                                  <a:pt x="24" y="0"/>
                                </a:lnTo>
                                <a:lnTo>
                                  <a:pt x="0" y="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" name="Freeform 53"/>
                        <wps:cNvSpPr>
                          <a:spLocks/>
                        </wps:cNvSpPr>
                        <wps:spPr bwMode="auto">
                          <a:xfrm>
                            <a:off x="2287" y="14831"/>
                            <a:ext cx="816" cy="855"/>
                          </a:xfrm>
                          <a:custGeom>
                            <a:avLst/>
                            <a:gdLst>
                              <a:gd name="T0" fmla="*/ 456 w 816"/>
                              <a:gd name="T1" fmla="*/ 744 h 855"/>
                              <a:gd name="T2" fmla="*/ 480 w 816"/>
                              <a:gd name="T3" fmla="*/ 677 h 855"/>
                              <a:gd name="T4" fmla="*/ 327 w 816"/>
                              <a:gd name="T5" fmla="*/ 562 h 855"/>
                              <a:gd name="T6" fmla="*/ 187 w 816"/>
                              <a:gd name="T7" fmla="*/ 423 h 855"/>
                              <a:gd name="T8" fmla="*/ 130 w 816"/>
                              <a:gd name="T9" fmla="*/ 207 h 855"/>
                              <a:gd name="T10" fmla="*/ 163 w 816"/>
                              <a:gd name="T11" fmla="*/ 58 h 855"/>
                              <a:gd name="T12" fmla="*/ 216 w 816"/>
                              <a:gd name="T13" fmla="*/ 29 h 855"/>
                              <a:gd name="T14" fmla="*/ 307 w 816"/>
                              <a:gd name="T15" fmla="*/ 101 h 855"/>
                              <a:gd name="T16" fmla="*/ 375 w 816"/>
                              <a:gd name="T17" fmla="*/ 312 h 855"/>
                              <a:gd name="T18" fmla="*/ 519 w 816"/>
                              <a:gd name="T19" fmla="*/ 394 h 855"/>
                              <a:gd name="T20" fmla="*/ 643 w 816"/>
                              <a:gd name="T21" fmla="*/ 293 h 855"/>
                              <a:gd name="T22" fmla="*/ 720 w 816"/>
                              <a:gd name="T23" fmla="*/ 231 h 855"/>
                              <a:gd name="T24" fmla="*/ 792 w 816"/>
                              <a:gd name="T25" fmla="*/ 394 h 855"/>
                              <a:gd name="T26" fmla="*/ 711 w 816"/>
                              <a:gd name="T27" fmla="*/ 432 h 855"/>
                              <a:gd name="T28" fmla="*/ 682 w 816"/>
                              <a:gd name="T29" fmla="*/ 341 h 855"/>
                              <a:gd name="T30" fmla="*/ 720 w 816"/>
                              <a:gd name="T31" fmla="*/ 365 h 855"/>
                              <a:gd name="T32" fmla="*/ 701 w 816"/>
                              <a:gd name="T33" fmla="*/ 308 h 855"/>
                              <a:gd name="T34" fmla="*/ 653 w 816"/>
                              <a:gd name="T35" fmla="*/ 351 h 855"/>
                              <a:gd name="T36" fmla="*/ 691 w 816"/>
                              <a:gd name="T37" fmla="*/ 461 h 855"/>
                              <a:gd name="T38" fmla="*/ 802 w 816"/>
                              <a:gd name="T39" fmla="*/ 432 h 855"/>
                              <a:gd name="T40" fmla="*/ 783 w 816"/>
                              <a:gd name="T41" fmla="*/ 240 h 855"/>
                              <a:gd name="T42" fmla="*/ 600 w 816"/>
                              <a:gd name="T43" fmla="*/ 164 h 855"/>
                              <a:gd name="T44" fmla="*/ 471 w 816"/>
                              <a:gd name="T45" fmla="*/ 149 h 855"/>
                              <a:gd name="T46" fmla="*/ 499 w 816"/>
                              <a:gd name="T47" fmla="*/ 250 h 855"/>
                              <a:gd name="T48" fmla="*/ 543 w 816"/>
                              <a:gd name="T49" fmla="*/ 221 h 855"/>
                              <a:gd name="T50" fmla="*/ 509 w 816"/>
                              <a:gd name="T51" fmla="*/ 221 h 855"/>
                              <a:gd name="T52" fmla="*/ 490 w 816"/>
                              <a:gd name="T53" fmla="*/ 168 h 855"/>
                              <a:gd name="T54" fmla="*/ 581 w 816"/>
                              <a:gd name="T55" fmla="*/ 168 h 855"/>
                              <a:gd name="T56" fmla="*/ 619 w 816"/>
                              <a:gd name="T57" fmla="*/ 288 h 855"/>
                              <a:gd name="T58" fmla="*/ 557 w 816"/>
                              <a:gd name="T59" fmla="*/ 317 h 855"/>
                              <a:gd name="T60" fmla="*/ 523 w 816"/>
                              <a:gd name="T61" fmla="*/ 332 h 855"/>
                              <a:gd name="T62" fmla="*/ 413 w 816"/>
                              <a:gd name="T63" fmla="*/ 322 h 855"/>
                              <a:gd name="T64" fmla="*/ 322 w 816"/>
                              <a:gd name="T65" fmla="*/ 96 h 855"/>
                              <a:gd name="T66" fmla="*/ 144 w 816"/>
                              <a:gd name="T67" fmla="*/ 24 h 855"/>
                              <a:gd name="T68" fmla="*/ 67 w 816"/>
                              <a:gd name="T69" fmla="*/ 322 h 855"/>
                              <a:gd name="T70" fmla="*/ 125 w 816"/>
                              <a:gd name="T71" fmla="*/ 500 h 855"/>
                              <a:gd name="T72" fmla="*/ 183 w 816"/>
                              <a:gd name="T73" fmla="*/ 615 h 855"/>
                              <a:gd name="T74" fmla="*/ 178 w 816"/>
                              <a:gd name="T75" fmla="*/ 653 h 855"/>
                              <a:gd name="T76" fmla="*/ 67 w 816"/>
                              <a:gd name="T77" fmla="*/ 423 h 855"/>
                              <a:gd name="T78" fmla="*/ 0 w 816"/>
                              <a:gd name="T79" fmla="*/ 480 h 855"/>
                              <a:gd name="T80" fmla="*/ 67 w 816"/>
                              <a:gd name="T81" fmla="*/ 581 h 855"/>
                              <a:gd name="T82" fmla="*/ 29 w 816"/>
                              <a:gd name="T83" fmla="*/ 634 h 855"/>
                              <a:gd name="T84" fmla="*/ 15 w 816"/>
                              <a:gd name="T85" fmla="*/ 730 h 855"/>
                              <a:gd name="T86" fmla="*/ 101 w 816"/>
                              <a:gd name="T87" fmla="*/ 768 h 855"/>
                              <a:gd name="T88" fmla="*/ 139 w 816"/>
                              <a:gd name="T89" fmla="*/ 754 h 855"/>
                              <a:gd name="T90" fmla="*/ 178 w 816"/>
                              <a:gd name="T91" fmla="*/ 802 h 855"/>
                              <a:gd name="T92" fmla="*/ 240 w 816"/>
                              <a:gd name="T93" fmla="*/ 744 h 855"/>
                              <a:gd name="T94" fmla="*/ 264 w 816"/>
                              <a:gd name="T95" fmla="*/ 792 h 855"/>
                              <a:gd name="T96" fmla="*/ 317 w 816"/>
                              <a:gd name="T97" fmla="*/ 812 h 855"/>
                              <a:gd name="T98" fmla="*/ 370 w 816"/>
                              <a:gd name="T99" fmla="*/ 855 h 855"/>
                              <a:gd name="T100" fmla="*/ 341 w 816"/>
                              <a:gd name="T101" fmla="*/ 725 h 855"/>
                              <a:gd name="T102" fmla="*/ 274 w 816"/>
                              <a:gd name="T103" fmla="*/ 644 h 855"/>
                              <a:gd name="T104" fmla="*/ 307 w 816"/>
                              <a:gd name="T105" fmla="*/ 663 h 855"/>
                              <a:gd name="T106" fmla="*/ 375 w 816"/>
                              <a:gd name="T107" fmla="*/ 744 h 85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816" h="855">
                                <a:moveTo>
                                  <a:pt x="375" y="744"/>
                                </a:moveTo>
                                <a:lnTo>
                                  <a:pt x="394" y="754"/>
                                </a:lnTo>
                                <a:lnTo>
                                  <a:pt x="413" y="759"/>
                                </a:lnTo>
                                <a:lnTo>
                                  <a:pt x="427" y="759"/>
                                </a:lnTo>
                                <a:lnTo>
                                  <a:pt x="442" y="749"/>
                                </a:lnTo>
                                <a:lnTo>
                                  <a:pt x="456" y="744"/>
                                </a:lnTo>
                                <a:lnTo>
                                  <a:pt x="466" y="740"/>
                                </a:lnTo>
                                <a:lnTo>
                                  <a:pt x="480" y="740"/>
                                </a:lnTo>
                                <a:lnTo>
                                  <a:pt x="499" y="744"/>
                                </a:lnTo>
                                <a:lnTo>
                                  <a:pt x="495" y="730"/>
                                </a:lnTo>
                                <a:lnTo>
                                  <a:pt x="490" y="706"/>
                                </a:lnTo>
                                <a:lnTo>
                                  <a:pt x="480" y="677"/>
                                </a:lnTo>
                                <a:lnTo>
                                  <a:pt x="461" y="648"/>
                                </a:lnTo>
                                <a:lnTo>
                                  <a:pt x="442" y="620"/>
                                </a:lnTo>
                                <a:lnTo>
                                  <a:pt x="418" y="596"/>
                                </a:lnTo>
                                <a:lnTo>
                                  <a:pt x="394" y="576"/>
                                </a:lnTo>
                                <a:lnTo>
                                  <a:pt x="360" y="567"/>
                                </a:lnTo>
                                <a:lnTo>
                                  <a:pt x="327" y="562"/>
                                </a:lnTo>
                                <a:lnTo>
                                  <a:pt x="298" y="548"/>
                                </a:lnTo>
                                <a:lnTo>
                                  <a:pt x="274" y="533"/>
                                </a:lnTo>
                                <a:lnTo>
                                  <a:pt x="245" y="509"/>
                                </a:lnTo>
                                <a:lnTo>
                                  <a:pt x="226" y="485"/>
                                </a:lnTo>
                                <a:lnTo>
                                  <a:pt x="207" y="456"/>
                                </a:lnTo>
                                <a:lnTo>
                                  <a:pt x="187" y="423"/>
                                </a:lnTo>
                                <a:lnTo>
                                  <a:pt x="168" y="389"/>
                                </a:lnTo>
                                <a:lnTo>
                                  <a:pt x="159" y="356"/>
                                </a:lnTo>
                                <a:lnTo>
                                  <a:pt x="144" y="317"/>
                                </a:lnTo>
                                <a:lnTo>
                                  <a:pt x="139" y="279"/>
                                </a:lnTo>
                                <a:lnTo>
                                  <a:pt x="135" y="245"/>
                                </a:lnTo>
                                <a:lnTo>
                                  <a:pt x="130" y="207"/>
                                </a:lnTo>
                                <a:lnTo>
                                  <a:pt x="135" y="173"/>
                                </a:lnTo>
                                <a:lnTo>
                                  <a:pt x="135" y="135"/>
                                </a:lnTo>
                                <a:lnTo>
                                  <a:pt x="144" y="106"/>
                                </a:lnTo>
                                <a:lnTo>
                                  <a:pt x="149" y="87"/>
                                </a:lnTo>
                                <a:lnTo>
                                  <a:pt x="159" y="72"/>
                                </a:lnTo>
                                <a:lnTo>
                                  <a:pt x="163" y="58"/>
                                </a:lnTo>
                                <a:lnTo>
                                  <a:pt x="178" y="48"/>
                                </a:lnTo>
                                <a:lnTo>
                                  <a:pt x="183" y="39"/>
                                </a:lnTo>
                                <a:lnTo>
                                  <a:pt x="192" y="34"/>
                                </a:lnTo>
                                <a:lnTo>
                                  <a:pt x="202" y="29"/>
                                </a:lnTo>
                                <a:lnTo>
                                  <a:pt x="207" y="29"/>
                                </a:lnTo>
                                <a:lnTo>
                                  <a:pt x="216" y="29"/>
                                </a:lnTo>
                                <a:lnTo>
                                  <a:pt x="231" y="29"/>
                                </a:lnTo>
                                <a:lnTo>
                                  <a:pt x="250" y="34"/>
                                </a:lnTo>
                                <a:lnTo>
                                  <a:pt x="264" y="44"/>
                                </a:lnTo>
                                <a:lnTo>
                                  <a:pt x="283" y="53"/>
                                </a:lnTo>
                                <a:lnTo>
                                  <a:pt x="298" y="77"/>
                                </a:lnTo>
                                <a:lnTo>
                                  <a:pt x="307" y="101"/>
                                </a:lnTo>
                                <a:lnTo>
                                  <a:pt x="312" y="140"/>
                                </a:lnTo>
                                <a:lnTo>
                                  <a:pt x="322" y="178"/>
                                </a:lnTo>
                                <a:lnTo>
                                  <a:pt x="331" y="216"/>
                                </a:lnTo>
                                <a:lnTo>
                                  <a:pt x="341" y="250"/>
                                </a:lnTo>
                                <a:lnTo>
                                  <a:pt x="355" y="284"/>
                                </a:lnTo>
                                <a:lnTo>
                                  <a:pt x="375" y="312"/>
                                </a:lnTo>
                                <a:lnTo>
                                  <a:pt x="399" y="336"/>
                                </a:lnTo>
                                <a:lnTo>
                                  <a:pt x="418" y="356"/>
                                </a:lnTo>
                                <a:lnTo>
                                  <a:pt x="442" y="370"/>
                                </a:lnTo>
                                <a:lnTo>
                                  <a:pt x="466" y="384"/>
                                </a:lnTo>
                                <a:lnTo>
                                  <a:pt x="490" y="389"/>
                                </a:lnTo>
                                <a:lnTo>
                                  <a:pt x="519" y="394"/>
                                </a:lnTo>
                                <a:lnTo>
                                  <a:pt x="543" y="389"/>
                                </a:lnTo>
                                <a:lnTo>
                                  <a:pt x="567" y="380"/>
                                </a:lnTo>
                                <a:lnTo>
                                  <a:pt x="591" y="365"/>
                                </a:lnTo>
                                <a:lnTo>
                                  <a:pt x="610" y="346"/>
                                </a:lnTo>
                                <a:lnTo>
                                  <a:pt x="629" y="322"/>
                                </a:lnTo>
                                <a:lnTo>
                                  <a:pt x="643" y="293"/>
                                </a:lnTo>
                                <a:lnTo>
                                  <a:pt x="648" y="269"/>
                                </a:lnTo>
                                <a:lnTo>
                                  <a:pt x="648" y="250"/>
                                </a:lnTo>
                                <a:lnTo>
                                  <a:pt x="643" y="236"/>
                                </a:lnTo>
                                <a:lnTo>
                                  <a:pt x="667" y="226"/>
                                </a:lnTo>
                                <a:lnTo>
                                  <a:pt x="696" y="226"/>
                                </a:lnTo>
                                <a:lnTo>
                                  <a:pt x="720" y="231"/>
                                </a:lnTo>
                                <a:lnTo>
                                  <a:pt x="749" y="245"/>
                                </a:lnTo>
                                <a:lnTo>
                                  <a:pt x="768" y="264"/>
                                </a:lnTo>
                                <a:lnTo>
                                  <a:pt x="787" y="293"/>
                                </a:lnTo>
                                <a:lnTo>
                                  <a:pt x="797" y="327"/>
                                </a:lnTo>
                                <a:lnTo>
                                  <a:pt x="797" y="365"/>
                                </a:lnTo>
                                <a:lnTo>
                                  <a:pt x="792" y="394"/>
                                </a:lnTo>
                                <a:lnTo>
                                  <a:pt x="783" y="413"/>
                                </a:lnTo>
                                <a:lnTo>
                                  <a:pt x="773" y="428"/>
                                </a:lnTo>
                                <a:lnTo>
                                  <a:pt x="754" y="432"/>
                                </a:lnTo>
                                <a:lnTo>
                                  <a:pt x="739" y="437"/>
                                </a:lnTo>
                                <a:lnTo>
                                  <a:pt x="725" y="437"/>
                                </a:lnTo>
                                <a:lnTo>
                                  <a:pt x="711" y="432"/>
                                </a:lnTo>
                                <a:lnTo>
                                  <a:pt x="696" y="432"/>
                                </a:lnTo>
                                <a:lnTo>
                                  <a:pt x="677" y="413"/>
                                </a:lnTo>
                                <a:lnTo>
                                  <a:pt x="667" y="394"/>
                                </a:lnTo>
                                <a:lnTo>
                                  <a:pt x="667" y="365"/>
                                </a:lnTo>
                                <a:lnTo>
                                  <a:pt x="672" y="351"/>
                                </a:lnTo>
                                <a:lnTo>
                                  <a:pt x="682" y="341"/>
                                </a:lnTo>
                                <a:lnTo>
                                  <a:pt x="696" y="341"/>
                                </a:lnTo>
                                <a:lnTo>
                                  <a:pt x="701" y="351"/>
                                </a:lnTo>
                                <a:lnTo>
                                  <a:pt x="696" y="365"/>
                                </a:lnTo>
                                <a:lnTo>
                                  <a:pt x="701" y="389"/>
                                </a:lnTo>
                                <a:lnTo>
                                  <a:pt x="711" y="375"/>
                                </a:lnTo>
                                <a:lnTo>
                                  <a:pt x="720" y="365"/>
                                </a:lnTo>
                                <a:lnTo>
                                  <a:pt x="725" y="351"/>
                                </a:lnTo>
                                <a:lnTo>
                                  <a:pt x="725" y="332"/>
                                </a:lnTo>
                                <a:lnTo>
                                  <a:pt x="720" y="327"/>
                                </a:lnTo>
                                <a:lnTo>
                                  <a:pt x="715" y="317"/>
                                </a:lnTo>
                                <a:lnTo>
                                  <a:pt x="706" y="312"/>
                                </a:lnTo>
                                <a:lnTo>
                                  <a:pt x="701" y="308"/>
                                </a:lnTo>
                                <a:lnTo>
                                  <a:pt x="691" y="303"/>
                                </a:lnTo>
                                <a:lnTo>
                                  <a:pt x="682" y="308"/>
                                </a:lnTo>
                                <a:lnTo>
                                  <a:pt x="672" y="308"/>
                                </a:lnTo>
                                <a:lnTo>
                                  <a:pt x="663" y="317"/>
                                </a:lnTo>
                                <a:lnTo>
                                  <a:pt x="658" y="332"/>
                                </a:lnTo>
                                <a:lnTo>
                                  <a:pt x="653" y="351"/>
                                </a:lnTo>
                                <a:lnTo>
                                  <a:pt x="648" y="365"/>
                                </a:lnTo>
                                <a:lnTo>
                                  <a:pt x="648" y="389"/>
                                </a:lnTo>
                                <a:lnTo>
                                  <a:pt x="648" y="408"/>
                                </a:lnTo>
                                <a:lnTo>
                                  <a:pt x="658" y="428"/>
                                </a:lnTo>
                                <a:lnTo>
                                  <a:pt x="672" y="447"/>
                                </a:lnTo>
                                <a:lnTo>
                                  <a:pt x="691" y="461"/>
                                </a:lnTo>
                                <a:lnTo>
                                  <a:pt x="715" y="471"/>
                                </a:lnTo>
                                <a:lnTo>
                                  <a:pt x="735" y="476"/>
                                </a:lnTo>
                                <a:lnTo>
                                  <a:pt x="759" y="471"/>
                                </a:lnTo>
                                <a:lnTo>
                                  <a:pt x="773" y="466"/>
                                </a:lnTo>
                                <a:lnTo>
                                  <a:pt x="792" y="452"/>
                                </a:lnTo>
                                <a:lnTo>
                                  <a:pt x="802" y="432"/>
                                </a:lnTo>
                                <a:lnTo>
                                  <a:pt x="811" y="404"/>
                                </a:lnTo>
                                <a:lnTo>
                                  <a:pt x="816" y="375"/>
                                </a:lnTo>
                                <a:lnTo>
                                  <a:pt x="816" y="336"/>
                                </a:lnTo>
                                <a:lnTo>
                                  <a:pt x="811" y="303"/>
                                </a:lnTo>
                                <a:lnTo>
                                  <a:pt x="802" y="269"/>
                                </a:lnTo>
                                <a:lnTo>
                                  <a:pt x="783" y="240"/>
                                </a:lnTo>
                                <a:lnTo>
                                  <a:pt x="759" y="216"/>
                                </a:lnTo>
                                <a:lnTo>
                                  <a:pt x="725" y="202"/>
                                </a:lnTo>
                                <a:lnTo>
                                  <a:pt x="687" y="197"/>
                                </a:lnTo>
                                <a:lnTo>
                                  <a:pt x="634" y="207"/>
                                </a:lnTo>
                                <a:lnTo>
                                  <a:pt x="619" y="183"/>
                                </a:lnTo>
                                <a:lnTo>
                                  <a:pt x="600" y="164"/>
                                </a:lnTo>
                                <a:lnTo>
                                  <a:pt x="576" y="144"/>
                                </a:lnTo>
                                <a:lnTo>
                                  <a:pt x="552" y="130"/>
                                </a:lnTo>
                                <a:lnTo>
                                  <a:pt x="528" y="120"/>
                                </a:lnTo>
                                <a:lnTo>
                                  <a:pt x="504" y="120"/>
                                </a:lnTo>
                                <a:lnTo>
                                  <a:pt x="485" y="130"/>
                                </a:lnTo>
                                <a:lnTo>
                                  <a:pt x="471" y="149"/>
                                </a:lnTo>
                                <a:lnTo>
                                  <a:pt x="461" y="183"/>
                                </a:lnTo>
                                <a:lnTo>
                                  <a:pt x="461" y="207"/>
                                </a:lnTo>
                                <a:lnTo>
                                  <a:pt x="471" y="231"/>
                                </a:lnTo>
                                <a:lnTo>
                                  <a:pt x="480" y="245"/>
                                </a:lnTo>
                                <a:lnTo>
                                  <a:pt x="490" y="250"/>
                                </a:lnTo>
                                <a:lnTo>
                                  <a:pt x="499" y="250"/>
                                </a:lnTo>
                                <a:lnTo>
                                  <a:pt x="509" y="245"/>
                                </a:lnTo>
                                <a:lnTo>
                                  <a:pt x="519" y="245"/>
                                </a:lnTo>
                                <a:lnTo>
                                  <a:pt x="528" y="240"/>
                                </a:lnTo>
                                <a:lnTo>
                                  <a:pt x="538" y="236"/>
                                </a:lnTo>
                                <a:lnTo>
                                  <a:pt x="543" y="226"/>
                                </a:lnTo>
                                <a:lnTo>
                                  <a:pt x="543" y="221"/>
                                </a:lnTo>
                                <a:lnTo>
                                  <a:pt x="543" y="207"/>
                                </a:lnTo>
                                <a:lnTo>
                                  <a:pt x="538" y="202"/>
                                </a:lnTo>
                                <a:lnTo>
                                  <a:pt x="533" y="202"/>
                                </a:lnTo>
                                <a:lnTo>
                                  <a:pt x="528" y="212"/>
                                </a:lnTo>
                                <a:lnTo>
                                  <a:pt x="519" y="221"/>
                                </a:lnTo>
                                <a:lnTo>
                                  <a:pt x="509" y="221"/>
                                </a:lnTo>
                                <a:lnTo>
                                  <a:pt x="499" y="221"/>
                                </a:lnTo>
                                <a:lnTo>
                                  <a:pt x="490" y="216"/>
                                </a:lnTo>
                                <a:lnTo>
                                  <a:pt x="485" y="207"/>
                                </a:lnTo>
                                <a:lnTo>
                                  <a:pt x="480" y="192"/>
                                </a:lnTo>
                                <a:lnTo>
                                  <a:pt x="485" y="178"/>
                                </a:lnTo>
                                <a:lnTo>
                                  <a:pt x="490" y="168"/>
                                </a:lnTo>
                                <a:lnTo>
                                  <a:pt x="495" y="154"/>
                                </a:lnTo>
                                <a:lnTo>
                                  <a:pt x="504" y="149"/>
                                </a:lnTo>
                                <a:lnTo>
                                  <a:pt x="523" y="144"/>
                                </a:lnTo>
                                <a:lnTo>
                                  <a:pt x="543" y="149"/>
                                </a:lnTo>
                                <a:lnTo>
                                  <a:pt x="562" y="159"/>
                                </a:lnTo>
                                <a:lnTo>
                                  <a:pt x="581" y="168"/>
                                </a:lnTo>
                                <a:lnTo>
                                  <a:pt x="595" y="188"/>
                                </a:lnTo>
                                <a:lnTo>
                                  <a:pt x="610" y="216"/>
                                </a:lnTo>
                                <a:lnTo>
                                  <a:pt x="615" y="231"/>
                                </a:lnTo>
                                <a:lnTo>
                                  <a:pt x="619" y="245"/>
                                </a:lnTo>
                                <a:lnTo>
                                  <a:pt x="619" y="264"/>
                                </a:lnTo>
                                <a:lnTo>
                                  <a:pt x="619" y="288"/>
                                </a:lnTo>
                                <a:lnTo>
                                  <a:pt x="615" y="308"/>
                                </a:lnTo>
                                <a:lnTo>
                                  <a:pt x="600" y="327"/>
                                </a:lnTo>
                                <a:lnTo>
                                  <a:pt x="581" y="341"/>
                                </a:lnTo>
                                <a:lnTo>
                                  <a:pt x="547" y="356"/>
                                </a:lnTo>
                                <a:lnTo>
                                  <a:pt x="552" y="332"/>
                                </a:lnTo>
                                <a:lnTo>
                                  <a:pt x="557" y="317"/>
                                </a:lnTo>
                                <a:lnTo>
                                  <a:pt x="557" y="308"/>
                                </a:lnTo>
                                <a:lnTo>
                                  <a:pt x="557" y="303"/>
                                </a:lnTo>
                                <a:lnTo>
                                  <a:pt x="552" y="303"/>
                                </a:lnTo>
                                <a:lnTo>
                                  <a:pt x="547" y="312"/>
                                </a:lnTo>
                                <a:lnTo>
                                  <a:pt x="543" y="322"/>
                                </a:lnTo>
                                <a:lnTo>
                                  <a:pt x="523" y="332"/>
                                </a:lnTo>
                                <a:lnTo>
                                  <a:pt x="509" y="336"/>
                                </a:lnTo>
                                <a:lnTo>
                                  <a:pt x="490" y="341"/>
                                </a:lnTo>
                                <a:lnTo>
                                  <a:pt x="471" y="341"/>
                                </a:lnTo>
                                <a:lnTo>
                                  <a:pt x="451" y="341"/>
                                </a:lnTo>
                                <a:lnTo>
                                  <a:pt x="432" y="332"/>
                                </a:lnTo>
                                <a:lnTo>
                                  <a:pt x="413" y="322"/>
                                </a:lnTo>
                                <a:lnTo>
                                  <a:pt x="399" y="308"/>
                                </a:lnTo>
                                <a:lnTo>
                                  <a:pt x="379" y="288"/>
                                </a:lnTo>
                                <a:lnTo>
                                  <a:pt x="360" y="240"/>
                                </a:lnTo>
                                <a:lnTo>
                                  <a:pt x="346" y="192"/>
                                </a:lnTo>
                                <a:lnTo>
                                  <a:pt x="331" y="144"/>
                                </a:lnTo>
                                <a:lnTo>
                                  <a:pt x="322" y="96"/>
                                </a:lnTo>
                                <a:lnTo>
                                  <a:pt x="307" y="58"/>
                                </a:lnTo>
                                <a:lnTo>
                                  <a:pt x="288" y="24"/>
                                </a:lnTo>
                                <a:lnTo>
                                  <a:pt x="255" y="5"/>
                                </a:lnTo>
                                <a:lnTo>
                                  <a:pt x="207" y="0"/>
                                </a:lnTo>
                                <a:lnTo>
                                  <a:pt x="173" y="5"/>
                                </a:lnTo>
                                <a:lnTo>
                                  <a:pt x="144" y="24"/>
                                </a:lnTo>
                                <a:lnTo>
                                  <a:pt x="115" y="53"/>
                                </a:lnTo>
                                <a:lnTo>
                                  <a:pt x="96" y="87"/>
                                </a:lnTo>
                                <a:lnTo>
                                  <a:pt x="82" y="135"/>
                                </a:lnTo>
                                <a:lnTo>
                                  <a:pt x="72" y="188"/>
                                </a:lnTo>
                                <a:lnTo>
                                  <a:pt x="67" y="255"/>
                                </a:lnTo>
                                <a:lnTo>
                                  <a:pt x="67" y="322"/>
                                </a:lnTo>
                                <a:lnTo>
                                  <a:pt x="67" y="351"/>
                                </a:lnTo>
                                <a:lnTo>
                                  <a:pt x="77" y="380"/>
                                </a:lnTo>
                                <a:lnTo>
                                  <a:pt x="87" y="413"/>
                                </a:lnTo>
                                <a:lnTo>
                                  <a:pt x="96" y="447"/>
                                </a:lnTo>
                                <a:lnTo>
                                  <a:pt x="111" y="476"/>
                                </a:lnTo>
                                <a:lnTo>
                                  <a:pt x="125" y="500"/>
                                </a:lnTo>
                                <a:lnTo>
                                  <a:pt x="139" y="524"/>
                                </a:lnTo>
                                <a:lnTo>
                                  <a:pt x="149" y="543"/>
                                </a:lnTo>
                                <a:lnTo>
                                  <a:pt x="163" y="557"/>
                                </a:lnTo>
                                <a:lnTo>
                                  <a:pt x="173" y="576"/>
                                </a:lnTo>
                                <a:lnTo>
                                  <a:pt x="178" y="596"/>
                                </a:lnTo>
                                <a:lnTo>
                                  <a:pt x="183" y="615"/>
                                </a:lnTo>
                                <a:lnTo>
                                  <a:pt x="187" y="634"/>
                                </a:lnTo>
                                <a:lnTo>
                                  <a:pt x="192" y="653"/>
                                </a:lnTo>
                                <a:lnTo>
                                  <a:pt x="192" y="672"/>
                                </a:lnTo>
                                <a:lnTo>
                                  <a:pt x="192" y="682"/>
                                </a:lnTo>
                                <a:lnTo>
                                  <a:pt x="187" y="701"/>
                                </a:lnTo>
                                <a:lnTo>
                                  <a:pt x="178" y="653"/>
                                </a:lnTo>
                                <a:lnTo>
                                  <a:pt x="163" y="610"/>
                                </a:lnTo>
                                <a:lnTo>
                                  <a:pt x="144" y="567"/>
                                </a:lnTo>
                                <a:lnTo>
                                  <a:pt x="125" y="528"/>
                                </a:lnTo>
                                <a:lnTo>
                                  <a:pt x="101" y="495"/>
                                </a:lnTo>
                                <a:lnTo>
                                  <a:pt x="82" y="456"/>
                                </a:lnTo>
                                <a:lnTo>
                                  <a:pt x="67" y="423"/>
                                </a:lnTo>
                                <a:lnTo>
                                  <a:pt x="63" y="389"/>
                                </a:lnTo>
                                <a:lnTo>
                                  <a:pt x="53" y="408"/>
                                </a:lnTo>
                                <a:lnTo>
                                  <a:pt x="29" y="428"/>
                                </a:lnTo>
                                <a:lnTo>
                                  <a:pt x="15" y="442"/>
                                </a:lnTo>
                                <a:lnTo>
                                  <a:pt x="5" y="461"/>
                                </a:lnTo>
                                <a:lnTo>
                                  <a:pt x="0" y="480"/>
                                </a:lnTo>
                                <a:lnTo>
                                  <a:pt x="5" y="500"/>
                                </a:lnTo>
                                <a:lnTo>
                                  <a:pt x="15" y="524"/>
                                </a:lnTo>
                                <a:lnTo>
                                  <a:pt x="29" y="538"/>
                                </a:lnTo>
                                <a:lnTo>
                                  <a:pt x="48" y="557"/>
                                </a:lnTo>
                                <a:lnTo>
                                  <a:pt x="58" y="567"/>
                                </a:lnTo>
                                <a:lnTo>
                                  <a:pt x="67" y="581"/>
                                </a:lnTo>
                                <a:lnTo>
                                  <a:pt x="67" y="591"/>
                                </a:lnTo>
                                <a:lnTo>
                                  <a:pt x="67" y="600"/>
                                </a:lnTo>
                                <a:lnTo>
                                  <a:pt x="58" y="610"/>
                                </a:lnTo>
                                <a:lnTo>
                                  <a:pt x="53" y="620"/>
                                </a:lnTo>
                                <a:lnTo>
                                  <a:pt x="39" y="624"/>
                                </a:lnTo>
                                <a:lnTo>
                                  <a:pt x="29" y="634"/>
                                </a:lnTo>
                                <a:lnTo>
                                  <a:pt x="19" y="639"/>
                                </a:lnTo>
                                <a:lnTo>
                                  <a:pt x="10" y="653"/>
                                </a:lnTo>
                                <a:lnTo>
                                  <a:pt x="5" y="672"/>
                                </a:lnTo>
                                <a:lnTo>
                                  <a:pt x="5" y="692"/>
                                </a:lnTo>
                                <a:lnTo>
                                  <a:pt x="10" y="711"/>
                                </a:lnTo>
                                <a:lnTo>
                                  <a:pt x="15" y="730"/>
                                </a:lnTo>
                                <a:lnTo>
                                  <a:pt x="24" y="749"/>
                                </a:lnTo>
                                <a:lnTo>
                                  <a:pt x="39" y="768"/>
                                </a:lnTo>
                                <a:lnTo>
                                  <a:pt x="58" y="778"/>
                                </a:lnTo>
                                <a:lnTo>
                                  <a:pt x="72" y="783"/>
                                </a:lnTo>
                                <a:lnTo>
                                  <a:pt x="87" y="778"/>
                                </a:lnTo>
                                <a:lnTo>
                                  <a:pt x="101" y="768"/>
                                </a:lnTo>
                                <a:lnTo>
                                  <a:pt x="111" y="759"/>
                                </a:lnTo>
                                <a:lnTo>
                                  <a:pt x="120" y="744"/>
                                </a:lnTo>
                                <a:lnTo>
                                  <a:pt x="130" y="730"/>
                                </a:lnTo>
                                <a:lnTo>
                                  <a:pt x="135" y="720"/>
                                </a:lnTo>
                                <a:lnTo>
                                  <a:pt x="139" y="740"/>
                                </a:lnTo>
                                <a:lnTo>
                                  <a:pt x="139" y="754"/>
                                </a:lnTo>
                                <a:lnTo>
                                  <a:pt x="144" y="768"/>
                                </a:lnTo>
                                <a:lnTo>
                                  <a:pt x="149" y="783"/>
                                </a:lnTo>
                                <a:lnTo>
                                  <a:pt x="154" y="788"/>
                                </a:lnTo>
                                <a:lnTo>
                                  <a:pt x="163" y="797"/>
                                </a:lnTo>
                                <a:lnTo>
                                  <a:pt x="168" y="802"/>
                                </a:lnTo>
                                <a:lnTo>
                                  <a:pt x="178" y="802"/>
                                </a:lnTo>
                                <a:lnTo>
                                  <a:pt x="192" y="802"/>
                                </a:lnTo>
                                <a:lnTo>
                                  <a:pt x="202" y="797"/>
                                </a:lnTo>
                                <a:lnTo>
                                  <a:pt x="211" y="788"/>
                                </a:lnTo>
                                <a:lnTo>
                                  <a:pt x="221" y="778"/>
                                </a:lnTo>
                                <a:lnTo>
                                  <a:pt x="231" y="764"/>
                                </a:lnTo>
                                <a:lnTo>
                                  <a:pt x="240" y="744"/>
                                </a:lnTo>
                                <a:lnTo>
                                  <a:pt x="245" y="725"/>
                                </a:lnTo>
                                <a:lnTo>
                                  <a:pt x="250" y="706"/>
                                </a:lnTo>
                                <a:lnTo>
                                  <a:pt x="250" y="735"/>
                                </a:lnTo>
                                <a:lnTo>
                                  <a:pt x="255" y="759"/>
                                </a:lnTo>
                                <a:lnTo>
                                  <a:pt x="259" y="778"/>
                                </a:lnTo>
                                <a:lnTo>
                                  <a:pt x="264" y="792"/>
                                </a:lnTo>
                                <a:lnTo>
                                  <a:pt x="274" y="802"/>
                                </a:lnTo>
                                <a:lnTo>
                                  <a:pt x="279" y="812"/>
                                </a:lnTo>
                                <a:lnTo>
                                  <a:pt x="288" y="812"/>
                                </a:lnTo>
                                <a:lnTo>
                                  <a:pt x="298" y="807"/>
                                </a:lnTo>
                                <a:lnTo>
                                  <a:pt x="307" y="812"/>
                                </a:lnTo>
                                <a:lnTo>
                                  <a:pt x="317" y="812"/>
                                </a:lnTo>
                                <a:lnTo>
                                  <a:pt x="327" y="812"/>
                                </a:lnTo>
                                <a:lnTo>
                                  <a:pt x="336" y="812"/>
                                </a:lnTo>
                                <a:lnTo>
                                  <a:pt x="351" y="816"/>
                                </a:lnTo>
                                <a:lnTo>
                                  <a:pt x="355" y="826"/>
                                </a:lnTo>
                                <a:lnTo>
                                  <a:pt x="365" y="840"/>
                                </a:lnTo>
                                <a:lnTo>
                                  <a:pt x="370" y="855"/>
                                </a:lnTo>
                                <a:lnTo>
                                  <a:pt x="379" y="831"/>
                                </a:lnTo>
                                <a:lnTo>
                                  <a:pt x="379" y="802"/>
                                </a:lnTo>
                                <a:lnTo>
                                  <a:pt x="375" y="778"/>
                                </a:lnTo>
                                <a:lnTo>
                                  <a:pt x="360" y="754"/>
                                </a:lnTo>
                                <a:lnTo>
                                  <a:pt x="351" y="740"/>
                                </a:lnTo>
                                <a:lnTo>
                                  <a:pt x="341" y="725"/>
                                </a:lnTo>
                                <a:lnTo>
                                  <a:pt x="327" y="711"/>
                                </a:lnTo>
                                <a:lnTo>
                                  <a:pt x="312" y="696"/>
                                </a:lnTo>
                                <a:lnTo>
                                  <a:pt x="303" y="682"/>
                                </a:lnTo>
                                <a:lnTo>
                                  <a:pt x="288" y="668"/>
                                </a:lnTo>
                                <a:lnTo>
                                  <a:pt x="279" y="653"/>
                                </a:lnTo>
                                <a:lnTo>
                                  <a:pt x="274" y="644"/>
                                </a:lnTo>
                                <a:lnTo>
                                  <a:pt x="269" y="629"/>
                                </a:lnTo>
                                <a:lnTo>
                                  <a:pt x="274" y="624"/>
                                </a:lnTo>
                                <a:lnTo>
                                  <a:pt x="283" y="624"/>
                                </a:lnTo>
                                <a:lnTo>
                                  <a:pt x="293" y="634"/>
                                </a:lnTo>
                                <a:lnTo>
                                  <a:pt x="303" y="648"/>
                                </a:lnTo>
                                <a:lnTo>
                                  <a:pt x="307" y="663"/>
                                </a:lnTo>
                                <a:lnTo>
                                  <a:pt x="322" y="677"/>
                                </a:lnTo>
                                <a:lnTo>
                                  <a:pt x="331" y="692"/>
                                </a:lnTo>
                                <a:lnTo>
                                  <a:pt x="346" y="711"/>
                                </a:lnTo>
                                <a:lnTo>
                                  <a:pt x="355" y="725"/>
                                </a:lnTo>
                                <a:lnTo>
                                  <a:pt x="365" y="740"/>
                                </a:lnTo>
                                <a:lnTo>
                                  <a:pt x="375" y="7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" name="Freeform 54"/>
                        <wps:cNvSpPr>
                          <a:spLocks/>
                        </wps:cNvSpPr>
                        <wps:spPr bwMode="auto">
                          <a:xfrm>
                            <a:off x="2575" y="15028"/>
                            <a:ext cx="77" cy="183"/>
                          </a:xfrm>
                          <a:custGeom>
                            <a:avLst/>
                            <a:gdLst>
                              <a:gd name="T0" fmla="*/ 43 w 77"/>
                              <a:gd name="T1" fmla="*/ 0 h 183"/>
                              <a:gd name="T2" fmla="*/ 29 w 77"/>
                              <a:gd name="T3" fmla="*/ 10 h 183"/>
                              <a:gd name="T4" fmla="*/ 19 w 77"/>
                              <a:gd name="T5" fmla="*/ 29 h 183"/>
                              <a:gd name="T6" fmla="*/ 10 w 77"/>
                              <a:gd name="T7" fmla="*/ 48 h 183"/>
                              <a:gd name="T8" fmla="*/ 5 w 77"/>
                              <a:gd name="T9" fmla="*/ 77 h 183"/>
                              <a:gd name="T10" fmla="*/ 0 w 77"/>
                              <a:gd name="T11" fmla="*/ 101 h 183"/>
                              <a:gd name="T12" fmla="*/ 0 w 77"/>
                              <a:gd name="T13" fmla="*/ 130 h 183"/>
                              <a:gd name="T14" fmla="*/ 5 w 77"/>
                              <a:gd name="T15" fmla="*/ 154 h 183"/>
                              <a:gd name="T16" fmla="*/ 5 w 77"/>
                              <a:gd name="T17" fmla="*/ 183 h 183"/>
                              <a:gd name="T18" fmla="*/ 15 w 77"/>
                              <a:gd name="T19" fmla="*/ 159 h 183"/>
                              <a:gd name="T20" fmla="*/ 19 w 77"/>
                              <a:gd name="T21" fmla="*/ 144 h 183"/>
                              <a:gd name="T22" fmla="*/ 24 w 77"/>
                              <a:gd name="T23" fmla="*/ 125 h 183"/>
                              <a:gd name="T24" fmla="*/ 29 w 77"/>
                              <a:gd name="T25" fmla="*/ 106 h 183"/>
                              <a:gd name="T26" fmla="*/ 39 w 77"/>
                              <a:gd name="T27" fmla="*/ 91 h 183"/>
                              <a:gd name="T28" fmla="*/ 48 w 77"/>
                              <a:gd name="T29" fmla="*/ 87 h 183"/>
                              <a:gd name="T30" fmla="*/ 58 w 77"/>
                              <a:gd name="T31" fmla="*/ 87 h 183"/>
                              <a:gd name="T32" fmla="*/ 77 w 77"/>
                              <a:gd name="T33" fmla="*/ 87 h 183"/>
                              <a:gd name="T34" fmla="*/ 43 w 77"/>
                              <a:gd name="T35" fmla="*/ 0 h 18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77" h="183">
                                <a:moveTo>
                                  <a:pt x="43" y="0"/>
                                </a:moveTo>
                                <a:lnTo>
                                  <a:pt x="29" y="10"/>
                                </a:lnTo>
                                <a:lnTo>
                                  <a:pt x="19" y="29"/>
                                </a:lnTo>
                                <a:lnTo>
                                  <a:pt x="10" y="48"/>
                                </a:lnTo>
                                <a:lnTo>
                                  <a:pt x="5" y="77"/>
                                </a:lnTo>
                                <a:lnTo>
                                  <a:pt x="0" y="101"/>
                                </a:lnTo>
                                <a:lnTo>
                                  <a:pt x="0" y="130"/>
                                </a:lnTo>
                                <a:lnTo>
                                  <a:pt x="5" y="154"/>
                                </a:lnTo>
                                <a:lnTo>
                                  <a:pt x="5" y="183"/>
                                </a:lnTo>
                                <a:lnTo>
                                  <a:pt x="15" y="159"/>
                                </a:lnTo>
                                <a:lnTo>
                                  <a:pt x="19" y="144"/>
                                </a:lnTo>
                                <a:lnTo>
                                  <a:pt x="24" y="125"/>
                                </a:lnTo>
                                <a:lnTo>
                                  <a:pt x="29" y="106"/>
                                </a:lnTo>
                                <a:lnTo>
                                  <a:pt x="39" y="91"/>
                                </a:lnTo>
                                <a:lnTo>
                                  <a:pt x="48" y="87"/>
                                </a:lnTo>
                                <a:lnTo>
                                  <a:pt x="58" y="87"/>
                                </a:lnTo>
                                <a:lnTo>
                                  <a:pt x="77" y="87"/>
                                </a:lnTo>
                                <a:lnTo>
                                  <a:pt x="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" name="Freeform 55"/>
                        <wps:cNvSpPr>
                          <a:spLocks/>
                        </wps:cNvSpPr>
                        <wps:spPr bwMode="auto">
                          <a:xfrm>
                            <a:off x="2518" y="14947"/>
                            <a:ext cx="57" cy="86"/>
                          </a:xfrm>
                          <a:custGeom>
                            <a:avLst/>
                            <a:gdLst>
                              <a:gd name="T0" fmla="*/ 9 w 57"/>
                              <a:gd name="T1" fmla="*/ 9 h 86"/>
                              <a:gd name="T2" fmla="*/ 0 w 57"/>
                              <a:gd name="T3" fmla="*/ 28 h 86"/>
                              <a:gd name="T4" fmla="*/ 0 w 57"/>
                              <a:gd name="T5" fmla="*/ 48 h 86"/>
                              <a:gd name="T6" fmla="*/ 0 w 57"/>
                              <a:gd name="T7" fmla="*/ 67 h 86"/>
                              <a:gd name="T8" fmla="*/ 9 w 57"/>
                              <a:gd name="T9" fmla="*/ 81 h 86"/>
                              <a:gd name="T10" fmla="*/ 19 w 57"/>
                              <a:gd name="T11" fmla="*/ 86 h 86"/>
                              <a:gd name="T12" fmla="*/ 33 w 57"/>
                              <a:gd name="T13" fmla="*/ 81 h 86"/>
                              <a:gd name="T14" fmla="*/ 43 w 57"/>
                              <a:gd name="T15" fmla="*/ 76 h 86"/>
                              <a:gd name="T16" fmla="*/ 52 w 57"/>
                              <a:gd name="T17" fmla="*/ 67 h 86"/>
                              <a:gd name="T18" fmla="*/ 57 w 57"/>
                              <a:gd name="T19" fmla="*/ 52 h 86"/>
                              <a:gd name="T20" fmla="*/ 57 w 57"/>
                              <a:gd name="T21" fmla="*/ 38 h 86"/>
                              <a:gd name="T22" fmla="*/ 52 w 57"/>
                              <a:gd name="T23" fmla="*/ 24 h 86"/>
                              <a:gd name="T24" fmla="*/ 48 w 57"/>
                              <a:gd name="T25" fmla="*/ 9 h 86"/>
                              <a:gd name="T26" fmla="*/ 43 w 57"/>
                              <a:gd name="T27" fmla="*/ 4 h 86"/>
                              <a:gd name="T28" fmla="*/ 28 w 57"/>
                              <a:gd name="T29" fmla="*/ 0 h 86"/>
                              <a:gd name="T30" fmla="*/ 19 w 57"/>
                              <a:gd name="T31" fmla="*/ 0 h 86"/>
                              <a:gd name="T32" fmla="*/ 9 w 57"/>
                              <a:gd name="T33" fmla="*/ 9 h 8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</a:cxnLst>
                            <a:rect l="0" t="0" r="r" b="b"/>
                            <a:pathLst>
                              <a:path w="57" h="86">
                                <a:moveTo>
                                  <a:pt x="9" y="9"/>
                                </a:moveTo>
                                <a:lnTo>
                                  <a:pt x="0" y="28"/>
                                </a:lnTo>
                                <a:lnTo>
                                  <a:pt x="0" y="48"/>
                                </a:lnTo>
                                <a:lnTo>
                                  <a:pt x="0" y="67"/>
                                </a:lnTo>
                                <a:lnTo>
                                  <a:pt x="9" y="81"/>
                                </a:lnTo>
                                <a:lnTo>
                                  <a:pt x="19" y="86"/>
                                </a:lnTo>
                                <a:lnTo>
                                  <a:pt x="33" y="81"/>
                                </a:lnTo>
                                <a:lnTo>
                                  <a:pt x="43" y="76"/>
                                </a:lnTo>
                                <a:lnTo>
                                  <a:pt x="52" y="67"/>
                                </a:lnTo>
                                <a:lnTo>
                                  <a:pt x="57" y="52"/>
                                </a:lnTo>
                                <a:lnTo>
                                  <a:pt x="57" y="38"/>
                                </a:lnTo>
                                <a:lnTo>
                                  <a:pt x="52" y="24"/>
                                </a:lnTo>
                                <a:lnTo>
                                  <a:pt x="48" y="9"/>
                                </a:lnTo>
                                <a:lnTo>
                                  <a:pt x="43" y="4"/>
                                </a:lnTo>
                                <a:lnTo>
                                  <a:pt x="28" y="0"/>
                                </a:lnTo>
                                <a:lnTo>
                                  <a:pt x="19" y="0"/>
                                </a:lnTo>
                                <a:lnTo>
                                  <a:pt x="9" y="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" name="Freeform 56"/>
                        <wps:cNvSpPr>
                          <a:spLocks/>
                        </wps:cNvSpPr>
                        <wps:spPr bwMode="auto">
                          <a:xfrm>
                            <a:off x="2729" y="15028"/>
                            <a:ext cx="1195" cy="615"/>
                          </a:xfrm>
                          <a:custGeom>
                            <a:avLst/>
                            <a:gdLst>
                              <a:gd name="T0" fmla="*/ 153 w 1195"/>
                              <a:gd name="T1" fmla="*/ 523 h 615"/>
                              <a:gd name="T2" fmla="*/ 297 w 1195"/>
                              <a:gd name="T3" fmla="*/ 499 h 615"/>
                              <a:gd name="T4" fmla="*/ 432 w 1195"/>
                              <a:gd name="T5" fmla="*/ 423 h 615"/>
                              <a:gd name="T6" fmla="*/ 523 w 1195"/>
                              <a:gd name="T7" fmla="*/ 274 h 615"/>
                              <a:gd name="T8" fmla="*/ 537 w 1195"/>
                              <a:gd name="T9" fmla="*/ 317 h 615"/>
                              <a:gd name="T10" fmla="*/ 547 w 1195"/>
                              <a:gd name="T11" fmla="*/ 423 h 615"/>
                              <a:gd name="T12" fmla="*/ 600 w 1195"/>
                              <a:gd name="T13" fmla="*/ 432 h 615"/>
                              <a:gd name="T14" fmla="*/ 624 w 1195"/>
                              <a:gd name="T15" fmla="*/ 456 h 615"/>
                              <a:gd name="T16" fmla="*/ 681 w 1195"/>
                              <a:gd name="T17" fmla="*/ 562 h 615"/>
                              <a:gd name="T18" fmla="*/ 729 w 1195"/>
                              <a:gd name="T19" fmla="*/ 605 h 615"/>
                              <a:gd name="T20" fmla="*/ 763 w 1195"/>
                              <a:gd name="T21" fmla="*/ 499 h 615"/>
                              <a:gd name="T22" fmla="*/ 710 w 1195"/>
                              <a:gd name="T23" fmla="*/ 370 h 615"/>
                              <a:gd name="T24" fmla="*/ 816 w 1195"/>
                              <a:gd name="T25" fmla="*/ 490 h 615"/>
                              <a:gd name="T26" fmla="*/ 921 w 1195"/>
                              <a:gd name="T27" fmla="*/ 523 h 615"/>
                              <a:gd name="T28" fmla="*/ 921 w 1195"/>
                              <a:gd name="T29" fmla="*/ 451 h 615"/>
                              <a:gd name="T30" fmla="*/ 849 w 1195"/>
                              <a:gd name="T31" fmla="*/ 355 h 615"/>
                              <a:gd name="T32" fmla="*/ 801 w 1195"/>
                              <a:gd name="T33" fmla="*/ 317 h 615"/>
                              <a:gd name="T34" fmla="*/ 873 w 1195"/>
                              <a:gd name="T35" fmla="*/ 331 h 615"/>
                              <a:gd name="T36" fmla="*/ 941 w 1195"/>
                              <a:gd name="T37" fmla="*/ 341 h 615"/>
                              <a:gd name="T38" fmla="*/ 1003 w 1195"/>
                              <a:gd name="T39" fmla="*/ 375 h 615"/>
                              <a:gd name="T40" fmla="*/ 1065 w 1195"/>
                              <a:gd name="T41" fmla="*/ 432 h 615"/>
                              <a:gd name="T42" fmla="*/ 1104 w 1195"/>
                              <a:gd name="T43" fmla="*/ 432 h 615"/>
                              <a:gd name="T44" fmla="*/ 1118 w 1195"/>
                              <a:gd name="T45" fmla="*/ 451 h 615"/>
                              <a:gd name="T46" fmla="*/ 1085 w 1195"/>
                              <a:gd name="T47" fmla="*/ 447 h 615"/>
                              <a:gd name="T48" fmla="*/ 1051 w 1195"/>
                              <a:gd name="T49" fmla="*/ 475 h 615"/>
                              <a:gd name="T50" fmla="*/ 1051 w 1195"/>
                              <a:gd name="T51" fmla="*/ 547 h 615"/>
                              <a:gd name="T52" fmla="*/ 1099 w 1195"/>
                              <a:gd name="T53" fmla="*/ 595 h 615"/>
                              <a:gd name="T54" fmla="*/ 1161 w 1195"/>
                              <a:gd name="T55" fmla="*/ 576 h 615"/>
                              <a:gd name="T56" fmla="*/ 1195 w 1195"/>
                              <a:gd name="T57" fmla="*/ 485 h 615"/>
                              <a:gd name="T58" fmla="*/ 1118 w 1195"/>
                              <a:gd name="T59" fmla="*/ 355 h 615"/>
                              <a:gd name="T60" fmla="*/ 1013 w 1195"/>
                              <a:gd name="T61" fmla="*/ 288 h 615"/>
                              <a:gd name="T62" fmla="*/ 893 w 1195"/>
                              <a:gd name="T63" fmla="*/ 269 h 615"/>
                              <a:gd name="T64" fmla="*/ 773 w 1195"/>
                              <a:gd name="T65" fmla="*/ 259 h 615"/>
                              <a:gd name="T66" fmla="*/ 681 w 1195"/>
                              <a:gd name="T67" fmla="*/ 231 h 615"/>
                              <a:gd name="T68" fmla="*/ 629 w 1195"/>
                              <a:gd name="T69" fmla="*/ 154 h 615"/>
                              <a:gd name="T70" fmla="*/ 638 w 1195"/>
                              <a:gd name="T71" fmla="*/ 58 h 615"/>
                              <a:gd name="T72" fmla="*/ 705 w 1195"/>
                              <a:gd name="T73" fmla="*/ 53 h 615"/>
                              <a:gd name="T74" fmla="*/ 720 w 1195"/>
                              <a:gd name="T75" fmla="*/ 111 h 615"/>
                              <a:gd name="T76" fmla="*/ 701 w 1195"/>
                              <a:gd name="T77" fmla="*/ 154 h 615"/>
                              <a:gd name="T78" fmla="*/ 739 w 1195"/>
                              <a:gd name="T79" fmla="*/ 149 h 615"/>
                              <a:gd name="T80" fmla="*/ 758 w 1195"/>
                              <a:gd name="T81" fmla="*/ 144 h 615"/>
                              <a:gd name="T82" fmla="*/ 777 w 1195"/>
                              <a:gd name="T83" fmla="*/ 168 h 615"/>
                              <a:gd name="T84" fmla="*/ 811 w 1195"/>
                              <a:gd name="T85" fmla="*/ 154 h 615"/>
                              <a:gd name="T86" fmla="*/ 787 w 1195"/>
                              <a:gd name="T87" fmla="*/ 82 h 615"/>
                              <a:gd name="T88" fmla="*/ 734 w 1195"/>
                              <a:gd name="T89" fmla="*/ 24 h 615"/>
                              <a:gd name="T90" fmla="*/ 653 w 1195"/>
                              <a:gd name="T91" fmla="*/ 0 h 615"/>
                              <a:gd name="T92" fmla="*/ 552 w 1195"/>
                              <a:gd name="T93" fmla="*/ 34 h 615"/>
                              <a:gd name="T94" fmla="*/ 475 w 1195"/>
                              <a:gd name="T95" fmla="*/ 149 h 615"/>
                              <a:gd name="T96" fmla="*/ 408 w 1195"/>
                              <a:gd name="T97" fmla="*/ 250 h 615"/>
                              <a:gd name="T98" fmla="*/ 336 w 1195"/>
                              <a:gd name="T99" fmla="*/ 322 h 615"/>
                              <a:gd name="T100" fmla="*/ 245 w 1195"/>
                              <a:gd name="T101" fmla="*/ 379 h 615"/>
                              <a:gd name="T102" fmla="*/ 125 w 1195"/>
                              <a:gd name="T103" fmla="*/ 403 h 615"/>
                              <a:gd name="T104" fmla="*/ 14 w 1195"/>
                              <a:gd name="T105" fmla="*/ 413 h 615"/>
                              <a:gd name="T106" fmla="*/ 53 w 1195"/>
                              <a:gd name="T107" fmla="*/ 461 h 6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1195" h="615">
                                <a:moveTo>
                                  <a:pt x="67" y="509"/>
                                </a:moveTo>
                                <a:lnTo>
                                  <a:pt x="91" y="514"/>
                                </a:lnTo>
                                <a:lnTo>
                                  <a:pt x="120" y="519"/>
                                </a:lnTo>
                                <a:lnTo>
                                  <a:pt x="153" y="523"/>
                                </a:lnTo>
                                <a:lnTo>
                                  <a:pt x="187" y="523"/>
                                </a:lnTo>
                                <a:lnTo>
                                  <a:pt x="225" y="519"/>
                                </a:lnTo>
                                <a:lnTo>
                                  <a:pt x="259" y="509"/>
                                </a:lnTo>
                                <a:lnTo>
                                  <a:pt x="297" y="499"/>
                                </a:lnTo>
                                <a:lnTo>
                                  <a:pt x="336" y="490"/>
                                </a:lnTo>
                                <a:lnTo>
                                  <a:pt x="369" y="471"/>
                                </a:lnTo>
                                <a:lnTo>
                                  <a:pt x="403" y="451"/>
                                </a:lnTo>
                                <a:lnTo>
                                  <a:pt x="432" y="423"/>
                                </a:lnTo>
                                <a:lnTo>
                                  <a:pt x="461" y="394"/>
                                </a:lnTo>
                                <a:lnTo>
                                  <a:pt x="489" y="360"/>
                                </a:lnTo>
                                <a:lnTo>
                                  <a:pt x="509" y="317"/>
                                </a:lnTo>
                                <a:lnTo>
                                  <a:pt x="523" y="274"/>
                                </a:lnTo>
                                <a:lnTo>
                                  <a:pt x="537" y="226"/>
                                </a:lnTo>
                                <a:lnTo>
                                  <a:pt x="542" y="250"/>
                                </a:lnTo>
                                <a:lnTo>
                                  <a:pt x="537" y="279"/>
                                </a:lnTo>
                                <a:lnTo>
                                  <a:pt x="537" y="317"/>
                                </a:lnTo>
                                <a:lnTo>
                                  <a:pt x="533" y="355"/>
                                </a:lnTo>
                                <a:lnTo>
                                  <a:pt x="533" y="379"/>
                                </a:lnTo>
                                <a:lnTo>
                                  <a:pt x="537" y="399"/>
                                </a:lnTo>
                                <a:lnTo>
                                  <a:pt x="547" y="423"/>
                                </a:lnTo>
                                <a:lnTo>
                                  <a:pt x="557" y="437"/>
                                </a:lnTo>
                                <a:lnTo>
                                  <a:pt x="571" y="447"/>
                                </a:lnTo>
                                <a:lnTo>
                                  <a:pt x="585" y="447"/>
                                </a:lnTo>
                                <a:lnTo>
                                  <a:pt x="600" y="432"/>
                                </a:lnTo>
                                <a:lnTo>
                                  <a:pt x="614" y="403"/>
                                </a:lnTo>
                                <a:lnTo>
                                  <a:pt x="624" y="384"/>
                                </a:lnTo>
                                <a:lnTo>
                                  <a:pt x="629" y="399"/>
                                </a:lnTo>
                                <a:lnTo>
                                  <a:pt x="624" y="456"/>
                                </a:lnTo>
                                <a:lnTo>
                                  <a:pt x="633" y="499"/>
                                </a:lnTo>
                                <a:lnTo>
                                  <a:pt x="648" y="528"/>
                                </a:lnTo>
                                <a:lnTo>
                                  <a:pt x="667" y="547"/>
                                </a:lnTo>
                                <a:lnTo>
                                  <a:pt x="681" y="562"/>
                                </a:lnTo>
                                <a:lnTo>
                                  <a:pt x="701" y="576"/>
                                </a:lnTo>
                                <a:lnTo>
                                  <a:pt x="710" y="591"/>
                                </a:lnTo>
                                <a:lnTo>
                                  <a:pt x="715" y="615"/>
                                </a:lnTo>
                                <a:lnTo>
                                  <a:pt x="729" y="605"/>
                                </a:lnTo>
                                <a:lnTo>
                                  <a:pt x="739" y="586"/>
                                </a:lnTo>
                                <a:lnTo>
                                  <a:pt x="753" y="562"/>
                                </a:lnTo>
                                <a:lnTo>
                                  <a:pt x="758" y="533"/>
                                </a:lnTo>
                                <a:lnTo>
                                  <a:pt x="763" y="499"/>
                                </a:lnTo>
                                <a:lnTo>
                                  <a:pt x="758" y="466"/>
                                </a:lnTo>
                                <a:lnTo>
                                  <a:pt x="749" y="427"/>
                                </a:lnTo>
                                <a:lnTo>
                                  <a:pt x="725" y="394"/>
                                </a:lnTo>
                                <a:lnTo>
                                  <a:pt x="710" y="370"/>
                                </a:lnTo>
                                <a:lnTo>
                                  <a:pt x="725" y="360"/>
                                </a:lnTo>
                                <a:lnTo>
                                  <a:pt x="753" y="423"/>
                                </a:lnTo>
                                <a:lnTo>
                                  <a:pt x="787" y="466"/>
                                </a:lnTo>
                                <a:lnTo>
                                  <a:pt x="816" y="490"/>
                                </a:lnTo>
                                <a:lnTo>
                                  <a:pt x="854" y="499"/>
                                </a:lnTo>
                                <a:lnTo>
                                  <a:pt x="883" y="509"/>
                                </a:lnTo>
                                <a:lnTo>
                                  <a:pt x="907" y="514"/>
                                </a:lnTo>
                                <a:lnTo>
                                  <a:pt x="921" y="523"/>
                                </a:lnTo>
                                <a:lnTo>
                                  <a:pt x="931" y="538"/>
                                </a:lnTo>
                                <a:lnTo>
                                  <a:pt x="931" y="514"/>
                                </a:lnTo>
                                <a:lnTo>
                                  <a:pt x="931" y="485"/>
                                </a:lnTo>
                                <a:lnTo>
                                  <a:pt x="921" y="451"/>
                                </a:lnTo>
                                <a:lnTo>
                                  <a:pt x="907" y="423"/>
                                </a:lnTo>
                                <a:lnTo>
                                  <a:pt x="893" y="399"/>
                                </a:lnTo>
                                <a:lnTo>
                                  <a:pt x="869" y="375"/>
                                </a:lnTo>
                                <a:lnTo>
                                  <a:pt x="849" y="355"/>
                                </a:lnTo>
                                <a:lnTo>
                                  <a:pt x="825" y="346"/>
                                </a:lnTo>
                                <a:lnTo>
                                  <a:pt x="773" y="331"/>
                                </a:lnTo>
                                <a:lnTo>
                                  <a:pt x="782" y="312"/>
                                </a:lnTo>
                                <a:lnTo>
                                  <a:pt x="801" y="317"/>
                                </a:lnTo>
                                <a:lnTo>
                                  <a:pt x="816" y="327"/>
                                </a:lnTo>
                                <a:lnTo>
                                  <a:pt x="835" y="327"/>
                                </a:lnTo>
                                <a:lnTo>
                                  <a:pt x="854" y="331"/>
                                </a:lnTo>
                                <a:lnTo>
                                  <a:pt x="873" y="331"/>
                                </a:lnTo>
                                <a:lnTo>
                                  <a:pt x="888" y="331"/>
                                </a:lnTo>
                                <a:lnTo>
                                  <a:pt x="907" y="336"/>
                                </a:lnTo>
                                <a:lnTo>
                                  <a:pt x="921" y="336"/>
                                </a:lnTo>
                                <a:lnTo>
                                  <a:pt x="941" y="341"/>
                                </a:lnTo>
                                <a:lnTo>
                                  <a:pt x="955" y="346"/>
                                </a:lnTo>
                                <a:lnTo>
                                  <a:pt x="974" y="351"/>
                                </a:lnTo>
                                <a:lnTo>
                                  <a:pt x="989" y="360"/>
                                </a:lnTo>
                                <a:lnTo>
                                  <a:pt x="1003" y="375"/>
                                </a:lnTo>
                                <a:lnTo>
                                  <a:pt x="1022" y="389"/>
                                </a:lnTo>
                                <a:lnTo>
                                  <a:pt x="1041" y="403"/>
                                </a:lnTo>
                                <a:lnTo>
                                  <a:pt x="1056" y="427"/>
                                </a:lnTo>
                                <a:lnTo>
                                  <a:pt x="1065" y="432"/>
                                </a:lnTo>
                                <a:lnTo>
                                  <a:pt x="1075" y="432"/>
                                </a:lnTo>
                                <a:lnTo>
                                  <a:pt x="1085" y="432"/>
                                </a:lnTo>
                                <a:lnTo>
                                  <a:pt x="1094" y="432"/>
                                </a:lnTo>
                                <a:lnTo>
                                  <a:pt x="1104" y="432"/>
                                </a:lnTo>
                                <a:lnTo>
                                  <a:pt x="1113" y="437"/>
                                </a:lnTo>
                                <a:lnTo>
                                  <a:pt x="1118" y="442"/>
                                </a:lnTo>
                                <a:lnTo>
                                  <a:pt x="1128" y="451"/>
                                </a:lnTo>
                                <a:lnTo>
                                  <a:pt x="1118" y="451"/>
                                </a:lnTo>
                                <a:lnTo>
                                  <a:pt x="1109" y="451"/>
                                </a:lnTo>
                                <a:lnTo>
                                  <a:pt x="1104" y="447"/>
                                </a:lnTo>
                                <a:lnTo>
                                  <a:pt x="1094" y="447"/>
                                </a:lnTo>
                                <a:lnTo>
                                  <a:pt x="1085" y="447"/>
                                </a:lnTo>
                                <a:lnTo>
                                  <a:pt x="1075" y="447"/>
                                </a:lnTo>
                                <a:lnTo>
                                  <a:pt x="1070" y="451"/>
                                </a:lnTo>
                                <a:lnTo>
                                  <a:pt x="1061" y="456"/>
                                </a:lnTo>
                                <a:lnTo>
                                  <a:pt x="1051" y="475"/>
                                </a:lnTo>
                                <a:lnTo>
                                  <a:pt x="1046" y="495"/>
                                </a:lnTo>
                                <a:lnTo>
                                  <a:pt x="1046" y="514"/>
                                </a:lnTo>
                                <a:lnTo>
                                  <a:pt x="1046" y="533"/>
                                </a:lnTo>
                                <a:lnTo>
                                  <a:pt x="1051" y="547"/>
                                </a:lnTo>
                                <a:lnTo>
                                  <a:pt x="1061" y="562"/>
                                </a:lnTo>
                                <a:lnTo>
                                  <a:pt x="1070" y="576"/>
                                </a:lnTo>
                                <a:lnTo>
                                  <a:pt x="1080" y="586"/>
                                </a:lnTo>
                                <a:lnTo>
                                  <a:pt x="1099" y="595"/>
                                </a:lnTo>
                                <a:lnTo>
                                  <a:pt x="1113" y="595"/>
                                </a:lnTo>
                                <a:lnTo>
                                  <a:pt x="1128" y="595"/>
                                </a:lnTo>
                                <a:lnTo>
                                  <a:pt x="1147" y="591"/>
                                </a:lnTo>
                                <a:lnTo>
                                  <a:pt x="1161" y="576"/>
                                </a:lnTo>
                                <a:lnTo>
                                  <a:pt x="1176" y="562"/>
                                </a:lnTo>
                                <a:lnTo>
                                  <a:pt x="1185" y="538"/>
                                </a:lnTo>
                                <a:lnTo>
                                  <a:pt x="1195" y="514"/>
                                </a:lnTo>
                                <a:lnTo>
                                  <a:pt x="1195" y="485"/>
                                </a:lnTo>
                                <a:lnTo>
                                  <a:pt x="1181" y="451"/>
                                </a:lnTo>
                                <a:lnTo>
                                  <a:pt x="1166" y="418"/>
                                </a:lnTo>
                                <a:lnTo>
                                  <a:pt x="1142" y="384"/>
                                </a:lnTo>
                                <a:lnTo>
                                  <a:pt x="1118" y="355"/>
                                </a:lnTo>
                                <a:lnTo>
                                  <a:pt x="1089" y="327"/>
                                </a:lnTo>
                                <a:lnTo>
                                  <a:pt x="1065" y="307"/>
                                </a:lnTo>
                                <a:lnTo>
                                  <a:pt x="1041" y="298"/>
                                </a:lnTo>
                                <a:lnTo>
                                  <a:pt x="1013" y="288"/>
                                </a:lnTo>
                                <a:lnTo>
                                  <a:pt x="984" y="283"/>
                                </a:lnTo>
                                <a:lnTo>
                                  <a:pt x="955" y="279"/>
                                </a:lnTo>
                                <a:lnTo>
                                  <a:pt x="921" y="274"/>
                                </a:lnTo>
                                <a:lnTo>
                                  <a:pt x="893" y="269"/>
                                </a:lnTo>
                                <a:lnTo>
                                  <a:pt x="859" y="269"/>
                                </a:lnTo>
                                <a:lnTo>
                                  <a:pt x="830" y="264"/>
                                </a:lnTo>
                                <a:lnTo>
                                  <a:pt x="801" y="264"/>
                                </a:lnTo>
                                <a:lnTo>
                                  <a:pt x="773" y="259"/>
                                </a:lnTo>
                                <a:lnTo>
                                  <a:pt x="749" y="255"/>
                                </a:lnTo>
                                <a:lnTo>
                                  <a:pt x="725" y="250"/>
                                </a:lnTo>
                                <a:lnTo>
                                  <a:pt x="701" y="240"/>
                                </a:lnTo>
                                <a:lnTo>
                                  <a:pt x="681" y="231"/>
                                </a:lnTo>
                                <a:lnTo>
                                  <a:pt x="667" y="221"/>
                                </a:lnTo>
                                <a:lnTo>
                                  <a:pt x="653" y="207"/>
                                </a:lnTo>
                                <a:lnTo>
                                  <a:pt x="643" y="192"/>
                                </a:lnTo>
                                <a:lnTo>
                                  <a:pt x="629" y="154"/>
                                </a:lnTo>
                                <a:lnTo>
                                  <a:pt x="624" y="125"/>
                                </a:lnTo>
                                <a:lnTo>
                                  <a:pt x="624" y="96"/>
                                </a:lnTo>
                                <a:lnTo>
                                  <a:pt x="629" y="77"/>
                                </a:lnTo>
                                <a:lnTo>
                                  <a:pt x="638" y="58"/>
                                </a:lnTo>
                                <a:lnTo>
                                  <a:pt x="653" y="43"/>
                                </a:lnTo>
                                <a:lnTo>
                                  <a:pt x="667" y="43"/>
                                </a:lnTo>
                                <a:lnTo>
                                  <a:pt x="691" y="43"/>
                                </a:lnTo>
                                <a:lnTo>
                                  <a:pt x="705" y="53"/>
                                </a:lnTo>
                                <a:lnTo>
                                  <a:pt x="720" y="67"/>
                                </a:lnTo>
                                <a:lnTo>
                                  <a:pt x="725" y="82"/>
                                </a:lnTo>
                                <a:lnTo>
                                  <a:pt x="725" y="96"/>
                                </a:lnTo>
                                <a:lnTo>
                                  <a:pt x="720" y="111"/>
                                </a:lnTo>
                                <a:lnTo>
                                  <a:pt x="710" y="130"/>
                                </a:lnTo>
                                <a:lnTo>
                                  <a:pt x="701" y="139"/>
                                </a:lnTo>
                                <a:lnTo>
                                  <a:pt x="691" y="149"/>
                                </a:lnTo>
                                <a:lnTo>
                                  <a:pt x="701" y="154"/>
                                </a:lnTo>
                                <a:lnTo>
                                  <a:pt x="710" y="154"/>
                                </a:lnTo>
                                <a:lnTo>
                                  <a:pt x="720" y="154"/>
                                </a:lnTo>
                                <a:lnTo>
                                  <a:pt x="729" y="154"/>
                                </a:lnTo>
                                <a:lnTo>
                                  <a:pt x="739" y="149"/>
                                </a:lnTo>
                                <a:lnTo>
                                  <a:pt x="744" y="144"/>
                                </a:lnTo>
                                <a:lnTo>
                                  <a:pt x="749" y="139"/>
                                </a:lnTo>
                                <a:lnTo>
                                  <a:pt x="749" y="135"/>
                                </a:lnTo>
                                <a:lnTo>
                                  <a:pt x="758" y="144"/>
                                </a:lnTo>
                                <a:lnTo>
                                  <a:pt x="763" y="154"/>
                                </a:lnTo>
                                <a:lnTo>
                                  <a:pt x="768" y="163"/>
                                </a:lnTo>
                                <a:lnTo>
                                  <a:pt x="773" y="168"/>
                                </a:lnTo>
                                <a:lnTo>
                                  <a:pt x="777" y="168"/>
                                </a:lnTo>
                                <a:lnTo>
                                  <a:pt x="787" y="168"/>
                                </a:lnTo>
                                <a:lnTo>
                                  <a:pt x="792" y="168"/>
                                </a:lnTo>
                                <a:lnTo>
                                  <a:pt x="806" y="163"/>
                                </a:lnTo>
                                <a:lnTo>
                                  <a:pt x="811" y="154"/>
                                </a:lnTo>
                                <a:lnTo>
                                  <a:pt x="811" y="139"/>
                                </a:lnTo>
                                <a:lnTo>
                                  <a:pt x="806" y="120"/>
                                </a:lnTo>
                                <a:lnTo>
                                  <a:pt x="797" y="101"/>
                                </a:lnTo>
                                <a:lnTo>
                                  <a:pt x="787" y="82"/>
                                </a:lnTo>
                                <a:lnTo>
                                  <a:pt x="773" y="67"/>
                                </a:lnTo>
                                <a:lnTo>
                                  <a:pt x="758" y="48"/>
                                </a:lnTo>
                                <a:lnTo>
                                  <a:pt x="749" y="39"/>
                                </a:lnTo>
                                <a:lnTo>
                                  <a:pt x="734" y="24"/>
                                </a:lnTo>
                                <a:lnTo>
                                  <a:pt x="715" y="15"/>
                                </a:lnTo>
                                <a:lnTo>
                                  <a:pt x="696" y="10"/>
                                </a:lnTo>
                                <a:lnTo>
                                  <a:pt x="677" y="5"/>
                                </a:lnTo>
                                <a:lnTo>
                                  <a:pt x="653" y="0"/>
                                </a:lnTo>
                                <a:lnTo>
                                  <a:pt x="629" y="0"/>
                                </a:lnTo>
                                <a:lnTo>
                                  <a:pt x="609" y="5"/>
                                </a:lnTo>
                                <a:lnTo>
                                  <a:pt x="590" y="10"/>
                                </a:lnTo>
                                <a:lnTo>
                                  <a:pt x="552" y="34"/>
                                </a:lnTo>
                                <a:lnTo>
                                  <a:pt x="528" y="58"/>
                                </a:lnTo>
                                <a:lnTo>
                                  <a:pt x="509" y="87"/>
                                </a:lnTo>
                                <a:lnTo>
                                  <a:pt x="489" y="115"/>
                                </a:lnTo>
                                <a:lnTo>
                                  <a:pt x="475" y="149"/>
                                </a:lnTo>
                                <a:lnTo>
                                  <a:pt x="461" y="178"/>
                                </a:lnTo>
                                <a:lnTo>
                                  <a:pt x="446" y="207"/>
                                </a:lnTo>
                                <a:lnTo>
                                  <a:pt x="427" y="231"/>
                                </a:lnTo>
                                <a:lnTo>
                                  <a:pt x="408" y="250"/>
                                </a:lnTo>
                                <a:lnTo>
                                  <a:pt x="389" y="269"/>
                                </a:lnTo>
                                <a:lnTo>
                                  <a:pt x="369" y="288"/>
                                </a:lnTo>
                                <a:lnTo>
                                  <a:pt x="350" y="303"/>
                                </a:lnTo>
                                <a:lnTo>
                                  <a:pt x="336" y="322"/>
                                </a:lnTo>
                                <a:lnTo>
                                  <a:pt x="312" y="341"/>
                                </a:lnTo>
                                <a:lnTo>
                                  <a:pt x="293" y="355"/>
                                </a:lnTo>
                                <a:lnTo>
                                  <a:pt x="269" y="370"/>
                                </a:lnTo>
                                <a:lnTo>
                                  <a:pt x="245" y="379"/>
                                </a:lnTo>
                                <a:lnTo>
                                  <a:pt x="221" y="389"/>
                                </a:lnTo>
                                <a:lnTo>
                                  <a:pt x="192" y="399"/>
                                </a:lnTo>
                                <a:lnTo>
                                  <a:pt x="158" y="403"/>
                                </a:lnTo>
                                <a:lnTo>
                                  <a:pt x="125" y="403"/>
                                </a:lnTo>
                                <a:lnTo>
                                  <a:pt x="86" y="403"/>
                                </a:lnTo>
                                <a:lnTo>
                                  <a:pt x="48" y="403"/>
                                </a:lnTo>
                                <a:lnTo>
                                  <a:pt x="0" y="399"/>
                                </a:lnTo>
                                <a:lnTo>
                                  <a:pt x="14" y="413"/>
                                </a:lnTo>
                                <a:lnTo>
                                  <a:pt x="24" y="423"/>
                                </a:lnTo>
                                <a:lnTo>
                                  <a:pt x="33" y="437"/>
                                </a:lnTo>
                                <a:lnTo>
                                  <a:pt x="43" y="451"/>
                                </a:lnTo>
                                <a:lnTo>
                                  <a:pt x="53" y="461"/>
                                </a:lnTo>
                                <a:lnTo>
                                  <a:pt x="57" y="475"/>
                                </a:lnTo>
                                <a:lnTo>
                                  <a:pt x="62" y="490"/>
                                </a:lnTo>
                                <a:lnTo>
                                  <a:pt x="67" y="5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" name="Freeform 57"/>
                        <wps:cNvSpPr>
                          <a:spLocks/>
                        </wps:cNvSpPr>
                        <wps:spPr bwMode="auto">
                          <a:xfrm>
                            <a:off x="1682" y="15359"/>
                            <a:ext cx="648" cy="317"/>
                          </a:xfrm>
                          <a:custGeom>
                            <a:avLst/>
                            <a:gdLst>
                              <a:gd name="T0" fmla="*/ 605 w 648"/>
                              <a:gd name="T1" fmla="*/ 0 h 317"/>
                              <a:gd name="T2" fmla="*/ 581 w 648"/>
                              <a:gd name="T3" fmla="*/ 29 h 317"/>
                              <a:gd name="T4" fmla="*/ 552 w 648"/>
                              <a:gd name="T5" fmla="*/ 53 h 317"/>
                              <a:gd name="T6" fmla="*/ 528 w 648"/>
                              <a:gd name="T7" fmla="*/ 82 h 317"/>
                              <a:gd name="T8" fmla="*/ 500 w 648"/>
                              <a:gd name="T9" fmla="*/ 101 h 317"/>
                              <a:gd name="T10" fmla="*/ 466 w 648"/>
                              <a:gd name="T11" fmla="*/ 125 h 317"/>
                              <a:gd name="T12" fmla="*/ 437 w 648"/>
                              <a:gd name="T13" fmla="*/ 144 h 317"/>
                              <a:gd name="T14" fmla="*/ 404 w 648"/>
                              <a:gd name="T15" fmla="*/ 159 h 317"/>
                              <a:gd name="T16" fmla="*/ 370 w 648"/>
                              <a:gd name="T17" fmla="*/ 173 h 317"/>
                              <a:gd name="T18" fmla="*/ 336 w 648"/>
                              <a:gd name="T19" fmla="*/ 183 h 317"/>
                              <a:gd name="T20" fmla="*/ 298 w 648"/>
                              <a:gd name="T21" fmla="*/ 192 h 317"/>
                              <a:gd name="T22" fmla="*/ 264 w 648"/>
                              <a:gd name="T23" fmla="*/ 202 h 317"/>
                              <a:gd name="T24" fmla="*/ 226 w 648"/>
                              <a:gd name="T25" fmla="*/ 202 h 317"/>
                              <a:gd name="T26" fmla="*/ 192 w 648"/>
                              <a:gd name="T27" fmla="*/ 207 h 317"/>
                              <a:gd name="T28" fmla="*/ 154 w 648"/>
                              <a:gd name="T29" fmla="*/ 202 h 317"/>
                              <a:gd name="T30" fmla="*/ 116 w 648"/>
                              <a:gd name="T31" fmla="*/ 197 h 317"/>
                              <a:gd name="T32" fmla="*/ 77 w 648"/>
                              <a:gd name="T33" fmla="*/ 192 h 317"/>
                              <a:gd name="T34" fmla="*/ 0 w 648"/>
                              <a:gd name="T35" fmla="*/ 288 h 317"/>
                              <a:gd name="T36" fmla="*/ 34 w 648"/>
                              <a:gd name="T37" fmla="*/ 298 h 317"/>
                              <a:gd name="T38" fmla="*/ 68 w 648"/>
                              <a:gd name="T39" fmla="*/ 308 h 317"/>
                              <a:gd name="T40" fmla="*/ 101 w 648"/>
                              <a:gd name="T41" fmla="*/ 312 h 317"/>
                              <a:gd name="T42" fmla="*/ 140 w 648"/>
                              <a:gd name="T43" fmla="*/ 317 h 317"/>
                              <a:gd name="T44" fmla="*/ 173 w 648"/>
                              <a:gd name="T45" fmla="*/ 317 h 317"/>
                              <a:gd name="T46" fmla="*/ 216 w 648"/>
                              <a:gd name="T47" fmla="*/ 317 h 317"/>
                              <a:gd name="T48" fmla="*/ 255 w 648"/>
                              <a:gd name="T49" fmla="*/ 312 h 317"/>
                              <a:gd name="T50" fmla="*/ 293 w 648"/>
                              <a:gd name="T51" fmla="*/ 308 h 317"/>
                              <a:gd name="T52" fmla="*/ 332 w 648"/>
                              <a:gd name="T53" fmla="*/ 298 h 317"/>
                              <a:gd name="T54" fmla="*/ 375 w 648"/>
                              <a:gd name="T55" fmla="*/ 288 h 317"/>
                              <a:gd name="T56" fmla="*/ 413 w 648"/>
                              <a:gd name="T57" fmla="*/ 279 h 317"/>
                              <a:gd name="T58" fmla="*/ 452 w 648"/>
                              <a:gd name="T59" fmla="*/ 264 h 317"/>
                              <a:gd name="T60" fmla="*/ 490 w 648"/>
                              <a:gd name="T61" fmla="*/ 245 h 317"/>
                              <a:gd name="T62" fmla="*/ 528 w 648"/>
                              <a:gd name="T63" fmla="*/ 226 h 317"/>
                              <a:gd name="T64" fmla="*/ 567 w 648"/>
                              <a:gd name="T65" fmla="*/ 202 h 317"/>
                              <a:gd name="T66" fmla="*/ 596 w 648"/>
                              <a:gd name="T67" fmla="*/ 178 h 317"/>
                              <a:gd name="T68" fmla="*/ 596 w 648"/>
                              <a:gd name="T69" fmla="*/ 168 h 317"/>
                              <a:gd name="T70" fmla="*/ 596 w 648"/>
                              <a:gd name="T71" fmla="*/ 159 h 317"/>
                              <a:gd name="T72" fmla="*/ 600 w 648"/>
                              <a:gd name="T73" fmla="*/ 144 h 317"/>
                              <a:gd name="T74" fmla="*/ 605 w 648"/>
                              <a:gd name="T75" fmla="*/ 130 h 317"/>
                              <a:gd name="T76" fmla="*/ 610 w 648"/>
                              <a:gd name="T77" fmla="*/ 120 h 317"/>
                              <a:gd name="T78" fmla="*/ 615 w 648"/>
                              <a:gd name="T79" fmla="*/ 106 h 317"/>
                              <a:gd name="T80" fmla="*/ 629 w 648"/>
                              <a:gd name="T81" fmla="*/ 92 h 317"/>
                              <a:gd name="T82" fmla="*/ 644 w 648"/>
                              <a:gd name="T83" fmla="*/ 77 h 317"/>
                              <a:gd name="T84" fmla="*/ 648 w 648"/>
                              <a:gd name="T85" fmla="*/ 68 h 317"/>
                              <a:gd name="T86" fmla="*/ 648 w 648"/>
                              <a:gd name="T87" fmla="*/ 58 h 317"/>
                              <a:gd name="T88" fmla="*/ 644 w 648"/>
                              <a:gd name="T89" fmla="*/ 48 h 317"/>
                              <a:gd name="T90" fmla="*/ 634 w 648"/>
                              <a:gd name="T91" fmla="*/ 39 h 317"/>
                              <a:gd name="T92" fmla="*/ 624 w 648"/>
                              <a:gd name="T93" fmla="*/ 29 h 317"/>
                              <a:gd name="T94" fmla="*/ 615 w 648"/>
                              <a:gd name="T95" fmla="*/ 24 h 317"/>
                              <a:gd name="T96" fmla="*/ 610 w 648"/>
                              <a:gd name="T97" fmla="*/ 10 h 317"/>
                              <a:gd name="T98" fmla="*/ 605 w 648"/>
                              <a:gd name="T99" fmla="*/ 0 h 3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</a:cxnLst>
                            <a:rect l="0" t="0" r="r" b="b"/>
                            <a:pathLst>
                              <a:path w="648" h="317">
                                <a:moveTo>
                                  <a:pt x="605" y="0"/>
                                </a:moveTo>
                                <a:lnTo>
                                  <a:pt x="581" y="29"/>
                                </a:lnTo>
                                <a:lnTo>
                                  <a:pt x="552" y="53"/>
                                </a:lnTo>
                                <a:lnTo>
                                  <a:pt x="528" y="82"/>
                                </a:lnTo>
                                <a:lnTo>
                                  <a:pt x="500" y="101"/>
                                </a:lnTo>
                                <a:lnTo>
                                  <a:pt x="466" y="125"/>
                                </a:lnTo>
                                <a:lnTo>
                                  <a:pt x="437" y="144"/>
                                </a:lnTo>
                                <a:lnTo>
                                  <a:pt x="404" y="159"/>
                                </a:lnTo>
                                <a:lnTo>
                                  <a:pt x="370" y="173"/>
                                </a:lnTo>
                                <a:lnTo>
                                  <a:pt x="336" y="183"/>
                                </a:lnTo>
                                <a:lnTo>
                                  <a:pt x="298" y="192"/>
                                </a:lnTo>
                                <a:lnTo>
                                  <a:pt x="264" y="202"/>
                                </a:lnTo>
                                <a:lnTo>
                                  <a:pt x="226" y="202"/>
                                </a:lnTo>
                                <a:lnTo>
                                  <a:pt x="192" y="207"/>
                                </a:lnTo>
                                <a:lnTo>
                                  <a:pt x="154" y="202"/>
                                </a:lnTo>
                                <a:lnTo>
                                  <a:pt x="116" y="197"/>
                                </a:lnTo>
                                <a:lnTo>
                                  <a:pt x="77" y="192"/>
                                </a:lnTo>
                                <a:lnTo>
                                  <a:pt x="0" y="288"/>
                                </a:lnTo>
                                <a:lnTo>
                                  <a:pt x="34" y="298"/>
                                </a:lnTo>
                                <a:lnTo>
                                  <a:pt x="68" y="308"/>
                                </a:lnTo>
                                <a:lnTo>
                                  <a:pt x="101" y="312"/>
                                </a:lnTo>
                                <a:lnTo>
                                  <a:pt x="140" y="317"/>
                                </a:lnTo>
                                <a:lnTo>
                                  <a:pt x="173" y="317"/>
                                </a:lnTo>
                                <a:lnTo>
                                  <a:pt x="216" y="317"/>
                                </a:lnTo>
                                <a:lnTo>
                                  <a:pt x="255" y="312"/>
                                </a:lnTo>
                                <a:lnTo>
                                  <a:pt x="293" y="308"/>
                                </a:lnTo>
                                <a:lnTo>
                                  <a:pt x="332" y="298"/>
                                </a:lnTo>
                                <a:lnTo>
                                  <a:pt x="375" y="288"/>
                                </a:lnTo>
                                <a:lnTo>
                                  <a:pt x="413" y="279"/>
                                </a:lnTo>
                                <a:lnTo>
                                  <a:pt x="452" y="264"/>
                                </a:lnTo>
                                <a:lnTo>
                                  <a:pt x="490" y="245"/>
                                </a:lnTo>
                                <a:lnTo>
                                  <a:pt x="528" y="226"/>
                                </a:lnTo>
                                <a:lnTo>
                                  <a:pt x="567" y="202"/>
                                </a:lnTo>
                                <a:lnTo>
                                  <a:pt x="596" y="178"/>
                                </a:lnTo>
                                <a:lnTo>
                                  <a:pt x="596" y="168"/>
                                </a:lnTo>
                                <a:lnTo>
                                  <a:pt x="596" y="159"/>
                                </a:lnTo>
                                <a:lnTo>
                                  <a:pt x="600" y="144"/>
                                </a:lnTo>
                                <a:lnTo>
                                  <a:pt x="605" y="130"/>
                                </a:lnTo>
                                <a:lnTo>
                                  <a:pt x="610" y="120"/>
                                </a:lnTo>
                                <a:lnTo>
                                  <a:pt x="615" y="106"/>
                                </a:lnTo>
                                <a:lnTo>
                                  <a:pt x="629" y="92"/>
                                </a:lnTo>
                                <a:lnTo>
                                  <a:pt x="644" y="77"/>
                                </a:lnTo>
                                <a:lnTo>
                                  <a:pt x="648" y="68"/>
                                </a:lnTo>
                                <a:lnTo>
                                  <a:pt x="648" y="58"/>
                                </a:lnTo>
                                <a:lnTo>
                                  <a:pt x="644" y="48"/>
                                </a:lnTo>
                                <a:lnTo>
                                  <a:pt x="634" y="39"/>
                                </a:lnTo>
                                <a:lnTo>
                                  <a:pt x="624" y="29"/>
                                </a:lnTo>
                                <a:lnTo>
                                  <a:pt x="615" y="24"/>
                                </a:lnTo>
                                <a:lnTo>
                                  <a:pt x="610" y="10"/>
                                </a:lnTo>
                                <a:lnTo>
                                  <a:pt x="60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" name="Freeform 58"/>
                        <wps:cNvSpPr>
                          <a:spLocks/>
                        </wps:cNvSpPr>
                        <wps:spPr bwMode="auto">
                          <a:xfrm>
                            <a:off x="1798" y="14865"/>
                            <a:ext cx="566" cy="653"/>
                          </a:xfrm>
                          <a:custGeom>
                            <a:avLst/>
                            <a:gdLst>
                              <a:gd name="T0" fmla="*/ 0 w 566"/>
                              <a:gd name="T1" fmla="*/ 638 h 653"/>
                              <a:gd name="T2" fmla="*/ 28 w 566"/>
                              <a:gd name="T3" fmla="*/ 648 h 653"/>
                              <a:gd name="T4" fmla="*/ 52 w 566"/>
                              <a:gd name="T5" fmla="*/ 653 h 653"/>
                              <a:gd name="T6" fmla="*/ 76 w 566"/>
                              <a:gd name="T7" fmla="*/ 653 h 653"/>
                              <a:gd name="T8" fmla="*/ 96 w 566"/>
                              <a:gd name="T9" fmla="*/ 643 h 653"/>
                              <a:gd name="T10" fmla="*/ 115 w 566"/>
                              <a:gd name="T11" fmla="*/ 629 h 653"/>
                              <a:gd name="T12" fmla="*/ 124 w 566"/>
                              <a:gd name="T13" fmla="*/ 619 h 653"/>
                              <a:gd name="T14" fmla="*/ 134 w 566"/>
                              <a:gd name="T15" fmla="*/ 605 h 653"/>
                              <a:gd name="T16" fmla="*/ 139 w 566"/>
                              <a:gd name="T17" fmla="*/ 595 h 653"/>
                              <a:gd name="T18" fmla="*/ 144 w 566"/>
                              <a:gd name="T19" fmla="*/ 576 h 653"/>
                              <a:gd name="T20" fmla="*/ 148 w 566"/>
                              <a:gd name="T21" fmla="*/ 571 h 653"/>
                              <a:gd name="T22" fmla="*/ 153 w 566"/>
                              <a:gd name="T23" fmla="*/ 586 h 653"/>
                              <a:gd name="T24" fmla="*/ 153 w 566"/>
                              <a:gd name="T25" fmla="*/ 610 h 653"/>
                              <a:gd name="T26" fmla="*/ 158 w 566"/>
                              <a:gd name="T27" fmla="*/ 619 h 653"/>
                              <a:gd name="T28" fmla="*/ 172 w 566"/>
                              <a:gd name="T29" fmla="*/ 619 h 653"/>
                              <a:gd name="T30" fmla="*/ 196 w 566"/>
                              <a:gd name="T31" fmla="*/ 610 h 653"/>
                              <a:gd name="T32" fmla="*/ 220 w 566"/>
                              <a:gd name="T33" fmla="*/ 595 h 653"/>
                              <a:gd name="T34" fmla="*/ 244 w 566"/>
                              <a:gd name="T35" fmla="*/ 576 h 653"/>
                              <a:gd name="T36" fmla="*/ 268 w 566"/>
                              <a:gd name="T37" fmla="*/ 552 h 653"/>
                              <a:gd name="T38" fmla="*/ 288 w 566"/>
                              <a:gd name="T39" fmla="*/ 518 h 653"/>
                              <a:gd name="T40" fmla="*/ 297 w 566"/>
                              <a:gd name="T41" fmla="*/ 485 h 653"/>
                              <a:gd name="T42" fmla="*/ 302 w 566"/>
                              <a:gd name="T43" fmla="*/ 461 h 653"/>
                              <a:gd name="T44" fmla="*/ 307 w 566"/>
                              <a:gd name="T45" fmla="*/ 446 h 653"/>
                              <a:gd name="T46" fmla="*/ 312 w 566"/>
                              <a:gd name="T47" fmla="*/ 446 h 653"/>
                              <a:gd name="T48" fmla="*/ 316 w 566"/>
                              <a:gd name="T49" fmla="*/ 461 h 653"/>
                              <a:gd name="T50" fmla="*/ 321 w 566"/>
                              <a:gd name="T51" fmla="*/ 475 h 653"/>
                              <a:gd name="T52" fmla="*/ 326 w 566"/>
                              <a:gd name="T53" fmla="*/ 485 h 653"/>
                              <a:gd name="T54" fmla="*/ 336 w 566"/>
                              <a:gd name="T55" fmla="*/ 499 h 653"/>
                              <a:gd name="T56" fmla="*/ 345 w 566"/>
                              <a:gd name="T57" fmla="*/ 504 h 653"/>
                              <a:gd name="T58" fmla="*/ 360 w 566"/>
                              <a:gd name="T59" fmla="*/ 504 h 653"/>
                              <a:gd name="T60" fmla="*/ 374 w 566"/>
                              <a:gd name="T61" fmla="*/ 494 h 653"/>
                              <a:gd name="T62" fmla="*/ 393 w 566"/>
                              <a:gd name="T63" fmla="*/ 475 h 653"/>
                              <a:gd name="T64" fmla="*/ 412 w 566"/>
                              <a:gd name="T65" fmla="*/ 442 h 653"/>
                              <a:gd name="T66" fmla="*/ 422 w 566"/>
                              <a:gd name="T67" fmla="*/ 422 h 653"/>
                              <a:gd name="T68" fmla="*/ 432 w 566"/>
                              <a:gd name="T69" fmla="*/ 389 h 653"/>
                              <a:gd name="T70" fmla="*/ 441 w 566"/>
                              <a:gd name="T71" fmla="*/ 350 h 653"/>
                              <a:gd name="T72" fmla="*/ 446 w 566"/>
                              <a:gd name="T73" fmla="*/ 312 h 653"/>
                              <a:gd name="T74" fmla="*/ 446 w 566"/>
                              <a:gd name="T75" fmla="*/ 269 h 653"/>
                              <a:gd name="T76" fmla="*/ 446 w 566"/>
                              <a:gd name="T77" fmla="*/ 226 h 653"/>
                              <a:gd name="T78" fmla="*/ 441 w 566"/>
                              <a:gd name="T79" fmla="*/ 192 h 653"/>
                              <a:gd name="T80" fmla="*/ 436 w 566"/>
                              <a:gd name="T81" fmla="*/ 163 h 653"/>
                              <a:gd name="T82" fmla="*/ 427 w 566"/>
                              <a:gd name="T83" fmla="*/ 139 h 653"/>
                              <a:gd name="T84" fmla="*/ 441 w 566"/>
                              <a:gd name="T85" fmla="*/ 120 h 653"/>
                              <a:gd name="T86" fmla="*/ 451 w 566"/>
                              <a:gd name="T87" fmla="*/ 139 h 653"/>
                              <a:gd name="T88" fmla="*/ 460 w 566"/>
                              <a:gd name="T89" fmla="*/ 154 h 653"/>
                              <a:gd name="T90" fmla="*/ 470 w 566"/>
                              <a:gd name="T91" fmla="*/ 163 h 653"/>
                              <a:gd name="T92" fmla="*/ 484 w 566"/>
                              <a:gd name="T93" fmla="*/ 173 h 653"/>
                              <a:gd name="T94" fmla="*/ 489 w 566"/>
                              <a:gd name="T95" fmla="*/ 158 h 653"/>
                              <a:gd name="T96" fmla="*/ 499 w 566"/>
                              <a:gd name="T97" fmla="*/ 139 h 653"/>
                              <a:gd name="T98" fmla="*/ 508 w 566"/>
                              <a:gd name="T99" fmla="*/ 120 h 653"/>
                              <a:gd name="T100" fmla="*/ 518 w 566"/>
                              <a:gd name="T101" fmla="*/ 106 h 653"/>
                              <a:gd name="T102" fmla="*/ 528 w 566"/>
                              <a:gd name="T103" fmla="*/ 86 h 653"/>
                              <a:gd name="T104" fmla="*/ 537 w 566"/>
                              <a:gd name="T105" fmla="*/ 77 h 653"/>
                              <a:gd name="T106" fmla="*/ 547 w 566"/>
                              <a:gd name="T107" fmla="*/ 67 h 653"/>
                              <a:gd name="T108" fmla="*/ 556 w 566"/>
                              <a:gd name="T109" fmla="*/ 58 h 653"/>
                              <a:gd name="T110" fmla="*/ 566 w 566"/>
                              <a:gd name="T111" fmla="*/ 58 h 653"/>
                              <a:gd name="T112" fmla="*/ 561 w 566"/>
                              <a:gd name="T113" fmla="*/ 53 h 653"/>
                              <a:gd name="T114" fmla="*/ 556 w 566"/>
                              <a:gd name="T115" fmla="*/ 53 h 653"/>
                              <a:gd name="T116" fmla="*/ 556 w 566"/>
                              <a:gd name="T117" fmla="*/ 53 h 653"/>
                              <a:gd name="T118" fmla="*/ 508 w 566"/>
                              <a:gd name="T119" fmla="*/ 0 h 653"/>
                              <a:gd name="T120" fmla="*/ 0 w 566"/>
                              <a:gd name="T121" fmla="*/ 638 h 65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</a:cxnLst>
                            <a:rect l="0" t="0" r="r" b="b"/>
                            <a:pathLst>
                              <a:path w="566" h="653">
                                <a:moveTo>
                                  <a:pt x="0" y="638"/>
                                </a:moveTo>
                                <a:lnTo>
                                  <a:pt x="28" y="648"/>
                                </a:lnTo>
                                <a:lnTo>
                                  <a:pt x="52" y="653"/>
                                </a:lnTo>
                                <a:lnTo>
                                  <a:pt x="76" y="653"/>
                                </a:lnTo>
                                <a:lnTo>
                                  <a:pt x="96" y="643"/>
                                </a:lnTo>
                                <a:lnTo>
                                  <a:pt x="115" y="629"/>
                                </a:lnTo>
                                <a:lnTo>
                                  <a:pt x="124" y="619"/>
                                </a:lnTo>
                                <a:lnTo>
                                  <a:pt x="134" y="605"/>
                                </a:lnTo>
                                <a:lnTo>
                                  <a:pt x="139" y="595"/>
                                </a:lnTo>
                                <a:lnTo>
                                  <a:pt x="144" y="576"/>
                                </a:lnTo>
                                <a:lnTo>
                                  <a:pt x="148" y="571"/>
                                </a:lnTo>
                                <a:lnTo>
                                  <a:pt x="153" y="586"/>
                                </a:lnTo>
                                <a:lnTo>
                                  <a:pt x="153" y="610"/>
                                </a:lnTo>
                                <a:lnTo>
                                  <a:pt x="158" y="619"/>
                                </a:lnTo>
                                <a:lnTo>
                                  <a:pt x="172" y="619"/>
                                </a:lnTo>
                                <a:lnTo>
                                  <a:pt x="196" y="610"/>
                                </a:lnTo>
                                <a:lnTo>
                                  <a:pt x="220" y="595"/>
                                </a:lnTo>
                                <a:lnTo>
                                  <a:pt x="244" y="576"/>
                                </a:lnTo>
                                <a:lnTo>
                                  <a:pt x="268" y="552"/>
                                </a:lnTo>
                                <a:lnTo>
                                  <a:pt x="288" y="518"/>
                                </a:lnTo>
                                <a:lnTo>
                                  <a:pt x="297" y="485"/>
                                </a:lnTo>
                                <a:lnTo>
                                  <a:pt x="302" y="461"/>
                                </a:lnTo>
                                <a:lnTo>
                                  <a:pt x="307" y="446"/>
                                </a:lnTo>
                                <a:lnTo>
                                  <a:pt x="312" y="446"/>
                                </a:lnTo>
                                <a:lnTo>
                                  <a:pt x="316" y="461"/>
                                </a:lnTo>
                                <a:lnTo>
                                  <a:pt x="321" y="475"/>
                                </a:lnTo>
                                <a:lnTo>
                                  <a:pt x="326" y="485"/>
                                </a:lnTo>
                                <a:lnTo>
                                  <a:pt x="336" y="499"/>
                                </a:lnTo>
                                <a:lnTo>
                                  <a:pt x="345" y="504"/>
                                </a:lnTo>
                                <a:lnTo>
                                  <a:pt x="360" y="504"/>
                                </a:lnTo>
                                <a:lnTo>
                                  <a:pt x="374" y="494"/>
                                </a:lnTo>
                                <a:lnTo>
                                  <a:pt x="393" y="475"/>
                                </a:lnTo>
                                <a:lnTo>
                                  <a:pt x="412" y="442"/>
                                </a:lnTo>
                                <a:lnTo>
                                  <a:pt x="422" y="422"/>
                                </a:lnTo>
                                <a:lnTo>
                                  <a:pt x="432" y="389"/>
                                </a:lnTo>
                                <a:lnTo>
                                  <a:pt x="441" y="350"/>
                                </a:lnTo>
                                <a:lnTo>
                                  <a:pt x="446" y="312"/>
                                </a:lnTo>
                                <a:lnTo>
                                  <a:pt x="446" y="269"/>
                                </a:lnTo>
                                <a:lnTo>
                                  <a:pt x="446" y="226"/>
                                </a:lnTo>
                                <a:lnTo>
                                  <a:pt x="441" y="192"/>
                                </a:lnTo>
                                <a:lnTo>
                                  <a:pt x="436" y="163"/>
                                </a:lnTo>
                                <a:lnTo>
                                  <a:pt x="427" y="139"/>
                                </a:lnTo>
                                <a:lnTo>
                                  <a:pt x="441" y="120"/>
                                </a:lnTo>
                                <a:lnTo>
                                  <a:pt x="451" y="139"/>
                                </a:lnTo>
                                <a:lnTo>
                                  <a:pt x="460" y="154"/>
                                </a:lnTo>
                                <a:lnTo>
                                  <a:pt x="470" y="163"/>
                                </a:lnTo>
                                <a:lnTo>
                                  <a:pt x="484" y="173"/>
                                </a:lnTo>
                                <a:lnTo>
                                  <a:pt x="489" y="158"/>
                                </a:lnTo>
                                <a:lnTo>
                                  <a:pt x="499" y="139"/>
                                </a:lnTo>
                                <a:lnTo>
                                  <a:pt x="508" y="120"/>
                                </a:lnTo>
                                <a:lnTo>
                                  <a:pt x="518" y="106"/>
                                </a:lnTo>
                                <a:lnTo>
                                  <a:pt x="528" y="86"/>
                                </a:lnTo>
                                <a:lnTo>
                                  <a:pt x="537" y="77"/>
                                </a:lnTo>
                                <a:lnTo>
                                  <a:pt x="547" y="67"/>
                                </a:lnTo>
                                <a:lnTo>
                                  <a:pt x="556" y="58"/>
                                </a:lnTo>
                                <a:lnTo>
                                  <a:pt x="566" y="58"/>
                                </a:lnTo>
                                <a:lnTo>
                                  <a:pt x="561" y="53"/>
                                </a:lnTo>
                                <a:lnTo>
                                  <a:pt x="556" y="53"/>
                                </a:lnTo>
                                <a:lnTo>
                                  <a:pt x="508" y="0"/>
                                </a:lnTo>
                                <a:lnTo>
                                  <a:pt x="0" y="6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" name="Freeform 59"/>
                        <wps:cNvSpPr>
                          <a:spLocks/>
                        </wps:cNvSpPr>
                        <wps:spPr bwMode="auto">
                          <a:xfrm>
                            <a:off x="1788" y="14798"/>
                            <a:ext cx="518" cy="705"/>
                          </a:xfrm>
                          <a:custGeom>
                            <a:avLst/>
                            <a:gdLst>
                              <a:gd name="T0" fmla="*/ 0 w 518"/>
                              <a:gd name="T1" fmla="*/ 667 h 705"/>
                              <a:gd name="T2" fmla="*/ 0 w 518"/>
                              <a:gd name="T3" fmla="*/ 609 h 705"/>
                              <a:gd name="T4" fmla="*/ 14 w 518"/>
                              <a:gd name="T5" fmla="*/ 561 h 705"/>
                              <a:gd name="T6" fmla="*/ 38 w 518"/>
                              <a:gd name="T7" fmla="*/ 537 h 705"/>
                              <a:gd name="T8" fmla="*/ 62 w 518"/>
                              <a:gd name="T9" fmla="*/ 523 h 705"/>
                              <a:gd name="T10" fmla="*/ 53 w 518"/>
                              <a:gd name="T11" fmla="*/ 513 h 705"/>
                              <a:gd name="T12" fmla="*/ 24 w 518"/>
                              <a:gd name="T13" fmla="*/ 509 h 705"/>
                              <a:gd name="T14" fmla="*/ 34 w 518"/>
                              <a:gd name="T15" fmla="*/ 461 h 705"/>
                              <a:gd name="T16" fmla="*/ 62 w 518"/>
                              <a:gd name="T17" fmla="*/ 398 h 705"/>
                              <a:gd name="T18" fmla="*/ 106 w 518"/>
                              <a:gd name="T19" fmla="*/ 345 h 705"/>
                              <a:gd name="T20" fmla="*/ 154 w 518"/>
                              <a:gd name="T21" fmla="*/ 331 h 705"/>
                              <a:gd name="T22" fmla="*/ 163 w 518"/>
                              <a:gd name="T23" fmla="*/ 312 h 705"/>
                              <a:gd name="T24" fmla="*/ 139 w 518"/>
                              <a:gd name="T25" fmla="*/ 302 h 705"/>
                              <a:gd name="T26" fmla="*/ 125 w 518"/>
                              <a:gd name="T27" fmla="*/ 288 h 705"/>
                              <a:gd name="T28" fmla="*/ 120 w 518"/>
                              <a:gd name="T29" fmla="*/ 259 h 705"/>
                              <a:gd name="T30" fmla="*/ 139 w 518"/>
                              <a:gd name="T31" fmla="*/ 216 h 705"/>
                              <a:gd name="T32" fmla="*/ 187 w 518"/>
                              <a:gd name="T33" fmla="*/ 177 h 705"/>
                              <a:gd name="T34" fmla="*/ 240 w 518"/>
                              <a:gd name="T35" fmla="*/ 158 h 705"/>
                              <a:gd name="T36" fmla="*/ 307 w 518"/>
                              <a:gd name="T37" fmla="*/ 144 h 705"/>
                              <a:gd name="T38" fmla="*/ 370 w 518"/>
                              <a:gd name="T39" fmla="*/ 149 h 705"/>
                              <a:gd name="T40" fmla="*/ 408 w 518"/>
                              <a:gd name="T41" fmla="*/ 168 h 705"/>
                              <a:gd name="T42" fmla="*/ 418 w 518"/>
                              <a:gd name="T43" fmla="*/ 149 h 705"/>
                              <a:gd name="T44" fmla="*/ 403 w 518"/>
                              <a:gd name="T45" fmla="*/ 134 h 705"/>
                              <a:gd name="T46" fmla="*/ 394 w 518"/>
                              <a:gd name="T47" fmla="*/ 120 h 705"/>
                              <a:gd name="T48" fmla="*/ 384 w 518"/>
                              <a:gd name="T49" fmla="*/ 105 h 705"/>
                              <a:gd name="T50" fmla="*/ 394 w 518"/>
                              <a:gd name="T51" fmla="*/ 91 h 705"/>
                              <a:gd name="T52" fmla="*/ 422 w 518"/>
                              <a:gd name="T53" fmla="*/ 72 h 705"/>
                              <a:gd name="T54" fmla="*/ 451 w 518"/>
                              <a:gd name="T55" fmla="*/ 43 h 705"/>
                              <a:gd name="T56" fmla="*/ 470 w 518"/>
                              <a:gd name="T57" fmla="*/ 24 h 705"/>
                              <a:gd name="T58" fmla="*/ 475 w 518"/>
                              <a:gd name="T59" fmla="*/ 0 h 705"/>
                              <a:gd name="T60" fmla="*/ 480 w 518"/>
                              <a:gd name="T61" fmla="*/ 9 h 705"/>
                              <a:gd name="T62" fmla="*/ 518 w 518"/>
                              <a:gd name="T63" fmla="*/ 67 h 70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518" h="705">
                                <a:moveTo>
                                  <a:pt x="10" y="705"/>
                                </a:moveTo>
                                <a:lnTo>
                                  <a:pt x="0" y="667"/>
                                </a:lnTo>
                                <a:lnTo>
                                  <a:pt x="0" y="638"/>
                                </a:lnTo>
                                <a:lnTo>
                                  <a:pt x="0" y="609"/>
                                </a:lnTo>
                                <a:lnTo>
                                  <a:pt x="5" y="585"/>
                                </a:lnTo>
                                <a:lnTo>
                                  <a:pt x="14" y="561"/>
                                </a:lnTo>
                                <a:lnTo>
                                  <a:pt x="24" y="547"/>
                                </a:lnTo>
                                <a:lnTo>
                                  <a:pt x="38" y="537"/>
                                </a:lnTo>
                                <a:lnTo>
                                  <a:pt x="48" y="533"/>
                                </a:lnTo>
                                <a:lnTo>
                                  <a:pt x="62" y="523"/>
                                </a:lnTo>
                                <a:lnTo>
                                  <a:pt x="62" y="518"/>
                                </a:lnTo>
                                <a:lnTo>
                                  <a:pt x="53" y="513"/>
                                </a:lnTo>
                                <a:lnTo>
                                  <a:pt x="34" y="513"/>
                                </a:lnTo>
                                <a:lnTo>
                                  <a:pt x="24" y="509"/>
                                </a:lnTo>
                                <a:lnTo>
                                  <a:pt x="24" y="489"/>
                                </a:lnTo>
                                <a:lnTo>
                                  <a:pt x="34" y="461"/>
                                </a:lnTo>
                                <a:lnTo>
                                  <a:pt x="43" y="427"/>
                                </a:lnTo>
                                <a:lnTo>
                                  <a:pt x="62" y="398"/>
                                </a:lnTo>
                                <a:lnTo>
                                  <a:pt x="82" y="369"/>
                                </a:lnTo>
                                <a:lnTo>
                                  <a:pt x="106" y="345"/>
                                </a:lnTo>
                                <a:lnTo>
                                  <a:pt x="134" y="336"/>
                                </a:lnTo>
                                <a:lnTo>
                                  <a:pt x="154" y="331"/>
                                </a:lnTo>
                                <a:lnTo>
                                  <a:pt x="163" y="321"/>
                                </a:lnTo>
                                <a:lnTo>
                                  <a:pt x="163" y="312"/>
                                </a:lnTo>
                                <a:lnTo>
                                  <a:pt x="149" y="307"/>
                                </a:lnTo>
                                <a:lnTo>
                                  <a:pt x="139" y="302"/>
                                </a:lnTo>
                                <a:lnTo>
                                  <a:pt x="130" y="297"/>
                                </a:lnTo>
                                <a:lnTo>
                                  <a:pt x="125" y="288"/>
                                </a:lnTo>
                                <a:lnTo>
                                  <a:pt x="120" y="273"/>
                                </a:lnTo>
                                <a:lnTo>
                                  <a:pt x="120" y="259"/>
                                </a:lnTo>
                                <a:lnTo>
                                  <a:pt x="125" y="240"/>
                                </a:lnTo>
                                <a:lnTo>
                                  <a:pt x="139" y="216"/>
                                </a:lnTo>
                                <a:lnTo>
                                  <a:pt x="168" y="187"/>
                                </a:lnTo>
                                <a:lnTo>
                                  <a:pt x="187" y="177"/>
                                </a:lnTo>
                                <a:lnTo>
                                  <a:pt x="211" y="168"/>
                                </a:lnTo>
                                <a:lnTo>
                                  <a:pt x="240" y="158"/>
                                </a:lnTo>
                                <a:lnTo>
                                  <a:pt x="274" y="149"/>
                                </a:lnTo>
                                <a:lnTo>
                                  <a:pt x="307" y="144"/>
                                </a:lnTo>
                                <a:lnTo>
                                  <a:pt x="341" y="144"/>
                                </a:lnTo>
                                <a:lnTo>
                                  <a:pt x="370" y="149"/>
                                </a:lnTo>
                                <a:lnTo>
                                  <a:pt x="394" y="163"/>
                                </a:lnTo>
                                <a:lnTo>
                                  <a:pt x="408" y="168"/>
                                </a:lnTo>
                                <a:lnTo>
                                  <a:pt x="422" y="153"/>
                                </a:lnTo>
                                <a:lnTo>
                                  <a:pt x="418" y="149"/>
                                </a:lnTo>
                                <a:lnTo>
                                  <a:pt x="413" y="139"/>
                                </a:lnTo>
                                <a:lnTo>
                                  <a:pt x="403" y="134"/>
                                </a:lnTo>
                                <a:lnTo>
                                  <a:pt x="398" y="125"/>
                                </a:lnTo>
                                <a:lnTo>
                                  <a:pt x="394" y="120"/>
                                </a:lnTo>
                                <a:lnTo>
                                  <a:pt x="389" y="115"/>
                                </a:lnTo>
                                <a:lnTo>
                                  <a:pt x="384" y="105"/>
                                </a:lnTo>
                                <a:lnTo>
                                  <a:pt x="379" y="101"/>
                                </a:lnTo>
                                <a:lnTo>
                                  <a:pt x="394" y="91"/>
                                </a:lnTo>
                                <a:lnTo>
                                  <a:pt x="408" y="81"/>
                                </a:lnTo>
                                <a:lnTo>
                                  <a:pt x="422" y="72"/>
                                </a:lnTo>
                                <a:lnTo>
                                  <a:pt x="437" y="57"/>
                                </a:lnTo>
                                <a:lnTo>
                                  <a:pt x="451" y="43"/>
                                </a:lnTo>
                                <a:lnTo>
                                  <a:pt x="461" y="33"/>
                                </a:lnTo>
                                <a:lnTo>
                                  <a:pt x="470" y="24"/>
                                </a:lnTo>
                                <a:lnTo>
                                  <a:pt x="470" y="9"/>
                                </a:lnTo>
                                <a:lnTo>
                                  <a:pt x="475" y="0"/>
                                </a:lnTo>
                                <a:lnTo>
                                  <a:pt x="480" y="0"/>
                                </a:lnTo>
                                <a:lnTo>
                                  <a:pt x="480" y="9"/>
                                </a:lnTo>
                                <a:lnTo>
                                  <a:pt x="518" y="67"/>
                                </a:lnTo>
                                <a:lnTo>
                                  <a:pt x="10" y="7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" name="Freeform 60"/>
                        <wps:cNvSpPr>
                          <a:spLocks/>
                        </wps:cNvSpPr>
                        <wps:spPr bwMode="auto">
                          <a:xfrm>
                            <a:off x="2364" y="14654"/>
                            <a:ext cx="158" cy="187"/>
                          </a:xfrm>
                          <a:custGeom>
                            <a:avLst/>
                            <a:gdLst>
                              <a:gd name="T0" fmla="*/ 38 w 158"/>
                              <a:gd name="T1" fmla="*/ 187 h 187"/>
                              <a:gd name="T2" fmla="*/ 53 w 158"/>
                              <a:gd name="T3" fmla="*/ 177 h 187"/>
                              <a:gd name="T4" fmla="*/ 67 w 158"/>
                              <a:gd name="T5" fmla="*/ 163 h 187"/>
                              <a:gd name="T6" fmla="*/ 86 w 158"/>
                              <a:gd name="T7" fmla="*/ 158 h 187"/>
                              <a:gd name="T8" fmla="*/ 101 w 158"/>
                              <a:gd name="T9" fmla="*/ 149 h 187"/>
                              <a:gd name="T10" fmla="*/ 115 w 158"/>
                              <a:gd name="T11" fmla="*/ 144 h 187"/>
                              <a:gd name="T12" fmla="*/ 130 w 158"/>
                              <a:gd name="T13" fmla="*/ 144 h 187"/>
                              <a:gd name="T14" fmla="*/ 144 w 158"/>
                              <a:gd name="T15" fmla="*/ 139 h 187"/>
                              <a:gd name="T16" fmla="*/ 158 w 158"/>
                              <a:gd name="T17" fmla="*/ 144 h 187"/>
                              <a:gd name="T18" fmla="*/ 149 w 158"/>
                              <a:gd name="T19" fmla="*/ 129 h 187"/>
                              <a:gd name="T20" fmla="*/ 139 w 158"/>
                              <a:gd name="T21" fmla="*/ 120 h 187"/>
                              <a:gd name="T22" fmla="*/ 130 w 158"/>
                              <a:gd name="T23" fmla="*/ 110 h 187"/>
                              <a:gd name="T24" fmla="*/ 125 w 158"/>
                              <a:gd name="T25" fmla="*/ 101 h 187"/>
                              <a:gd name="T26" fmla="*/ 115 w 158"/>
                              <a:gd name="T27" fmla="*/ 91 h 187"/>
                              <a:gd name="T28" fmla="*/ 106 w 158"/>
                              <a:gd name="T29" fmla="*/ 86 h 187"/>
                              <a:gd name="T30" fmla="*/ 96 w 158"/>
                              <a:gd name="T31" fmla="*/ 77 h 187"/>
                              <a:gd name="T32" fmla="*/ 91 w 158"/>
                              <a:gd name="T33" fmla="*/ 77 h 187"/>
                              <a:gd name="T34" fmla="*/ 96 w 158"/>
                              <a:gd name="T35" fmla="*/ 72 h 187"/>
                              <a:gd name="T36" fmla="*/ 106 w 158"/>
                              <a:gd name="T37" fmla="*/ 62 h 187"/>
                              <a:gd name="T38" fmla="*/ 115 w 158"/>
                              <a:gd name="T39" fmla="*/ 57 h 187"/>
                              <a:gd name="T40" fmla="*/ 120 w 158"/>
                              <a:gd name="T41" fmla="*/ 48 h 187"/>
                              <a:gd name="T42" fmla="*/ 125 w 158"/>
                              <a:gd name="T43" fmla="*/ 33 h 187"/>
                              <a:gd name="T44" fmla="*/ 125 w 158"/>
                              <a:gd name="T45" fmla="*/ 24 h 187"/>
                              <a:gd name="T46" fmla="*/ 120 w 158"/>
                              <a:gd name="T47" fmla="*/ 9 h 187"/>
                              <a:gd name="T48" fmla="*/ 115 w 158"/>
                              <a:gd name="T49" fmla="*/ 0 h 187"/>
                              <a:gd name="T50" fmla="*/ 0 w 158"/>
                              <a:gd name="T51" fmla="*/ 144 h 187"/>
                              <a:gd name="T52" fmla="*/ 38 w 158"/>
                              <a:gd name="T53" fmla="*/ 187 h 1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58" h="187">
                                <a:moveTo>
                                  <a:pt x="38" y="187"/>
                                </a:moveTo>
                                <a:lnTo>
                                  <a:pt x="53" y="177"/>
                                </a:lnTo>
                                <a:lnTo>
                                  <a:pt x="67" y="163"/>
                                </a:lnTo>
                                <a:lnTo>
                                  <a:pt x="86" y="158"/>
                                </a:lnTo>
                                <a:lnTo>
                                  <a:pt x="101" y="149"/>
                                </a:lnTo>
                                <a:lnTo>
                                  <a:pt x="115" y="144"/>
                                </a:lnTo>
                                <a:lnTo>
                                  <a:pt x="130" y="144"/>
                                </a:lnTo>
                                <a:lnTo>
                                  <a:pt x="144" y="139"/>
                                </a:lnTo>
                                <a:lnTo>
                                  <a:pt x="158" y="144"/>
                                </a:lnTo>
                                <a:lnTo>
                                  <a:pt x="149" y="129"/>
                                </a:lnTo>
                                <a:lnTo>
                                  <a:pt x="139" y="120"/>
                                </a:lnTo>
                                <a:lnTo>
                                  <a:pt x="130" y="110"/>
                                </a:lnTo>
                                <a:lnTo>
                                  <a:pt x="125" y="101"/>
                                </a:lnTo>
                                <a:lnTo>
                                  <a:pt x="115" y="91"/>
                                </a:lnTo>
                                <a:lnTo>
                                  <a:pt x="106" y="86"/>
                                </a:lnTo>
                                <a:lnTo>
                                  <a:pt x="96" y="77"/>
                                </a:lnTo>
                                <a:lnTo>
                                  <a:pt x="91" y="77"/>
                                </a:lnTo>
                                <a:lnTo>
                                  <a:pt x="96" y="72"/>
                                </a:lnTo>
                                <a:lnTo>
                                  <a:pt x="106" y="62"/>
                                </a:lnTo>
                                <a:lnTo>
                                  <a:pt x="115" y="57"/>
                                </a:lnTo>
                                <a:lnTo>
                                  <a:pt x="120" y="48"/>
                                </a:lnTo>
                                <a:lnTo>
                                  <a:pt x="125" y="33"/>
                                </a:lnTo>
                                <a:lnTo>
                                  <a:pt x="125" y="24"/>
                                </a:lnTo>
                                <a:lnTo>
                                  <a:pt x="120" y="9"/>
                                </a:lnTo>
                                <a:lnTo>
                                  <a:pt x="115" y="0"/>
                                </a:lnTo>
                                <a:lnTo>
                                  <a:pt x="0" y="144"/>
                                </a:lnTo>
                                <a:lnTo>
                                  <a:pt x="38" y="1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" name="Freeform 61"/>
                        <wps:cNvSpPr>
                          <a:spLocks/>
                        </wps:cNvSpPr>
                        <wps:spPr bwMode="auto">
                          <a:xfrm>
                            <a:off x="2326" y="14601"/>
                            <a:ext cx="153" cy="197"/>
                          </a:xfrm>
                          <a:custGeom>
                            <a:avLst/>
                            <a:gdLst>
                              <a:gd name="T0" fmla="*/ 0 w 153"/>
                              <a:gd name="T1" fmla="*/ 149 h 197"/>
                              <a:gd name="T2" fmla="*/ 9 w 153"/>
                              <a:gd name="T3" fmla="*/ 130 h 197"/>
                              <a:gd name="T4" fmla="*/ 19 w 153"/>
                              <a:gd name="T5" fmla="*/ 110 h 197"/>
                              <a:gd name="T6" fmla="*/ 24 w 153"/>
                              <a:gd name="T7" fmla="*/ 91 h 197"/>
                              <a:gd name="T8" fmla="*/ 33 w 153"/>
                              <a:gd name="T9" fmla="*/ 67 h 197"/>
                              <a:gd name="T10" fmla="*/ 38 w 153"/>
                              <a:gd name="T11" fmla="*/ 53 h 197"/>
                              <a:gd name="T12" fmla="*/ 38 w 153"/>
                              <a:gd name="T13" fmla="*/ 29 h 197"/>
                              <a:gd name="T14" fmla="*/ 38 w 153"/>
                              <a:gd name="T15" fmla="*/ 14 h 197"/>
                              <a:gd name="T16" fmla="*/ 38 w 153"/>
                              <a:gd name="T17" fmla="*/ 0 h 197"/>
                              <a:gd name="T18" fmla="*/ 48 w 153"/>
                              <a:gd name="T19" fmla="*/ 10 h 197"/>
                              <a:gd name="T20" fmla="*/ 52 w 153"/>
                              <a:gd name="T21" fmla="*/ 19 h 197"/>
                              <a:gd name="T22" fmla="*/ 62 w 153"/>
                              <a:gd name="T23" fmla="*/ 29 h 197"/>
                              <a:gd name="T24" fmla="*/ 72 w 153"/>
                              <a:gd name="T25" fmla="*/ 43 h 197"/>
                              <a:gd name="T26" fmla="*/ 81 w 153"/>
                              <a:gd name="T27" fmla="*/ 53 h 197"/>
                              <a:gd name="T28" fmla="*/ 86 w 153"/>
                              <a:gd name="T29" fmla="*/ 62 h 197"/>
                              <a:gd name="T30" fmla="*/ 91 w 153"/>
                              <a:gd name="T31" fmla="*/ 72 h 197"/>
                              <a:gd name="T32" fmla="*/ 91 w 153"/>
                              <a:gd name="T33" fmla="*/ 82 h 197"/>
                              <a:gd name="T34" fmla="*/ 96 w 153"/>
                              <a:gd name="T35" fmla="*/ 72 h 197"/>
                              <a:gd name="T36" fmla="*/ 100 w 153"/>
                              <a:gd name="T37" fmla="*/ 62 h 197"/>
                              <a:gd name="T38" fmla="*/ 105 w 153"/>
                              <a:gd name="T39" fmla="*/ 53 h 197"/>
                              <a:gd name="T40" fmla="*/ 115 w 153"/>
                              <a:gd name="T41" fmla="*/ 43 h 197"/>
                              <a:gd name="T42" fmla="*/ 124 w 153"/>
                              <a:gd name="T43" fmla="*/ 38 h 197"/>
                              <a:gd name="T44" fmla="*/ 134 w 153"/>
                              <a:gd name="T45" fmla="*/ 38 h 197"/>
                              <a:gd name="T46" fmla="*/ 144 w 153"/>
                              <a:gd name="T47" fmla="*/ 43 h 197"/>
                              <a:gd name="T48" fmla="*/ 153 w 153"/>
                              <a:gd name="T49" fmla="*/ 53 h 197"/>
                              <a:gd name="T50" fmla="*/ 38 w 153"/>
                              <a:gd name="T51" fmla="*/ 197 h 197"/>
                              <a:gd name="T52" fmla="*/ 0 w 153"/>
                              <a:gd name="T53" fmla="*/ 149 h 19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53" h="197">
                                <a:moveTo>
                                  <a:pt x="0" y="149"/>
                                </a:moveTo>
                                <a:lnTo>
                                  <a:pt x="9" y="130"/>
                                </a:lnTo>
                                <a:lnTo>
                                  <a:pt x="19" y="110"/>
                                </a:lnTo>
                                <a:lnTo>
                                  <a:pt x="24" y="91"/>
                                </a:lnTo>
                                <a:lnTo>
                                  <a:pt x="33" y="67"/>
                                </a:lnTo>
                                <a:lnTo>
                                  <a:pt x="38" y="53"/>
                                </a:lnTo>
                                <a:lnTo>
                                  <a:pt x="38" y="29"/>
                                </a:lnTo>
                                <a:lnTo>
                                  <a:pt x="38" y="14"/>
                                </a:lnTo>
                                <a:lnTo>
                                  <a:pt x="38" y="0"/>
                                </a:lnTo>
                                <a:lnTo>
                                  <a:pt x="48" y="10"/>
                                </a:lnTo>
                                <a:lnTo>
                                  <a:pt x="52" y="19"/>
                                </a:lnTo>
                                <a:lnTo>
                                  <a:pt x="62" y="29"/>
                                </a:lnTo>
                                <a:lnTo>
                                  <a:pt x="72" y="43"/>
                                </a:lnTo>
                                <a:lnTo>
                                  <a:pt x="81" y="53"/>
                                </a:lnTo>
                                <a:lnTo>
                                  <a:pt x="86" y="62"/>
                                </a:lnTo>
                                <a:lnTo>
                                  <a:pt x="91" y="72"/>
                                </a:lnTo>
                                <a:lnTo>
                                  <a:pt x="91" y="82"/>
                                </a:lnTo>
                                <a:lnTo>
                                  <a:pt x="96" y="72"/>
                                </a:lnTo>
                                <a:lnTo>
                                  <a:pt x="100" y="62"/>
                                </a:lnTo>
                                <a:lnTo>
                                  <a:pt x="105" y="53"/>
                                </a:lnTo>
                                <a:lnTo>
                                  <a:pt x="115" y="43"/>
                                </a:lnTo>
                                <a:lnTo>
                                  <a:pt x="124" y="38"/>
                                </a:lnTo>
                                <a:lnTo>
                                  <a:pt x="134" y="38"/>
                                </a:lnTo>
                                <a:lnTo>
                                  <a:pt x="144" y="43"/>
                                </a:lnTo>
                                <a:lnTo>
                                  <a:pt x="153" y="53"/>
                                </a:lnTo>
                                <a:lnTo>
                                  <a:pt x="38" y="197"/>
                                </a:lnTo>
                                <a:lnTo>
                                  <a:pt x="0" y="14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" name="Freeform 62"/>
                        <wps:cNvSpPr>
                          <a:spLocks/>
                        </wps:cNvSpPr>
                        <wps:spPr bwMode="auto">
                          <a:xfrm>
                            <a:off x="2215" y="14663"/>
                            <a:ext cx="139" cy="183"/>
                          </a:xfrm>
                          <a:custGeom>
                            <a:avLst/>
                            <a:gdLst>
                              <a:gd name="T0" fmla="*/ 111 w 139"/>
                              <a:gd name="T1" fmla="*/ 183 h 183"/>
                              <a:gd name="T2" fmla="*/ 91 w 139"/>
                              <a:gd name="T3" fmla="*/ 164 h 183"/>
                              <a:gd name="T4" fmla="*/ 77 w 139"/>
                              <a:gd name="T5" fmla="*/ 144 h 183"/>
                              <a:gd name="T6" fmla="*/ 58 w 139"/>
                              <a:gd name="T7" fmla="*/ 120 h 183"/>
                              <a:gd name="T8" fmla="*/ 43 w 139"/>
                              <a:gd name="T9" fmla="*/ 101 h 183"/>
                              <a:gd name="T10" fmla="*/ 29 w 139"/>
                              <a:gd name="T11" fmla="*/ 82 h 183"/>
                              <a:gd name="T12" fmla="*/ 15 w 139"/>
                              <a:gd name="T13" fmla="*/ 68 h 183"/>
                              <a:gd name="T14" fmla="*/ 5 w 139"/>
                              <a:gd name="T15" fmla="*/ 53 h 183"/>
                              <a:gd name="T16" fmla="*/ 0 w 139"/>
                              <a:gd name="T17" fmla="*/ 48 h 183"/>
                              <a:gd name="T18" fmla="*/ 0 w 139"/>
                              <a:gd name="T19" fmla="*/ 39 h 183"/>
                              <a:gd name="T20" fmla="*/ 0 w 139"/>
                              <a:gd name="T21" fmla="*/ 29 h 183"/>
                              <a:gd name="T22" fmla="*/ 0 w 139"/>
                              <a:gd name="T23" fmla="*/ 20 h 183"/>
                              <a:gd name="T24" fmla="*/ 5 w 139"/>
                              <a:gd name="T25" fmla="*/ 10 h 183"/>
                              <a:gd name="T26" fmla="*/ 10 w 139"/>
                              <a:gd name="T27" fmla="*/ 5 h 183"/>
                              <a:gd name="T28" fmla="*/ 15 w 139"/>
                              <a:gd name="T29" fmla="*/ 0 h 183"/>
                              <a:gd name="T30" fmla="*/ 24 w 139"/>
                              <a:gd name="T31" fmla="*/ 0 h 183"/>
                              <a:gd name="T32" fmla="*/ 34 w 139"/>
                              <a:gd name="T33" fmla="*/ 10 h 183"/>
                              <a:gd name="T34" fmla="*/ 48 w 139"/>
                              <a:gd name="T35" fmla="*/ 24 h 183"/>
                              <a:gd name="T36" fmla="*/ 63 w 139"/>
                              <a:gd name="T37" fmla="*/ 44 h 183"/>
                              <a:gd name="T38" fmla="*/ 77 w 139"/>
                              <a:gd name="T39" fmla="*/ 68 h 183"/>
                              <a:gd name="T40" fmla="*/ 96 w 139"/>
                              <a:gd name="T41" fmla="*/ 92 h 183"/>
                              <a:gd name="T42" fmla="*/ 111 w 139"/>
                              <a:gd name="T43" fmla="*/ 111 h 183"/>
                              <a:gd name="T44" fmla="*/ 125 w 139"/>
                              <a:gd name="T45" fmla="*/ 130 h 183"/>
                              <a:gd name="T46" fmla="*/ 135 w 139"/>
                              <a:gd name="T47" fmla="*/ 144 h 183"/>
                              <a:gd name="T48" fmla="*/ 139 w 139"/>
                              <a:gd name="T49" fmla="*/ 149 h 183"/>
                              <a:gd name="T50" fmla="*/ 111 w 139"/>
                              <a:gd name="T51" fmla="*/ 183 h 18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139" h="183">
                                <a:moveTo>
                                  <a:pt x="111" y="183"/>
                                </a:moveTo>
                                <a:lnTo>
                                  <a:pt x="91" y="164"/>
                                </a:lnTo>
                                <a:lnTo>
                                  <a:pt x="77" y="144"/>
                                </a:lnTo>
                                <a:lnTo>
                                  <a:pt x="58" y="120"/>
                                </a:lnTo>
                                <a:lnTo>
                                  <a:pt x="43" y="101"/>
                                </a:lnTo>
                                <a:lnTo>
                                  <a:pt x="29" y="82"/>
                                </a:lnTo>
                                <a:lnTo>
                                  <a:pt x="15" y="68"/>
                                </a:lnTo>
                                <a:lnTo>
                                  <a:pt x="5" y="53"/>
                                </a:lnTo>
                                <a:lnTo>
                                  <a:pt x="0" y="48"/>
                                </a:lnTo>
                                <a:lnTo>
                                  <a:pt x="0" y="39"/>
                                </a:lnTo>
                                <a:lnTo>
                                  <a:pt x="0" y="29"/>
                                </a:lnTo>
                                <a:lnTo>
                                  <a:pt x="0" y="20"/>
                                </a:lnTo>
                                <a:lnTo>
                                  <a:pt x="5" y="10"/>
                                </a:lnTo>
                                <a:lnTo>
                                  <a:pt x="10" y="5"/>
                                </a:lnTo>
                                <a:lnTo>
                                  <a:pt x="15" y="0"/>
                                </a:lnTo>
                                <a:lnTo>
                                  <a:pt x="24" y="0"/>
                                </a:lnTo>
                                <a:lnTo>
                                  <a:pt x="34" y="10"/>
                                </a:lnTo>
                                <a:lnTo>
                                  <a:pt x="48" y="24"/>
                                </a:lnTo>
                                <a:lnTo>
                                  <a:pt x="63" y="44"/>
                                </a:lnTo>
                                <a:lnTo>
                                  <a:pt x="77" y="68"/>
                                </a:lnTo>
                                <a:lnTo>
                                  <a:pt x="96" y="92"/>
                                </a:lnTo>
                                <a:lnTo>
                                  <a:pt x="111" y="111"/>
                                </a:lnTo>
                                <a:lnTo>
                                  <a:pt x="125" y="130"/>
                                </a:lnTo>
                                <a:lnTo>
                                  <a:pt x="135" y="144"/>
                                </a:lnTo>
                                <a:lnTo>
                                  <a:pt x="139" y="149"/>
                                </a:lnTo>
                                <a:lnTo>
                                  <a:pt x="111" y="1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" name="Freeform 63"/>
                        <wps:cNvSpPr>
                          <a:spLocks/>
                        </wps:cNvSpPr>
                        <wps:spPr bwMode="auto">
                          <a:xfrm>
                            <a:off x="1654" y="13871"/>
                            <a:ext cx="681" cy="1028"/>
                          </a:xfrm>
                          <a:custGeom>
                            <a:avLst/>
                            <a:gdLst>
                              <a:gd name="T0" fmla="*/ 86 w 681"/>
                              <a:gd name="T1" fmla="*/ 452 h 1028"/>
                              <a:gd name="T2" fmla="*/ 139 w 681"/>
                              <a:gd name="T3" fmla="*/ 423 h 1028"/>
                              <a:gd name="T4" fmla="*/ 230 w 681"/>
                              <a:gd name="T5" fmla="*/ 610 h 1028"/>
                              <a:gd name="T6" fmla="*/ 345 w 681"/>
                              <a:gd name="T7" fmla="*/ 792 h 1028"/>
                              <a:gd name="T8" fmla="*/ 518 w 681"/>
                              <a:gd name="T9" fmla="*/ 860 h 1028"/>
                              <a:gd name="T10" fmla="*/ 638 w 681"/>
                              <a:gd name="T11" fmla="*/ 816 h 1028"/>
                              <a:gd name="T12" fmla="*/ 662 w 681"/>
                              <a:gd name="T13" fmla="*/ 749 h 1028"/>
                              <a:gd name="T14" fmla="*/ 600 w 681"/>
                              <a:gd name="T15" fmla="*/ 639 h 1028"/>
                              <a:gd name="T16" fmla="*/ 432 w 681"/>
                              <a:gd name="T17" fmla="*/ 552 h 1028"/>
                              <a:gd name="T18" fmla="*/ 369 w 681"/>
                              <a:gd name="T19" fmla="*/ 380 h 1028"/>
                              <a:gd name="T20" fmla="*/ 436 w 681"/>
                              <a:gd name="T21" fmla="*/ 226 h 1028"/>
                              <a:gd name="T22" fmla="*/ 489 w 681"/>
                              <a:gd name="T23" fmla="*/ 216 h 1028"/>
                              <a:gd name="T24" fmla="*/ 470 w 681"/>
                              <a:gd name="T25" fmla="*/ 58 h 1028"/>
                              <a:gd name="T26" fmla="*/ 340 w 681"/>
                              <a:gd name="T27" fmla="*/ 58 h 1028"/>
                              <a:gd name="T28" fmla="*/ 345 w 681"/>
                              <a:gd name="T29" fmla="*/ 164 h 1028"/>
                              <a:gd name="T30" fmla="*/ 398 w 681"/>
                              <a:gd name="T31" fmla="*/ 183 h 1028"/>
                              <a:gd name="T32" fmla="*/ 374 w 681"/>
                              <a:gd name="T33" fmla="*/ 149 h 1028"/>
                              <a:gd name="T34" fmla="*/ 403 w 681"/>
                              <a:gd name="T35" fmla="*/ 111 h 1028"/>
                              <a:gd name="T36" fmla="*/ 427 w 681"/>
                              <a:gd name="T37" fmla="*/ 192 h 1028"/>
                              <a:gd name="T38" fmla="*/ 340 w 681"/>
                              <a:gd name="T39" fmla="*/ 202 h 1028"/>
                              <a:gd name="T40" fmla="*/ 312 w 681"/>
                              <a:gd name="T41" fmla="*/ 53 h 1028"/>
                              <a:gd name="T42" fmla="*/ 441 w 681"/>
                              <a:gd name="T43" fmla="*/ 5 h 1028"/>
                              <a:gd name="T44" fmla="*/ 518 w 681"/>
                              <a:gd name="T45" fmla="*/ 226 h 1028"/>
                              <a:gd name="T46" fmla="*/ 585 w 681"/>
                              <a:gd name="T47" fmla="*/ 394 h 1028"/>
                              <a:gd name="T48" fmla="*/ 518 w 681"/>
                              <a:gd name="T49" fmla="*/ 442 h 1028"/>
                              <a:gd name="T50" fmla="*/ 484 w 681"/>
                              <a:gd name="T51" fmla="*/ 370 h 1028"/>
                              <a:gd name="T52" fmla="*/ 513 w 681"/>
                              <a:gd name="T53" fmla="*/ 365 h 1028"/>
                              <a:gd name="T54" fmla="*/ 528 w 681"/>
                              <a:gd name="T55" fmla="*/ 418 h 1028"/>
                              <a:gd name="T56" fmla="*/ 561 w 681"/>
                              <a:gd name="T57" fmla="*/ 346 h 1028"/>
                              <a:gd name="T58" fmla="*/ 484 w 681"/>
                              <a:gd name="T59" fmla="*/ 245 h 1028"/>
                              <a:gd name="T60" fmla="*/ 398 w 681"/>
                              <a:gd name="T61" fmla="*/ 336 h 1028"/>
                              <a:gd name="T62" fmla="*/ 432 w 681"/>
                              <a:gd name="T63" fmla="*/ 336 h 1028"/>
                              <a:gd name="T64" fmla="*/ 412 w 681"/>
                              <a:gd name="T65" fmla="*/ 456 h 1028"/>
                              <a:gd name="T66" fmla="*/ 489 w 681"/>
                              <a:gd name="T67" fmla="*/ 576 h 1028"/>
                              <a:gd name="T68" fmla="*/ 604 w 681"/>
                              <a:gd name="T69" fmla="*/ 620 h 1028"/>
                              <a:gd name="T70" fmla="*/ 676 w 681"/>
                              <a:gd name="T71" fmla="*/ 706 h 1028"/>
                              <a:gd name="T72" fmla="*/ 662 w 681"/>
                              <a:gd name="T73" fmla="*/ 845 h 1028"/>
                              <a:gd name="T74" fmla="*/ 576 w 681"/>
                              <a:gd name="T75" fmla="*/ 922 h 1028"/>
                              <a:gd name="T76" fmla="*/ 422 w 681"/>
                              <a:gd name="T77" fmla="*/ 941 h 1028"/>
                              <a:gd name="T78" fmla="*/ 278 w 681"/>
                              <a:gd name="T79" fmla="*/ 864 h 1028"/>
                              <a:gd name="T80" fmla="*/ 192 w 681"/>
                              <a:gd name="T81" fmla="*/ 792 h 1028"/>
                              <a:gd name="T82" fmla="*/ 144 w 681"/>
                              <a:gd name="T83" fmla="*/ 792 h 1028"/>
                              <a:gd name="T84" fmla="*/ 254 w 681"/>
                              <a:gd name="T85" fmla="*/ 855 h 1028"/>
                              <a:gd name="T86" fmla="*/ 340 w 681"/>
                              <a:gd name="T87" fmla="*/ 927 h 1028"/>
                              <a:gd name="T88" fmla="*/ 331 w 681"/>
                              <a:gd name="T89" fmla="*/ 1013 h 1028"/>
                              <a:gd name="T90" fmla="*/ 235 w 681"/>
                              <a:gd name="T91" fmla="*/ 965 h 1028"/>
                              <a:gd name="T92" fmla="*/ 187 w 681"/>
                              <a:gd name="T93" fmla="*/ 960 h 1028"/>
                              <a:gd name="T94" fmla="*/ 129 w 681"/>
                              <a:gd name="T95" fmla="*/ 1013 h 1028"/>
                              <a:gd name="T96" fmla="*/ 57 w 681"/>
                              <a:gd name="T97" fmla="*/ 927 h 1028"/>
                              <a:gd name="T98" fmla="*/ 105 w 681"/>
                              <a:gd name="T99" fmla="*/ 855 h 1028"/>
                              <a:gd name="T100" fmla="*/ 43 w 681"/>
                              <a:gd name="T101" fmla="*/ 821 h 1028"/>
                              <a:gd name="T102" fmla="*/ 62 w 681"/>
                              <a:gd name="T103" fmla="*/ 744 h 1028"/>
                              <a:gd name="T104" fmla="*/ 76 w 681"/>
                              <a:gd name="T105" fmla="*/ 706 h 1028"/>
                              <a:gd name="T106" fmla="*/ 33 w 681"/>
                              <a:gd name="T107" fmla="*/ 653 h 1028"/>
                              <a:gd name="T108" fmla="*/ 19 w 681"/>
                              <a:gd name="T109" fmla="*/ 548 h 1028"/>
                              <a:gd name="T110" fmla="*/ 81 w 681"/>
                              <a:gd name="T111" fmla="*/ 572 h 1028"/>
                              <a:gd name="T112" fmla="*/ 148 w 681"/>
                              <a:gd name="T113" fmla="*/ 658 h 1028"/>
                              <a:gd name="T114" fmla="*/ 172 w 681"/>
                              <a:gd name="T115" fmla="*/ 653 h 1028"/>
                              <a:gd name="T116" fmla="*/ 100 w 681"/>
                              <a:gd name="T117" fmla="*/ 581 h 102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681" h="1028">
                                <a:moveTo>
                                  <a:pt x="86" y="552"/>
                                </a:moveTo>
                                <a:lnTo>
                                  <a:pt x="76" y="528"/>
                                </a:lnTo>
                                <a:lnTo>
                                  <a:pt x="76" y="504"/>
                                </a:lnTo>
                                <a:lnTo>
                                  <a:pt x="76" y="490"/>
                                </a:lnTo>
                                <a:lnTo>
                                  <a:pt x="81" y="471"/>
                                </a:lnTo>
                                <a:lnTo>
                                  <a:pt x="86" y="452"/>
                                </a:lnTo>
                                <a:lnTo>
                                  <a:pt x="91" y="437"/>
                                </a:lnTo>
                                <a:lnTo>
                                  <a:pt x="91" y="423"/>
                                </a:lnTo>
                                <a:lnTo>
                                  <a:pt x="91" y="399"/>
                                </a:lnTo>
                                <a:lnTo>
                                  <a:pt x="100" y="404"/>
                                </a:lnTo>
                                <a:lnTo>
                                  <a:pt x="120" y="413"/>
                                </a:lnTo>
                                <a:lnTo>
                                  <a:pt x="139" y="423"/>
                                </a:lnTo>
                                <a:lnTo>
                                  <a:pt x="163" y="442"/>
                                </a:lnTo>
                                <a:lnTo>
                                  <a:pt x="187" y="466"/>
                                </a:lnTo>
                                <a:lnTo>
                                  <a:pt x="201" y="500"/>
                                </a:lnTo>
                                <a:lnTo>
                                  <a:pt x="220" y="533"/>
                                </a:lnTo>
                                <a:lnTo>
                                  <a:pt x="225" y="572"/>
                                </a:lnTo>
                                <a:lnTo>
                                  <a:pt x="230" y="610"/>
                                </a:lnTo>
                                <a:lnTo>
                                  <a:pt x="244" y="648"/>
                                </a:lnTo>
                                <a:lnTo>
                                  <a:pt x="254" y="682"/>
                                </a:lnTo>
                                <a:lnTo>
                                  <a:pt x="273" y="711"/>
                                </a:lnTo>
                                <a:lnTo>
                                  <a:pt x="297" y="740"/>
                                </a:lnTo>
                                <a:lnTo>
                                  <a:pt x="316" y="768"/>
                                </a:lnTo>
                                <a:lnTo>
                                  <a:pt x="345" y="792"/>
                                </a:lnTo>
                                <a:lnTo>
                                  <a:pt x="369" y="807"/>
                                </a:lnTo>
                                <a:lnTo>
                                  <a:pt x="398" y="826"/>
                                </a:lnTo>
                                <a:lnTo>
                                  <a:pt x="427" y="840"/>
                                </a:lnTo>
                                <a:lnTo>
                                  <a:pt x="456" y="850"/>
                                </a:lnTo>
                                <a:lnTo>
                                  <a:pt x="489" y="855"/>
                                </a:lnTo>
                                <a:lnTo>
                                  <a:pt x="518" y="860"/>
                                </a:lnTo>
                                <a:lnTo>
                                  <a:pt x="542" y="860"/>
                                </a:lnTo>
                                <a:lnTo>
                                  <a:pt x="571" y="855"/>
                                </a:lnTo>
                                <a:lnTo>
                                  <a:pt x="595" y="845"/>
                                </a:lnTo>
                                <a:lnTo>
                                  <a:pt x="614" y="836"/>
                                </a:lnTo>
                                <a:lnTo>
                                  <a:pt x="624" y="826"/>
                                </a:lnTo>
                                <a:lnTo>
                                  <a:pt x="638" y="816"/>
                                </a:lnTo>
                                <a:lnTo>
                                  <a:pt x="643" y="802"/>
                                </a:lnTo>
                                <a:lnTo>
                                  <a:pt x="652" y="792"/>
                                </a:lnTo>
                                <a:lnTo>
                                  <a:pt x="657" y="778"/>
                                </a:lnTo>
                                <a:lnTo>
                                  <a:pt x="657" y="773"/>
                                </a:lnTo>
                                <a:lnTo>
                                  <a:pt x="662" y="764"/>
                                </a:lnTo>
                                <a:lnTo>
                                  <a:pt x="662" y="749"/>
                                </a:lnTo>
                                <a:lnTo>
                                  <a:pt x="657" y="735"/>
                                </a:lnTo>
                                <a:lnTo>
                                  <a:pt x="657" y="711"/>
                                </a:lnTo>
                                <a:lnTo>
                                  <a:pt x="648" y="687"/>
                                </a:lnTo>
                                <a:lnTo>
                                  <a:pt x="638" y="668"/>
                                </a:lnTo>
                                <a:lnTo>
                                  <a:pt x="624" y="653"/>
                                </a:lnTo>
                                <a:lnTo>
                                  <a:pt x="600" y="639"/>
                                </a:lnTo>
                                <a:lnTo>
                                  <a:pt x="571" y="629"/>
                                </a:lnTo>
                                <a:lnTo>
                                  <a:pt x="542" y="624"/>
                                </a:lnTo>
                                <a:lnTo>
                                  <a:pt x="508" y="610"/>
                                </a:lnTo>
                                <a:lnTo>
                                  <a:pt x="480" y="596"/>
                                </a:lnTo>
                                <a:lnTo>
                                  <a:pt x="456" y="576"/>
                                </a:lnTo>
                                <a:lnTo>
                                  <a:pt x="432" y="552"/>
                                </a:lnTo>
                                <a:lnTo>
                                  <a:pt x="412" y="528"/>
                                </a:lnTo>
                                <a:lnTo>
                                  <a:pt x="398" y="500"/>
                                </a:lnTo>
                                <a:lnTo>
                                  <a:pt x="384" y="471"/>
                                </a:lnTo>
                                <a:lnTo>
                                  <a:pt x="374" y="442"/>
                                </a:lnTo>
                                <a:lnTo>
                                  <a:pt x="369" y="408"/>
                                </a:lnTo>
                                <a:lnTo>
                                  <a:pt x="369" y="380"/>
                                </a:lnTo>
                                <a:lnTo>
                                  <a:pt x="369" y="346"/>
                                </a:lnTo>
                                <a:lnTo>
                                  <a:pt x="379" y="317"/>
                                </a:lnTo>
                                <a:lnTo>
                                  <a:pt x="388" y="288"/>
                                </a:lnTo>
                                <a:lnTo>
                                  <a:pt x="403" y="260"/>
                                </a:lnTo>
                                <a:lnTo>
                                  <a:pt x="427" y="236"/>
                                </a:lnTo>
                                <a:lnTo>
                                  <a:pt x="436" y="226"/>
                                </a:lnTo>
                                <a:lnTo>
                                  <a:pt x="446" y="221"/>
                                </a:lnTo>
                                <a:lnTo>
                                  <a:pt x="456" y="216"/>
                                </a:lnTo>
                                <a:lnTo>
                                  <a:pt x="465" y="212"/>
                                </a:lnTo>
                                <a:lnTo>
                                  <a:pt x="475" y="212"/>
                                </a:lnTo>
                                <a:lnTo>
                                  <a:pt x="480" y="212"/>
                                </a:lnTo>
                                <a:lnTo>
                                  <a:pt x="489" y="216"/>
                                </a:lnTo>
                                <a:lnTo>
                                  <a:pt x="494" y="216"/>
                                </a:lnTo>
                                <a:lnTo>
                                  <a:pt x="504" y="183"/>
                                </a:lnTo>
                                <a:lnTo>
                                  <a:pt x="504" y="154"/>
                                </a:lnTo>
                                <a:lnTo>
                                  <a:pt x="494" y="120"/>
                                </a:lnTo>
                                <a:lnTo>
                                  <a:pt x="484" y="87"/>
                                </a:lnTo>
                                <a:lnTo>
                                  <a:pt x="470" y="58"/>
                                </a:lnTo>
                                <a:lnTo>
                                  <a:pt x="451" y="39"/>
                                </a:lnTo>
                                <a:lnTo>
                                  <a:pt x="422" y="29"/>
                                </a:lnTo>
                                <a:lnTo>
                                  <a:pt x="388" y="24"/>
                                </a:lnTo>
                                <a:lnTo>
                                  <a:pt x="364" y="29"/>
                                </a:lnTo>
                                <a:lnTo>
                                  <a:pt x="350" y="44"/>
                                </a:lnTo>
                                <a:lnTo>
                                  <a:pt x="340" y="58"/>
                                </a:lnTo>
                                <a:lnTo>
                                  <a:pt x="336" y="77"/>
                                </a:lnTo>
                                <a:lnTo>
                                  <a:pt x="331" y="96"/>
                                </a:lnTo>
                                <a:lnTo>
                                  <a:pt x="331" y="116"/>
                                </a:lnTo>
                                <a:lnTo>
                                  <a:pt x="336" y="135"/>
                                </a:lnTo>
                                <a:lnTo>
                                  <a:pt x="336" y="154"/>
                                </a:lnTo>
                                <a:lnTo>
                                  <a:pt x="345" y="164"/>
                                </a:lnTo>
                                <a:lnTo>
                                  <a:pt x="350" y="178"/>
                                </a:lnTo>
                                <a:lnTo>
                                  <a:pt x="360" y="183"/>
                                </a:lnTo>
                                <a:lnTo>
                                  <a:pt x="369" y="183"/>
                                </a:lnTo>
                                <a:lnTo>
                                  <a:pt x="379" y="188"/>
                                </a:lnTo>
                                <a:lnTo>
                                  <a:pt x="388" y="188"/>
                                </a:lnTo>
                                <a:lnTo>
                                  <a:pt x="398" y="183"/>
                                </a:lnTo>
                                <a:lnTo>
                                  <a:pt x="403" y="178"/>
                                </a:lnTo>
                                <a:lnTo>
                                  <a:pt x="412" y="168"/>
                                </a:lnTo>
                                <a:lnTo>
                                  <a:pt x="412" y="154"/>
                                </a:lnTo>
                                <a:lnTo>
                                  <a:pt x="403" y="144"/>
                                </a:lnTo>
                                <a:lnTo>
                                  <a:pt x="388" y="154"/>
                                </a:lnTo>
                                <a:lnTo>
                                  <a:pt x="374" y="149"/>
                                </a:lnTo>
                                <a:lnTo>
                                  <a:pt x="374" y="140"/>
                                </a:lnTo>
                                <a:lnTo>
                                  <a:pt x="379" y="130"/>
                                </a:lnTo>
                                <a:lnTo>
                                  <a:pt x="384" y="125"/>
                                </a:lnTo>
                                <a:lnTo>
                                  <a:pt x="393" y="120"/>
                                </a:lnTo>
                                <a:lnTo>
                                  <a:pt x="398" y="116"/>
                                </a:lnTo>
                                <a:lnTo>
                                  <a:pt x="403" y="111"/>
                                </a:lnTo>
                                <a:lnTo>
                                  <a:pt x="408" y="111"/>
                                </a:lnTo>
                                <a:lnTo>
                                  <a:pt x="417" y="116"/>
                                </a:lnTo>
                                <a:lnTo>
                                  <a:pt x="427" y="125"/>
                                </a:lnTo>
                                <a:lnTo>
                                  <a:pt x="436" y="149"/>
                                </a:lnTo>
                                <a:lnTo>
                                  <a:pt x="436" y="168"/>
                                </a:lnTo>
                                <a:lnTo>
                                  <a:pt x="427" y="192"/>
                                </a:lnTo>
                                <a:lnTo>
                                  <a:pt x="417" y="202"/>
                                </a:lnTo>
                                <a:lnTo>
                                  <a:pt x="403" y="207"/>
                                </a:lnTo>
                                <a:lnTo>
                                  <a:pt x="388" y="216"/>
                                </a:lnTo>
                                <a:lnTo>
                                  <a:pt x="374" y="216"/>
                                </a:lnTo>
                                <a:lnTo>
                                  <a:pt x="355" y="212"/>
                                </a:lnTo>
                                <a:lnTo>
                                  <a:pt x="340" y="202"/>
                                </a:lnTo>
                                <a:lnTo>
                                  <a:pt x="326" y="183"/>
                                </a:lnTo>
                                <a:lnTo>
                                  <a:pt x="316" y="159"/>
                                </a:lnTo>
                                <a:lnTo>
                                  <a:pt x="307" y="130"/>
                                </a:lnTo>
                                <a:lnTo>
                                  <a:pt x="302" y="101"/>
                                </a:lnTo>
                                <a:lnTo>
                                  <a:pt x="307" y="77"/>
                                </a:lnTo>
                                <a:lnTo>
                                  <a:pt x="312" y="53"/>
                                </a:lnTo>
                                <a:lnTo>
                                  <a:pt x="321" y="34"/>
                                </a:lnTo>
                                <a:lnTo>
                                  <a:pt x="336" y="20"/>
                                </a:lnTo>
                                <a:lnTo>
                                  <a:pt x="355" y="5"/>
                                </a:lnTo>
                                <a:lnTo>
                                  <a:pt x="384" y="0"/>
                                </a:lnTo>
                                <a:lnTo>
                                  <a:pt x="412" y="0"/>
                                </a:lnTo>
                                <a:lnTo>
                                  <a:pt x="441" y="5"/>
                                </a:lnTo>
                                <a:lnTo>
                                  <a:pt x="465" y="20"/>
                                </a:lnTo>
                                <a:lnTo>
                                  <a:pt x="489" y="44"/>
                                </a:lnTo>
                                <a:lnTo>
                                  <a:pt x="508" y="72"/>
                                </a:lnTo>
                                <a:lnTo>
                                  <a:pt x="518" y="116"/>
                                </a:lnTo>
                                <a:lnTo>
                                  <a:pt x="523" y="168"/>
                                </a:lnTo>
                                <a:lnTo>
                                  <a:pt x="518" y="226"/>
                                </a:lnTo>
                                <a:lnTo>
                                  <a:pt x="537" y="245"/>
                                </a:lnTo>
                                <a:lnTo>
                                  <a:pt x="552" y="269"/>
                                </a:lnTo>
                                <a:lnTo>
                                  <a:pt x="566" y="298"/>
                                </a:lnTo>
                                <a:lnTo>
                                  <a:pt x="576" y="332"/>
                                </a:lnTo>
                                <a:lnTo>
                                  <a:pt x="585" y="365"/>
                                </a:lnTo>
                                <a:lnTo>
                                  <a:pt x="585" y="394"/>
                                </a:lnTo>
                                <a:lnTo>
                                  <a:pt x="576" y="413"/>
                                </a:lnTo>
                                <a:lnTo>
                                  <a:pt x="561" y="432"/>
                                </a:lnTo>
                                <a:lnTo>
                                  <a:pt x="552" y="437"/>
                                </a:lnTo>
                                <a:lnTo>
                                  <a:pt x="537" y="442"/>
                                </a:lnTo>
                                <a:lnTo>
                                  <a:pt x="528" y="442"/>
                                </a:lnTo>
                                <a:lnTo>
                                  <a:pt x="518" y="442"/>
                                </a:lnTo>
                                <a:lnTo>
                                  <a:pt x="508" y="442"/>
                                </a:lnTo>
                                <a:lnTo>
                                  <a:pt x="499" y="437"/>
                                </a:lnTo>
                                <a:lnTo>
                                  <a:pt x="489" y="432"/>
                                </a:lnTo>
                                <a:lnTo>
                                  <a:pt x="484" y="423"/>
                                </a:lnTo>
                                <a:lnTo>
                                  <a:pt x="484" y="399"/>
                                </a:lnTo>
                                <a:lnTo>
                                  <a:pt x="484" y="370"/>
                                </a:lnTo>
                                <a:lnTo>
                                  <a:pt x="494" y="351"/>
                                </a:lnTo>
                                <a:lnTo>
                                  <a:pt x="508" y="341"/>
                                </a:lnTo>
                                <a:lnTo>
                                  <a:pt x="513" y="341"/>
                                </a:lnTo>
                                <a:lnTo>
                                  <a:pt x="518" y="346"/>
                                </a:lnTo>
                                <a:lnTo>
                                  <a:pt x="518" y="356"/>
                                </a:lnTo>
                                <a:lnTo>
                                  <a:pt x="513" y="365"/>
                                </a:lnTo>
                                <a:lnTo>
                                  <a:pt x="504" y="375"/>
                                </a:lnTo>
                                <a:lnTo>
                                  <a:pt x="504" y="384"/>
                                </a:lnTo>
                                <a:lnTo>
                                  <a:pt x="504" y="399"/>
                                </a:lnTo>
                                <a:lnTo>
                                  <a:pt x="508" y="413"/>
                                </a:lnTo>
                                <a:lnTo>
                                  <a:pt x="518" y="418"/>
                                </a:lnTo>
                                <a:lnTo>
                                  <a:pt x="528" y="418"/>
                                </a:lnTo>
                                <a:lnTo>
                                  <a:pt x="542" y="418"/>
                                </a:lnTo>
                                <a:lnTo>
                                  <a:pt x="552" y="413"/>
                                </a:lnTo>
                                <a:lnTo>
                                  <a:pt x="561" y="404"/>
                                </a:lnTo>
                                <a:lnTo>
                                  <a:pt x="561" y="389"/>
                                </a:lnTo>
                                <a:lnTo>
                                  <a:pt x="566" y="370"/>
                                </a:lnTo>
                                <a:lnTo>
                                  <a:pt x="561" y="346"/>
                                </a:lnTo>
                                <a:lnTo>
                                  <a:pt x="556" y="322"/>
                                </a:lnTo>
                                <a:lnTo>
                                  <a:pt x="547" y="298"/>
                                </a:lnTo>
                                <a:lnTo>
                                  <a:pt x="532" y="274"/>
                                </a:lnTo>
                                <a:lnTo>
                                  <a:pt x="508" y="260"/>
                                </a:lnTo>
                                <a:lnTo>
                                  <a:pt x="499" y="250"/>
                                </a:lnTo>
                                <a:lnTo>
                                  <a:pt x="484" y="245"/>
                                </a:lnTo>
                                <a:lnTo>
                                  <a:pt x="470" y="245"/>
                                </a:lnTo>
                                <a:lnTo>
                                  <a:pt x="451" y="245"/>
                                </a:lnTo>
                                <a:lnTo>
                                  <a:pt x="436" y="255"/>
                                </a:lnTo>
                                <a:lnTo>
                                  <a:pt x="422" y="274"/>
                                </a:lnTo>
                                <a:lnTo>
                                  <a:pt x="408" y="298"/>
                                </a:lnTo>
                                <a:lnTo>
                                  <a:pt x="398" y="336"/>
                                </a:lnTo>
                                <a:lnTo>
                                  <a:pt x="417" y="332"/>
                                </a:lnTo>
                                <a:lnTo>
                                  <a:pt x="427" y="327"/>
                                </a:lnTo>
                                <a:lnTo>
                                  <a:pt x="432" y="327"/>
                                </a:lnTo>
                                <a:lnTo>
                                  <a:pt x="436" y="327"/>
                                </a:lnTo>
                                <a:lnTo>
                                  <a:pt x="436" y="332"/>
                                </a:lnTo>
                                <a:lnTo>
                                  <a:pt x="432" y="336"/>
                                </a:lnTo>
                                <a:lnTo>
                                  <a:pt x="427" y="346"/>
                                </a:lnTo>
                                <a:lnTo>
                                  <a:pt x="417" y="365"/>
                                </a:lnTo>
                                <a:lnTo>
                                  <a:pt x="412" y="384"/>
                                </a:lnTo>
                                <a:lnTo>
                                  <a:pt x="408" y="408"/>
                                </a:lnTo>
                                <a:lnTo>
                                  <a:pt x="408" y="432"/>
                                </a:lnTo>
                                <a:lnTo>
                                  <a:pt x="412" y="456"/>
                                </a:lnTo>
                                <a:lnTo>
                                  <a:pt x="417" y="480"/>
                                </a:lnTo>
                                <a:lnTo>
                                  <a:pt x="422" y="504"/>
                                </a:lnTo>
                                <a:lnTo>
                                  <a:pt x="436" y="528"/>
                                </a:lnTo>
                                <a:lnTo>
                                  <a:pt x="451" y="548"/>
                                </a:lnTo>
                                <a:lnTo>
                                  <a:pt x="470" y="562"/>
                                </a:lnTo>
                                <a:lnTo>
                                  <a:pt x="489" y="576"/>
                                </a:lnTo>
                                <a:lnTo>
                                  <a:pt x="508" y="586"/>
                                </a:lnTo>
                                <a:lnTo>
                                  <a:pt x="528" y="591"/>
                                </a:lnTo>
                                <a:lnTo>
                                  <a:pt x="547" y="600"/>
                                </a:lnTo>
                                <a:lnTo>
                                  <a:pt x="566" y="605"/>
                                </a:lnTo>
                                <a:lnTo>
                                  <a:pt x="585" y="615"/>
                                </a:lnTo>
                                <a:lnTo>
                                  <a:pt x="604" y="620"/>
                                </a:lnTo>
                                <a:lnTo>
                                  <a:pt x="619" y="629"/>
                                </a:lnTo>
                                <a:lnTo>
                                  <a:pt x="633" y="639"/>
                                </a:lnTo>
                                <a:lnTo>
                                  <a:pt x="648" y="648"/>
                                </a:lnTo>
                                <a:lnTo>
                                  <a:pt x="662" y="663"/>
                                </a:lnTo>
                                <a:lnTo>
                                  <a:pt x="672" y="682"/>
                                </a:lnTo>
                                <a:lnTo>
                                  <a:pt x="676" y="706"/>
                                </a:lnTo>
                                <a:lnTo>
                                  <a:pt x="681" y="730"/>
                                </a:lnTo>
                                <a:lnTo>
                                  <a:pt x="681" y="764"/>
                                </a:lnTo>
                                <a:lnTo>
                                  <a:pt x="681" y="788"/>
                                </a:lnTo>
                                <a:lnTo>
                                  <a:pt x="676" y="807"/>
                                </a:lnTo>
                                <a:lnTo>
                                  <a:pt x="672" y="826"/>
                                </a:lnTo>
                                <a:lnTo>
                                  <a:pt x="662" y="845"/>
                                </a:lnTo>
                                <a:lnTo>
                                  <a:pt x="652" y="860"/>
                                </a:lnTo>
                                <a:lnTo>
                                  <a:pt x="643" y="879"/>
                                </a:lnTo>
                                <a:lnTo>
                                  <a:pt x="628" y="893"/>
                                </a:lnTo>
                                <a:lnTo>
                                  <a:pt x="609" y="903"/>
                                </a:lnTo>
                                <a:lnTo>
                                  <a:pt x="595" y="912"/>
                                </a:lnTo>
                                <a:lnTo>
                                  <a:pt x="576" y="922"/>
                                </a:lnTo>
                                <a:lnTo>
                                  <a:pt x="552" y="927"/>
                                </a:lnTo>
                                <a:lnTo>
                                  <a:pt x="528" y="936"/>
                                </a:lnTo>
                                <a:lnTo>
                                  <a:pt x="504" y="936"/>
                                </a:lnTo>
                                <a:lnTo>
                                  <a:pt x="480" y="941"/>
                                </a:lnTo>
                                <a:lnTo>
                                  <a:pt x="451" y="941"/>
                                </a:lnTo>
                                <a:lnTo>
                                  <a:pt x="422" y="941"/>
                                </a:lnTo>
                                <a:lnTo>
                                  <a:pt x="403" y="936"/>
                                </a:lnTo>
                                <a:lnTo>
                                  <a:pt x="374" y="927"/>
                                </a:lnTo>
                                <a:lnTo>
                                  <a:pt x="350" y="912"/>
                                </a:lnTo>
                                <a:lnTo>
                                  <a:pt x="326" y="898"/>
                                </a:lnTo>
                                <a:lnTo>
                                  <a:pt x="302" y="884"/>
                                </a:lnTo>
                                <a:lnTo>
                                  <a:pt x="278" y="864"/>
                                </a:lnTo>
                                <a:lnTo>
                                  <a:pt x="264" y="850"/>
                                </a:lnTo>
                                <a:lnTo>
                                  <a:pt x="249" y="831"/>
                                </a:lnTo>
                                <a:lnTo>
                                  <a:pt x="240" y="816"/>
                                </a:lnTo>
                                <a:lnTo>
                                  <a:pt x="225" y="807"/>
                                </a:lnTo>
                                <a:lnTo>
                                  <a:pt x="206" y="797"/>
                                </a:lnTo>
                                <a:lnTo>
                                  <a:pt x="192" y="792"/>
                                </a:lnTo>
                                <a:lnTo>
                                  <a:pt x="172" y="788"/>
                                </a:lnTo>
                                <a:lnTo>
                                  <a:pt x="158" y="783"/>
                                </a:lnTo>
                                <a:lnTo>
                                  <a:pt x="144" y="778"/>
                                </a:lnTo>
                                <a:lnTo>
                                  <a:pt x="134" y="778"/>
                                </a:lnTo>
                                <a:lnTo>
                                  <a:pt x="124" y="788"/>
                                </a:lnTo>
                                <a:lnTo>
                                  <a:pt x="144" y="792"/>
                                </a:lnTo>
                                <a:lnTo>
                                  <a:pt x="163" y="802"/>
                                </a:lnTo>
                                <a:lnTo>
                                  <a:pt x="182" y="807"/>
                                </a:lnTo>
                                <a:lnTo>
                                  <a:pt x="201" y="816"/>
                                </a:lnTo>
                                <a:lnTo>
                                  <a:pt x="216" y="831"/>
                                </a:lnTo>
                                <a:lnTo>
                                  <a:pt x="235" y="845"/>
                                </a:lnTo>
                                <a:lnTo>
                                  <a:pt x="254" y="855"/>
                                </a:lnTo>
                                <a:lnTo>
                                  <a:pt x="268" y="869"/>
                                </a:lnTo>
                                <a:lnTo>
                                  <a:pt x="288" y="884"/>
                                </a:lnTo>
                                <a:lnTo>
                                  <a:pt x="302" y="898"/>
                                </a:lnTo>
                                <a:lnTo>
                                  <a:pt x="316" y="908"/>
                                </a:lnTo>
                                <a:lnTo>
                                  <a:pt x="326" y="922"/>
                                </a:lnTo>
                                <a:lnTo>
                                  <a:pt x="340" y="927"/>
                                </a:lnTo>
                                <a:lnTo>
                                  <a:pt x="350" y="936"/>
                                </a:lnTo>
                                <a:lnTo>
                                  <a:pt x="360" y="941"/>
                                </a:lnTo>
                                <a:lnTo>
                                  <a:pt x="369" y="941"/>
                                </a:lnTo>
                                <a:lnTo>
                                  <a:pt x="355" y="956"/>
                                </a:lnTo>
                                <a:lnTo>
                                  <a:pt x="345" y="989"/>
                                </a:lnTo>
                                <a:lnTo>
                                  <a:pt x="331" y="1013"/>
                                </a:lnTo>
                                <a:lnTo>
                                  <a:pt x="316" y="1023"/>
                                </a:lnTo>
                                <a:lnTo>
                                  <a:pt x="302" y="1028"/>
                                </a:lnTo>
                                <a:lnTo>
                                  <a:pt x="283" y="1023"/>
                                </a:lnTo>
                                <a:lnTo>
                                  <a:pt x="268" y="1008"/>
                                </a:lnTo>
                                <a:lnTo>
                                  <a:pt x="249" y="989"/>
                                </a:lnTo>
                                <a:lnTo>
                                  <a:pt x="235" y="965"/>
                                </a:lnTo>
                                <a:lnTo>
                                  <a:pt x="225" y="946"/>
                                </a:lnTo>
                                <a:lnTo>
                                  <a:pt x="216" y="936"/>
                                </a:lnTo>
                                <a:lnTo>
                                  <a:pt x="206" y="936"/>
                                </a:lnTo>
                                <a:lnTo>
                                  <a:pt x="201" y="941"/>
                                </a:lnTo>
                                <a:lnTo>
                                  <a:pt x="192" y="946"/>
                                </a:lnTo>
                                <a:lnTo>
                                  <a:pt x="187" y="960"/>
                                </a:lnTo>
                                <a:lnTo>
                                  <a:pt x="182" y="975"/>
                                </a:lnTo>
                                <a:lnTo>
                                  <a:pt x="177" y="989"/>
                                </a:lnTo>
                                <a:lnTo>
                                  <a:pt x="168" y="999"/>
                                </a:lnTo>
                                <a:lnTo>
                                  <a:pt x="158" y="1008"/>
                                </a:lnTo>
                                <a:lnTo>
                                  <a:pt x="144" y="1013"/>
                                </a:lnTo>
                                <a:lnTo>
                                  <a:pt x="129" y="1013"/>
                                </a:lnTo>
                                <a:lnTo>
                                  <a:pt x="115" y="1013"/>
                                </a:lnTo>
                                <a:lnTo>
                                  <a:pt x="96" y="1004"/>
                                </a:lnTo>
                                <a:lnTo>
                                  <a:pt x="81" y="989"/>
                                </a:lnTo>
                                <a:lnTo>
                                  <a:pt x="67" y="970"/>
                                </a:lnTo>
                                <a:lnTo>
                                  <a:pt x="62" y="951"/>
                                </a:lnTo>
                                <a:lnTo>
                                  <a:pt x="57" y="927"/>
                                </a:lnTo>
                                <a:lnTo>
                                  <a:pt x="62" y="912"/>
                                </a:lnTo>
                                <a:lnTo>
                                  <a:pt x="67" y="898"/>
                                </a:lnTo>
                                <a:lnTo>
                                  <a:pt x="76" y="884"/>
                                </a:lnTo>
                                <a:lnTo>
                                  <a:pt x="86" y="874"/>
                                </a:lnTo>
                                <a:lnTo>
                                  <a:pt x="96" y="860"/>
                                </a:lnTo>
                                <a:lnTo>
                                  <a:pt x="105" y="855"/>
                                </a:lnTo>
                                <a:lnTo>
                                  <a:pt x="91" y="850"/>
                                </a:lnTo>
                                <a:lnTo>
                                  <a:pt x="76" y="845"/>
                                </a:lnTo>
                                <a:lnTo>
                                  <a:pt x="67" y="840"/>
                                </a:lnTo>
                                <a:lnTo>
                                  <a:pt x="57" y="836"/>
                                </a:lnTo>
                                <a:lnTo>
                                  <a:pt x="52" y="831"/>
                                </a:lnTo>
                                <a:lnTo>
                                  <a:pt x="43" y="821"/>
                                </a:lnTo>
                                <a:lnTo>
                                  <a:pt x="43" y="807"/>
                                </a:lnTo>
                                <a:lnTo>
                                  <a:pt x="43" y="797"/>
                                </a:lnTo>
                                <a:lnTo>
                                  <a:pt x="43" y="783"/>
                                </a:lnTo>
                                <a:lnTo>
                                  <a:pt x="48" y="768"/>
                                </a:lnTo>
                                <a:lnTo>
                                  <a:pt x="52" y="759"/>
                                </a:lnTo>
                                <a:lnTo>
                                  <a:pt x="62" y="744"/>
                                </a:lnTo>
                                <a:lnTo>
                                  <a:pt x="72" y="735"/>
                                </a:lnTo>
                                <a:lnTo>
                                  <a:pt x="86" y="725"/>
                                </a:lnTo>
                                <a:lnTo>
                                  <a:pt x="100" y="716"/>
                                </a:lnTo>
                                <a:lnTo>
                                  <a:pt x="120" y="711"/>
                                </a:lnTo>
                                <a:lnTo>
                                  <a:pt x="96" y="711"/>
                                </a:lnTo>
                                <a:lnTo>
                                  <a:pt x="76" y="706"/>
                                </a:lnTo>
                                <a:lnTo>
                                  <a:pt x="57" y="696"/>
                                </a:lnTo>
                                <a:lnTo>
                                  <a:pt x="48" y="692"/>
                                </a:lnTo>
                                <a:lnTo>
                                  <a:pt x="38" y="682"/>
                                </a:lnTo>
                                <a:lnTo>
                                  <a:pt x="33" y="672"/>
                                </a:lnTo>
                                <a:lnTo>
                                  <a:pt x="33" y="663"/>
                                </a:lnTo>
                                <a:lnTo>
                                  <a:pt x="33" y="653"/>
                                </a:lnTo>
                                <a:lnTo>
                                  <a:pt x="33" y="624"/>
                                </a:lnTo>
                                <a:lnTo>
                                  <a:pt x="28" y="600"/>
                                </a:lnTo>
                                <a:lnTo>
                                  <a:pt x="19" y="576"/>
                                </a:lnTo>
                                <a:lnTo>
                                  <a:pt x="0" y="557"/>
                                </a:lnTo>
                                <a:lnTo>
                                  <a:pt x="9" y="552"/>
                                </a:lnTo>
                                <a:lnTo>
                                  <a:pt x="19" y="548"/>
                                </a:lnTo>
                                <a:lnTo>
                                  <a:pt x="28" y="548"/>
                                </a:lnTo>
                                <a:lnTo>
                                  <a:pt x="38" y="548"/>
                                </a:lnTo>
                                <a:lnTo>
                                  <a:pt x="48" y="552"/>
                                </a:lnTo>
                                <a:lnTo>
                                  <a:pt x="62" y="557"/>
                                </a:lnTo>
                                <a:lnTo>
                                  <a:pt x="72" y="562"/>
                                </a:lnTo>
                                <a:lnTo>
                                  <a:pt x="81" y="572"/>
                                </a:lnTo>
                                <a:lnTo>
                                  <a:pt x="91" y="581"/>
                                </a:lnTo>
                                <a:lnTo>
                                  <a:pt x="100" y="596"/>
                                </a:lnTo>
                                <a:lnTo>
                                  <a:pt x="115" y="615"/>
                                </a:lnTo>
                                <a:lnTo>
                                  <a:pt x="124" y="629"/>
                                </a:lnTo>
                                <a:lnTo>
                                  <a:pt x="139" y="644"/>
                                </a:lnTo>
                                <a:lnTo>
                                  <a:pt x="148" y="658"/>
                                </a:lnTo>
                                <a:lnTo>
                                  <a:pt x="158" y="672"/>
                                </a:lnTo>
                                <a:lnTo>
                                  <a:pt x="168" y="682"/>
                                </a:lnTo>
                                <a:lnTo>
                                  <a:pt x="177" y="687"/>
                                </a:lnTo>
                                <a:lnTo>
                                  <a:pt x="182" y="682"/>
                                </a:lnTo>
                                <a:lnTo>
                                  <a:pt x="182" y="668"/>
                                </a:lnTo>
                                <a:lnTo>
                                  <a:pt x="172" y="653"/>
                                </a:lnTo>
                                <a:lnTo>
                                  <a:pt x="168" y="644"/>
                                </a:lnTo>
                                <a:lnTo>
                                  <a:pt x="153" y="634"/>
                                </a:lnTo>
                                <a:lnTo>
                                  <a:pt x="139" y="624"/>
                                </a:lnTo>
                                <a:lnTo>
                                  <a:pt x="124" y="610"/>
                                </a:lnTo>
                                <a:lnTo>
                                  <a:pt x="115" y="591"/>
                                </a:lnTo>
                                <a:lnTo>
                                  <a:pt x="100" y="581"/>
                                </a:lnTo>
                                <a:lnTo>
                                  <a:pt x="91" y="567"/>
                                </a:lnTo>
                                <a:lnTo>
                                  <a:pt x="86" y="5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" name="Freeform 64"/>
                        <wps:cNvSpPr>
                          <a:spLocks/>
                        </wps:cNvSpPr>
                        <wps:spPr bwMode="auto">
                          <a:xfrm>
                            <a:off x="2033" y="14433"/>
                            <a:ext cx="149" cy="96"/>
                          </a:xfrm>
                          <a:custGeom>
                            <a:avLst/>
                            <a:gdLst>
                              <a:gd name="T0" fmla="*/ 149 w 149"/>
                              <a:gd name="T1" fmla="*/ 43 h 96"/>
                              <a:gd name="T2" fmla="*/ 139 w 149"/>
                              <a:gd name="T3" fmla="*/ 62 h 96"/>
                              <a:gd name="T4" fmla="*/ 125 w 149"/>
                              <a:gd name="T5" fmla="*/ 72 h 96"/>
                              <a:gd name="T6" fmla="*/ 105 w 149"/>
                              <a:gd name="T7" fmla="*/ 86 h 96"/>
                              <a:gd name="T8" fmla="*/ 86 w 149"/>
                              <a:gd name="T9" fmla="*/ 91 h 96"/>
                              <a:gd name="T10" fmla="*/ 67 w 149"/>
                              <a:gd name="T11" fmla="*/ 96 h 96"/>
                              <a:gd name="T12" fmla="*/ 43 w 149"/>
                              <a:gd name="T13" fmla="*/ 96 h 96"/>
                              <a:gd name="T14" fmla="*/ 19 w 149"/>
                              <a:gd name="T15" fmla="*/ 96 h 96"/>
                              <a:gd name="T16" fmla="*/ 0 w 149"/>
                              <a:gd name="T17" fmla="*/ 91 h 96"/>
                              <a:gd name="T18" fmla="*/ 19 w 149"/>
                              <a:gd name="T19" fmla="*/ 82 h 96"/>
                              <a:gd name="T20" fmla="*/ 33 w 149"/>
                              <a:gd name="T21" fmla="*/ 77 h 96"/>
                              <a:gd name="T22" fmla="*/ 48 w 149"/>
                              <a:gd name="T23" fmla="*/ 67 h 96"/>
                              <a:gd name="T24" fmla="*/ 57 w 149"/>
                              <a:gd name="T25" fmla="*/ 62 h 96"/>
                              <a:gd name="T26" fmla="*/ 72 w 149"/>
                              <a:gd name="T27" fmla="*/ 53 h 96"/>
                              <a:gd name="T28" fmla="*/ 77 w 149"/>
                              <a:gd name="T29" fmla="*/ 38 h 96"/>
                              <a:gd name="T30" fmla="*/ 77 w 149"/>
                              <a:gd name="T31" fmla="*/ 24 h 96"/>
                              <a:gd name="T32" fmla="*/ 72 w 149"/>
                              <a:gd name="T33" fmla="*/ 0 h 96"/>
                              <a:gd name="T34" fmla="*/ 149 w 149"/>
                              <a:gd name="T35" fmla="*/ 43 h 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149" h="96">
                                <a:moveTo>
                                  <a:pt x="149" y="43"/>
                                </a:moveTo>
                                <a:lnTo>
                                  <a:pt x="139" y="62"/>
                                </a:lnTo>
                                <a:lnTo>
                                  <a:pt x="125" y="72"/>
                                </a:lnTo>
                                <a:lnTo>
                                  <a:pt x="105" y="86"/>
                                </a:lnTo>
                                <a:lnTo>
                                  <a:pt x="86" y="91"/>
                                </a:lnTo>
                                <a:lnTo>
                                  <a:pt x="67" y="96"/>
                                </a:lnTo>
                                <a:lnTo>
                                  <a:pt x="43" y="96"/>
                                </a:lnTo>
                                <a:lnTo>
                                  <a:pt x="19" y="96"/>
                                </a:lnTo>
                                <a:lnTo>
                                  <a:pt x="0" y="91"/>
                                </a:lnTo>
                                <a:lnTo>
                                  <a:pt x="19" y="82"/>
                                </a:lnTo>
                                <a:lnTo>
                                  <a:pt x="33" y="77"/>
                                </a:lnTo>
                                <a:lnTo>
                                  <a:pt x="48" y="67"/>
                                </a:lnTo>
                                <a:lnTo>
                                  <a:pt x="57" y="62"/>
                                </a:lnTo>
                                <a:lnTo>
                                  <a:pt x="72" y="53"/>
                                </a:lnTo>
                                <a:lnTo>
                                  <a:pt x="77" y="38"/>
                                </a:lnTo>
                                <a:lnTo>
                                  <a:pt x="77" y="24"/>
                                </a:lnTo>
                                <a:lnTo>
                                  <a:pt x="72" y="0"/>
                                </a:lnTo>
                                <a:lnTo>
                                  <a:pt x="149" y="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" name="Freeform 65"/>
                        <wps:cNvSpPr>
                          <a:spLocks/>
                        </wps:cNvSpPr>
                        <wps:spPr bwMode="auto">
                          <a:xfrm>
                            <a:off x="2177" y="14529"/>
                            <a:ext cx="67" cy="77"/>
                          </a:xfrm>
                          <a:custGeom>
                            <a:avLst/>
                            <a:gdLst>
                              <a:gd name="T0" fmla="*/ 57 w 67"/>
                              <a:gd name="T1" fmla="*/ 62 h 77"/>
                              <a:gd name="T2" fmla="*/ 48 w 67"/>
                              <a:gd name="T3" fmla="*/ 72 h 77"/>
                              <a:gd name="T4" fmla="*/ 43 w 67"/>
                              <a:gd name="T5" fmla="*/ 72 h 77"/>
                              <a:gd name="T6" fmla="*/ 33 w 67"/>
                              <a:gd name="T7" fmla="*/ 77 h 77"/>
                              <a:gd name="T8" fmla="*/ 29 w 67"/>
                              <a:gd name="T9" fmla="*/ 77 h 77"/>
                              <a:gd name="T10" fmla="*/ 19 w 67"/>
                              <a:gd name="T11" fmla="*/ 77 h 77"/>
                              <a:gd name="T12" fmla="*/ 14 w 67"/>
                              <a:gd name="T13" fmla="*/ 72 h 77"/>
                              <a:gd name="T14" fmla="*/ 9 w 67"/>
                              <a:gd name="T15" fmla="*/ 72 h 77"/>
                              <a:gd name="T16" fmla="*/ 5 w 67"/>
                              <a:gd name="T17" fmla="*/ 62 h 77"/>
                              <a:gd name="T18" fmla="*/ 0 w 67"/>
                              <a:gd name="T19" fmla="*/ 48 h 77"/>
                              <a:gd name="T20" fmla="*/ 0 w 67"/>
                              <a:gd name="T21" fmla="*/ 38 h 77"/>
                              <a:gd name="T22" fmla="*/ 5 w 67"/>
                              <a:gd name="T23" fmla="*/ 24 h 77"/>
                              <a:gd name="T24" fmla="*/ 14 w 67"/>
                              <a:gd name="T25" fmla="*/ 10 h 77"/>
                              <a:gd name="T26" fmla="*/ 19 w 67"/>
                              <a:gd name="T27" fmla="*/ 5 h 77"/>
                              <a:gd name="T28" fmla="*/ 24 w 67"/>
                              <a:gd name="T29" fmla="*/ 0 h 77"/>
                              <a:gd name="T30" fmla="*/ 33 w 67"/>
                              <a:gd name="T31" fmla="*/ 0 h 77"/>
                              <a:gd name="T32" fmla="*/ 38 w 67"/>
                              <a:gd name="T33" fmla="*/ 0 h 77"/>
                              <a:gd name="T34" fmla="*/ 43 w 67"/>
                              <a:gd name="T35" fmla="*/ 5 h 77"/>
                              <a:gd name="T36" fmla="*/ 48 w 67"/>
                              <a:gd name="T37" fmla="*/ 5 h 77"/>
                              <a:gd name="T38" fmla="*/ 57 w 67"/>
                              <a:gd name="T39" fmla="*/ 10 h 77"/>
                              <a:gd name="T40" fmla="*/ 57 w 67"/>
                              <a:gd name="T41" fmla="*/ 14 h 77"/>
                              <a:gd name="T42" fmla="*/ 62 w 67"/>
                              <a:gd name="T43" fmla="*/ 24 h 77"/>
                              <a:gd name="T44" fmla="*/ 67 w 67"/>
                              <a:gd name="T45" fmla="*/ 38 h 77"/>
                              <a:gd name="T46" fmla="*/ 67 w 67"/>
                              <a:gd name="T47" fmla="*/ 53 h 77"/>
                              <a:gd name="T48" fmla="*/ 57 w 67"/>
                              <a:gd name="T49" fmla="*/ 62 h 7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</a:cxnLst>
                            <a:rect l="0" t="0" r="r" b="b"/>
                            <a:pathLst>
                              <a:path w="67" h="77">
                                <a:moveTo>
                                  <a:pt x="57" y="62"/>
                                </a:moveTo>
                                <a:lnTo>
                                  <a:pt x="48" y="72"/>
                                </a:lnTo>
                                <a:lnTo>
                                  <a:pt x="43" y="72"/>
                                </a:lnTo>
                                <a:lnTo>
                                  <a:pt x="33" y="77"/>
                                </a:lnTo>
                                <a:lnTo>
                                  <a:pt x="29" y="77"/>
                                </a:lnTo>
                                <a:lnTo>
                                  <a:pt x="19" y="77"/>
                                </a:lnTo>
                                <a:lnTo>
                                  <a:pt x="14" y="72"/>
                                </a:lnTo>
                                <a:lnTo>
                                  <a:pt x="9" y="72"/>
                                </a:lnTo>
                                <a:lnTo>
                                  <a:pt x="5" y="62"/>
                                </a:lnTo>
                                <a:lnTo>
                                  <a:pt x="0" y="48"/>
                                </a:lnTo>
                                <a:lnTo>
                                  <a:pt x="0" y="38"/>
                                </a:lnTo>
                                <a:lnTo>
                                  <a:pt x="5" y="24"/>
                                </a:lnTo>
                                <a:lnTo>
                                  <a:pt x="14" y="10"/>
                                </a:lnTo>
                                <a:lnTo>
                                  <a:pt x="19" y="5"/>
                                </a:lnTo>
                                <a:lnTo>
                                  <a:pt x="24" y="0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3" y="5"/>
                                </a:lnTo>
                                <a:lnTo>
                                  <a:pt x="48" y="5"/>
                                </a:lnTo>
                                <a:lnTo>
                                  <a:pt x="57" y="10"/>
                                </a:lnTo>
                                <a:lnTo>
                                  <a:pt x="57" y="14"/>
                                </a:lnTo>
                                <a:lnTo>
                                  <a:pt x="62" y="24"/>
                                </a:lnTo>
                                <a:lnTo>
                                  <a:pt x="67" y="38"/>
                                </a:lnTo>
                                <a:lnTo>
                                  <a:pt x="67" y="53"/>
                                </a:lnTo>
                                <a:lnTo>
                                  <a:pt x="57" y="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" name="Freeform 66"/>
                        <wps:cNvSpPr>
                          <a:spLocks/>
                        </wps:cNvSpPr>
                        <wps:spPr bwMode="auto">
                          <a:xfrm>
                            <a:off x="1687" y="12849"/>
                            <a:ext cx="490" cy="1488"/>
                          </a:xfrm>
                          <a:custGeom>
                            <a:avLst/>
                            <a:gdLst>
                              <a:gd name="T0" fmla="*/ 77 w 490"/>
                              <a:gd name="T1" fmla="*/ 1339 h 1488"/>
                              <a:gd name="T2" fmla="*/ 77 w 490"/>
                              <a:gd name="T3" fmla="*/ 1210 h 1488"/>
                              <a:gd name="T4" fmla="*/ 101 w 490"/>
                              <a:gd name="T5" fmla="*/ 1075 h 1488"/>
                              <a:gd name="T6" fmla="*/ 154 w 490"/>
                              <a:gd name="T7" fmla="*/ 950 h 1488"/>
                              <a:gd name="T8" fmla="*/ 235 w 490"/>
                              <a:gd name="T9" fmla="*/ 859 h 1488"/>
                              <a:gd name="T10" fmla="*/ 303 w 490"/>
                              <a:gd name="T11" fmla="*/ 816 h 1488"/>
                              <a:gd name="T12" fmla="*/ 269 w 490"/>
                              <a:gd name="T13" fmla="*/ 816 h 1488"/>
                              <a:gd name="T14" fmla="*/ 226 w 490"/>
                              <a:gd name="T15" fmla="*/ 826 h 1488"/>
                              <a:gd name="T16" fmla="*/ 173 w 490"/>
                              <a:gd name="T17" fmla="*/ 816 h 1488"/>
                              <a:gd name="T18" fmla="*/ 135 w 490"/>
                              <a:gd name="T19" fmla="*/ 778 h 1488"/>
                              <a:gd name="T20" fmla="*/ 168 w 490"/>
                              <a:gd name="T21" fmla="*/ 720 h 1488"/>
                              <a:gd name="T22" fmla="*/ 125 w 490"/>
                              <a:gd name="T23" fmla="*/ 710 h 1488"/>
                              <a:gd name="T24" fmla="*/ 53 w 490"/>
                              <a:gd name="T25" fmla="*/ 662 h 1488"/>
                              <a:gd name="T26" fmla="*/ 19 w 490"/>
                              <a:gd name="T27" fmla="*/ 600 h 1488"/>
                              <a:gd name="T28" fmla="*/ 24 w 490"/>
                              <a:gd name="T29" fmla="*/ 566 h 1488"/>
                              <a:gd name="T30" fmla="*/ 91 w 490"/>
                              <a:gd name="T31" fmla="*/ 538 h 1488"/>
                              <a:gd name="T32" fmla="*/ 178 w 490"/>
                              <a:gd name="T33" fmla="*/ 586 h 1488"/>
                              <a:gd name="T34" fmla="*/ 154 w 490"/>
                              <a:gd name="T35" fmla="*/ 547 h 1488"/>
                              <a:gd name="T36" fmla="*/ 91 w 490"/>
                              <a:gd name="T37" fmla="*/ 427 h 1488"/>
                              <a:gd name="T38" fmla="*/ 77 w 490"/>
                              <a:gd name="T39" fmla="*/ 341 h 1488"/>
                              <a:gd name="T40" fmla="*/ 106 w 490"/>
                              <a:gd name="T41" fmla="*/ 331 h 1488"/>
                              <a:gd name="T42" fmla="*/ 173 w 490"/>
                              <a:gd name="T43" fmla="*/ 379 h 1488"/>
                              <a:gd name="T44" fmla="*/ 216 w 490"/>
                              <a:gd name="T45" fmla="*/ 461 h 1488"/>
                              <a:gd name="T46" fmla="*/ 231 w 490"/>
                              <a:gd name="T47" fmla="*/ 470 h 1488"/>
                              <a:gd name="T48" fmla="*/ 221 w 490"/>
                              <a:gd name="T49" fmla="*/ 336 h 1488"/>
                              <a:gd name="T50" fmla="*/ 183 w 490"/>
                              <a:gd name="T51" fmla="*/ 216 h 1488"/>
                              <a:gd name="T52" fmla="*/ 149 w 490"/>
                              <a:gd name="T53" fmla="*/ 125 h 1488"/>
                              <a:gd name="T54" fmla="*/ 135 w 490"/>
                              <a:gd name="T55" fmla="*/ 106 h 1488"/>
                              <a:gd name="T56" fmla="*/ 125 w 490"/>
                              <a:gd name="T57" fmla="*/ 168 h 1488"/>
                              <a:gd name="T58" fmla="*/ 82 w 490"/>
                              <a:gd name="T59" fmla="*/ 182 h 1488"/>
                              <a:gd name="T60" fmla="*/ 43 w 490"/>
                              <a:gd name="T61" fmla="*/ 168 h 1488"/>
                              <a:gd name="T62" fmla="*/ 15 w 490"/>
                              <a:gd name="T63" fmla="*/ 120 h 1488"/>
                              <a:gd name="T64" fmla="*/ 19 w 490"/>
                              <a:gd name="T65" fmla="*/ 58 h 1488"/>
                              <a:gd name="T66" fmla="*/ 58 w 490"/>
                              <a:gd name="T67" fmla="*/ 10 h 1488"/>
                              <a:gd name="T68" fmla="*/ 130 w 490"/>
                              <a:gd name="T69" fmla="*/ 14 h 1488"/>
                              <a:gd name="T70" fmla="*/ 211 w 490"/>
                              <a:gd name="T71" fmla="*/ 96 h 1488"/>
                              <a:gd name="T72" fmla="*/ 255 w 490"/>
                              <a:gd name="T73" fmla="*/ 187 h 1488"/>
                              <a:gd name="T74" fmla="*/ 279 w 490"/>
                              <a:gd name="T75" fmla="*/ 413 h 1488"/>
                              <a:gd name="T76" fmla="*/ 298 w 490"/>
                              <a:gd name="T77" fmla="*/ 614 h 1488"/>
                              <a:gd name="T78" fmla="*/ 365 w 490"/>
                              <a:gd name="T79" fmla="*/ 706 h 1488"/>
                              <a:gd name="T80" fmla="*/ 432 w 490"/>
                              <a:gd name="T81" fmla="*/ 706 h 1488"/>
                              <a:gd name="T82" fmla="*/ 456 w 490"/>
                              <a:gd name="T83" fmla="*/ 653 h 1488"/>
                              <a:gd name="T84" fmla="*/ 442 w 490"/>
                              <a:gd name="T85" fmla="*/ 595 h 1488"/>
                              <a:gd name="T86" fmla="*/ 403 w 490"/>
                              <a:gd name="T87" fmla="*/ 590 h 1488"/>
                              <a:gd name="T88" fmla="*/ 370 w 490"/>
                              <a:gd name="T89" fmla="*/ 629 h 1488"/>
                              <a:gd name="T90" fmla="*/ 375 w 490"/>
                              <a:gd name="T91" fmla="*/ 562 h 1488"/>
                              <a:gd name="T92" fmla="*/ 355 w 490"/>
                              <a:gd name="T93" fmla="*/ 528 h 1488"/>
                              <a:gd name="T94" fmla="*/ 370 w 490"/>
                              <a:gd name="T95" fmla="*/ 480 h 1488"/>
                              <a:gd name="T96" fmla="*/ 408 w 490"/>
                              <a:gd name="T97" fmla="*/ 494 h 1488"/>
                              <a:gd name="T98" fmla="*/ 451 w 490"/>
                              <a:gd name="T99" fmla="*/ 542 h 1488"/>
                              <a:gd name="T100" fmla="*/ 490 w 490"/>
                              <a:gd name="T101" fmla="*/ 648 h 1488"/>
                              <a:gd name="T102" fmla="*/ 466 w 490"/>
                              <a:gd name="T103" fmla="*/ 797 h 1488"/>
                              <a:gd name="T104" fmla="*/ 399 w 490"/>
                              <a:gd name="T105" fmla="*/ 878 h 1488"/>
                              <a:gd name="T106" fmla="*/ 327 w 490"/>
                              <a:gd name="T107" fmla="*/ 931 h 1488"/>
                              <a:gd name="T108" fmla="*/ 245 w 490"/>
                              <a:gd name="T109" fmla="*/ 1051 h 1488"/>
                              <a:gd name="T110" fmla="*/ 178 w 490"/>
                              <a:gd name="T111" fmla="*/ 1214 h 1488"/>
                              <a:gd name="T112" fmla="*/ 173 w 490"/>
                              <a:gd name="T113" fmla="*/ 1488 h 1488"/>
                              <a:gd name="T114" fmla="*/ 139 w 490"/>
                              <a:gd name="T115" fmla="*/ 1445 h 1488"/>
                              <a:gd name="T116" fmla="*/ 111 w 490"/>
                              <a:gd name="T117" fmla="*/ 1421 h 14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490" h="1488">
                                <a:moveTo>
                                  <a:pt x="87" y="1406"/>
                                </a:moveTo>
                                <a:lnTo>
                                  <a:pt x="77" y="1378"/>
                                </a:lnTo>
                                <a:lnTo>
                                  <a:pt x="77" y="1339"/>
                                </a:lnTo>
                                <a:lnTo>
                                  <a:pt x="72" y="1296"/>
                                </a:lnTo>
                                <a:lnTo>
                                  <a:pt x="77" y="1258"/>
                                </a:lnTo>
                                <a:lnTo>
                                  <a:pt x="77" y="1210"/>
                                </a:lnTo>
                                <a:lnTo>
                                  <a:pt x="82" y="1166"/>
                                </a:lnTo>
                                <a:lnTo>
                                  <a:pt x="91" y="1118"/>
                                </a:lnTo>
                                <a:lnTo>
                                  <a:pt x="101" y="1075"/>
                                </a:lnTo>
                                <a:lnTo>
                                  <a:pt x="115" y="1032"/>
                                </a:lnTo>
                                <a:lnTo>
                                  <a:pt x="135" y="989"/>
                                </a:lnTo>
                                <a:lnTo>
                                  <a:pt x="154" y="950"/>
                                </a:lnTo>
                                <a:lnTo>
                                  <a:pt x="178" y="912"/>
                                </a:lnTo>
                                <a:lnTo>
                                  <a:pt x="207" y="883"/>
                                </a:lnTo>
                                <a:lnTo>
                                  <a:pt x="235" y="859"/>
                                </a:lnTo>
                                <a:lnTo>
                                  <a:pt x="274" y="835"/>
                                </a:lnTo>
                                <a:lnTo>
                                  <a:pt x="312" y="821"/>
                                </a:lnTo>
                                <a:lnTo>
                                  <a:pt x="303" y="816"/>
                                </a:lnTo>
                                <a:lnTo>
                                  <a:pt x="293" y="816"/>
                                </a:lnTo>
                                <a:lnTo>
                                  <a:pt x="283" y="816"/>
                                </a:lnTo>
                                <a:lnTo>
                                  <a:pt x="269" y="816"/>
                                </a:lnTo>
                                <a:lnTo>
                                  <a:pt x="255" y="821"/>
                                </a:lnTo>
                                <a:lnTo>
                                  <a:pt x="240" y="821"/>
                                </a:lnTo>
                                <a:lnTo>
                                  <a:pt x="226" y="826"/>
                                </a:lnTo>
                                <a:lnTo>
                                  <a:pt x="207" y="826"/>
                                </a:lnTo>
                                <a:lnTo>
                                  <a:pt x="192" y="826"/>
                                </a:lnTo>
                                <a:lnTo>
                                  <a:pt x="173" y="816"/>
                                </a:lnTo>
                                <a:lnTo>
                                  <a:pt x="154" y="806"/>
                                </a:lnTo>
                                <a:lnTo>
                                  <a:pt x="139" y="792"/>
                                </a:lnTo>
                                <a:lnTo>
                                  <a:pt x="135" y="778"/>
                                </a:lnTo>
                                <a:lnTo>
                                  <a:pt x="135" y="758"/>
                                </a:lnTo>
                                <a:lnTo>
                                  <a:pt x="144" y="739"/>
                                </a:lnTo>
                                <a:lnTo>
                                  <a:pt x="168" y="720"/>
                                </a:lnTo>
                                <a:lnTo>
                                  <a:pt x="183" y="715"/>
                                </a:lnTo>
                                <a:lnTo>
                                  <a:pt x="173" y="706"/>
                                </a:lnTo>
                                <a:lnTo>
                                  <a:pt x="125" y="710"/>
                                </a:lnTo>
                                <a:lnTo>
                                  <a:pt x="91" y="701"/>
                                </a:lnTo>
                                <a:lnTo>
                                  <a:pt x="72" y="682"/>
                                </a:lnTo>
                                <a:lnTo>
                                  <a:pt x="53" y="662"/>
                                </a:lnTo>
                                <a:lnTo>
                                  <a:pt x="43" y="638"/>
                                </a:lnTo>
                                <a:lnTo>
                                  <a:pt x="29" y="614"/>
                                </a:lnTo>
                                <a:lnTo>
                                  <a:pt x="19" y="600"/>
                                </a:lnTo>
                                <a:lnTo>
                                  <a:pt x="0" y="595"/>
                                </a:lnTo>
                                <a:lnTo>
                                  <a:pt x="10" y="581"/>
                                </a:lnTo>
                                <a:lnTo>
                                  <a:pt x="24" y="566"/>
                                </a:lnTo>
                                <a:lnTo>
                                  <a:pt x="43" y="552"/>
                                </a:lnTo>
                                <a:lnTo>
                                  <a:pt x="63" y="542"/>
                                </a:lnTo>
                                <a:lnTo>
                                  <a:pt x="91" y="538"/>
                                </a:lnTo>
                                <a:lnTo>
                                  <a:pt x="120" y="542"/>
                                </a:lnTo>
                                <a:lnTo>
                                  <a:pt x="149" y="557"/>
                                </a:lnTo>
                                <a:lnTo>
                                  <a:pt x="178" y="586"/>
                                </a:lnTo>
                                <a:lnTo>
                                  <a:pt x="197" y="605"/>
                                </a:lnTo>
                                <a:lnTo>
                                  <a:pt x="202" y="586"/>
                                </a:lnTo>
                                <a:lnTo>
                                  <a:pt x="154" y="547"/>
                                </a:lnTo>
                                <a:lnTo>
                                  <a:pt x="120" y="509"/>
                                </a:lnTo>
                                <a:lnTo>
                                  <a:pt x="101" y="470"/>
                                </a:lnTo>
                                <a:lnTo>
                                  <a:pt x="91" y="427"/>
                                </a:lnTo>
                                <a:lnTo>
                                  <a:pt x="87" y="389"/>
                                </a:lnTo>
                                <a:lnTo>
                                  <a:pt x="82" y="360"/>
                                </a:lnTo>
                                <a:lnTo>
                                  <a:pt x="77" y="341"/>
                                </a:lnTo>
                                <a:lnTo>
                                  <a:pt x="58" y="331"/>
                                </a:lnTo>
                                <a:lnTo>
                                  <a:pt x="82" y="326"/>
                                </a:lnTo>
                                <a:lnTo>
                                  <a:pt x="106" y="331"/>
                                </a:lnTo>
                                <a:lnTo>
                                  <a:pt x="130" y="341"/>
                                </a:lnTo>
                                <a:lnTo>
                                  <a:pt x="154" y="355"/>
                                </a:lnTo>
                                <a:lnTo>
                                  <a:pt x="173" y="379"/>
                                </a:lnTo>
                                <a:lnTo>
                                  <a:pt x="192" y="403"/>
                                </a:lnTo>
                                <a:lnTo>
                                  <a:pt x="207" y="432"/>
                                </a:lnTo>
                                <a:lnTo>
                                  <a:pt x="216" y="461"/>
                                </a:lnTo>
                                <a:lnTo>
                                  <a:pt x="226" y="528"/>
                                </a:lnTo>
                                <a:lnTo>
                                  <a:pt x="240" y="518"/>
                                </a:lnTo>
                                <a:lnTo>
                                  <a:pt x="231" y="470"/>
                                </a:lnTo>
                                <a:lnTo>
                                  <a:pt x="231" y="422"/>
                                </a:lnTo>
                                <a:lnTo>
                                  <a:pt x="226" y="379"/>
                                </a:lnTo>
                                <a:lnTo>
                                  <a:pt x="221" y="336"/>
                                </a:lnTo>
                                <a:lnTo>
                                  <a:pt x="216" y="298"/>
                                </a:lnTo>
                                <a:lnTo>
                                  <a:pt x="202" y="254"/>
                                </a:lnTo>
                                <a:lnTo>
                                  <a:pt x="183" y="216"/>
                                </a:lnTo>
                                <a:lnTo>
                                  <a:pt x="149" y="173"/>
                                </a:lnTo>
                                <a:lnTo>
                                  <a:pt x="149" y="149"/>
                                </a:lnTo>
                                <a:lnTo>
                                  <a:pt x="149" y="125"/>
                                </a:lnTo>
                                <a:lnTo>
                                  <a:pt x="144" y="101"/>
                                </a:lnTo>
                                <a:lnTo>
                                  <a:pt x="130" y="82"/>
                                </a:lnTo>
                                <a:lnTo>
                                  <a:pt x="135" y="106"/>
                                </a:lnTo>
                                <a:lnTo>
                                  <a:pt x="135" y="125"/>
                                </a:lnTo>
                                <a:lnTo>
                                  <a:pt x="135" y="144"/>
                                </a:lnTo>
                                <a:lnTo>
                                  <a:pt x="125" y="168"/>
                                </a:lnTo>
                                <a:lnTo>
                                  <a:pt x="111" y="178"/>
                                </a:lnTo>
                                <a:lnTo>
                                  <a:pt x="96" y="182"/>
                                </a:lnTo>
                                <a:lnTo>
                                  <a:pt x="82" y="182"/>
                                </a:lnTo>
                                <a:lnTo>
                                  <a:pt x="67" y="182"/>
                                </a:lnTo>
                                <a:lnTo>
                                  <a:pt x="53" y="178"/>
                                </a:lnTo>
                                <a:lnTo>
                                  <a:pt x="43" y="168"/>
                                </a:lnTo>
                                <a:lnTo>
                                  <a:pt x="34" y="154"/>
                                </a:lnTo>
                                <a:lnTo>
                                  <a:pt x="24" y="139"/>
                                </a:lnTo>
                                <a:lnTo>
                                  <a:pt x="15" y="120"/>
                                </a:lnTo>
                                <a:lnTo>
                                  <a:pt x="15" y="101"/>
                                </a:lnTo>
                                <a:lnTo>
                                  <a:pt x="15" y="77"/>
                                </a:lnTo>
                                <a:lnTo>
                                  <a:pt x="19" y="58"/>
                                </a:lnTo>
                                <a:lnTo>
                                  <a:pt x="29" y="38"/>
                                </a:lnTo>
                                <a:lnTo>
                                  <a:pt x="43" y="24"/>
                                </a:lnTo>
                                <a:lnTo>
                                  <a:pt x="58" y="10"/>
                                </a:lnTo>
                                <a:lnTo>
                                  <a:pt x="82" y="0"/>
                                </a:lnTo>
                                <a:lnTo>
                                  <a:pt x="106" y="0"/>
                                </a:lnTo>
                                <a:lnTo>
                                  <a:pt x="130" y="14"/>
                                </a:lnTo>
                                <a:lnTo>
                                  <a:pt x="159" y="34"/>
                                </a:lnTo>
                                <a:lnTo>
                                  <a:pt x="183" y="62"/>
                                </a:lnTo>
                                <a:lnTo>
                                  <a:pt x="211" y="96"/>
                                </a:lnTo>
                                <a:lnTo>
                                  <a:pt x="231" y="125"/>
                                </a:lnTo>
                                <a:lnTo>
                                  <a:pt x="245" y="158"/>
                                </a:lnTo>
                                <a:lnTo>
                                  <a:pt x="255" y="187"/>
                                </a:lnTo>
                                <a:lnTo>
                                  <a:pt x="264" y="259"/>
                                </a:lnTo>
                                <a:lnTo>
                                  <a:pt x="274" y="341"/>
                                </a:lnTo>
                                <a:lnTo>
                                  <a:pt x="279" y="413"/>
                                </a:lnTo>
                                <a:lnTo>
                                  <a:pt x="283" y="490"/>
                                </a:lnTo>
                                <a:lnTo>
                                  <a:pt x="288" y="557"/>
                                </a:lnTo>
                                <a:lnTo>
                                  <a:pt x="298" y="614"/>
                                </a:lnTo>
                                <a:lnTo>
                                  <a:pt x="312" y="658"/>
                                </a:lnTo>
                                <a:lnTo>
                                  <a:pt x="341" y="691"/>
                                </a:lnTo>
                                <a:lnTo>
                                  <a:pt x="365" y="706"/>
                                </a:lnTo>
                                <a:lnTo>
                                  <a:pt x="389" y="710"/>
                                </a:lnTo>
                                <a:lnTo>
                                  <a:pt x="413" y="710"/>
                                </a:lnTo>
                                <a:lnTo>
                                  <a:pt x="432" y="706"/>
                                </a:lnTo>
                                <a:lnTo>
                                  <a:pt x="447" y="696"/>
                                </a:lnTo>
                                <a:lnTo>
                                  <a:pt x="456" y="677"/>
                                </a:lnTo>
                                <a:lnTo>
                                  <a:pt x="456" y="653"/>
                                </a:lnTo>
                                <a:lnTo>
                                  <a:pt x="456" y="629"/>
                                </a:lnTo>
                                <a:lnTo>
                                  <a:pt x="451" y="605"/>
                                </a:lnTo>
                                <a:lnTo>
                                  <a:pt x="442" y="595"/>
                                </a:lnTo>
                                <a:lnTo>
                                  <a:pt x="427" y="586"/>
                                </a:lnTo>
                                <a:lnTo>
                                  <a:pt x="413" y="586"/>
                                </a:lnTo>
                                <a:lnTo>
                                  <a:pt x="403" y="590"/>
                                </a:lnTo>
                                <a:lnTo>
                                  <a:pt x="389" y="605"/>
                                </a:lnTo>
                                <a:lnTo>
                                  <a:pt x="379" y="614"/>
                                </a:lnTo>
                                <a:lnTo>
                                  <a:pt x="370" y="629"/>
                                </a:lnTo>
                                <a:lnTo>
                                  <a:pt x="365" y="600"/>
                                </a:lnTo>
                                <a:lnTo>
                                  <a:pt x="370" y="576"/>
                                </a:lnTo>
                                <a:lnTo>
                                  <a:pt x="375" y="562"/>
                                </a:lnTo>
                                <a:lnTo>
                                  <a:pt x="389" y="557"/>
                                </a:lnTo>
                                <a:lnTo>
                                  <a:pt x="370" y="538"/>
                                </a:lnTo>
                                <a:lnTo>
                                  <a:pt x="355" y="528"/>
                                </a:lnTo>
                                <a:lnTo>
                                  <a:pt x="355" y="509"/>
                                </a:lnTo>
                                <a:lnTo>
                                  <a:pt x="360" y="490"/>
                                </a:lnTo>
                                <a:lnTo>
                                  <a:pt x="370" y="480"/>
                                </a:lnTo>
                                <a:lnTo>
                                  <a:pt x="379" y="480"/>
                                </a:lnTo>
                                <a:lnTo>
                                  <a:pt x="394" y="485"/>
                                </a:lnTo>
                                <a:lnTo>
                                  <a:pt x="408" y="494"/>
                                </a:lnTo>
                                <a:lnTo>
                                  <a:pt x="423" y="509"/>
                                </a:lnTo>
                                <a:lnTo>
                                  <a:pt x="442" y="528"/>
                                </a:lnTo>
                                <a:lnTo>
                                  <a:pt x="451" y="542"/>
                                </a:lnTo>
                                <a:lnTo>
                                  <a:pt x="461" y="557"/>
                                </a:lnTo>
                                <a:lnTo>
                                  <a:pt x="480" y="595"/>
                                </a:lnTo>
                                <a:lnTo>
                                  <a:pt x="490" y="648"/>
                                </a:lnTo>
                                <a:lnTo>
                                  <a:pt x="490" y="706"/>
                                </a:lnTo>
                                <a:lnTo>
                                  <a:pt x="485" y="754"/>
                                </a:lnTo>
                                <a:lnTo>
                                  <a:pt x="466" y="797"/>
                                </a:lnTo>
                                <a:lnTo>
                                  <a:pt x="447" y="835"/>
                                </a:lnTo>
                                <a:lnTo>
                                  <a:pt x="423" y="859"/>
                                </a:lnTo>
                                <a:lnTo>
                                  <a:pt x="399" y="878"/>
                                </a:lnTo>
                                <a:lnTo>
                                  <a:pt x="375" y="898"/>
                                </a:lnTo>
                                <a:lnTo>
                                  <a:pt x="351" y="912"/>
                                </a:lnTo>
                                <a:lnTo>
                                  <a:pt x="327" y="931"/>
                                </a:lnTo>
                                <a:lnTo>
                                  <a:pt x="307" y="955"/>
                                </a:lnTo>
                                <a:lnTo>
                                  <a:pt x="274" y="1003"/>
                                </a:lnTo>
                                <a:lnTo>
                                  <a:pt x="245" y="1051"/>
                                </a:lnTo>
                                <a:lnTo>
                                  <a:pt x="221" y="1099"/>
                                </a:lnTo>
                                <a:lnTo>
                                  <a:pt x="197" y="1152"/>
                                </a:lnTo>
                                <a:lnTo>
                                  <a:pt x="178" y="1214"/>
                                </a:lnTo>
                                <a:lnTo>
                                  <a:pt x="168" y="1291"/>
                                </a:lnTo>
                                <a:lnTo>
                                  <a:pt x="168" y="1382"/>
                                </a:lnTo>
                                <a:lnTo>
                                  <a:pt x="173" y="1488"/>
                                </a:lnTo>
                                <a:lnTo>
                                  <a:pt x="163" y="1474"/>
                                </a:lnTo>
                                <a:lnTo>
                                  <a:pt x="154" y="1459"/>
                                </a:lnTo>
                                <a:lnTo>
                                  <a:pt x="139" y="1445"/>
                                </a:lnTo>
                                <a:lnTo>
                                  <a:pt x="130" y="1435"/>
                                </a:lnTo>
                                <a:lnTo>
                                  <a:pt x="120" y="1430"/>
                                </a:lnTo>
                                <a:lnTo>
                                  <a:pt x="111" y="1421"/>
                                </a:lnTo>
                                <a:lnTo>
                                  <a:pt x="96" y="1411"/>
                                </a:lnTo>
                                <a:lnTo>
                                  <a:pt x="87" y="140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" name="Freeform 67"/>
                        <wps:cNvSpPr>
                          <a:spLocks/>
                        </wps:cNvSpPr>
                        <wps:spPr bwMode="auto">
                          <a:xfrm>
                            <a:off x="1663" y="14841"/>
                            <a:ext cx="250" cy="811"/>
                          </a:xfrm>
                          <a:custGeom>
                            <a:avLst/>
                            <a:gdLst>
                              <a:gd name="T0" fmla="*/ 250 w 250"/>
                              <a:gd name="T1" fmla="*/ 53 h 811"/>
                              <a:gd name="T2" fmla="*/ 207 w 250"/>
                              <a:gd name="T3" fmla="*/ 115 h 811"/>
                              <a:gd name="T4" fmla="*/ 168 w 250"/>
                              <a:gd name="T5" fmla="*/ 187 h 811"/>
                              <a:gd name="T6" fmla="*/ 139 w 250"/>
                              <a:gd name="T7" fmla="*/ 264 h 811"/>
                              <a:gd name="T8" fmla="*/ 111 w 250"/>
                              <a:gd name="T9" fmla="*/ 346 h 811"/>
                              <a:gd name="T10" fmla="*/ 96 w 250"/>
                              <a:gd name="T11" fmla="*/ 432 h 811"/>
                              <a:gd name="T12" fmla="*/ 87 w 250"/>
                              <a:gd name="T13" fmla="*/ 523 h 811"/>
                              <a:gd name="T14" fmla="*/ 87 w 250"/>
                              <a:gd name="T15" fmla="*/ 619 h 811"/>
                              <a:gd name="T16" fmla="*/ 96 w 250"/>
                              <a:gd name="T17" fmla="*/ 710 h 811"/>
                              <a:gd name="T18" fmla="*/ 19 w 250"/>
                              <a:gd name="T19" fmla="*/ 811 h 811"/>
                              <a:gd name="T20" fmla="*/ 5 w 250"/>
                              <a:gd name="T21" fmla="*/ 730 h 811"/>
                              <a:gd name="T22" fmla="*/ 0 w 250"/>
                              <a:gd name="T23" fmla="*/ 638 h 811"/>
                              <a:gd name="T24" fmla="*/ 0 w 250"/>
                              <a:gd name="T25" fmla="*/ 542 h 811"/>
                              <a:gd name="T26" fmla="*/ 5 w 250"/>
                              <a:gd name="T27" fmla="*/ 442 h 811"/>
                              <a:gd name="T28" fmla="*/ 19 w 250"/>
                              <a:gd name="T29" fmla="*/ 341 h 811"/>
                              <a:gd name="T30" fmla="*/ 39 w 250"/>
                              <a:gd name="T31" fmla="*/ 240 h 811"/>
                              <a:gd name="T32" fmla="*/ 72 w 250"/>
                              <a:gd name="T33" fmla="*/ 149 h 811"/>
                              <a:gd name="T34" fmla="*/ 106 w 250"/>
                              <a:gd name="T35" fmla="*/ 62 h 811"/>
                              <a:gd name="T36" fmla="*/ 115 w 250"/>
                              <a:gd name="T37" fmla="*/ 62 h 811"/>
                              <a:gd name="T38" fmla="*/ 125 w 250"/>
                              <a:gd name="T39" fmla="*/ 62 h 811"/>
                              <a:gd name="T40" fmla="*/ 135 w 250"/>
                              <a:gd name="T41" fmla="*/ 58 h 811"/>
                              <a:gd name="T42" fmla="*/ 144 w 250"/>
                              <a:gd name="T43" fmla="*/ 53 h 811"/>
                              <a:gd name="T44" fmla="*/ 159 w 250"/>
                              <a:gd name="T45" fmla="*/ 48 h 811"/>
                              <a:gd name="T46" fmla="*/ 168 w 250"/>
                              <a:gd name="T47" fmla="*/ 34 h 811"/>
                              <a:gd name="T48" fmla="*/ 178 w 250"/>
                              <a:gd name="T49" fmla="*/ 24 h 811"/>
                              <a:gd name="T50" fmla="*/ 192 w 250"/>
                              <a:gd name="T51" fmla="*/ 5 h 811"/>
                              <a:gd name="T52" fmla="*/ 197 w 250"/>
                              <a:gd name="T53" fmla="*/ 0 h 811"/>
                              <a:gd name="T54" fmla="*/ 207 w 250"/>
                              <a:gd name="T55" fmla="*/ 0 h 811"/>
                              <a:gd name="T56" fmla="*/ 211 w 250"/>
                              <a:gd name="T57" fmla="*/ 5 h 811"/>
                              <a:gd name="T58" fmla="*/ 221 w 250"/>
                              <a:gd name="T59" fmla="*/ 14 h 811"/>
                              <a:gd name="T60" fmla="*/ 226 w 250"/>
                              <a:gd name="T61" fmla="*/ 29 h 811"/>
                              <a:gd name="T62" fmla="*/ 235 w 250"/>
                              <a:gd name="T63" fmla="*/ 38 h 811"/>
                              <a:gd name="T64" fmla="*/ 240 w 250"/>
                              <a:gd name="T65" fmla="*/ 48 h 811"/>
                              <a:gd name="T66" fmla="*/ 250 w 250"/>
                              <a:gd name="T67" fmla="*/ 53 h 8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</a:cxnLst>
                            <a:rect l="0" t="0" r="r" b="b"/>
                            <a:pathLst>
                              <a:path w="250" h="811">
                                <a:moveTo>
                                  <a:pt x="250" y="53"/>
                                </a:moveTo>
                                <a:lnTo>
                                  <a:pt x="207" y="115"/>
                                </a:lnTo>
                                <a:lnTo>
                                  <a:pt x="168" y="187"/>
                                </a:lnTo>
                                <a:lnTo>
                                  <a:pt x="139" y="264"/>
                                </a:lnTo>
                                <a:lnTo>
                                  <a:pt x="111" y="346"/>
                                </a:lnTo>
                                <a:lnTo>
                                  <a:pt x="96" y="432"/>
                                </a:lnTo>
                                <a:lnTo>
                                  <a:pt x="87" y="523"/>
                                </a:lnTo>
                                <a:lnTo>
                                  <a:pt x="87" y="619"/>
                                </a:lnTo>
                                <a:lnTo>
                                  <a:pt x="96" y="710"/>
                                </a:lnTo>
                                <a:lnTo>
                                  <a:pt x="19" y="811"/>
                                </a:lnTo>
                                <a:lnTo>
                                  <a:pt x="5" y="730"/>
                                </a:lnTo>
                                <a:lnTo>
                                  <a:pt x="0" y="638"/>
                                </a:lnTo>
                                <a:lnTo>
                                  <a:pt x="0" y="542"/>
                                </a:lnTo>
                                <a:lnTo>
                                  <a:pt x="5" y="442"/>
                                </a:lnTo>
                                <a:lnTo>
                                  <a:pt x="19" y="341"/>
                                </a:lnTo>
                                <a:lnTo>
                                  <a:pt x="39" y="240"/>
                                </a:lnTo>
                                <a:lnTo>
                                  <a:pt x="72" y="149"/>
                                </a:lnTo>
                                <a:lnTo>
                                  <a:pt x="106" y="62"/>
                                </a:lnTo>
                                <a:lnTo>
                                  <a:pt x="115" y="62"/>
                                </a:lnTo>
                                <a:lnTo>
                                  <a:pt x="125" y="62"/>
                                </a:lnTo>
                                <a:lnTo>
                                  <a:pt x="135" y="58"/>
                                </a:lnTo>
                                <a:lnTo>
                                  <a:pt x="144" y="53"/>
                                </a:lnTo>
                                <a:lnTo>
                                  <a:pt x="159" y="48"/>
                                </a:lnTo>
                                <a:lnTo>
                                  <a:pt x="168" y="34"/>
                                </a:lnTo>
                                <a:lnTo>
                                  <a:pt x="178" y="24"/>
                                </a:lnTo>
                                <a:lnTo>
                                  <a:pt x="192" y="5"/>
                                </a:lnTo>
                                <a:lnTo>
                                  <a:pt x="197" y="0"/>
                                </a:lnTo>
                                <a:lnTo>
                                  <a:pt x="207" y="0"/>
                                </a:lnTo>
                                <a:lnTo>
                                  <a:pt x="211" y="5"/>
                                </a:lnTo>
                                <a:lnTo>
                                  <a:pt x="221" y="14"/>
                                </a:lnTo>
                                <a:lnTo>
                                  <a:pt x="226" y="29"/>
                                </a:lnTo>
                                <a:lnTo>
                                  <a:pt x="235" y="38"/>
                                </a:lnTo>
                                <a:lnTo>
                                  <a:pt x="240" y="48"/>
                                </a:lnTo>
                                <a:lnTo>
                                  <a:pt x="250" y="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" name="Rectangle 68"/>
                        <wps:cNvSpPr>
                          <a:spLocks noChangeArrowheads="1"/>
                        </wps:cNvSpPr>
                        <wps:spPr bwMode="auto">
                          <a:xfrm>
                            <a:off x="4087" y="15470"/>
                            <a:ext cx="4253" cy="86"/>
                          </a:xfrm>
                          <a:prstGeom prst="rect">
                            <a:avLst/>
                          </a:pr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" name="Rectangle 69"/>
                        <wps:cNvSpPr>
                          <a:spLocks noChangeArrowheads="1"/>
                        </wps:cNvSpPr>
                        <wps:spPr bwMode="auto">
                          <a:xfrm>
                            <a:off x="10558" y="4118"/>
                            <a:ext cx="86" cy="8505"/>
                          </a:xfrm>
                          <a:prstGeom prst="rect">
                            <a:avLst/>
                          </a:pr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2640034" id="Group 7" o:spid="_x0000_s1026" style="position:absolute;margin-left:-6.55pt;margin-top:-16.1pt;width:517.95pt;height:804.9pt;z-index:251659264;mso-position-horizontal-relative:margin" coordorigin="1625,1003" coordsize="9158,146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">
                <v:shape id="Freeform 3" o:spid="_x0000_s1027" style="position:absolute;left:9329;top:1003;width:821;height:854;visibility:visible;mso-wrap-style:square;v-text-anchor:top" coordsize="821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" path="m446,110l427,100,408,96r-15,4l379,100r-14,5l350,110r-14,5l321,110r5,14l331,148r10,29l355,201r19,29l403,254r24,19l461,283r28,9l518,307r29,14l571,340r24,29l614,398r19,34l648,465r14,34l672,532r9,39l686,609r5,39l686,681r,34l677,748r-5,20l662,782r-9,14l643,806r-10,10l624,820r-5,5l614,825r-14,l590,825r-19,-5l557,811,537,796,523,777,513,753r-4,-38l499,676,489,638r-9,-34l461,571,446,542,422,518,403,499,379,484,355,470,331,460r-29,l278,465r-24,5l230,484r-19,20l187,532r-10,24l173,580r,24l173,624r-24,4l125,628,96,624,72,609,48,590,33,561,24,528r,-44l29,460r9,-19l48,427,62,417r15,l96,417r14,l125,422r19,14l149,460r,24l144,504r-10,9l125,513r-5,-9l125,484r-5,-19l110,475,96,489r-5,15l91,518r5,10l105,537r5,5l120,547r9,5l139,552r10,-10l153,532r10,-9l168,504r5,-20l173,465r-5,-19l163,427,149,408,129,393r-24,-9l86,379r-24,5l43,388,29,403,14,422,9,446,,480r,38l5,552r14,33l38,614r24,19l96,652r38,l187,648r10,24l216,691r29,19l269,724r24,5l317,734r19,-10l350,705r5,-29l355,648r-5,-24l336,609r-5,-5l321,604r-9,l302,609r-9,5l283,619r-5,9l273,633r5,15l278,652r5,-4l293,643r9,-10l312,628r9,5l331,638r5,10l336,662r,14l331,691r-5,9l312,705r-15,l278,705r-19,-5l240,681,221,662,206,638r-5,-14l197,604r,-19l201,566r5,-19l221,528r19,-15l269,499r-5,19l264,532r,10l264,552r5,-10l278,532r15,-9l312,518r19,-5l350,513r19,l384,518r19,14l422,547r15,19l461,609r14,48l485,705r9,48l513,796r20,29l566,844r43,10l648,844r29,-14l701,801r24,-33l739,720r10,-58l753,600r,-72l749,504r-5,-34l734,441,720,408,710,379,696,350,681,326,667,312,657,297r-9,-19l638,259r-5,-19l629,220r,-19l624,182r,-10l633,158r10,43l657,244r20,39l696,326r19,34l734,398r15,34l758,465r10,-19l792,427r14,-19l816,388r5,-19l816,350,806,331,792,312,773,297,758,283r-5,-10l749,259r4,-10l758,240r10,-5l777,225r15,-5l801,216r5,-15l811,182r5,-19l811,144r-5,-24l792,100,777,86,758,76r-14,l729,76r-9,10l710,96r-9,14l691,120r-5,14l681,115r,-15l677,86,672,72,667,62,657,57r-9,-5l638,52r-9,l619,57,609,67r-14,9l590,91r-9,14l576,124r-5,24l571,120,566,96,561,76,557,57,547,52r-5,-4l533,43r-10,5l513,43r-9,l494,43,480,38,470,33r-9,-5l456,14,451,,437,24r4,28l446,76r10,24l465,115r15,9l494,144r15,14l518,172r10,15l542,201r5,10l552,220r-5,10l537,230r-9,-14l518,206r-9,-14l499,177,489,158,475,144,465,124r-9,-9l446,110xe" fillcolor="#005196" stroked="f">
                  <v:path arrowok="t" o:connecttype="custom" o:connectlocs="365,105;341,177;489,292;633,432;691,648;653,796;600,825;513,753;446,542;302,460;177,556;96,624;29,460;110,417;134,513;96,489;120,547;168,504;129,393;14,422;38,614;216,691;350,705;321,604;273,633;312,628;331,691;240,681;201,566;264,532;293,523;403,532;494,753;677,830;753,528;696,350;633,240;643,201;749,432;821,369;753,273;792,220;806,120;720,86;681,100;638,52;581,105;557,57;504,43;451,0;480,124;547,211;509,192;446,110" o:connectangles="0,0,0,0,0,0,0,0,0,0,0,0,0,0,0,0,0,0,0,0,0,0,0,0,0,0,0,0,0,0,0,0,0,0,0,0,0,0,0,0,0,0,0,0,0,0,0,0,0,0,0,0,0,0"/>
                </v:shape>
                <v:shape id="Freeform 4" o:spid="_x0000_s1028" style="position:absolute;left:9780;top:1478;width:77;height:182;visibility:visible;mso-wrap-style:square;v-text-anchor:top" coordsize="77,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" path="m38,182r10,-9l58,153r9,-19l77,105r,-24l77,53r,-24l72,,67,19,62,43,58,57,53,77,43,86,34,96r-15,l,91r38,91xe" fillcolor="#005196" stroked="f">
                  <v:path arrowok="t" o:connecttype="custom" o:connectlocs="38,182;48,173;58,153;67,134;77,105;77,81;77,53;77,29;72,0;67,19;62,43;58,57;53,77;43,86;34,96;19,96;0,91;38,182" o:connectangles="0,0,0,0,0,0,0,0,0,0,0,0,0,0,0,0,0,0"/>
                </v:shape>
                <v:shape id="Freeform 5" o:spid="_x0000_s1029" style="position:absolute;left:9857;top:1655;width:62;height:87;visibility:visible;mso-wrap-style:square;v-text-anchor:top" coordsize="62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" path="m53,77l57,53,62,39,57,20,53,5,43,5,38,,33,,29,5r-5,l19,10r-5,5l9,20,,29,,48,5,63,9,77r10,5l29,87,43,82,53,77xe" fillcolor="#005196" stroked="f">
                  <v:path arrowok="t" o:connecttype="custom" o:connectlocs="53,77;57,53;62,39;57,20;53,5;43,5;38,0;33,0;29,5;24,5;19,10;14,15;9,20;0,29;0,48;5,63;9,77;19,82;29,87;43,82;53,77" o:connectangles="0,0,0,0,0,0,0,0,0,0,0,0,0,0,0,0,0,0,0,0,0"/>
                </v:shape>
                <v:shape id="Freeform 6" o:spid="_x0000_s1030" style="position:absolute;left:8513;top:1046;width:1190;height:614;visibility:visible;mso-wrap-style:square;v-text-anchor:top" coordsize="1190,6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" path="m1128,105r-29,-4l1070,91r-33,l1003,91r-34,5l931,101r-34,9l859,125r-34,19l792,163r-34,24l729,221r-24,33l686,293r-19,43l657,389r-4,-20l653,336r4,-34l662,259r-5,-19l653,216,643,192,633,177r-14,-9l605,168r-15,14l576,211r-5,19l561,216r5,-58l561,115,547,86,533,67,509,53,494,38,480,24,480,,465,9,451,29,441,53r-4,28l432,115r5,34l446,182r24,39l485,249r-15,l441,187,408,149,374,125,345,115,312,105r-24,-4l273,91,269,77r-5,24l264,129r9,29l288,187r14,29l326,240r19,19l369,269r53,9l413,302r-20,-9l374,293r-19,-5l341,283r-20,l307,283r-19,-5l273,278r-19,-5l240,269r-19,-5l206,254,187,240,173,225,158,206,139,182r-10,l120,182r-10,l101,182r-10,l81,177r-4,-4l67,163r10,l81,163r10,5l101,168r9,l115,168r14,l134,158r10,-19l149,120r,-19l149,81,144,67,134,53,125,43,110,29,96,19r-15,l62,19,48,24,33,38,19,53,9,77,,101r,28l9,163r20,34l53,230r24,34l101,288r28,19l153,317r29,9l211,331r29,5l273,341r29,4l331,345r29,5l393,355r24,l446,360r24,5l489,374r20,5l528,393r14,15l552,422r9,34l571,489r,29l566,537r-9,20l542,566r-19,5l504,571,485,561,475,547r-5,-14l470,518r5,-19l485,485r9,-10l504,465r-10,-4l485,456r-15,l465,461r-9,4l451,470r-5,5l446,480r-9,-10l432,461r-5,-10l422,446r-9,l408,446r-10,l393,451r-9,10l384,475r5,19l398,509r10,19l422,547r15,19l446,581r15,9l480,595r19,10l518,609r24,5l561,614r24,-5l605,605r33,-24l667,557r19,-29l701,499r14,-34l729,437r20,-29l763,384r19,-19l801,345r20,-19l840,307r19,-14l878,273r24,-14l921,245r24,-10l974,225r29,-9l1032,211r33,-5l1104,206r43,5l1190,216r-9,-15l1166,187r-9,-10l1147,163r-5,-10l1137,139r-4,-19l1128,105xe" fillcolor="#005196" stroked="f">
                  <v:path arrowok="t" o:connecttype="custom" o:connectlocs="1037,91;897,110;758,187;667,336;657,302;643,192;590,182;566,158;509,53;465,9;432,115;485,249;374,125;273,91;273,158;345,259;393,293;321,283;254,273;187,240;129,182;91,182;77,163;110,168;144,139;144,67;96,19;33,38;0,129;77,264;182,326;302,345;417,355;509,379;561,456;557,557;485,561;475,499;494,461;456,465;437,470;413,446;384,461;408,528;461,590;542,614;638,581;715,465;782,365;859,293;945,235;1065,206;1181,201;1142,153" o:connectangles="0,0,0,0,0,0,0,0,0,0,0,0,0,0,0,0,0,0,0,0,0,0,0,0,0,0,0,0,0,0,0,0,0,0,0,0,0,0,0,0,0,0,0,0,0,0,0,0,0,0,0,0,0,0"/>
                </v:shape>
                <v:shape id="Freeform 7" o:spid="_x0000_s1031" style="position:absolute;left:10106;top:1012;width:648;height:317;visibility:visible;mso-wrap-style:square;v-text-anchor:top" coordsize="648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" path="m44,317l68,288,92,264r28,-29l149,216r34,-24l212,178r33,-19l279,144r33,-9l346,125r38,-10l418,111r38,l495,111r38,9l572,125,648,29,615,19,581,10,548,5,509,,471,,432,,394,5r-43,5l312,19,274,29,231,39,192,53,154,72,120,91,82,115,48,139r,10l48,159r,14l44,187r-5,15l29,211r-9,15l5,240,,250r,9l5,269r10,5l24,283r5,15l39,307r5,10xe" fillcolor="#005196" stroked="f">
                  <v:path arrowok="t" o:connecttype="custom" o:connectlocs="44,317;68,288;92,264;120,235;149,216;183,192;212,178;245,159;279,144;312,135;346,125;384,115;418,111;456,111;495,111;533,120;572,125;648,29;615,19;581,10;548,5;509,0;471,0;432,0;394,5;351,10;312,19;274,29;231,39;192,53;154,72;120,91;82,115;48,139;48,149;48,159;48,173;44,187;39,202;29,211;20,226;5,240;0,250;0,259;5,269;15,274;24,283;29,298;39,307;44,317" o:connectangles="0,0,0,0,0,0,0,0,0,0,0,0,0,0,0,0,0,0,0,0,0,0,0,0,0,0,0,0,0,0,0,0,0,0,0,0,0,0,0,0,0,0,0,0,0,0,0,0,0,0"/>
                </v:shape>
                <v:shape id="Freeform 8" o:spid="_x0000_s1032" style="position:absolute;left:10073;top:1171;width:566;height:652;visibility:visible;mso-wrap-style:square;v-text-anchor:top" coordsize="566,6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" path="m566,14l537,4,509,,485,,465,9,451,19,437,33r-5,15l422,62r-5,14l413,81r,-14l413,43,408,33r-15,l369,43,345,57,317,76r-20,29l278,134r-9,34l264,192r-5,14l249,206r-4,-14l245,177r-10,-9l230,153r-9,-5l206,148r-14,10l173,177r-24,34l139,235r-5,29l125,302r-5,38l115,384r,43l120,465r9,24l134,513r-14,19l115,523r-5,-5l105,508r-4,-9l96,494r-5,-5l86,480r-9,l72,494r-5,19l57,532r-9,15l38,566r-9,10l19,585,9,590,,595r,5l5,600r4,l53,652,566,14xe" fillcolor="#005196" stroked="f">
                  <v:path arrowok="t" o:connecttype="custom" o:connectlocs="537,4;485,0;451,19;432,48;417,76;413,67;408,33;369,43;317,76;278,134;264,192;249,206;245,177;230,153;206,148;173,177;139,235;125,302;115,384;120,465;134,513;115,523;105,508;96,494;86,480;72,494;57,532;38,566;19,585;0,595;5,600;53,652" o:connectangles="0,0,0,0,0,0,0,0,0,0,0,0,0,0,0,0,0,0,0,0,0,0,0,0,0,0,0,0,0,0,0,0"/>
                </v:shape>
                <v:shape id="Freeform 9" o:spid="_x0000_s1033" style="position:absolute;left:10126;top:1185;width:523;height:706;visibility:visible;mso-wrap-style:square;v-text-anchor:top" coordsize="523,7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" path="m513,r10,34l523,67r,29l513,120r-9,19l494,154r-10,14l475,173r-15,9l460,187r10,l489,187r5,10l494,216r-5,24l480,274r-20,33l441,336r-24,24l388,370r-19,4l360,384r,5l374,398r5,5l388,408r10,10l403,432r,14l398,466r-19,24l355,518r-19,10l312,538r-29,9l249,557r-33,5l182,562,153,552,129,542r-14,-4l96,552r9,10l110,566r10,5l124,576r5,10l134,590r5,10l139,605r-15,9l110,624,96,634,86,648,72,658,62,672,52,682r-4,14l43,706r,-5l43,696,,638,513,xe" fillcolor="#005196" stroked="f">
                  <v:path arrowok="t" o:connecttype="custom" o:connectlocs="523,34;523,96;504,139;484,168;460,182;470,187;494,197;489,240;460,307;417,360;369,374;360,389;379,403;398,418;403,446;379,490;336,528;283,547;216,562;153,552;115,538;105,562;120,571;129,586;139,600;124,614;96,634;72,658;52,682;43,706;43,696;0,638" o:connectangles="0,0,0,0,0,0,0,0,0,0,0,0,0,0,0,0,0,0,0,0,0,0,0,0,0,0,0,0,0,0,0,0"/>
                </v:shape>
                <v:shape id="Freeform 10" o:spid="_x0000_s1034" style="position:absolute;left:9914;top:1843;width:159;height:192;visibility:visible;mso-wrap-style:square;v-text-anchor:top" coordsize="159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" path="m116,l101,14,87,24,72,33,58,43,39,48r-15,l10,52,,48,5,62,15,72r9,9l34,91r10,9l53,110r5,5l68,115r-10,5l53,129r-9,5l39,144r-5,14l34,168r,14l44,192,159,48,116,xe" fillcolor="#005196" stroked="f">
                  <v:path arrowok="t" o:connecttype="custom" o:connectlocs="116,0;101,14;87,24;72,33;58,43;39,48;24,48;10,52;0,48;5,62;15,72;24,81;34,91;44,100;53,110;58,115;68,115;58,120;53,129;44,134;39,144;34,158;34,168;34,182;44,192;159,48;116,0" o:connectangles="0,0,0,0,0,0,0,0,0,0,0,0,0,0,0,0,0,0,0,0,0,0,0,0,0,0,0"/>
                </v:shape>
                <v:shape id="Freeform 11" o:spid="_x0000_s1035" style="position:absolute;left:9958;top:1891;width:153;height:196;visibility:visible;mso-wrap-style:square;v-text-anchor:top" coordsize="153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" path="m153,52r-9,20l134,86r-10,24l120,129r-5,15l115,168r-5,14l115,196r-10,-9l96,177,86,168,81,153r-9,-9l67,134,62,124r,-9l57,124r-5,10l43,144r-5,9l28,158r-9,l9,153,,144,115,r38,52xe" fillcolor="#005196" stroked="f">
                  <v:path arrowok="t" o:connecttype="custom" o:connectlocs="153,52;144,72;134,86;124,110;120,129;115,144;115,168;110,182;115,196;105,187;96,177;86,168;81,153;72,144;67,134;62,124;62,115;57,124;52,134;43,144;38,153;28,158;19,158;9,153;0,144;115,0;153,52" o:connectangles="0,0,0,0,0,0,0,0,0,0,0,0,0,0,0,0,0,0,0,0,0,0,0,0,0,0,0"/>
                </v:shape>
                <v:shape id="Freeform 12" o:spid="_x0000_s1036" style="position:absolute;left:10082;top:1843;width:140;height:182;visibility:visible;mso-wrap-style:square;v-text-anchor:top" coordsize="140,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" path="m29,l44,19,63,43,77,62,96,81r15,19l120,115r10,14l135,134r5,5l140,148r,15l135,172r-5,5l120,182r-4,l106,172,92,158,77,139,58,115,44,91,29,67,15,52,5,38,,33,29,xe" fillcolor="#005196" stroked="f">
                  <v:path arrowok="t" o:connecttype="custom" o:connectlocs="29,0;44,19;63,43;77,62;96,81;111,100;120,115;130,129;135,134;140,139;140,148;140,163;135,172;130,177;120,182;116,182;106,172;92,158;77,139;58,115;44,91;29,67;15,52;5,38;0,33;29,0" o:connectangles="0,0,0,0,0,0,0,0,0,0,0,0,0,0,0,0,0,0,0,0,0,0,0,0,0,0"/>
                </v:shape>
                <v:shape id="Freeform 13" o:spid="_x0000_s1037" style="position:absolute;left:10097;top:1790;width:686;height:1027;visibility:visible;mso-wrap-style:square;v-text-anchor:top" coordsize="686,1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" path="m600,475r5,24l609,523r,14l605,557r-5,19l595,590r,19l595,629r-10,-5l566,619,542,605,523,585,499,557,480,528,465,494r-4,-38l451,417,441,379,427,345,413,312,389,288,369,259,341,240,317,216,288,201,259,187,225,177r-28,-4l168,168r-29,l110,173r-24,9l72,192r-10,9l48,211r-5,14l33,235r-4,10l29,254r-5,10l24,278r,19l29,317r9,19l48,360r14,14l86,389r29,9l144,403r33,14l201,432r29,19l249,475r24,24l288,528r14,29l307,590r10,29l317,653r-5,28l307,715r-10,29l278,768r-19,29l249,801r-9,10l230,811r-9,5l211,816r-10,l197,811r-10,l182,845r,28l187,907r10,34l216,969r19,20l264,998r33,5l317,998r19,-14l345,969r5,-19l355,931r,-19l350,893r-5,-15l341,864r-5,-10l326,845r-9,l307,840r-10,l288,845r-5,4l273,859r,14l283,883r14,-5l312,878r-5,10l302,897r-5,5l293,907r-5,5l283,917r-10,l269,912,259,902,249,878r-4,-24l259,835r10,-10l283,821r14,-5l312,811r19,5l345,825r15,20l369,869r10,28l384,926r-5,29l374,974r-9,19l345,1013r-19,9l302,1027r-29,l245,1022r-29,-14l197,984,177,955r-9,-43l163,859r5,-62l149,782,134,758,120,729,105,696r-4,-29l101,633r9,-24l125,595r9,-5l149,581r9,l168,581r9,4l187,590r10,5l197,605r4,24l197,657r-10,20l177,686r-9,l163,681r5,-9l173,662r4,-5l182,643r-5,-14l173,619r-5,-10l158,609r-14,l134,614r-9,10l120,638r,19l120,681r9,24l139,729r14,24l173,768r14,9l201,782r15,l230,777r19,-4l264,753r14,-24l288,691r-19,5l259,701r-10,l245,701r,-5l249,691r10,-10l269,662r4,-19l278,619r,-24l273,571r-4,-24l259,523,249,504,230,485,216,465r-19,-9l177,446r-19,-9l139,427r-19,-5l101,417,81,408,67,403,48,389,38,379,24,365,14,345,9,321,5,297,,264,5,240,9,221r5,-20l19,182,29,168,43,149,57,139,72,125,91,115r19,-10l134,101r19,-5l177,91r29,l230,86r29,5l283,91r24,10l331,115r29,14l384,144r19,19l422,177r15,15l446,211r15,10l480,230r14,5l509,240r14,5l537,249r15,l561,240r-19,-5l523,225r-19,-9l485,211,465,197,451,182r-19,-9l413,158,398,144,384,129r-15,-9l355,105,345,96,331,91r-5,-5l317,86,331,72,341,38,355,19,369,5,384,r19,9l417,19r15,19l451,62r10,19l465,91r10,l485,86r4,-5l499,67r5,-10l509,43r4,-14l523,19r14,-5l557,14r14,l585,24r20,14l619,57r5,20l629,96r-5,19l619,129r-10,15l600,158r-15,10l581,173r14,4l605,182r14,5l629,192r4,9l638,211r5,5l643,230r,15l638,259r-5,10l624,283r-10,10l600,307r-15,5l566,317r24,4l609,326r15,5l638,336r10,9l648,355r,10l648,374r,29l653,427r9,24l686,470r-9,10l667,480r-10,5l648,480r-15,l624,470r-10,-5l605,461,595,446,585,432,571,413,561,398,547,384,537,365,523,355r-5,-10l509,341r-5,4l504,360r5,14l518,384r15,9l542,403r15,14l571,432r14,14l590,461r10,14xe" fillcolor="#005196" stroked="f">
                  <v:path arrowok="t" o:connecttype="custom" o:connectlocs="600,576;542,605;451,417;341,240;168,168;48,211;24,278;86,389;249,475;317,653;249,801;197,811;216,969;345,969;341,864;288,845;312,878;283,917;259,835;345,825;374,974;245,1022;168,797;101,633;168,581;197,657;173,662;158,609;120,681;201,782;288,691;249,691;273,571;197,456;81,408;9,321;19,182;110,105;259,91;403,163;494,235;542,235;432,173;345,96;355,19;451,62;499,67;557,14;629,96;581,173;638,211;624,283;609,326;648,374;667,480;605,461;537,365;509,374;585,446" o:connectangles="0,0,0,0,0,0,0,0,0,0,0,0,0,0,0,0,0,0,0,0,0,0,0,0,0,0,0,0,0,0,0,0,0,0,0,0,0,0,0,0,0,0,0,0,0,0,0,0,0,0,0,0,0,0,0,0,0,0,0"/>
                </v:shape>
                <v:shape id="Freeform 14" o:spid="_x0000_s1038" style="position:absolute;left:10255;top:2155;width:149;height:96;visibility:visible;mso-wrap-style:square;v-text-anchor:top" coordsize="149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" path="m,52l10,38,24,24,43,14,63,9,82,4,106,r19,4l149,9,130,19r-15,5l101,28,87,38,77,48,72,62,67,76r5,20l,52xe" fillcolor="#005196" stroked="f">
                  <v:path arrowok="t" o:connecttype="custom" o:connectlocs="0,52;10,38;24,24;43,14;63,9;82,4;106,0;125,4;149,9;130,19;115,24;101,28;87,38;77,48;72,62;67,76;72,96;0,52" o:connectangles="0,0,0,0,0,0,0,0,0,0,0,0,0,0,0,0,0,0"/>
                </v:shape>
                <v:shape id="Freeform 15" o:spid="_x0000_s1039" style="position:absolute;left:10193;top:2083;width:67;height:76;visibility:visible;mso-wrap-style:square;v-text-anchor:top" coordsize="67,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" path="m9,14l14,4r10,l33,r5,l43,,53,4r4,l62,14r5,14l67,38,57,52,53,67r-5,5l43,76r-10,l29,76,24,72r-10,l9,67r,-5l5,52,,38,,24,9,14xe" fillcolor="#005196" stroked="f">
                  <v:path arrowok="t" o:connecttype="custom" o:connectlocs="9,14;14,4;24,4;33,0;38,0;43,0;53,4;57,4;62,14;67,28;67,38;57,52;53,67;48,72;43,76;33,76;29,76;24,72;14,72;9,67;9,62;5,52;0,38;0,24;9,14" o:connectangles="0,0,0,0,0,0,0,0,0,0,0,0,0,0,0,0,0,0,0,0,0,0,0,0,0"/>
                </v:shape>
                <v:shape id="Freeform 16" o:spid="_x0000_s1040" style="position:absolute;left:10260;top:2351;width:490;height:1488;visibility:visible;mso-wrap-style:square;v-text-anchor:top" coordsize="490,1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" path="m403,82r5,29l413,149r,43l413,236r,43l408,322r-10,48l389,413r-15,48l355,500r-19,38l312,576r-29,29l250,634r-34,19l178,668r9,4l197,672r9,l221,672r14,l250,668r14,-5l278,663r20,l317,672r14,10l346,696r9,15l355,730r-9,19l322,768r-20,10l317,783r43,-5l394,788r24,19l437,826r9,24l456,874r14,14l490,893r-10,19l466,927r-20,9l427,946r-29,5l370,946,341,932,312,903,293,884r-5,19l336,941r34,39l389,1018r9,43l403,1100r5,28l413,1152r14,5l408,1162r-24,-5l360,1148r-24,-15l317,1109r-19,-24l278,1056r-4,-28l264,960r-14,15l254,1023r5,43l264,1109r5,43l274,1196r14,38l307,1277r34,39l341,1344r,20l346,1388r14,19l355,1388r,-24l355,1344r5,-24l379,1311r15,-5l408,1306r14,l437,1311r9,9l456,1335r10,14l475,1368r,20l475,1412r-5,19l461,1450r-15,19l427,1479r-19,9l384,1488r-24,-14l331,1455r-29,-29l278,1392r-19,-28l240,1330r-5,-29l221,1229r-5,-77l211,1076r-5,-72l202,936,187,874,173,831,149,802,120,788,96,778r-19,l58,783,43,797r-9,15l29,836r5,24l38,884r10,9l62,903r10,-5l86,898r15,-14l110,874r5,-14l125,888r-5,24l115,927r-14,9l120,951r10,14l130,980r-5,24l120,1008r-10,l91,1004,82,994,62,980,48,965,34,946,24,932,10,893,,840,,788,5,735,24,692,43,653,67,629,91,610r24,-19l139,576r19,-19l178,533r33,-48l240,437r29,-48l293,336r14,-62l322,197r,-86l317,r9,15l336,29r10,15l355,48r10,10l379,68r10,4l403,82xe" fillcolor="#005196" stroked="f">
                  <v:path arrowok="t" o:connecttype="custom" o:connectlocs="413,149;413,279;389,413;336,538;250,634;187,672;221,672;264,663;317,672;355,711;322,768;360,778;437,826;470,888;466,927;398,951;312,903;336,941;398,1061;413,1152;384,1157;317,1109;274,1028;254,1023;269,1152;307,1277;341,1364;355,1388;360,1320;408,1306;446,1320;475,1368;470,1431;427,1479;360,1474;278,1392;235,1301;211,1076;187,874;120,788;58,783;29,836;48,893;86,898;115,860;115,927;130,965;120,1008;82,994;34,946;0,840;24,692;91,610;158,557;240,437;307,274;317,0;346,44;379,68" o:connectangles="0,0,0,0,0,0,0,0,0,0,0,0,0,0,0,0,0,0,0,0,0,0,0,0,0,0,0,0,0,0,0,0,0,0,0,0,0,0,0,0,0,0,0,0,0,0,0,0,0,0,0,0,0,0,0,0,0,0,0"/>
                </v:shape>
                <v:shape id="Freeform 17" o:spid="_x0000_s1041" style="position:absolute;left:10524;top:1041;width:250;height:806;visibility:visible;mso-wrap-style:square;v-text-anchor:top" coordsize="250,8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" path="m,754l43,691,82,619r28,-77l134,461r20,-91l163,278r,-91l149,96,230,r15,82l250,173r,96l245,365,230,466,211,566r-33,92l144,744r-10,l125,744r-15,5l101,754r-10,4l82,768,72,782,58,802r-5,4l43,806r-5,-4l29,792,24,778,14,768,5,758,,754xe" fillcolor="#005196" stroked="f">
                  <v:path arrowok="t" o:connecttype="custom" o:connectlocs="0,754;43,691;82,619;110,542;134,461;154,370;163,278;163,187;149,96;230,0;245,82;250,173;250,269;245,365;230,466;211,566;178,658;144,744;134,744;125,744;110,749;101,754;91,758;82,768;72,782;58,802;53,806;43,806;38,802;29,792;24,778;14,768;5,758;0,754" o:connectangles="0,0,0,0,0,0,0,0,0,0,0,0,0,0,0,0,0,0,0,0,0,0,0,0,0,0,0,0,0,0,0,0,0,0"/>
                </v:shape>
                <v:shape id="Freeform 18" o:spid="_x0000_s1042" style="position:absolute;left:9948;top:14812;width:149;height:173;visibility:visible;mso-wrap-style:square;v-text-anchor:top" coordsize="149,1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" path="m149,34l130,53,115,77,96,96,82,115,67,135r-9,14l43,163r-5,5l34,173r-5,l19,168r-9,l5,159,,149,,139,10,125,24,111,38,91,58,72,77,53,91,29,106,15,115,r5,l149,34xe" fillcolor="#005196" stroked="f">
                  <v:path arrowok="t" o:connecttype="custom" o:connectlocs="149,34;130,53;115,77;96,96;82,115;67,135;58,149;43,163;38,168;34,173;29,173;19,168;10,168;5,159;0,149;0,139;10,125;24,111;38,91;58,72;77,53;91,29;106,15;115,0;120,0;149,34" o:connectangles="0,0,0,0,0,0,0,0,0,0,0,0,0,0,0,0,0,0,0,0,0,0,0,0,0,0"/>
                </v:shape>
                <v:shape id="Freeform 19" o:spid="_x0000_s1043" style="position:absolute;left:9314;top:14831;width:821;height:855;visibility:visible;mso-wrap-style:square;v-text-anchor:top" coordsize="821,8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" path="m447,744r-19,10l408,759r-14,l380,749r-15,-5l351,740r-15,l322,744r,-14l332,706r9,-29l356,648r19,-28l399,596r29,-20l461,567r29,-5l519,548r29,-15l572,509r24,-24l615,456r19,-33l648,389r15,-33l672,317r10,-38l687,245r5,-38l687,173r,-38l677,106,672,87,663,72,653,58,644,48,634,39,624,34r-4,-5l615,29r-15,l586,29r-14,5l552,44r-14,9l524,77r-10,24l504,140r-4,38l490,216r-14,34l461,284r-14,28l423,336r-19,20l380,370r-24,14l332,389r-29,5l279,389r-24,-9l231,365,212,346,188,322,178,293r-5,-24l173,250r,-14l149,226r-24,l96,231,72,245,48,264,34,293,24,327r,38l29,394r10,19l48,428r15,4l77,437r19,l111,432r14,l144,413r5,-19l149,365r-5,-14l135,341r-10,l116,351r9,14l120,389,106,375,96,365,92,351r,-19l96,327r5,-10l111,312r9,-4l130,303r10,5l149,308r5,9l164,332r4,19l173,365r,24l168,408r-4,20l149,447r-19,14l106,471r-19,5l63,471,44,466,29,452,15,432,5,404,,375,,336,5,303,20,269,39,240,63,216,96,202r39,-5l183,207r14,-24l216,164r24,-20l269,130r24,-10l317,120r19,10l351,149r5,34l356,207r-5,24l336,245r-4,5l322,250r-10,-5l303,245r-15,-5l284,236r-5,-10l274,221r,-14l279,202r5,l293,212r10,9l312,221r10,l332,216r4,-9l336,192r,-14l332,168r-5,-14l312,149r-14,-5l279,149r-19,10l240,168r-19,20l207,216r-5,15l197,245r,19l202,288r5,20l221,327r19,14l269,356r-5,-24l264,317r-4,-9l264,303r5,9l279,322r14,10l312,336r20,5l351,341r19,l384,332r20,-10l423,308r14,-20l461,240r15,-48l485,144,495,96,509,58,533,24,567,5,610,r38,5l677,24r24,29l720,87r20,48l749,188r5,67l754,322r-5,29l744,380r-9,33l720,447r-9,29l692,500r-10,24l668,543r-10,14l648,576r-9,20l634,615r-5,19l629,653r-5,19l624,682r10,19l644,653r14,-43l672,567r24,-39l716,495r19,-39l749,423r10,-34l768,408r24,20l807,442r9,19l821,480r-5,20l807,524r-15,14l773,557r-14,10l754,581r-5,10l754,600r5,10l768,620r10,4l792,634r10,5l807,653r5,19l816,692r-4,19l802,730r-10,19l778,768r-19,10l744,783r-14,-5l720,768r-9,-9l701,744r-9,-14l687,720r-5,20l677,754r-5,14l672,783r-9,5l658,797r-10,5l639,802r-10,l620,797r-15,-9l596,778,586,764r-5,-20l576,725r-4,-19l567,735r,24l557,778r-5,14l548,802r-10,10l533,812r-9,-5l514,812r-10,l490,812r-10,l471,816r-10,10l456,840r-9,15l437,831r5,-29l447,778r9,-24l466,740r14,-15l490,711r14,-15l519,682r9,-14l538,653r10,-9l552,629r-4,-5l538,624r-14,10l519,648r-10,15l500,677r-10,15l476,711r-10,14l456,740r-9,4xe" fillcolor="#005196" stroked="f">
                  <v:path arrowok="t" o:connecttype="custom" o:connectlocs="365,744;341,677;490,562;634,423;692,207;653,58;600,29;514,101;447,312;303,394;178,293;96,231;29,394;111,432;135,341;96,365;120,308;168,351;130,461;15,432;39,240;216,164;351,149;322,250;274,221;312,221;332,168;240,168;202,288;264,317;293,332;404,322;495,96;677,24;754,322;692,500;634,615;644,653;749,423;821,480;754,581;792,634;802,730;720,768;677,754;639,802;581,744;552,792;504,812;447,855;480,725;548,644;509,663;447,744" o:connectangles="0,0,0,0,0,0,0,0,0,0,0,0,0,0,0,0,0,0,0,0,0,0,0,0,0,0,0,0,0,0,0,0,0,0,0,0,0,0,0,0,0,0,0,0,0,0,0,0,0,0,0,0,0,0"/>
                </v:shape>
                <v:shape id="Freeform 20" o:spid="_x0000_s1044" style="position:absolute;left:9766;top:15028;width:76;height:183;visibility:visible;mso-wrap-style:square;v-text-anchor:top" coordsize="76,1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" path="m33,l48,10r9,19l67,48r5,29l76,101r,29l76,154r-4,29l67,159,62,144,57,125,52,106,43,91,33,87r-14,l,87,33,xe" fillcolor="#005196" stroked="f">
                  <v:path arrowok="t" o:connecttype="custom" o:connectlocs="33,0;48,10;57,29;67,48;72,77;76,101;76,130;76,154;72,183;67,159;62,144;57,125;52,106;43,91;33,87;19,87;0,87;33,0" o:connectangles="0,0,0,0,0,0,0,0,0,0,0,0,0,0,0,0,0,0"/>
                </v:shape>
                <v:shape id="Freeform 21" o:spid="_x0000_s1045" style="position:absolute;left:9842;top:14947;width:63;height:86;visibility:visible;mso-wrap-style:square;v-text-anchor:top" coordsize="63,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" path="m53,9r5,19l63,48,58,67,53,81r-9,l39,86r-5,l29,81r-5,l20,76,15,72,5,67,,52,,38,5,24,10,9,20,4,29,,44,r9,9xe" fillcolor="#005196" stroked="f">
                  <v:path arrowok="t" o:connecttype="custom" o:connectlocs="53,9;58,28;63,48;58,67;53,81;44,81;39,86;34,86;29,81;24,81;20,76;15,72;5,67;0,52;0,38;5,24;10,9;20,4;29,0;44,0;53,9" o:connectangles="0,0,0,0,0,0,0,0,0,0,0,0,0,0,0,0,0,0,0,0,0"/>
                </v:shape>
                <v:shape id="Freeform 22" o:spid="_x0000_s1046" style="position:absolute;left:8498;top:15028;width:1191;height:615;visibility:visible;mso-wrap-style:square;v-text-anchor:top" coordsize="1191,6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" path="m1128,509r-28,5l1071,519r-34,4l1004,523r-34,-4l932,509,898,499r-38,-9l826,471,792,451,759,423,730,394,706,360,687,317,668,274,658,226r-5,24l653,279r5,38l663,355r-5,24l653,399r-9,24l634,437r-14,10l605,447,591,432,576,403r-4,-19l562,399r5,57l562,499r-14,29l528,547r-19,15l495,576r-15,15l476,615,466,605,452,586,442,562r-5,-29l432,499r5,-33l447,427r19,-33l485,370,466,360r-24,63l408,466r-33,24l341,499r-29,10l288,514r-14,9l264,538r-4,-24l264,485r10,-34l288,423r15,-24l322,375r24,-20l370,346r53,-15l413,312r-19,5l375,327r-19,l341,331r-19,l308,331r-20,5l274,336r-19,5l240,346r-19,5l207,360r-19,15l173,389r-19,14l140,427r-10,5l116,432r-10,l101,432r-9,l82,437r-5,5l68,451r9,l82,451r10,-4l101,447r5,l116,447r9,4l135,456r9,19l149,495r,19l149,533r-5,14l135,562r-10,14l111,586r-15,9l82,595r-19,l48,591,29,576,20,562,10,538,,514,,485,10,451,29,418,48,384,77,355r24,-28l130,307r24,-9l183,288r29,-5l240,279r34,-5l303,269r29,l360,264r29,l418,259r29,-4l471,250r19,-10l509,231r19,-10l538,207r14,-15l562,154r10,-29l572,96,567,77,557,58,538,43r-14,l504,43,485,53r-9,14l471,82r,14l476,111r4,19l495,139r9,10l495,154r-15,l471,154r-10,l456,149r-4,-5l447,139r,-4l437,144r-5,10l428,163r-5,5l413,168r-5,l399,168r-10,-5l384,154r,-15l389,120r10,-19l408,82,423,67,437,48r10,-9l461,24r15,-9l500,10,519,5,543,r19,l586,5r19,5l639,34r29,24l687,87r14,28l716,149r14,29l744,207r20,24l783,250r19,19l821,288r19,15l860,322r19,19l898,355r24,15l946,379r29,10l1004,399r28,4l1066,403r38,l1143,403r48,-4l1181,413r-14,10l1157,437r-9,14l1143,461r-10,14l1133,490r-5,19xe" fillcolor="#005196" stroked="f">
                  <v:path arrowok="t" o:connecttype="custom" o:connectlocs="1037,523;898,499;759,423;668,274;658,317;644,423;591,432;567,456;509,562;466,605;432,499;485,370;375,490;274,523;274,451;346,355;394,317;322,331;255,341;188,375;130,432;92,432;77,451;106,447;144,475;144,547;96,595;29,576;0,485;77,355;183,288;303,269;418,259;509,231;562,154;557,58;485,53;476,111;495,154;456,149;437,144;413,168;384,154;408,82;461,24;543,0;639,34;716,149;783,250;860,322;946,379;1066,403;1181,413;1143,461" o:connectangles="0,0,0,0,0,0,0,0,0,0,0,0,0,0,0,0,0,0,0,0,0,0,0,0,0,0,0,0,0,0,0,0,0,0,0,0,0,0,0,0,0,0,0,0,0,0,0,0,0,0,0,0,0,0"/>
                </v:shape>
                <v:shape id="Freeform 23" o:spid="_x0000_s1047" style="position:absolute;left:10092;top:15359;width:648;height:317;visibility:visible;mso-wrap-style:square;v-text-anchor:top" coordsize="648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" path="m38,l67,29,91,53r29,29l149,101r29,24l211,144r34,15l278,173r34,10l346,192r38,10l418,202r38,5l494,202r39,-5l566,192r82,96l614,298r-33,10l547,312r-38,5l470,317r-38,l394,312r-44,-4l312,298,269,288r-39,-9l192,264,154,245,120,226,82,202,48,178r,-10l48,159r,-15l43,130,38,120,29,106,19,92,5,77,,68,,58,5,48r9,-9l19,29,29,24,38,10,38,xe" fillcolor="#005196" stroked="f">
                  <v:path arrowok="t" o:connecttype="custom" o:connectlocs="38,0;67,29;91,53;120,82;149,101;178,125;211,144;245,159;278,173;312,183;346,192;384,202;418,202;456,207;494,202;533,197;566,192;648,288;614,298;581,308;547,312;509,317;470,317;432,317;394,312;350,308;312,298;269,288;230,279;192,264;154,245;120,226;82,202;48,178;48,168;48,159;48,144;43,130;38,120;29,106;19,92;5,77;0,68;0,58;5,48;14,39;19,29;29,24;38,10;38,0" o:connectangles="0,0,0,0,0,0,0,0,0,0,0,0,0,0,0,0,0,0,0,0,0,0,0,0,0,0,0,0,0,0,0,0,0,0,0,0,0,0,0,0,0,0,0,0,0,0,0,0,0,0"/>
                </v:shape>
                <v:shape id="Freeform 24" o:spid="_x0000_s1048" style="position:absolute;left:10058;top:14865;width:567;height:653;visibility:visible;mso-wrap-style:square;v-text-anchor:top" coordsize="567,6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" path="m567,638r-29,10l509,653r-24,l466,643,452,629,437,619r-5,-14l423,595r-5,-19l413,571r,15l413,610r-9,9l389,619r-19,-9l341,595,317,576,293,552,279,518,269,485r-5,-24l260,446r-10,l245,461r-5,14l236,485r-5,14l221,504r-14,l192,494,173,475,149,442r-9,-20l135,389,125,350r-5,-38l116,269r,-43l120,192r10,-29l135,139,120,120r-4,10l111,139r-5,5l101,154r-5,4l92,163r-5,10l77,173,72,158,68,139,58,120,48,106,34,86,24,77,20,67,10,58,,58,,53r5,l10,53,53,,567,638xe" fillcolor="#005196" stroked="f">
                  <v:path arrowok="t" o:connecttype="custom" o:connectlocs="538,648;485,653;452,629;432,605;418,576;413,586;404,619;370,610;317,576;279,518;264,461;250,446;240,475;231,499;207,504;173,475;140,422;125,350;116,269;120,192;135,139;116,130;106,144;96,158;87,173;72,158;58,120;34,86;20,67;0,58;5,53;53,0" o:connectangles="0,0,0,0,0,0,0,0,0,0,0,0,0,0,0,0,0,0,0,0,0,0,0,0,0,0,0,0,0,0,0,0"/>
                </v:shape>
                <v:shape id="Freeform 25" o:spid="_x0000_s1049" style="position:absolute;left:10111;top:14798;width:523;height:705;visibility:visible;mso-wrap-style:square;v-text-anchor:top" coordsize="523,7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" path="m514,705r9,-38l523,638r,-29l514,585,504,561r-9,-14l485,537r-10,-4l461,523r,-5l471,513r19,l495,509r,-20l490,461,480,427,461,398,442,369,413,345r-24,-9l370,331,360,321r,-9l370,307r9,-5l389,297r10,-9l403,273r,-14l399,240,379,216,355,187,336,177r-24,-9l283,158r-33,-9l211,144r-28,l154,149r-24,14l115,168,96,153r10,-4l111,139r4,-5l125,125r5,-5l135,115r,-10l139,101,125,91,111,81,96,72,87,57,72,43,63,33,53,24,48,9,43,,39,9,,67,514,705xe" fillcolor="#005196" stroked="f">
                  <v:path arrowok="t" o:connecttype="custom" o:connectlocs="523,667;523,609;504,561;485,537;461,523;471,513;495,509;490,461;461,398;413,345;370,331;360,312;379,302;399,288;403,259;379,216;336,177;283,158;211,144;154,149;115,168;106,149;115,134;130,120;135,105;125,91;96,72;72,43;53,24;43,0;39,9;0,67" o:connectangles="0,0,0,0,0,0,0,0,0,0,0,0,0,0,0,0,0,0,0,0,0,0,0,0,0,0,0,0,0,0,0,0"/>
                </v:shape>
                <v:shape id="Freeform 26" o:spid="_x0000_s1050" style="position:absolute;left:9900;top:14654;width:158;height:187;visibility:visible;mso-wrap-style:square;v-text-anchor:top" coordsize="158,1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" path="m115,187l101,177,86,163,72,158,58,149,38,144r-14,l10,139,,144,5,129r9,-9l24,110r10,-9l43,91,53,86r5,-9l67,77,58,72,48,62,43,57,38,48,34,33,29,24,34,9,43,,158,144r-43,43xe" fillcolor="#005196" stroked="f">
                  <v:path arrowok="t" o:connecttype="custom" o:connectlocs="115,187;101,177;86,163;72,158;58,149;38,144;24,144;10,139;0,144;5,129;14,120;24,110;34,101;43,91;53,86;58,77;67,77;58,72;48,62;43,57;38,48;34,33;29,24;34,9;43,0;158,144;115,187" o:connectangles="0,0,0,0,0,0,0,0,0,0,0,0,0,0,0,0,0,0,0,0,0,0,0,0,0,0,0"/>
                </v:shape>
                <v:shape id="Freeform 27" o:spid="_x0000_s1051" style="position:absolute;left:9943;top:14601;width:154;height:197;visibility:visible;mso-wrap-style:square;v-text-anchor:top" coordsize="154,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" path="m154,149l144,130r-9,-20l125,91,120,67,115,53r,-24l111,14,115,r-9,10l96,19,87,29,82,43,72,53r-5,9l63,72r,10l58,72,53,62,43,53,39,43,29,38r-10,l10,43,,53,115,197r39,-48xe" fillcolor="#005196" stroked="f">
                  <v:path arrowok="t" o:connecttype="custom" o:connectlocs="154,149;144,130;135,110;125,91;120,67;115,53;115,29;111,14;115,0;106,10;96,19;87,29;82,43;72,53;67,62;63,72;63,82;58,72;53,62;43,53;39,43;29,38;19,38;10,43;0,53;115,197;154,149" o:connectangles="0,0,0,0,0,0,0,0,0,0,0,0,0,0,0,0,0,0,0,0,0,0,0,0,0,0,0"/>
                </v:shape>
                <v:shape id="Freeform 28" o:spid="_x0000_s1052" style="position:absolute;left:10068;top:14663;width:139;height:183;visibility:visible;mso-wrap-style:square;v-text-anchor:top" coordsize="139,1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" path="m29,183l43,164,62,144,77,120,96,101,110,82,120,68,130,53r4,-5l139,39r,-10l139,20,134,10,130,5,120,,110,r-9,10l91,24,77,44,58,68,43,92,24,111,14,130,5,144,,149r29,34xe" fillcolor="#005196" stroked="f">
                  <v:path arrowok="t" o:connecttype="custom" o:connectlocs="29,183;43,164;62,144;77,120;96,101;110,82;120,68;130,53;134,48;139,39;139,29;139,20;134,10;130,5;120,0;110,0;101,10;91,24;77,44;58,68;43,92;24,111;14,130;5,144;0,149;29,183" o:connectangles="0,0,0,0,0,0,0,0,0,0,0,0,0,0,0,0,0,0,0,0,0,0,0,0,0,0"/>
                </v:shape>
                <v:shape id="Freeform 29" o:spid="_x0000_s1053" style="position:absolute;left:10082;top:13871;width:687;height:1028;visibility:visible;mso-wrap-style:square;v-text-anchor:top" coordsize="687,10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" path="m596,552r9,-24l610,504r,-14l605,471r-5,-19l596,437r,-14l596,399r-10,5l567,413r-24,10l524,442r-24,24l480,500r-14,33l456,572r-4,38l442,648r-14,34l408,711r-19,29l365,768r-24,24l317,807r-29,19l255,840r-29,10l197,855r-29,5l140,860r-29,-5l87,845,72,836,58,826,48,816,39,802,34,792,29,778r-5,-5l24,764r,-15l24,735r5,-24l39,687r9,-19l63,653,87,639r29,-10l144,624r29,-14l202,596r29,-20l250,552r19,-24l288,500r15,-29l308,442r9,-34l317,380r-5,-34l308,317,298,288,279,260,260,236,250,226r-10,-5l231,216r-10,-4l212,212r-10,l197,216r-9,l183,183r,-29l188,120r9,-33l212,58,236,39,264,29r34,-5l317,29r15,15l346,58r5,19l351,96r,20l351,135r-5,19l341,164r-9,14l327,183r-10,l308,188r-10,l288,183r-4,-5l274,168r,-14l284,144r14,10l312,149r-4,-9l303,130r-5,-5l293,120r-5,-4l284,111r-10,l269,116r-14,9l250,149r-5,19l255,192r14,10l284,207r14,9l312,216r20,-4l346,202r14,-19l370,159r10,-29l380,101r,-24l375,53,360,34,346,20,327,5,303,,269,,245,5,216,20,192,44,178,72r-14,44l164,168r4,58l149,245r-14,24l116,298r-10,34l101,365r,29l106,413r19,19l135,437r9,5l159,442r9,l178,442r10,-5l192,432r5,-9l202,399r-5,-29l188,351,178,341r-10,l164,346r,10l173,365r5,10l178,384r,15l173,413r-5,5l159,418r-15,l135,413r-10,-9l120,389r,-19l120,346r10,-24l140,298r14,-24l173,260r15,-10l202,245r14,l231,245r19,10l264,274r10,24l288,336r-19,-4l260,327r-10,l245,327r,5l250,336r10,10l269,365r5,19l274,408r,24l274,456r-5,24l260,504r-10,24l231,548r-15,14l197,576r-19,10l159,591r-19,9l120,605r-19,10l82,620r-14,9l48,639r-9,9l24,663r-9,19l5,706r,24l,764r5,24l5,807r10,19l20,845r9,15l44,879r14,14l72,903r20,9l111,922r24,5l154,936r24,l207,941r24,l260,941r24,-5l308,927r24,-15l360,898r20,-14l404,864r19,-14l437,831r10,-15l461,807r15,-10l495,792r14,-4l524,783r14,-5l552,778r10,10l543,792r-19,10l504,807r-19,9l466,831r-14,14l432,855r-19,14l399,884r-15,14l370,908r-14,14l346,927r-14,9l322,941r-5,l332,956r9,33l351,1013r14,10l384,1028r15,-5l418,1008r14,-19l447,965r9,-19l466,936r10,l485,941r5,5l500,960r4,15l509,989r5,10l524,1008r14,5l552,1013r20,l586,1004r19,-15l615,970r9,-19l624,927r,-15l620,898,610,884,596,874,586,860r-5,-5l596,850r9,-5l620,840r4,-4l634,831r5,-10l644,807r,-10l644,783r-5,-15l634,759,624,744r-14,-9l600,725r-19,-9l567,711r24,l610,706r14,-10l639,692r5,-10l648,672r,-9l648,653r,-29l653,600r10,-24l687,557r-10,-5l668,548r-10,l644,548r-10,4l624,557r-9,5l605,572r-9,9l586,596r-14,19l562,629r-14,15l533,658r-9,14l519,682r-15,5l504,682r,-14l509,653r10,-9l533,634r10,-10l557,610r15,-19l581,581r10,-14l596,552xe" fillcolor="#005196" stroked="f">
                  <v:path arrowok="t" o:connecttype="custom" o:connectlocs="600,452;543,423;452,610;341,792;168,860;48,816;24,749;87,639;250,552;317,380;250,226;197,216;212,58;346,58;341,164;288,183;312,149;284,111;255,192;346,202;375,53;245,5;168,226;101,394;168,442;197,370;173,365;159,418;120,346;202,245;288,336;250,336;274,456;197,576;82,620;5,706;20,845;111,922;260,941;404,864;495,792;543,792;432,855;346,927;351,1013;447,965;500,960;552,1013;624,927;581,855;639,821;624,744;610,706;648,653;668,548;605,572;533,658;509,653;581,581" o:connectangles="0,0,0,0,0,0,0,0,0,0,0,0,0,0,0,0,0,0,0,0,0,0,0,0,0,0,0,0,0,0,0,0,0,0,0,0,0,0,0,0,0,0,0,0,0,0,0,0,0,0,0,0,0,0,0,0,0,0,0"/>
                </v:shape>
                <v:shape id="Freeform 30" o:spid="_x0000_s1054" style="position:absolute;left:10241;top:14433;width:144;height:96;visibility:visible;mso-wrap-style:square;v-text-anchor:top" coordsize="144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" path="m,43l9,62,24,72,43,86r19,5l81,96r24,l125,96r19,-5l129,82,115,77,101,67,86,62,77,53,72,38,67,24,72,,,43xe" fillcolor="#005196" stroked="f">
                  <v:path arrowok="t" o:connecttype="custom" o:connectlocs="0,43;9,62;24,72;43,86;62,91;81,96;105,96;125,96;144,91;129,82;115,77;101,67;86,62;77,53;72,38;67,24;72,0;0,43" o:connectangles="0,0,0,0,0,0,0,0,0,0,0,0,0,0,0,0,0,0"/>
                </v:shape>
                <v:shape id="Freeform 31" o:spid="_x0000_s1055" style="position:absolute;left:10178;top:14529;width:68;height:77;visibility:visible;mso-wrap-style:square;v-text-anchor:top" coordsize="68,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" path="m5,62l15,72r9,l34,77r5,l44,77r9,-5l58,72,63,62,68,48r,-10l58,24,53,10,48,5,44,,34,,29,,20,5r-5,l10,10,5,14,,24,,38,,53r5,9xe" fillcolor="#005196" stroked="f">
                  <v:path arrowok="t" o:connecttype="custom" o:connectlocs="5,62;15,72;24,72;34,77;39,77;44,77;53,72;58,72;63,62;68,48;68,38;58,24;53,10;48,5;44,0;34,0;29,0;20,5;15,5;10,10;5,14;0,24;0,38;0,53;5,62" o:connectangles="0,0,0,0,0,0,0,0,0,0,0,0,0,0,0,0,0,0,0,0,0,0,0,0,0"/>
                </v:shape>
                <v:shape id="Freeform 32" o:spid="_x0000_s1056" style="position:absolute;left:10241;top:12849;width:494;height:1488;visibility:visible;mso-wrap-style:square;v-text-anchor:top" coordsize="494,1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" path="m408,1406r5,-28l417,1339r,-43l417,1258r,-48l408,1166r-5,-48l393,1075r-14,-43l360,989,341,950,317,912,288,883,254,859,221,835,182,821r5,-5l201,816r10,l225,816r15,5l254,821r15,5l283,826r19,l321,816r15,-10l350,792r10,-14l360,758,345,739,326,720r-19,-5l317,706r48,4l398,701r24,-19l437,662r14,-24l461,614r14,-14l494,595r-9,-14l470,566,451,552,427,542r-24,-4l374,542r-29,15l317,586r-20,19l293,586r48,-39l374,509r19,-39l403,427r5,-38l413,360r4,-19l432,331r-19,-5l389,331r-24,10l341,355r-24,24l297,403r-14,29l278,461r-9,67l249,518r10,-48l264,422r5,-43l269,336r9,-38l288,254r24,-38l345,173r,-24l345,125r5,-24l360,82r,24l360,125r,19l365,168r19,10l398,182r15,l427,182r10,-4l451,168r10,-14l470,139r5,-19l480,101r,-24l475,58,465,38,451,24,432,10,413,,389,,360,14,336,34,307,62,283,96r-19,29l245,158r-10,29l225,259r-4,82l216,413r-5,77l201,557r-9,57l177,658r-24,33l125,706r-24,4l81,710,62,706,48,696,38,677,33,653r,-24l43,605,53,595r9,-9l77,586r14,4l105,605r5,9l120,629r9,-29l125,576r-5,-14l105,557r20,-19l134,528r,-19l129,490r-9,-10l110,480r-14,5l81,494,67,509,53,528,38,542r-9,15l14,595,5,648,,706r9,48l29,797r19,38l72,859r24,19l120,898r24,14l163,931r19,24l216,1003r29,48l273,1099r24,53l312,1214r14,77l326,1382r-9,106l331,1474r10,-15l350,1445r10,-10l369,1430r10,-9l393,1411r15,-5xe" fillcolor="#005196" stroked="f">
                  <v:path arrowok="t" o:connecttype="custom" o:connectlocs="417,1339;417,1210;393,1075;341,950;254,859;187,816;225,816;269,826;321,816;360,778;326,720;365,710;437,662;475,600;470,566;403,538;317,586;341,547;403,427;417,341;389,331;317,379;278,461;259,470;269,336;312,216;345,125;360,106;365,168;413,182;451,168;475,120;475,58;432,10;360,14;283,96;235,187;216,413;192,614;125,706;62,706;33,653;53,595;91,590;120,629;120,562;134,528;120,480;81,494;38,542;5,648;29,797;96,878;163,931;245,1051;312,1214;317,1488;350,1445;379,1421" o:connectangles="0,0,0,0,0,0,0,0,0,0,0,0,0,0,0,0,0,0,0,0,0,0,0,0,0,0,0,0,0,0,0,0,0,0,0,0,0,0,0,0,0,0,0,0,0,0,0,0,0,0,0,0,0,0,0,0,0,0,0"/>
                </v:shape>
                <v:shape id="Freeform 33" o:spid="_x0000_s1057" style="position:absolute;left:10505;top:14841;width:254;height:811;visibility:visible;mso-wrap-style:square;v-text-anchor:top" coordsize="254,8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" path="m,53r48,62l81,187r34,77l139,346r19,86l163,523r,96l153,710r82,101l249,730r5,-92l254,542,249,442,235,341,211,240,182,149,144,62r-5,l129,62,115,58,105,53,96,48,86,34,77,24,62,5,57,,48,,43,5,33,14,29,29,19,38,9,48,,53xe" fillcolor="#005196" stroked="f">
                  <v:path arrowok="t" o:connecttype="custom" o:connectlocs="0,53;48,115;81,187;115,264;139,346;158,432;163,523;163,619;153,710;235,811;249,730;254,638;254,542;249,442;235,341;211,240;182,149;144,62;139,62;129,62;115,58;105,53;96,48;86,34;77,24;62,5;57,0;48,0;43,5;33,14;29,29;19,38;9,48;0,53" o:connectangles="0,0,0,0,0,0,0,0,0,0,0,0,0,0,0,0,0,0,0,0,0,0,0,0,0,0,0,0,0,0,0,0,0,0"/>
                </v:shape>
                <v:shape id="Freeform 34" o:spid="_x0000_s1058" style="position:absolute;left:2292;top:1703;width:149;height:173;visibility:visible;mso-wrap-style:square;v-text-anchor:top" coordsize="149,1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" path="m,140l19,120,34,96,53,77,67,58,82,39,96,24,106,10r4,-5l115,r10,l134,r5,5l149,15r,9l149,34,139,44r-9,19l110,82,96,101,77,125,58,144,43,159r-9,14l29,173,,140xe" fillcolor="#005196" stroked="f">
                  <v:path arrowok="t" o:connecttype="custom" o:connectlocs="0,140;19,120;34,96;53,77;67,58;82,39;96,24;106,10;110,5;115,0;125,0;134,0;139,5;149,15;149,24;149,34;139,44;130,63;110,82;96,101;77,125;58,144;43,159;34,173;29,173;0,140" o:connectangles="0,0,0,0,0,0,0,0,0,0,0,0,0,0,0,0,0,0,0,0,0,0,0,0,0,0"/>
                </v:shape>
                <v:shape id="Freeform 35" o:spid="_x0000_s1059" style="position:absolute;left:2258;top:1003;width:816;height:854;visibility:visible;mso-wrap-style:square;v-text-anchor:top" coordsize="816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" path="m375,110r19,-10l408,96r20,4l442,100r10,5l466,110r14,5l495,110r,14l490,148r-14,29l461,201r-19,29l418,254r-29,19l356,283r-29,9l298,307r-24,14l245,340r-19,29l202,398r-19,34l168,465r-14,34l144,532r-9,39l135,609r-5,39l130,681r5,34l140,748r4,20l154,782r10,14l173,806r10,10l192,820r5,5l202,825r14,l231,825r14,-5l264,811r15,-15l293,777r15,-24l312,715r5,-39l327,638r14,-34l356,571r19,-29l394,518r24,-19l442,484r24,-14l490,460r24,l538,465r29,5l586,484r24,20l629,532r15,24l644,580r,24l644,624r24,4l692,628r28,-4l744,609r24,-19l788,561r4,-33l797,484r-5,-24l783,441,768,427,754,417r-14,l725,417r-14,l696,422r-19,14l668,460r,24l672,504r10,9l692,513r9,-9l696,484r,-19l711,475r9,14l725,504r,14l720,528r-4,9l706,542r-10,5l687,552r-5,l668,542r-5,-10l658,523,648,504r-4,-20l644,465r4,-19l658,427r10,-19l692,393r19,-9l735,379r19,5l773,388r15,15l802,422r10,24l816,480r,38l812,552r-10,33l783,614r-24,19l725,652r-43,l634,648r-14,24l600,691r-24,19l552,724r-24,5l504,734,485,724,471,705,461,676r,-28l466,624r14,-15l490,604r10,l509,604r10,5l528,614r10,5l538,628r5,5l543,648r-5,4l533,648r-5,-5l519,633r-10,-5l495,633r-5,5l480,648r,14l480,676r5,15l495,700r9,5l524,705r14,l562,700r19,-19l596,662r14,-24l615,624r5,-20l620,585r,-19l610,547,600,528,576,513,548,499r4,19l557,532r,10l552,552r-4,-10l538,532r-14,-9l504,518r-14,-5l471,513r-19,l432,518r-19,14l399,547r-19,19l356,609r-15,48l332,705r-10,48l308,796r-20,29l255,844r-48,10l173,844,140,830,116,801,96,768,82,720,72,662,68,600r,-72l68,504r9,-34l87,441r9,-33l111,379r14,-29l135,326r14,-14l164,297r4,-19l178,259r5,-19l188,220r4,-19l192,182r,-10l188,158r-10,43l164,244r-20,39l120,326r-19,34l82,398,68,432r-5,33l53,446,29,427,10,408,,388,,369,5,350r5,-19l24,312,44,297,58,283,68,273r,-14l68,249,58,240,48,235,39,225,29,220r-9,-4l10,201,5,182r,-19l10,144r5,-24l24,100,39,86,58,76r14,l87,76r14,10l111,96r9,14l125,120r10,14l135,115r5,-15l144,86r5,-14l154,62r10,-5l168,52r10,l188,52r14,5l212,67r9,9l231,91r9,14l245,124r,24l250,120r5,-24l260,76r4,-19l269,52r10,-4l288,43r5,5l303,43r14,l327,43r9,-5l346,33r10,-5l365,14,370,r10,24l380,52r-5,24l360,100r-9,15l336,124r-9,20l312,158r-14,14l288,187r-9,14l274,211r-5,9l274,230r5,l293,216r5,-10l308,192r14,-15l332,158r9,-14l351,124r14,-9l375,110xe" fillcolor="#005196" stroked="f">
                  <v:path arrowok="t" o:connecttype="custom" o:connectlocs="452,105;476,177;327,292;183,432;130,648;164,796;216,825;308,753;375,542;514,460;644,556;720,624;792,460;711,417;682,513;720,489;696,547;648,504;692,393;802,422;783,614;600,691;471,705;500,604;543,633;509,628;485,691;581,681;620,566;557,532;524,523;413,532;322,753;140,830;68,528;125,350;183,240;178,201;68,432;0,369;68,273;29,220;15,120;101,86;140,100;178,52;240,105;264,57;317,43;370,0;336,124;274,211;308,192;375,110" o:connectangles="0,0,0,0,0,0,0,0,0,0,0,0,0,0,0,0,0,0,0,0,0,0,0,0,0,0,0,0,0,0,0,0,0,0,0,0,0,0,0,0,0,0,0,0,0,0,0,0,0,0,0,0,0,0"/>
                </v:shape>
                <v:shape id="Freeform 36" o:spid="_x0000_s1060" style="position:absolute;left:2546;top:1478;width:77;height:182;visibility:visible;mso-wrap-style:square;v-text-anchor:top" coordsize="77,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" path="m39,182l29,173,20,153,10,134,5,105,,81,,53,,29,5,r5,19l20,43r4,14l29,77r5,9l44,96r14,l77,91,39,182xe" fillcolor="#005196" stroked="f">
                  <v:path arrowok="t" o:connecttype="custom" o:connectlocs="39,182;29,173;20,153;10,134;5,105;0,81;0,53;0,29;5,0;10,19;20,43;24,57;29,77;34,86;44,96;58,96;77,91;39,182" o:connectangles="0,0,0,0,0,0,0,0,0,0,0,0,0,0,0,0,0,0"/>
                </v:shape>
                <v:shape id="Freeform 37" o:spid="_x0000_s1061" style="position:absolute;left:2484;top:1655;width:62;height:87;visibility:visible;mso-wrap-style:square;v-text-anchor:top" coordsize="62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" path="m14,77l5,53,,39,5,20,14,5,24,,34,5r14,5l58,20r4,9l62,48,58,63,53,77,43,82r-9,5l24,82,14,77xe" fillcolor="#005196" stroked="f">
                  <v:path arrowok="t" o:connecttype="custom" o:connectlocs="14,77;5,53;0,39;5,20;14,5;24,0;34,5;48,10;58,20;62,29;62,48;58,63;53,77;43,82;34,87;24,82;14,77" o:connectangles="0,0,0,0,0,0,0,0,0,0,0,0,0,0,0,0,0"/>
                </v:shape>
                <v:shape id="Freeform 38" o:spid="_x0000_s1062" style="position:absolute;left:2700;top:1046;width:1190;height:614;visibility:visible;mso-wrap-style:square;v-text-anchor:top" coordsize="1190,6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" path="m67,105r24,-4l120,91r34,l187,91r39,5l259,101r39,9l331,125r39,19l403,163r29,24l461,221r24,33l509,293r14,43l533,389r5,-20l538,336r-5,-34l528,259r5,-19l538,216r9,-24l557,177r14,-9l586,168r14,14l614,211r5,19l629,216r-5,-58l634,115r9,-29l662,67,682,53,701,38r9,-14l715,r15,9l739,29r10,24l758,81r,34l758,149r-14,33l725,221r-15,28l725,249r29,-62l782,149r34,-24l850,115r33,-10l902,101,922,91r4,-14l931,101r-5,28l922,158r-15,29l888,216r-19,24l845,259r-24,10l768,278r10,24l797,293r19,l835,288r19,-5l874,283r14,l902,278r20,l936,273r19,-4l970,264r19,-10l1003,240r19,-15l1037,206r19,-24l1066,182r9,l1085,182r9,l1104,182r5,-5l1118,173r5,-10l1118,163r-9,l1099,168r-5,l1085,168r-10,l1066,168r-10,-10l1051,139r-5,-19l1042,101r4,-20l1051,67r5,-14l1070,43r10,-14l1094,19r20,l1128,19r19,5l1162,38r14,15l1186,77r4,24l1190,129r-9,34l1166,197r-24,33l1118,264r-28,24l1066,307r-24,10l1013,326r-29,5l950,336r-28,5l888,345r-29,l830,350r-28,5l773,355r-24,5l725,365r-24,9l682,379r-15,14l653,408r-10,14l629,456r-5,33l624,518r5,19l638,557r10,9l667,571r19,l706,561r9,-14l720,533r,-15l715,499r-5,-14l701,475,686,465r15,-4l710,456r10,l730,461r4,4l744,470r,5l749,480r5,-10l758,461r10,-10l773,446r5,l787,446r5,l802,451r4,10l806,475r,19l797,509r-15,19l773,547r-15,19l744,581r-10,9l715,595r-19,10l672,609r-24,5l629,614r-24,-5l586,605,552,581,528,557,504,528,490,499,475,465,461,437,446,408,427,384,408,365,389,345,370,326,350,307,331,293,312,273,293,259,269,245,245,235,221,225r-29,-9l158,211r-33,-5l86,206r-43,5l,216,14,201,24,187,34,177r9,-14l48,153,58,139r4,-19l67,105xe" fillcolor="#005196" stroked="f">
                  <v:path arrowok="t" o:connecttype="custom" o:connectlocs="154,91;298,110;432,187;523,336;533,302;547,192;600,182;624,158;682,53;730,9;758,115;710,249;816,125;922,91;922,158;845,259;797,293;874,283;936,273;1003,240;1066,182;1104,182;1118,163;1085,168;1051,139;1051,67;1094,19;1162,38;1190,129;1118,264;1013,326;888,345;773,355;682,379;629,456;638,557;706,561;715,499;701,461;734,465;754,470;778,446;806,461;782,528;734,590;648,614;552,581;475,465;408,365;331,293;245,235;125,206;14,201;48,153" o:connectangles="0,0,0,0,0,0,0,0,0,0,0,0,0,0,0,0,0,0,0,0,0,0,0,0,0,0,0,0,0,0,0,0,0,0,0,0,0,0,0,0,0,0,0,0,0,0,0,0,0,0,0,0,0,0"/>
                </v:shape>
                <v:shape id="Freeform 39" o:spid="_x0000_s1063" style="position:absolute;left:1654;top:1012;width:643;height:317;visibility:visible;mso-wrap-style:square;v-text-anchor:top" coordsize="643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" path="m604,317l580,288,552,264,523,235,494,216,465,192,432,178,398,159,364,144r-28,-9l297,125,264,115r-39,-4l187,111r-34,l115,120r-39,5l,29,28,19,62,10,100,5,134,r38,l211,r43,5l292,10r39,9l374,29r38,10l451,53r38,19l528,91r33,24l595,139r,10l595,159r5,14l600,187r9,15l614,211r14,15l638,240r5,10l643,259r-5,10l633,274r-9,9l614,298r-10,9l604,317xe" fillcolor="#005196" stroked="f">
                  <v:path arrowok="t" o:connecttype="custom" o:connectlocs="604,317;580,288;552,264;523,235;494,216;465,192;432,178;398,159;364,144;336,135;297,125;264,115;225,111;187,111;153,111;115,120;76,125;0,29;28,19;62,10;100,5;134,0;172,0;211,0;254,5;292,10;331,19;374,29;412,39;451,53;489,72;528,91;561,115;595,139;595,149;595,159;600,173;600,187;609,202;614,211;628,226;638,240;643,250;643,259;638,269;633,274;624,283;614,298;604,307;604,317" o:connectangles="0,0,0,0,0,0,0,0,0,0,0,0,0,0,0,0,0,0,0,0,0,0,0,0,0,0,0,0,0,0,0,0,0,0,0,0,0,0,0,0,0,0,0,0,0,0,0,0,0,0"/>
                </v:shape>
                <v:shape id="Freeform 40" o:spid="_x0000_s1064" style="position:absolute;left:1769;top:1171;width:561;height:652;visibility:visible;mso-wrap-style:square;v-text-anchor:top" coordsize="561,6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" path="m,14l29,4,53,,77,,96,9r14,10l125,33r9,15l139,62r5,14l149,81r,-14l149,43r9,-10l173,33r19,10l221,57r24,19l269,105r19,29l293,168r4,24l307,206r5,l317,192r4,-15l326,168r10,-15l345,148r10,l374,158r19,19l413,211r9,24l432,264r5,38l441,340r5,44l446,427r-5,38l432,489r-5,24l441,532r10,-14l461,499r9,-10l485,480r4,14l499,513r10,19l518,547r10,19l537,576r10,9l552,590r9,5l561,600r-4,l552,600r-43,52l,14xe" fillcolor="#005196" stroked="f">
                  <v:path arrowok="t" o:connecttype="custom" o:connectlocs="0,14;29,4;53,0;77,0;96,9;110,19;125,33;134,48;139,62;144,76;149,81;149,67;149,43;158,33;173,33;192,43;221,57;245,76;269,105;288,134;293,168;297,192;307,206;312,206;317,192;321,177;326,168;336,153;345,148;355,148;374,158;393,177;413,211;422,235;432,264;437,302;441,340;446,384;446,427;441,465;432,489;427,513;441,532;451,518;461,499;470,489;485,480;489,494;499,513;509,532;518,547;528,566;537,576;547,585;552,590;561,595;561,600;557,600;552,600;509,652;0,14" o:connectangles="0,0,0,0,0,0,0,0,0,0,0,0,0,0,0,0,0,0,0,0,0,0,0,0,0,0,0,0,0,0,0,0,0,0,0,0,0,0,0,0,0,0,0,0,0,0,0,0,0,0,0,0,0,0,0,0,0,0,0,0,0"/>
                </v:shape>
                <v:shape id="Freeform 41" o:spid="_x0000_s1065" style="position:absolute;left:1754;top:1185;width:524;height:706;visibility:visible;mso-wrap-style:square;v-text-anchor:top" coordsize="524,7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" path="m15,l5,34,,67,5,96r5,24l20,139r9,15l39,168r14,5l63,182r5,5l58,187r-19,l29,197r,19l34,240r14,34l63,307r24,29l111,360r24,10l159,374r9,10l164,389r-10,9l144,403r-9,5l125,418r-5,14l120,446r10,20l144,490r29,28l188,528r24,10l240,547r39,10l312,562r34,l375,552r19,-10l413,538r15,14l423,562r-5,4l408,571r-4,5l399,586r-5,4l389,600r-5,5l399,614r14,10l428,634r14,14l456,658r10,14l471,682r5,14l480,706r,-5l485,696r39,-58l15,xe" fillcolor="#005196" stroked="f">
                  <v:path arrowok="t" o:connecttype="custom" o:connectlocs="5,34;5,96;20,139;39,168;63,182;58,187;29,197;34,240;63,307;111,360;159,374;164,389;144,403;125,418;120,446;144,490;188,528;240,547;312,562;375,552;413,538;423,562;408,571;399,586;389,600;399,614;428,634;456,658;471,682;480,706;485,696;524,638" o:connectangles="0,0,0,0,0,0,0,0,0,0,0,0,0,0,0,0,0,0,0,0,0,0,0,0,0,0,0,0,0,0,0,0"/>
                </v:shape>
                <v:shape id="Freeform 42" o:spid="_x0000_s1066" style="position:absolute;left:2330;top:1843;width:164;height:192;visibility:visible;mso-wrap-style:square;v-text-anchor:top" coordsize="164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" path="m44,l58,14,72,24r15,9l106,43r14,5l135,48r14,4l164,48,154,62,144,72r-9,9l125,91r-9,9l106,110r-5,5l92,115r9,5l111,129r9,5l125,144r5,14l130,168r-5,14l120,192,,48,44,xe" fillcolor="#005196" stroked="f">
                  <v:path arrowok="t" o:connecttype="custom" o:connectlocs="44,0;58,14;72,24;87,33;106,43;120,48;135,48;149,52;164,48;154,62;144,72;135,81;125,91;116,100;106,110;101,115;92,115;101,120;111,129;120,134;125,144;130,158;130,168;125,182;120,192;0,48;44,0" o:connectangles="0,0,0,0,0,0,0,0,0,0,0,0,0,0,0,0,0,0,0,0,0,0,0,0,0,0,0"/>
                </v:shape>
                <v:shape id="Freeform 43" o:spid="_x0000_s1067" style="position:absolute;left:2297;top:1891;width:149;height:196;visibility:visible;mso-wrap-style:square;v-text-anchor:top" coordsize="149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" path="m,52l9,72,19,86r5,24l29,129r4,15l38,168r,14l38,196r5,-9l53,177r9,-9l72,153r5,-9l86,134r5,-10l91,115r,9l101,134r4,10l115,153r5,5l129,158r10,-5l149,144,33,,,52xe" fillcolor="#005196" stroked="f">
                  <v:path arrowok="t" o:connecttype="custom" o:connectlocs="0,52;9,72;19,86;24,110;29,129;33,144;38,168;38,182;38,196;43,187;53,177;62,168;72,153;77,144;86,134;91,124;91,115;91,124;101,134;105,144;115,153;120,158;129,158;139,153;149,144;33,0;0,52" o:connectangles="0,0,0,0,0,0,0,0,0,0,0,0,0,0,0,0,0,0,0,0,0,0,0,0,0,0,0"/>
                </v:shape>
                <v:shape id="Freeform 44" o:spid="_x0000_s1068" style="position:absolute;left:2182;top:1843;width:139;height:182;visibility:visible;mso-wrap-style:square;v-text-anchor:top" coordsize="139,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" path="m110,l96,19,81,43,62,62,48,81,33,100,19,115,9,129r-5,5l,139r,9l4,163r,9l14,177r5,5l28,182,38,172,52,158,67,139,81,115,100,91,115,67,129,52,139,38r,-5l110,xe" fillcolor="#005196" stroked="f">
                  <v:path arrowok="t" o:connecttype="custom" o:connectlocs="110,0;96,19;81,43;62,62;48,81;33,100;19,115;9,129;4,134;0,139;0,148;4,163;4,172;14,177;19,182;28,182;38,172;52,158;67,139;81,115;100,91;115,67;129,52;139,38;139,33;110,0" o:connectangles="0,0,0,0,0,0,0,0,0,0,0,0,0,0,0,0,0,0,0,0,0,0,0,0,0,0"/>
                </v:shape>
                <v:shape id="Freeform 45" o:spid="_x0000_s1069" style="position:absolute;left:1625;top:1790;width:681;height:1027;visibility:visible;mso-wrap-style:square;v-text-anchor:top" coordsize="681,1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" path="m86,475r-9,24l77,523r,14l81,557r5,19l91,590r,19l86,629r15,-5l115,619r24,-14l163,585r19,-28l201,528r15,-34l225,456r5,-39l240,379r14,-34l273,312r20,-24l317,259r24,-19l369,216r29,-15l427,187r29,-10l485,173r28,-5l542,168r29,5l595,182r14,10l624,201r9,10l643,225r10,10l657,245r,9l657,264r,14l657,297r,20l648,336r-10,24l624,374r-24,15l571,398r-34,5l509,417r-29,15l456,451r-24,24l413,499r-15,29l384,557r-10,33l369,619r,34l369,681r5,34l389,744r14,24l422,797r10,4l446,811r10,l465,816r5,l480,816r9,-5l494,811r5,34l499,873r-5,34l485,941r-15,28l446,989r-24,9l389,1003r-24,-5l350,984r-9,-15l331,950r,-19l331,912r,-19l336,878r5,-14l350,854r10,-9l369,845r5,-5l389,840r4,5l403,849r5,10l408,873r-5,10l389,878r-20,l374,888r5,9l384,902r9,5l398,912r5,5l408,917r5,-5l427,902r10,-24l437,854,427,835,417,825r-14,-4l389,816r-20,-5l355,816r-14,9l326,845r-14,24l307,897r-5,29l302,955r10,19l321,993r15,20l355,1022r29,5l413,1027r28,-5l465,1008r24,-24l509,955r9,-43l523,859r-5,-62l533,782r19,-24l566,729r10,-33l581,667r4,-34l576,609,561,595r-14,-5l537,581r-9,l513,581r-9,4l499,590r-10,5l485,605r-5,24l485,657r9,20l504,686r9,l518,681r,-9l513,662r-9,-5l504,643r,-14l509,619r9,-10l528,609r9,l547,614r10,10l561,638r5,19l561,681r-4,24l547,729r-19,24l509,768r-10,9l485,782r-15,l451,777r-14,-4l422,753,408,729,398,691r15,5l427,701r5,l437,701r,-5l432,691,422,681r-5,-19l413,643r-5,-24l408,595r,-24l413,547r9,-24l437,504r14,-19l470,465r15,-9l504,446r24,-9l547,427r19,-5l585,417r15,-9l619,403r14,-14l648,379r9,-14l667,345r10,-24l681,297r,-33l681,240r-4,-19l672,201,662,182r-9,-14l638,149r-9,-10l609,125,590,115,576,105r-24,-4l528,96,504,91r-24,l451,86r-29,5l398,91r-24,10l350,115r-24,14l302,144r-24,19l264,177r-15,15l235,211r-14,10l206,230r-19,5l173,240r-15,5l144,249r-10,l125,240r14,-5l158,225r19,-9l197,211r19,-14l235,182r14,-9l269,158r14,-14l297,129r15,-9l326,105r15,-9l350,91r10,-5l369,86,355,72,345,38,331,19,317,5,297,,283,9,264,19,249,38,235,62,225,81r-9,10l206,91r-5,-5l192,81,187,67,177,57r,-14l168,29,158,19,144,14r-15,l110,14,96,24,81,38,67,57,57,77r,19l62,115r5,14l77,144r9,14l96,168r9,5l91,177r-14,5l67,187r-10,5l48,201r-5,10l43,216r-5,14l43,245r5,14l53,269r9,14l72,293r9,14l101,312r14,5l96,321r-24,5l57,331r-9,5l38,345r-5,10l33,365r,9l33,403r-4,24l19,451,,470r9,10l19,480r10,5l38,480r10,l57,470r10,-5l81,461,91,446r10,-14l110,413r15,-15l134,384r15,-19l158,355r5,-10l177,341r5,4l182,360r-9,14l163,384r-10,9l139,403r-14,14l110,432r-9,14l91,461r-5,14xe" fillcolor="#005196" stroked="f">
                  <v:path arrowok="t" o:connecttype="custom" o:connectlocs="86,576;139,605;230,417;341,240;513,168;633,211;657,278;600,389;432,475;369,653;432,801;489,811;470,969;341,969;341,864;393,845;369,878;403,917;427,835;341,825;312,974;441,1022;518,797;585,633;513,581;485,657;513,662;528,609;561,681;485,782;398,691;432,691;408,571;485,456;600,408;677,321;662,182;576,105;422,91;278,163;187,235;139,235;249,173;341,96;331,19;235,62;187,67;129,14;57,96;105,173;43,211;62,283;72,326;33,374;19,480;81,461;149,365;173,374;101,446" o:connectangles="0,0,0,0,0,0,0,0,0,0,0,0,0,0,0,0,0,0,0,0,0,0,0,0,0,0,0,0,0,0,0,0,0,0,0,0,0,0,0,0,0,0,0,0,0,0,0,0,0,0,0,0,0,0,0,0,0,0,0"/>
                </v:shape>
                <v:shape id="Freeform 46" o:spid="_x0000_s1070" style="position:absolute;left:2004;top:2155;width:149;height:96;visibility:visible;mso-wrap-style:square;v-text-anchor:top" coordsize="149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" path="m149,52l134,38,120,24,106,14,86,9,62,4,43,,19,4,,9,14,19r15,5l43,28,58,38r9,10l72,62r5,14l72,96,149,52xe" fillcolor="#005196" stroked="f">
                  <v:path arrowok="t" o:connecttype="custom" o:connectlocs="149,52;134,38;120,24;106,14;86,9;62,4;43,0;19,4;0,9;14,19;29,24;43,28;58,38;67,48;72,62;77,76;72,96;149,52" o:connectangles="0,0,0,0,0,0,0,0,0,0,0,0,0,0,0,0,0,0"/>
                </v:shape>
                <v:shape id="Freeform 47" o:spid="_x0000_s1071" style="position:absolute;left:2143;top:2083;width:72;height:76;visibility:visible;mso-wrap-style:square;v-text-anchor:top" coordsize="72,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" path="m63,14l53,4,43,4,39,,29,,24,,19,4r-9,l10,14,,28,5,38r5,14l19,67r5,5l29,76r5,l39,76r9,-4l53,72r5,-5l63,62,67,52,72,38r,-14l63,14xe" fillcolor="#005196" stroked="f">
                  <v:path arrowok="t" o:connecttype="custom" o:connectlocs="63,14;53,4;43,4;39,0;29,0;24,0;19,4;10,4;10,14;0,28;5,38;10,52;19,67;24,72;29,76;34,76;39,76;48,72;53,72;58,67;63,62;67,52;72,38;72,24;63,14" o:connectangles="0,0,0,0,0,0,0,0,0,0,0,0,0,0,0,0,0,0,0,0,0,0,0,0,0"/>
                </v:shape>
                <v:shape id="Freeform 48" o:spid="_x0000_s1072" style="position:absolute;left:1654;top:2351;width:494;height:1488;visibility:visible;mso-wrap-style:square;v-text-anchor:top" coordsize="494,1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" path="m86,82r-5,29l76,149r,43l76,236r5,43l86,322r10,48l105,413r15,48l134,500r24,38l182,576r24,29l240,634r33,19l316,668r-9,4l297,672r-9,l273,672r-14,l244,668r-19,-5l211,663r-19,l177,672r-19,10l144,696r-5,15l139,730r9,19l172,768r15,10l177,783r-48,-5l96,788,72,807,57,826r-9,24l33,874,19,888,,893r9,19l24,927r19,9l67,946r29,5l120,946r28,-14l182,903r19,-19l206,903r-53,38l124,980r-19,38l96,1061r-10,39l86,1128r-10,24l62,1157r19,5l110,1157r19,-9l158,1133r19,-24l196,1085r15,-29l220,1028r5,-68l244,975r-9,48l230,1066r,43l225,1152r-5,44l206,1234r-24,43l148,1316r,28l148,1364r,24l134,1407r,-19l139,1364r,-20l129,1320r-19,-9l100,1306r-19,l72,1306r-15,5l48,1320r-15,15l28,1349r-9,19l19,1388r,24l24,1431r9,19l48,1469r14,10l81,1488r29,l134,1474r29,-19l187,1426r24,-34l235,1364r14,-34l259,1301r9,-72l278,1152r5,-76l288,1004r4,-68l302,874r14,-43l340,802r29,-14l393,778r24,l436,783r10,14l456,812r4,24l460,860r-9,24l441,893r-9,10l417,898r-14,l393,884r-9,-10l374,860r-5,28l369,912r10,15l388,936r-19,15l360,965r,15l364,1004r10,4l384,1008r14,-4l412,994r15,-14l441,965r15,-19l465,932r15,-39l489,840r5,-52l484,735,470,692,451,653,427,629,403,610,374,591,350,576,331,557,312,533,278,485,249,437,220,389,201,336,182,274,172,197r-4,-86l177,,163,15,153,29r-9,15l134,48,124,58r-9,10l100,72,86,82xe" fillcolor="#005196" stroked="f">
                  <v:path arrowok="t" o:connecttype="custom" o:connectlocs="76,149;81,279;105,413;158,538;240,634;307,672;273,672;225,663;177,672;139,711;172,768;129,778;57,826;19,888;24,927;96,951;182,903;153,941;96,1061;76,1152;110,1157;177,1109;220,1028;235,1023;225,1152;182,1277;148,1364;134,1388;129,1320;81,1306;48,1320;19,1368;24,1431;62,1479;134,1474;211,1392;259,1301;283,1076;302,874;369,788;436,783;460,836;441,893;403,898;374,860;379,927;360,965;374,1008;412,994;456,946;489,840;470,692;403,610;331,557;249,437;182,274;177,0;144,44;115,68" o:connectangles="0,0,0,0,0,0,0,0,0,0,0,0,0,0,0,0,0,0,0,0,0,0,0,0,0,0,0,0,0,0,0,0,0,0,0,0,0,0,0,0,0,0,0,0,0,0,0,0,0,0,0,0,0,0,0,0,0,0,0"/>
                </v:shape>
                <v:shape id="Freeform 49" o:spid="_x0000_s1073" style="position:absolute;left:1630;top:1041;width:254;height:806;visibility:visible;mso-wrap-style:square;v-text-anchor:top" coordsize="254,8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" path="m254,754l211,691,172,619,139,542,115,461,100,370,91,278r,-91l100,96,24,,9,82,,173r,96l9,365,24,466,43,566r29,92l110,744r10,l129,744r10,5l148,754r10,4l172,768r10,14l192,802r9,4l206,806r10,-4l220,792r10,-14l235,768r9,-10l254,754xe" fillcolor="#005196" stroked="f">
                  <v:path arrowok="t" o:connecttype="custom" o:connectlocs="254,754;211,691;172,619;139,542;115,461;100,370;91,278;91,187;100,96;24,0;9,82;0,173;0,269;9,365;24,466;43,566;72,658;110,744;120,744;129,744;139,749;148,754;158,758;172,768;182,782;192,802;201,806;206,806;216,802;220,792;230,778;235,768;244,758;254,754" o:connectangles="0,0,0,0,0,0,0,0,0,0,0,0,0,0,0,0,0,0,0,0,0,0,0,0,0,0,0,0,0,0,0,0,0,0"/>
                </v:shape>
                <v:rect id="Rectangle 50" o:spid="_x0000_s1074" style="position:absolute;left:1759;top:4055;width:82;height:85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" fillcolor="#005196" stroked="f"/>
                <v:rect id="Rectangle 51" o:spid="_x0000_s1075" style="position:absolute;left:4087;top:1166;width:4253;height: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" fillcolor="#005196" stroked="f"/>
                <v:shape id="Freeform 52" o:spid="_x0000_s1076" style="position:absolute;left:2326;top:14812;width:144;height:173;visibility:visible;mso-wrap-style:square;v-text-anchor:top" coordsize="144,1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" path="m,34l14,53,33,77,48,96r14,19l76,135r15,14l100,163r5,5l115,173r5,l129,168r5,l144,159r,-10l144,139,134,125,124,111,110,91,91,72,72,53,52,29,38,15,28,,24,,,34xe" fillcolor="#005196" stroked="f">
                  <v:path arrowok="t" o:connecttype="custom" o:connectlocs="0,34;14,53;33,77;48,96;62,115;76,135;91,149;100,163;105,168;115,173;120,173;129,168;134,168;144,159;144,149;144,139;134,125;124,111;110,91;91,72;72,53;52,29;38,15;28,0;24,0;0,34" o:connectangles="0,0,0,0,0,0,0,0,0,0,0,0,0,0,0,0,0,0,0,0,0,0,0,0,0,0"/>
                </v:shape>
                <v:shape id="Freeform 53" o:spid="_x0000_s1077" style="position:absolute;left:2287;top:14831;width:816;height:855;visibility:visible;mso-wrap-style:square;v-text-anchor:top" coordsize="816,8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" path="m375,744r19,10l413,759r14,l442,749r14,-5l466,740r14,l499,744r-4,-14l490,706,480,677,461,648,442,620,418,596,394,576r-34,-9l327,562,298,548,274,533,245,509,226,485,207,456,187,423,168,389r-9,-33l144,317r-5,-38l135,245r-5,-38l135,173r,-38l144,106r5,-19l159,72r4,-14l178,48r5,-9l192,34r10,-5l207,29r9,l231,29r19,5l264,44r19,9l298,77r9,24l312,140r10,38l331,216r10,34l355,284r20,28l399,336r19,20l442,370r24,14l490,389r29,5l543,389r24,-9l591,365r19,-19l629,322r14,-29l648,269r,-19l643,236r24,-10l696,226r24,5l749,245r19,19l787,293r10,34l797,365r-5,29l783,413r-10,15l754,432r-15,5l725,437r-14,-5l696,432,677,413,667,394r,-29l672,351r10,-10l696,341r5,10l696,365r5,24l711,375r9,-10l725,351r,-19l720,327r-5,-10l706,312r-5,-4l691,303r-9,5l672,308r-9,9l658,332r-5,19l648,365r,24l648,408r10,20l672,447r19,14l715,471r20,5l759,471r14,-5l792,452r10,-20l811,404r5,-29l816,336r-5,-33l802,269,783,240,759,216,725,202r-38,-5l634,207,619,183,600,164,576,144,552,130,528,120r-24,l485,130r-14,19l461,183r,24l471,231r9,14l490,250r9,l509,245r10,l528,240r10,-4l543,226r,-5l543,207r-5,-5l533,202r-5,10l519,221r-10,l499,221r-9,-5l485,207r-5,-15l485,178r5,-10l495,154r9,-5l523,144r20,5l562,159r19,9l595,188r15,28l615,231r4,14l619,264r,24l615,308r-15,19l581,341r-34,15l552,332r5,-15l557,308r,-5l552,303r-5,9l543,322r-20,10l509,336r-19,5l471,341r-20,l432,332,413,322,399,308,379,288,360,240,346,192,331,144,322,96,307,58,288,24,255,5,207,,173,5,144,24,115,53,96,87,82,135,72,188r-5,67l67,322r,29l77,380r10,33l96,447r15,29l125,500r14,24l149,543r14,14l173,576r5,20l183,615r4,19l192,653r,19l192,682r-5,19l178,653,163,610,144,567,125,528,101,495,82,456,67,423,63,389,53,408,29,428,15,442,5,461,,480r5,20l15,524r14,14l48,557r10,10l67,581r,10l67,600r-9,10l53,620r-14,4l29,634r-10,5l10,653,5,672r,20l10,711r5,19l24,749r15,19l58,778r14,5l87,778r14,-10l111,759r9,-15l130,730r5,-10l139,740r,14l144,768r5,15l154,788r9,9l168,802r10,l192,802r10,-5l211,788r10,-10l231,764r9,-20l245,725r5,-19l250,735r5,24l259,778r5,14l274,802r5,10l288,812r10,-5l307,812r10,l327,812r9,l351,816r4,10l365,840r5,15l379,831r,-29l375,778,360,754r-9,-14l341,725,327,711,312,696r-9,-14l288,668r-9,-15l274,644r-5,-15l274,624r9,l293,634r10,14l307,663r15,14l331,692r15,19l355,725r10,15l375,744xe" fillcolor="#005196" stroked="f">
                  <v:path arrowok="t" o:connecttype="custom" o:connectlocs="456,744;480,677;327,562;187,423;130,207;163,58;216,29;307,101;375,312;519,394;643,293;720,231;792,394;711,432;682,341;720,365;701,308;653,351;691,461;802,432;783,240;600,164;471,149;499,250;543,221;509,221;490,168;581,168;619,288;557,317;523,332;413,322;322,96;144,24;67,322;125,500;183,615;178,653;67,423;0,480;67,581;29,634;15,730;101,768;139,754;178,802;240,744;264,792;317,812;370,855;341,725;274,644;307,663;375,744" o:connectangles="0,0,0,0,0,0,0,0,0,0,0,0,0,0,0,0,0,0,0,0,0,0,0,0,0,0,0,0,0,0,0,0,0,0,0,0,0,0,0,0,0,0,0,0,0,0,0,0,0,0,0,0,0,0"/>
                </v:shape>
                <v:shape id="Freeform 54" o:spid="_x0000_s1078" style="position:absolute;left:2575;top:15028;width:77;height:183;visibility:visible;mso-wrap-style:square;v-text-anchor:top" coordsize="77,1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" path="m43,l29,10,19,29,10,48,5,77,,101r,29l5,154r,29l15,159r4,-15l24,125r5,-19l39,91r9,-4l58,87r19,l43,xe" fillcolor="#005196" stroked="f">
                  <v:path arrowok="t" o:connecttype="custom" o:connectlocs="43,0;29,10;19,29;10,48;5,77;0,101;0,130;5,154;5,183;15,159;19,144;24,125;29,106;39,91;48,87;58,87;77,87;43,0" o:connectangles="0,0,0,0,0,0,0,0,0,0,0,0,0,0,0,0,0,0"/>
                </v:shape>
                <v:shape id="Freeform 55" o:spid="_x0000_s1079" style="position:absolute;left:2518;top:14947;width:57;height:86;visibility:visible;mso-wrap-style:square;v-text-anchor:top" coordsize="57,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" path="m9,9l,28,,48,,67,9,81r10,5l33,81,43,76r9,-9l57,52r,-14l52,24,48,9,43,4,28,,19,,9,9xe" fillcolor="#005196" stroked="f">
                  <v:path arrowok="t" o:connecttype="custom" o:connectlocs="9,9;0,28;0,48;0,67;9,81;19,86;33,81;43,76;52,67;57,52;57,38;52,24;48,9;43,4;28,0;19,0;9,9" o:connectangles="0,0,0,0,0,0,0,0,0,0,0,0,0,0,0,0,0"/>
                </v:shape>
                <v:shape id="Freeform 56" o:spid="_x0000_s1080" style="position:absolute;left:2729;top:15028;width:1195;height:615;visibility:visible;mso-wrap-style:square;v-text-anchor:top" coordsize="1195,6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" path="m67,509r24,5l120,519r33,4l187,523r38,-4l259,509r38,-10l336,490r33,-19l403,451r29,-28l461,394r28,-34l509,317r14,-43l537,226r5,24l537,279r,38l533,355r,24l537,399r10,24l557,437r14,10l585,447r15,-15l614,403r10,-19l629,399r-5,57l633,499r15,29l667,547r14,15l701,576r9,15l715,615r14,-10l739,586r14,-24l758,533r5,-34l758,466r-9,-39l725,394,710,370r15,-10l753,423r34,43l816,490r38,9l883,509r24,5l921,523r10,15l931,514r,-29l921,451,907,423,893,399,869,375,849,355r-24,-9l773,331r9,-19l801,317r15,10l835,327r19,4l873,331r15,l907,336r14,l941,341r14,5l974,351r15,9l1003,375r19,14l1041,403r15,24l1065,432r10,l1085,432r9,l1104,432r9,5l1118,442r10,9l1118,451r-9,l1104,447r-10,l1085,447r-10,l1070,451r-9,5l1051,475r-5,20l1046,514r,19l1051,547r10,15l1070,576r10,10l1099,595r14,l1128,595r19,-4l1161,576r15,-14l1185,538r10,-24l1195,485r-14,-34l1166,418r-24,-34l1118,355r-29,-28l1065,307r-24,-9l1013,288r-29,-5l955,279r-34,-5l893,269r-34,l830,264r-29,l773,259r-24,-4l725,250,701,240r-20,-9l667,221,653,207,643,192,629,154r-5,-29l624,96r5,-19l638,58,653,43r14,l691,43r14,10l720,67r5,15l725,96r-5,15l710,130r-9,9l691,149r10,5l710,154r10,l729,154r10,-5l744,144r5,-5l749,135r9,9l763,154r5,9l773,168r4,l787,168r5,l806,163r5,-9l811,139r-5,-19l797,101,787,82,773,67,758,48r-9,-9l734,24,715,15,696,10,677,5,653,,629,,609,5r-19,5l552,34,528,58,509,87r-20,28l475,149r-14,29l446,207r-19,24l408,250r-19,19l369,288r-19,15l336,322r-24,19l293,355r-24,15l245,379r-24,10l192,399r-34,4l125,403r-39,l48,403,,399r14,14l24,423r9,14l43,451r10,10l57,475r5,15l67,509xe" fillcolor="#005196" stroked="f">
                  <v:path arrowok="t" o:connecttype="custom" o:connectlocs="153,523;297,499;432,423;523,274;537,317;547,423;600,432;624,456;681,562;729,605;763,499;710,370;816,490;921,523;921,451;849,355;801,317;873,331;941,341;1003,375;1065,432;1104,432;1118,451;1085,447;1051,475;1051,547;1099,595;1161,576;1195,485;1118,355;1013,288;893,269;773,259;681,231;629,154;638,58;705,53;720,111;701,154;739,149;758,144;777,168;811,154;787,82;734,24;653,0;552,34;475,149;408,250;336,322;245,379;125,403;14,413;53,461" o:connectangles="0,0,0,0,0,0,0,0,0,0,0,0,0,0,0,0,0,0,0,0,0,0,0,0,0,0,0,0,0,0,0,0,0,0,0,0,0,0,0,0,0,0,0,0,0,0,0,0,0,0,0,0,0,0"/>
                </v:shape>
                <v:shape id="Freeform 57" o:spid="_x0000_s1081" style="position:absolute;left:1682;top:15359;width:648;height:317;visibility:visible;mso-wrap-style:square;v-text-anchor:top" coordsize="648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" path="m605,l581,29,552,53,528,82r-28,19l466,125r-29,19l404,159r-34,14l336,183r-38,9l264,202r-38,l192,207r-38,-5l116,197,77,192,,288r34,10l68,308r33,4l140,317r33,l216,317r39,-5l293,308r39,-10l375,288r38,-9l452,264r38,-19l528,226r39,-24l596,178r,-10l596,159r4,-15l605,130r5,-10l615,106,629,92,644,77r4,-9l648,58,644,48,634,39,624,29r-9,-5l610,10,605,xe" fillcolor="#005196" stroked="f">
                  <v:path arrowok="t" o:connecttype="custom" o:connectlocs="605,0;581,29;552,53;528,82;500,101;466,125;437,144;404,159;370,173;336,183;298,192;264,202;226,202;192,207;154,202;116,197;77,192;0,288;34,298;68,308;101,312;140,317;173,317;216,317;255,312;293,308;332,298;375,288;413,279;452,264;490,245;528,226;567,202;596,178;596,168;596,159;600,144;605,130;610,120;615,106;629,92;644,77;648,68;648,58;644,48;634,39;624,29;615,24;610,10;605,0" o:connectangles="0,0,0,0,0,0,0,0,0,0,0,0,0,0,0,0,0,0,0,0,0,0,0,0,0,0,0,0,0,0,0,0,0,0,0,0,0,0,0,0,0,0,0,0,0,0,0,0,0,0"/>
                </v:shape>
                <v:shape id="Freeform 58" o:spid="_x0000_s1082" style="position:absolute;left:1798;top:14865;width:566;height:653;visibility:visible;mso-wrap-style:square;v-text-anchor:top" coordsize="566,6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" path="m,638r28,10l52,653r24,l96,643r19,-14l124,619r10,-14l139,595r5,-19l148,571r5,15l153,610r5,9l172,619r24,-9l220,595r24,-19l268,552r20,-34l297,485r5,-24l307,446r5,l316,461r5,14l326,485r10,14l345,504r15,l374,494r19,-19l412,442r10,-20l432,389r9,-39l446,312r,-43l446,226r-5,-34l436,163r-9,-24l441,120r10,19l460,154r10,9l484,173r5,-15l499,139r9,-19l518,106,528,86r9,-9l547,67r9,-9l566,58r-5,-5l556,53,508,,,638xe" fillcolor="#005196" stroked="f">
                  <v:path arrowok="t" o:connecttype="custom" o:connectlocs="0,638;28,648;52,653;76,653;96,643;115,629;124,619;134,605;139,595;144,576;148,571;153,586;153,610;158,619;172,619;196,610;220,595;244,576;268,552;288,518;297,485;302,461;307,446;312,446;316,461;321,475;326,485;336,499;345,504;360,504;374,494;393,475;412,442;422,422;432,389;441,350;446,312;446,269;446,226;441,192;436,163;427,139;441,120;451,139;460,154;470,163;484,173;489,158;499,139;508,120;518,106;528,86;537,77;547,67;556,58;566,58;561,53;556,53;556,53;508,0;0,638" o:connectangles="0,0,0,0,0,0,0,0,0,0,0,0,0,0,0,0,0,0,0,0,0,0,0,0,0,0,0,0,0,0,0,0,0,0,0,0,0,0,0,0,0,0,0,0,0,0,0,0,0,0,0,0,0,0,0,0,0,0,0,0,0"/>
                </v:shape>
                <v:shape id="Freeform 59" o:spid="_x0000_s1083" style="position:absolute;left:1788;top:14798;width:518;height:705;visibility:visible;mso-wrap-style:square;v-text-anchor:top" coordsize="518,7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" path="m10,705l,667,,638,,609,5,585r9,-24l24,547,38,537r10,-4l62,523r,-5l53,513r-19,l24,509r,-20l34,461r9,-34l62,398,82,369r24,-24l134,336r20,-5l163,321r,-9l149,307r-10,-5l130,297r-5,-9l120,273r,-14l125,240r14,-24l168,187r19,-10l211,168r29,-10l274,149r33,-5l341,144r29,5l394,163r14,5l422,153r-4,-4l413,139r-10,-5l398,125r-4,-5l389,115r-5,-10l379,101,394,91,408,81r14,-9l437,57,451,43,461,33r9,-9l470,9,475,r5,l480,9r38,58l10,705xe" fillcolor="#005196" stroked="f">
                  <v:path arrowok="t" o:connecttype="custom" o:connectlocs="0,667;0,609;14,561;38,537;62,523;53,513;24,509;34,461;62,398;106,345;154,331;163,312;139,302;125,288;120,259;139,216;187,177;240,158;307,144;370,149;408,168;418,149;403,134;394,120;384,105;394,91;422,72;451,43;470,24;475,0;480,9;518,67" o:connectangles="0,0,0,0,0,0,0,0,0,0,0,0,0,0,0,0,0,0,0,0,0,0,0,0,0,0,0,0,0,0,0,0"/>
                </v:shape>
                <v:shape id="Freeform 60" o:spid="_x0000_s1084" style="position:absolute;left:2364;top:14654;width:158;height:187;visibility:visible;mso-wrap-style:square;v-text-anchor:top" coordsize="158,1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" path="m38,187l53,177,67,163r19,-5l101,149r14,-5l130,144r14,-5l158,144r-9,-15l139,120r-9,-10l125,101,115,91r-9,-5l96,77r-5,l96,72,106,62r9,-5l120,48r5,-15l125,24,120,9,115,,,144r38,43xe" fillcolor="#005196" stroked="f">
                  <v:path arrowok="t" o:connecttype="custom" o:connectlocs="38,187;53,177;67,163;86,158;101,149;115,144;130,144;144,139;158,144;149,129;139,120;130,110;125,101;115,91;106,86;96,77;91,77;96,72;106,62;115,57;120,48;125,33;125,24;120,9;115,0;0,144;38,187" o:connectangles="0,0,0,0,0,0,0,0,0,0,0,0,0,0,0,0,0,0,0,0,0,0,0,0,0,0,0"/>
                </v:shape>
                <v:shape id="Freeform 61" o:spid="_x0000_s1085" style="position:absolute;left:2326;top:14601;width:153;height:197;visibility:visible;mso-wrap-style:square;v-text-anchor:top" coordsize="153,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" path="m,149l9,130,19,110,24,91,33,67,38,53r,-24l38,14,38,,48,10r4,9l62,29,72,43r9,10l86,62r5,10l91,82,96,72r4,-10l105,53,115,43r9,-5l134,38r10,5l153,53,38,197,,149xe" fillcolor="#005196" stroked="f">
                  <v:path arrowok="t" o:connecttype="custom" o:connectlocs="0,149;9,130;19,110;24,91;33,67;38,53;38,29;38,14;38,0;48,10;52,19;62,29;72,43;81,53;86,62;91,72;91,82;96,72;100,62;105,53;115,43;124,38;134,38;144,43;153,53;38,197;0,149" o:connectangles="0,0,0,0,0,0,0,0,0,0,0,0,0,0,0,0,0,0,0,0,0,0,0,0,0,0,0"/>
                </v:shape>
                <v:shape id="Freeform 62" o:spid="_x0000_s1086" style="position:absolute;left:2215;top:14663;width:139;height:183;visibility:visible;mso-wrap-style:square;v-text-anchor:top" coordsize="139,1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" path="m111,183l91,164,77,144,58,120,43,101,29,82,15,68,5,53,,48,,39,,29,,20,5,10,10,5,15,r9,l34,10,48,24,63,44,77,68,96,92r15,19l125,130r10,14l139,149r-28,34xe" fillcolor="#005196" stroked="f">
                  <v:path arrowok="t" o:connecttype="custom" o:connectlocs="111,183;91,164;77,144;58,120;43,101;29,82;15,68;5,53;0,48;0,39;0,29;0,20;5,10;10,5;15,0;24,0;34,10;48,24;63,44;77,68;96,92;111,111;125,130;135,144;139,149;111,183" o:connectangles="0,0,0,0,0,0,0,0,0,0,0,0,0,0,0,0,0,0,0,0,0,0,0,0,0,0"/>
                </v:shape>
                <v:shape id="Freeform 63" o:spid="_x0000_s1087" style="position:absolute;left:1654;top:13871;width:681;height:1028;visibility:visible;mso-wrap-style:square;v-text-anchor:top" coordsize="681,10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" path="m86,552l76,528r,-24l76,490r5,-19l86,452r5,-15l91,423r,-24l100,404r20,9l139,423r24,19l187,466r14,34l220,533r5,39l230,610r14,38l254,682r19,29l297,740r19,28l345,792r24,15l398,826r29,14l456,850r33,5l518,860r24,l571,855r24,-10l614,836r10,-10l638,816r5,-14l652,792r5,-14l657,773r5,-9l662,749r-5,-14l657,711r-9,-24l638,668,624,653,600,639,571,629r-29,-5l508,610,480,596,456,576,432,552,412,528,398,500,384,471,374,442r-5,-34l369,380r,-34l379,317r9,-29l403,260r24,-24l436,226r10,-5l456,216r9,-4l475,212r5,l489,216r5,l504,183r,-29l494,120,484,87,470,58,451,39,422,29,388,24r-24,5l350,44,340,58r-4,19l331,96r,20l336,135r,19l345,164r5,14l360,183r9,l379,188r9,l398,183r5,-5l412,168r,-14l403,144r-15,10l374,149r,-9l379,130r5,-5l393,120r5,-4l403,111r5,l417,116r10,9l436,149r,19l427,192r-10,10l403,207r-15,9l374,216r-19,-4l340,202,326,183,316,159r-9,-29l302,101r5,-24l312,53r9,-19l336,20,355,5,384,r28,l441,5r24,15l489,44r19,28l518,116r5,52l518,226r19,19l552,269r14,29l576,332r9,33l585,394r-9,19l561,432r-9,5l537,442r-9,l518,442r-10,l499,437r-10,-5l484,423r,-24l484,370r10,-19l508,341r5,l518,346r,10l513,365r-9,10l504,384r,15l508,413r10,5l528,418r14,l552,413r9,-9l561,389r5,-19l561,346r-5,-24l547,298,532,274,508,260r-9,-10l484,245r-14,l451,245r-15,10l422,274r-14,24l398,336r19,-4l427,327r5,l436,327r,5l432,336r-5,10l417,365r-5,19l408,408r,24l412,456r5,24l422,504r14,24l451,548r19,14l489,576r19,10l528,591r19,9l566,605r19,10l604,620r15,9l633,639r15,9l662,663r10,19l676,706r5,24l681,764r,24l676,807r-4,19l662,845r-10,15l643,879r-15,14l609,903r-14,9l576,922r-24,5l528,936r-24,l480,941r-29,l422,941r-19,-5l374,927,350,912,326,898,302,884,278,864,264,850,249,831r-9,-15l225,807,206,797r-14,-5l172,788r-14,-5l144,778r-10,l124,788r20,4l163,802r19,5l201,816r15,15l235,845r19,10l268,869r20,15l302,898r14,10l326,922r14,5l350,936r10,5l369,941r-14,15l345,989r-14,24l316,1023r-14,5l283,1023r-15,-15l249,989,235,965,225,946r-9,-10l206,936r-5,5l192,946r-5,14l182,975r-5,14l168,999r-10,9l144,1013r-15,l115,1013r-19,-9l81,989,67,970,62,951,57,927r5,-15l67,898r9,-14l86,874,96,860r9,-5l91,850,76,845r-9,-5l57,836r-5,-5l43,821r,-14l43,797r,-14l48,768r4,-9l62,744r10,-9l86,725r14,-9l120,711r-24,l76,706,57,696r-9,-4l38,682,33,672r,-9l33,653r,-29l28,600,19,576,,557r9,-5l19,548r9,l38,548r10,4l62,557r10,5l81,572r10,9l100,596r15,19l124,629r15,15l148,658r10,14l168,682r9,5l182,682r,-14l172,653r-4,-9l153,634,139,624,124,610r-9,-19l100,581,91,567,86,552xe" fillcolor="#005196" stroked="f">
                  <v:path arrowok="t" o:connecttype="custom" o:connectlocs="86,452;139,423;230,610;345,792;518,860;638,816;662,749;600,639;432,552;369,380;436,226;489,216;470,58;340,58;345,164;398,183;374,149;403,111;427,192;340,202;312,53;441,5;518,226;585,394;518,442;484,370;513,365;528,418;561,346;484,245;398,336;432,336;412,456;489,576;604,620;676,706;662,845;576,922;422,941;278,864;192,792;144,792;254,855;340,927;331,1013;235,965;187,960;129,1013;57,927;105,855;43,821;62,744;76,706;33,653;19,548;81,572;148,658;172,653;100,581" o:connectangles="0,0,0,0,0,0,0,0,0,0,0,0,0,0,0,0,0,0,0,0,0,0,0,0,0,0,0,0,0,0,0,0,0,0,0,0,0,0,0,0,0,0,0,0,0,0,0,0,0,0,0,0,0,0,0,0,0,0,0"/>
                </v:shape>
                <v:shape id="Freeform 64" o:spid="_x0000_s1088" style="position:absolute;left:2033;top:14433;width:149;height:96;visibility:visible;mso-wrap-style:square;v-text-anchor:top" coordsize="149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" path="m149,43l139,62,125,72,105,86,86,91,67,96r-24,l19,96,,91,19,82,33,77,48,67r9,-5l72,53,77,38r,-14l72,r77,43xe" fillcolor="#005196" stroked="f">
                  <v:path arrowok="t" o:connecttype="custom" o:connectlocs="149,43;139,62;125,72;105,86;86,91;67,96;43,96;19,96;0,91;19,82;33,77;48,67;57,62;72,53;77,38;77,24;72,0;149,43" o:connectangles="0,0,0,0,0,0,0,0,0,0,0,0,0,0,0,0,0,0"/>
                </v:shape>
                <v:shape id="Freeform 65" o:spid="_x0000_s1089" style="position:absolute;left:2177;top:14529;width:67;height:77;visibility:visible;mso-wrap-style:square;v-text-anchor:top" coordsize="67,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" path="m57,62l48,72r-5,l33,77r-4,l19,77,14,72r-5,l5,62,,48,,38,5,24,14,10,19,5,24,r9,l38,r5,5l48,5r9,5l57,14r5,10l67,38r,15l57,62xe" fillcolor="#005196" stroked="f">
                  <v:path arrowok="t" o:connecttype="custom" o:connectlocs="57,62;48,72;43,72;33,77;29,77;19,77;14,72;9,72;5,62;0,48;0,38;5,24;14,10;19,5;24,0;33,0;38,0;43,5;48,5;57,10;57,14;62,24;67,38;67,53;57,62" o:connectangles="0,0,0,0,0,0,0,0,0,0,0,0,0,0,0,0,0,0,0,0,0,0,0,0,0"/>
                </v:shape>
                <v:shape id="Freeform 66" o:spid="_x0000_s1090" style="position:absolute;left:1687;top:12849;width:490;height:1488;visibility:visible;mso-wrap-style:square;v-text-anchor:top" coordsize="490,1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" path="m87,1406l77,1378r,-39l72,1296r5,-38l77,1210r5,-44l91,1118r10,-43l115,1032r20,-43l154,950r24,-38l207,883r28,-24l274,835r38,-14l303,816r-10,l283,816r-14,l255,821r-15,l226,826r-19,l192,826,173,816,154,806,139,792r-4,-14l135,758r9,-19l168,720r15,-5l173,706r-48,4l91,701,72,682,53,662,43,638,29,614,19,600,,595,10,581,24,566,43,552,63,542r28,-4l120,542r29,15l178,586r19,19l202,586,154,547,120,509,101,470,91,427,87,389,82,360,77,341,58,331r24,-5l106,331r24,10l154,355r19,24l192,403r15,29l216,461r10,67l240,518r-9,-48l231,422r-5,-43l221,336r-5,-38l202,254,183,216,149,173r,-24l149,125r-5,-24l130,82r5,24l135,125r,19l125,168r-14,10l96,182r-14,l67,182,53,178,43,168,34,154,24,139,15,120r,-19l15,77,19,58,29,38,43,24,58,10,82,r24,l130,14r29,20l183,62r28,34l231,125r14,33l255,187r9,72l274,341r5,72l283,490r5,67l298,614r14,44l341,691r24,15l389,710r24,l432,706r15,-10l456,677r,-24l456,629r-5,-24l442,595r-15,-9l413,586r-10,4l389,605r-10,9l370,629r-5,-29l370,576r5,-14l389,557,370,538,355,528r,-19l360,490r10,-10l379,480r15,5l408,494r15,15l442,528r9,14l461,557r19,38l490,648r,58l485,754r-19,43l447,835r-24,24l399,878r-24,20l351,912r-24,19l307,955r-33,48l245,1051r-24,48l197,1152r-19,62l168,1291r,91l173,1488r-10,-14l154,1459r-15,-14l130,1435r-10,-5l111,1421,96,1411r-9,-5xe" fillcolor="#005196" stroked="f">
                  <v:path arrowok="t" o:connecttype="custom" o:connectlocs="77,1339;77,1210;101,1075;154,950;235,859;303,816;269,816;226,826;173,816;135,778;168,720;125,710;53,662;19,600;24,566;91,538;178,586;154,547;91,427;77,341;106,331;173,379;216,461;231,470;221,336;183,216;149,125;135,106;125,168;82,182;43,168;15,120;19,58;58,10;130,14;211,96;255,187;279,413;298,614;365,706;432,706;456,653;442,595;403,590;370,629;375,562;355,528;370,480;408,494;451,542;490,648;466,797;399,878;327,931;245,1051;178,1214;173,1488;139,1445;111,1421" o:connectangles="0,0,0,0,0,0,0,0,0,0,0,0,0,0,0,0,0,0,0,0,0,0,0,0,0,0,0,0,0,0,0,0,0,0,0,0,0,0,0,0,0,0,0,0,0,0,0,0,0,0,0,0,0,0,0,0,0,0,0"/>
                </v:shape>
                <v:shape id="Freeform 67" o:spid="_x0000_s1091" style="position:absolute;left:1663;top:14841;width:250;height:811;visibility:visible;mso-wrap-style:square;v-text-anchor:top" coordsize="250,8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" path="m250,53r-43,62l168,187r-29,77l111,346,96,432r-9,91l87,619r9,91l19,811,5,730,,638,,542,5,442,19,341,39,240,72,149,106,62r9,l125,62r10,-4l144,53r15,-5l168,34,178,24,192,5,197,r10,l211,5r10,9l226,29r9,9l240,48r10,5xe" fillcolor="#005196" stroked="f">
                  <v:path arrowok="t" o:connecttype="custom" o:connectlocs="250,53;207,115;168,187;139,264;111,346;96,432;87,523;87,619;96,710;19,811;5,730;0,638;0,542;5,442;19,341;39,240;72,149;106,62;115,62;125,62;135,58;144,53;159,48;168,34;178,24;192,5;197,0;207,0;211,5;221,14;226,29;235,38;240,48;250,53" o:connectangles="0,0,0,0,0,0,0,0,0,0,0,0,0,0,0,0,0,0,0,0,0,0,0,0,0,0,0,0,0,0,0,0,0,0"/>
                </v:shape>
                <v:rect id="Rectangle 68" o:spid="_x0000_s1092" style="position:absolute;left:4087;top:15470;width:4253;height: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" fillcolor="#005196" stroked="f"/>
                <v:rect id="Rectangle 69" o:spid="_x0000_s1093" style="position:absolute;left:10558;top:4118;width:86;height:85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" fillcolor="#005196" stroked="f"/>
                <w10:wrap anchorx="margin"/>
              </v:group>
            </w:pict>
          </mc:Fallback>
        </mc:AlternateContent>
      </w:r>
      <w:r w:rsidR="007F61D8" w:rsidRPr="00E24C10">
        <w:t xml:space="preserve">   </w:t>
      </w:r>
      <w:sdt>
        <w:sdtPr>
          <w:rPr>
            <w:b w:val="0"/>
          </w:rPr>
          <w:id w:val="-894352848"/>
          <w:docPartObj>
            <w:docPartGallery w:val="Watermarks"/>
          </w:docPartObj>
        </w:sdtPr>
        <w:sdtContent/>
      </w:sdt>
    </w:p>
    <w:p w14:paraId="6270F244" w14:textId="25E98A53" w:rsidR="007F61D8" w:rsidRPr="00E24C10" w:rsidRDefault="007F48D5" w:rsidP="009E3417">
      <w:pPr>
        <w:spacing w:after="0"/>
        <w:jc w:val="center"/>
        <w:rPr>
          <w:spacing w:val="4"/>
        </w:rPr>
      </w:pPr>
      <w:ins w:id="13" w:author="HIKARI" w:date="2019-11-08T23:15:00Z">
        <w:r>
          <w:rPr>
            <w:noProof/>
            <w:spacing w:val="4"/>
          </w:rPr>
          <mc:AlternateContent>
            <mc:Choice Requires="wps">
              <w:drawing>
                <wp:anchor distT="0" distB="0" distL="114300" distR="114300" simplePos="0" relativeHeight="251677696" behindDoc="0" locked="0" layoutInCell="1" allowOverlap="1" wp14:anchorId="348F8AE0" wp14:editId="24F7B34E">
                  <wp:simplePos x="0" y="0"/>
                  <wp:positionH relativeFrom="column">
                    <wp:posOffset>631825</wp:posOffset>
                  </wp:positionH>
                  <wp:positionV relativeFrom="paragraph">
                    <wp:posOffset>552289</wp:posOffset>
                  </wp:positionV>
                  <wp:extent cx="5085390" cy="0"/>
                  <wp:effectExtent l="0" t="0" r="0" b="0"/>
                  <wp:wrapNone/>
                  <wp:docPr id="93" name="Straight Connector 93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CnPr/>
                        <wps:spPr>
                          <a:xfrm>
                            <a:off x="0" y="0"/>
                            <a:ext cx="508539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mc:Choice>
            <mc:Fallback>
              <w:pict>
                <v:line w14:anchorId="39708C8C" id="Straight Connector 93" o:spid="_x0000_s1026" style="position:absolute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9.75pt,43.5pt" to="450.15pt,4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" strokecolor="black [3200]" strokeweight="1.5pt">
                  <v:stroke joinstyle="miter"/>
                </v:line>
              </w:pict>
            </mc:Fallback>
          </mc:AlternateContent>
        </w:r>
      </w:ins>
      <w:r w:rsidR="006236B6" w:rsidRPr="00E24C10">
        <w:rPr>
          <w:noProof/>
          <w:spacing w:val="4"/>
        </w:rPr>
        <w:drawing>
          <wp:inline distT="0" distB="0" distL="0" distR="0" wp14:anchorId="0363390F" wp14:editId="62144DC4">
            <wp:extent cx="5238750" cy="1183005"/>
            <wp:effectExtent l="0" t="0" r="0" b="0"/>
            <wp:docPr id="1" name="Picture 1" descr="C:\Users\Hikari\AppData\Local\Microsoft\Windows\INetCache\Content.Word\dhspkttphc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ikari\AppData\Local\Microsoft\Windows\INetCache\Content.Word\dhspkttphc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83" cy="11916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EE5869" w14:textId="3CCE17CA" w:rsidR="007F48D5" w:rsidRPr="000D50D6" w:rsidRDefault="007F48D5" w:rsidP="005F1B84">
      <w:pPr>
        <w:spacing w:after="0"/>
        <w:jc w:val="center"/>
        <w:rPr>
          <w:ins w:id="14" w:author="HIKARI" w:date="2019-11-08T23:19:00Z"/>
          <w:bCs/>
          <w:color w:val="4472C4" w:themeColor="accent5"/>
          <w:spacing w:val="4"/>
          <w:sz w:val="44"/>
          <w:szCs w:val="44"/>
        </w:rPr>
      </w:pPr>
      <w:ins w:id="15" w:author="HIKARI" w:date="2019-11-08T23:19:00Z">
        <w:r w:rsidRPr="000D50D6">
          <w:rPr>
            <w:bCs/>
            <w:color w:val="4472C4" w:themeColor="accent5"/>
            <w:spacing w:val="4"/>
            <w:sz w:val="44"/>
            <w:szCs w:val="44"/>
          </w:rPr>
          <w:t>KHOA ĐÀO TẠO CHẤT LƯỢNG CAO</w:t>
        </w:r>
      </w:ins>
    </w:p>
    <w:p w14:paraId="220AF837" w14:textId="5CDC2117" w:rsidR="007F61D8" w:rsidRPr="007F48D5" w:rsidRDefault="00E43BF4" w:rsidP="005F1B84">
      <w:pPr>
        <w:spacing w:after="0"/>
        <w:jc w:val="center"/>
        <w:rPr>
          <w:b w:val="0"/>
          <w:color w:val="4472C4" w:themeColor="accent5"/>
          <w:spacing w:val="4"/>
          <w:sz w:val="44"/>
          <w:szCs w:val="44"/>
          <w:rPrChange w:id="16" w:author="HIKARI" w:date="2019-11-08T23:15:00Z">
            <w:rPr>
              <w:b w:val="0"/>
              <w:color w:val="0070C0"/>
              <w:spacing w:val="4"/>
              <w:sz w:val="44"/>
              <w:szCs w:val="44"/>
            </w:rPr>
          </w:rPrChange>
        </w:rPr>
      </w:pPr>
      <w:r w:rsidRPr="007F48D5">
        <w:rPr>
          <w:b w:val="0"/>
          <w:color w:val="4472C4" w:themeColor="accent5"/>
          <w:spacing w:val="4"/>
          <w:sz w:val="44"/>
          <w:szCs w:val="44"/>
          <w:rPrChange w:id="17" w:author="HIKARI" w:date="2019-11-08T23:15:00Z">
            <w:rPr>
              <w:b w:val="0"/>
              <w:color w:val="0070C0"/>
              <w:spacing w:val="4"/>
              <w:sz w:val="44"/>
              <w:szCs w:val="44"/>
            </w:rPr>
          </w:rPrChange>
        </w:rPr>
        <w:t>NGÀNH CÔNG NGHỆ THÔNG TIN</w:t>
      </w:r>
    </w:p>
    <w:p w14:paraId="19E123D5" w14:textId="5DD95402" w:rsidR="007F61D8" w:rsidRPr="00E24C10" w:rsidRDefault="007F61D8" w:rsidP="007F61D8">
      <w:pPr>
        <w:spacing w:after="0"/>
        <w:rPr>
          <w:spacing w:val="4"/>
        </w:rPr>
      </w:pPr>
    </w:p>
    <w:p w14:paraId="6D2871A7" w14:textId="1A1C3E0E" w:rsidR="007F61D8" w:rsidRPr="00E24C10" w:rsidRDefault="007F61D8" w:rsidP="007F61D8">
      <w:pPr>
        <w:spacing w:after="0"/>
        <w:jc w:val="center"/>
        <w:rPr>
          <w:spacing w:val="4"/>
        </w:rPr>
      </w:pPr>
    </w:p>
    <w:p w14:paraId="5097683A" w14:textId="77777777" w:rsidR="009E3417" w:rsidRPr="00E24C10" w:rsidRDefault="009E3417" w:rsidP="009E3417">
      <w:pPr>
        <w:spacing w:after="0"/>
        <w:jc w:val="center"/>
        <w:rPr>
          <w:b w:val="0"/>
          <w:noProof/>
          <w:spacing w:val="4"/>
          <w:sz w:val="36"/>
        </w:rPr>
      </w:pPr>
    </w:p>
    <w:p w14:paraId="4A261BF9" w14:textId="7673B944" w:rsidR="00364215" w:rsidRPr="00E24C10" w:rsidRDefault="007D6ED6" w:rsidP="009E3417">
      <w:pPr>
        <w:spacing w:after="0"/>
        <w:jc w:val="center"/>
        <w:rPr>
          <w:spacing w:val="4"/>
        </w:rPr>
      </w:pPr>
      <w:r w:rsidRPr="00E24C10">
        <w:rPr>
          <w:b w:val="0"/>
          <w:noProof/>
          <w:spacing w:val="4"/>
          <w:sz w:val="36"/>
        </w:rPr>
        <w:drawing>
          <wp:anchor distT="0" distB="0" distL="114300" distR="114300" simplePos="0" relativeHeight="251640832" behindDoc="1" locked="0" layoutInCell="0" allowOverlap="1" wp14:anchorId="177BACCD" wp14:editId="48AFF50C">
            <wp:simplePos x="0" y="0"/>
            <wp:positionH relativeFrom="margin">
              <wp:posOffset>70693</wp:posOffset>
            </wp:positionH>
            <wp:positionV relativeFrom="margin">
              <wp:posOffset>2851785</wp:posOffset>
            </wp:positionV>
            <wp:extent cx="6260594" cy="3521123"/>
            <wp:effectExtent l="0" t="0" r="0" b="3175"/>
            <wp:wrapNone/>
            <wp:docPr id="3" name="Picture 3" descr="Untitled-1-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ordPictureWatermark251715595" descr="Untitled-1-0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lum bright="70000" contrast="-7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0594" cy="352112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30C0B48" w14:textId="77777777" w:rsidR="00364215" w:rsidRPr="00E24C10" w:rsidRDefault="00364215" w:rsidP="007F61D8">
      <w:pPr>
        <w:spacing w:after="0"/>
        <w:jc w:val="center"/>
        <w:rPr>
          <w:spacing w:val="4"/>
        </w:rPr>
      </w:pPr>
    </w:p>
    <w:p w14:paraId="70198B3E" w14:textId="73148F4B" w:rsidR="000424E1" w:rsidRPr="00E24C10" w:rsidRDefault="000424E1" w:rsidP="007F61D8">
      <w:pPr>
        <w:spacing w:after="0"/>
        <w:jc w:val="center"/>
        <w:rPr>
          <w:spacing w:val="4"/>
          <w:sz w:val="48"/>
          <w:szCs w:val="48"/>
        </w:rPr>
      </w:pPr>
      <w:r w:rsidRPr="00E24C10">
        <w:rPr>
          <w:spacing w:val="4"/>
          <w:sz w:val="48"/>
          <w:szCs w:val="48"/>
        </w:rPr>
        <w:t xml:space="preserve">BÁO CÁO ĐỒ ÁN </w:t>
      </w:r>
      <w:r w:rsidR="00E43BF4" w:rsidRPr="00E24C10">
        <w:rPr>
          <w:spacing w:val="4"/>
          <w:sz w:val="48"/>
          <w:szCs w:val="48"/>
        </w:rPr>
        <w:t>I</w:t>
      </w:r>
    </w:p>
    <w:p w14:paraId="76CA1CD0" w14:textId="30009F7F" w:rsidR="007D6ED6" w:rsidRPr="00E24C10" w:rsidRDefault="007D6ED6" w:rsidP="007F61D8">
      <w:pPr>
        <w:spacing w:after="0"/>
        <w:jc w:val="center"/>
        <w:rPr>
          <w:bCs/>
          <w:color w:val="FF0000"/>
          <w:spacing w:val="4"/>
          <w:sz w:val="52"/>
          <w:szCs w:val="52"/>
        </w:rPr>
      </w:pPr>
      <w:r w:rsidRPr="00E24C10">
        <w:rPr>
          <w:bCs/>
          <w:color w:val="FF0000"/>
          <w:spacing w:val="4"/>
          <w:sz w:val="52"/>
          <w:szCs w:val="52"/>
        </w:rPr>
        <w:t>TENSORGRAM</w:t>
      </w:r>
    </w:p>
    <w:p w14:paraId="3F103180" w14:textId="4DCAAB25" w:rsidR="00937980" w:rsidRPr="00E24C10" w:rsidRDefault="00E43BF4" w:rsidP="00937980">
      <w:pPr>
        <w:spacing w:after="0"/>
        <w:jc w:val="center"/>
        <w:rPr>
          <w:color w:val="FF0000"/>
          <w:spacing w:val="4"/>
          <w:sz w:val="52"/>
          <w:szCs w:val="21"/>
        </w:rPr>
      </w:pPr>
      <w:r w:rsidRPr="00E24C10">
        <w:rPr>
          <w:color w:val="FF0000"/>
          <w:spacing w:val="4"/>
          <w:sz w:val="52"/>
          <w:szCs w:val="21"/>
        </w:rPr>
        <w:t xml:space="preserve">PHẦN MỀM </w:t>
      </w:r>
      <w:r w:rsidR="007D6ED6" w:rsidRPr="00E24C10">
        <w:rPr>
          <w:color w:val="FF0000"/>
          <w:spacing w:val="4"/>
          <w:sz w:val="52"/>
          <w:szCs w:val="21"/>
        </w:rPr>
        <w:t>TẠO</w:t>
      </w:r>
      <w:r w:rsidRPr="00E24C10">
        <w:rPr>
          <w:color w:val="FF0000"/>
          <w:spacing w:val="4"/>
          <w:sz w:val="52"/>
          <w:szCs w:val="21"/>
        </w:rPr>
        <w:t xml:space="preserve"> DIAGRAM</w:t>
      </w:r>
    </w:p>
    <w:p w14:paraId="7652B3CC" w14:textId="5A64A9E2" w:rsidR="00524F92" w:rsidRPr="00E24C10" w:rsidRDefault="007D6ED6" w:rsidP="009E3417">
      <w:pPr>
        <w:spacing w:after="0"/>
        <w:jc w:val="center"/>
        <w:rPr>
          <w:color w:val="FF0000"/>
          <w:spacing w:val="4"/>
          <w:sz w:val="52"/>
          <w:szCs w:val="21"/>
        </w:rPr>
      </w:pPr>
      <w:r w:rsidRPr="00E24C10">
        <w:rPr>
          <w:color w:val="FF0000"/>
          <w:spacing w:val="4"/>
          <w:sz w:val="52"/>
          <w:szCs w:val="21"/>
        </w:rPr>
        <w:t>CHO</w:t>
      </w:r>
      <w:r w:rsidR="00937980" w:rsidRPr="00E24C10">
        <w:rPr>
          <w:color w:val="FF0000"/>
          <w:spacing w:val="4"/>
          <w:sz w:val="52"/>
          <w:szCs w:val="21"/>
        </w:rPr>
        <w:t xml:space="preserve"> MÔ HÌNH</w:t>
      </w:r>
      <w:r w:rsidRPr="00E24C10">
        <w:rPr>
          <w:color w:val="FF0000"/>
          <w:spacing w:val="4"/>
          <w:sz w:val="52"/>
          <w:szCs w:val="21"/>
        </w:rPr>
        <w:t xml:space="preserve"> </w:t>
      </w:r>
      <w:r w:rsidR="00E43BF4" w:rsidRPr="00E24C10">
        <w:rPr>
          <w:color w:val="FF0000"/>
          <w:spacing w:val="4"/>
          <w:sz w:val="52"/>
          <w:szCs w:val="21"/>
        </w:rPr>
        <w:t>TENSORFLOW</w:t>
      </w:r>
    </w:p>
    <w:p w14:paraId="47F174F8" w14:textId="77777777" w:rsidR="005F1B84" w:rsidRPr="00E24C10" w:rsidRDefault="005F1B84" w:rsidP="00364215">
      <w:pPr>
        <w:spacing w:after="0" w:line="264" w:lineRule="auto"/>
        <w:rPr>
          <w:spacing w:val="4"/>
          <w:sz w:val="21"/>
          <w:szCs w:val="21"/>
        </w:rPr>
      </w:pPr>
    </w:p>
    <w:p w14:paraId="34DD63CC" w14:textId="784F418A" w:rsidR="00524F92" w:rsidRPr="00E24C10" w:rsidRDefault="007F61D8" w:rsidP="009E3417">
      <w:pPr>
        <w:pStyle w:val="ListParagraph"/>
        <w:spacing w:after="0" w:line="264" w:lineRule="auto"/>
        <w:ind w:left="2340"/>
        <w:rPr>
          <w:b w:val="0"/>
          <w:spacing w:val="4"/>
          <w:sz w:val="21"/>
          <w:szCs w:val="21"/>
        </w:rPr>
      </w:pPr>
      <w:r w:rsidRPr="00E24C10">
        <w:rPr>
          <w:spacing w:val="4"/>
          <w:sz w:val="21"/>
          <w:szCs w:val="21"/>
        </w:rPr>
        <w:t xml:space="preserve"> </w:t>
      </w: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7020"/>
        <w:gridCol w:w="2776"/>
      </w:tblGrid>
      <w:tr w:rsidR="00524F92" w:rsidRPr="00E24C10" w14:paraId="3C5E3A7A" w14:textId="77777777" w:rsidTr="00524F92">
        <w:trPr>
          <w:jc w:val="center"/>
        </w:trPr>
        <w:tc>
          <w:tcPr>
            <w:tcW w:w="9061" w:type="dxa"/>
            <w:gridSpan w:val="2"/>
          </w:tcPr>
          <w:p w14:paraId="2C4A6054" w14:textId="77777777" w:rsidR="00524F92" w:rsidRPr="00E24C10" w:rsidRDefault="005F1B84" w:rsidP="005F1B84">
            <w:pPr>
              <w:spacing w:after="0"/>
              <w:rPr>
                <w:sz w:val="32"/>
                <w:szCs w:val="28"/>
              </w:rPr>
            </w:pPr>
            <w:r w:rsidRPr="00E24C10">
              <w:rPr>
                <w:sz w:val="32"/>
                <w:szCs w:val="28"/>
              </w:rPr>
              <w:t xml:space="preserve">                                   </w:t>
            </w:r>
            <w:proofErr w:type="spellStart"/>
            <w:r w:rsidR="00524F92" w:rsidRPr="00E24C10">
              <w:rPr>
                <w:sz w:val="32"/>
                <w:szCs w:val="28"/>
              </w:rPr>
              <w:t>Nhóm</w:t>
            </w:r>
            <w:proofErr w:type="spellEnd"/>
            <w:r w:rsidR="00524F92" w:rsidRPr="00E24C10">
              <w:rPr>
                <w:sz w:val="32"/>
                <w:szCs w:val="28"/>
              </w:rPr>
              <w:t xml:space="preserve"> </w:t>
            </w:r>
            <w:proofErr w:type="spellStart"/>
            <w:r w:rsidR="00524F92" w:rsidRPr="00E24C10">
              <w:rPr>
                <w:sz w:val="32"/>
                <w:szCs w:val="28"/>
              </w:rPr>
              <w:t>sinh</w:t>
            </w:r>
            <w:proofErr w:type="spellEnd"/>
            <w:r w:rsidR="00524F92" w:rsidRPr="00E24C10">
              <w:rPr>
                <w:sz w:val="32"/>
                <w:szCs w:val="28"/>
              </w:rPr>
              <w:t xml:space="preserve"> </w:t>
            </w:r>
            <w:proofErr w:type="spellStart"/>
            <w:r w:rsidR="00524F92" w:rsidRPr="00E24C10">
              <w:rPr>
                <w:sz w:val="32"/>
                <w:szCs w:val="28"/>
              </w:rPr>
              <w:t>viên</w:t>
            </w:r>
            <w:proofErr w:type="spellEnd"/>
            <w:r w:rsidR="00524F92" w:rsidRPr="00E24C10">
              <w:rPr>
                <w:sz w:val="32"/>
                <w:szCs w:val="28"/>
              </w:rPr>
              <w:t xml:space="preserve"> </w:t>
            </w:r>
            <w:proofErr w:type="spellStart"/>
            <w:r w:rsidR="00524F92" w:rsidRPr="00E24C10">
              <w:rPr>
                <w:sz w:val="32"/>
                <w:szCs w:val="28"/>
              </w:rPr>
              <w:t>thực</w:t>
            </w:r>
            <w:proofErr w:type="spellEnd"/>
            <w:r w:rsidR="00524F92" w:rsidRPr="00E24C10">
              <w:rPr>
                <w:sz w:val="32"/>
                <w:szCs w:val="28"/>
              </w:rPr>
              <w:t xml:space="preserve"> </w:t>
            </w:r>
            <w:proofErr w:type="spellStart"/>
            <w:r w:rsidR="00524F92" w:rsidRPr="00E24C10">
              <w:rPr>
                <w:sz w:val="32"/>
                <w:szCs w:val="28"/>
              </w:rPr>
              <w:t>hiện</w:t>
            </w:r>
            <w:proofErr w:type="spellEnd"/>
            <w:r w:rsidR="00524F92" w:rsidRPr="00E24C10">
              <w:rPr>
                <w:sz w:val="32"/>
                <w:szCs w:val="28"/>
              </w:rPr>
              <w:t>:</w:t>
            </w:r>
          </w:p>
        </w:tc>
      </w:tr>
      <w:tr w:rsidR="00524F92" w:rsidRPr="00E24C10" w14:paraId="6EC16A2B" w14:textId="77777777" w:rsidTr="005F1B84">
        <w:trPr>
          <w:jc w:val="center"/>
        </w:trPr>
        <w:tc>
          <w:tcPr>
            <w:tcW w:w="7020" w:type="dxa"/>
          </w:tcPr>
          <w:p w14:paraId="05F62A7F" w14:textId="77777777" w:rsidR="00524F92" w:rsidRPr="00E24C10" w:rsidRDefault="005F1B84" w:rsidP="005F1B84">
            <w:pPr>
              <w:spacing w:after="0"/>
              <w:rPr>
                <w:sz w:val="32"/>
                <w:szCs w:val="28"/>
              </w:rPr>
            </w:pPr>
            <w:r w:rsidRPr="00E24C10">
              <w:rPr>
                <w:sz w:val="32"/>
                <w:szCs w:val="28"/>
              </w:rPr>
              <w:t xml:space="preserve">                                   </w:t>
            </w:r>
            <w:proofErr w:type="spellStart"/>
            <w:r w:rsidR="00524F92" w:rsidRPr="00E24C10">
              <w:rPr>
                <w:sz w:val="32"/>
                <w:szCs w:val="28"/>
              </w:rPr>
              <w:t>Huỳnh</w:t>
            </w:r>
            <w:proofErr w:type="spellEnd"/>
            <w:r w:rsidR="00524F92" w:rsidRPr="00E24C10">
              <w:rPr>
                <w:sz w:val="32"/>
                <w:szCs w:val="28"/>
              </w:rPr>
              <w:t xml:space="preserve"> </w:t>
            </w:r>
            <w:proofErr w:type="spellStart"/>
            <w:r w:rsidR="00524F92" w:rsidRPr="00E24C10">
              <w:rPr>
                <w:sz w:val="32"/>
                <w:szCs w:val="28"/>
              </w:rPr>
              <w:t>Quốc</w:t>
            </w:r>
            <w:proofErr w:type="spellEnd"/>
            <w:r w:rsidR="00524F92" w:rsidRPr="00E24C10">
              <w:rPr>
                <w:sz w:val="32"/>
                <w:szCs w:val="28"/>
              </w:rPr>
              <w:t xml:space="preserve"> </w:t>
            </w:r>
            <w:proofErr w:type="spellStart"/>
            <w:r w:rsidR="00524F92" w:rsidRPr="00E24C10">
              <w:rPr>
                <w:sz w:val="32"/>
                <w:szCs w:val="28"/>
              </w:rPr>
              <w:t>Hoàng</w:t>
            </w:r>
            <w:proofErr w:type="spellEnd"/>
            <w:r w:rsidR="00524F92" w:rsidRPr="00E24C10">
              <w:rPr>
                <w:sz w:val="32"/>
                <w:szCs w:val="28"/>
              </w:rPr>
              <w:t xml:space="preserve"> </w:t>
            </w:r>
            <w:proofErr w:type="spellStart"/>
            <w:r w:rsidR="00524F92" w:rsidRPr="00E24C10">
              <w:rPr>
                <w:sz w:val="32"/>
                <w:szCs w:val="28"/>
              </w:rPr>
              <w:t>Vương</w:t>
            </w:r>
            <w:proofErr w:type="spellEnd"/>
          </w:p>
        </w:tc>
        <w:tc>
          <w:tcPr>
            <w:tcW w:w="2041" w:type="dxa"/>
          </w:tcPr>
          <w:p w14:paraId="4FC90B40" w14:textId="77777777" w:rsidR="00524F92" w:rsidRPr="00E24C10" w:rsidRDefault="00524F92" w:rsidP="005F1B84">
            <w:pPr>
              <w:spacing w:after="0"/>
              <w:jc w:val="center"/>
              <w:rPr>
                <w:sz w:val="32"/>
                <w:szCs w:val="28"/>
              </w:rPr>
            </w:pPr>
            <w:r w:rsidRPr="00E24C10">
              <w:rPr>
                <w:sz w:val="32"/>
                <w:szCs w:val="28"/>
              </w:rPr>
              <w:t>17110256</w:t>
            </w:r>
          </w:p>
        </w:tc>
      </w:tr>
      <w:tr w:rsidR="00524F92" w:rsidRPr="00E24C10" w14:paraId="11F183E8" w14:textId="77777777" w:rsidTr="005F1B84">
        <w:trPr>
          <w:jc w:val="center"/>
        </w:trPr>
        <w:tc>
          <w:tcPr>
            <w:tcW w:w="7020" w:type="dxa"/>
          </w:tcPr>
          <w:p w14:paraId="52DB29DA" w14:textId="2117F94D" w:rsidR="00524F92" w:rsidRPr="00E24C10" w:rsidRDefault="00E43BF4">
            <w:pPr>
              <w:spacing w:after="0"/>
              <w:rPr>
                <w:sz w:val="32"/>
                <w:szCs w:val="28"/>
              </w:rPr>
              <w:pPrChange w:id="18" w:author="HIKARI" w:date="2019-11-09T07:27:00Z">
                <w:pPr>
                  <w:spacing w:after="0"/>
                  <w:jc w:val="center"/>
                </w:pPr>
              </w:pPrChange>
            </w:pPr>
            <w:r w:rsidRPr="00E24C10">
              <w:rPr>
                <w:sz w:val="32"/>
                <w:szCs w:val="28"/>
              </w:rPr>
              <w:t xml:space="preserve">                    </w:t>
            </w:r>
            <w:ins w:id="19" w:author="HIKARI" w:date="2019-11-09T07:27:00Z">
              <w:r w:rsidR="00B62307">
                <w:rPr>
                  <w:sz w:val="32"/>
                  <w:szCs w:val="28"/>
                </w:rPr>
                <w:t xml:space="preserve">               </w:t>
              </w:r>
              <w:proofErr w:type="spellStart"/>
              <w:r w:rsidR="00B62307">
                <w:rPr>
                  <w:sz w:val="32"/>
                  <w:szCs w:val="28"/>
                </w:rPr>
                <w:t>Bùi</w:t>
              </w:r>
            </w:ins>
            <w:proofErr w:type="spellEnd"/>
            <w:del w:id="20" w:author="HIKARI" w:date="2019-11-09T07:27:00Z">
              <w:r w:rsidRPr="00E24C10" w:rsidDel="00B62307">
                <w:rPr>
                  <w:sz w:val="32"/>
                  <w:szCs w:val="28"/>
                </w:rPr>
                <w:delText>Nguyễn</w:delText>
              </w:r>
            </w:del>
            <w:r w:rsidRPr="00E24C10">
              <w:rPr>
                <w:sz w:val="32"/>
                <w:szCs w:val="28"/>
              </w:rPr>
              <w:t xml:space="preserve"> Minh </w:t>
            </w:r>
            <w:proofErr w:type="spellStart"/>
            <w:r w:rsidRPr="00E24C10">
              <w:rPr>
                <w:sz w:val="32"/>
                <w:szCs w:val="28"/>
              </w:rPr>
              <w:t>Trung</w:t>
            </w:r>
            <w:proofErr w:type="spellEnd"/>
            <w:r w:rsidR="005F1B84" w:rsidRPr="00E24C10">
              <w:rPr>
                <w:sz w:val="32"/>
                <w:szCs w:val="28"/>
              </w:rPr>
              <w:t xml:space="preserve">                     </w:t>
            </w:r>
          </w:p>
          <w:p w14:paraId="0D12DE3F" w14:textId="73970D04" w:rsidR="00E43BF4" w:rsidRPr="00E24C10" w:rsidRDefault="002971EB" w:rsidP="002971EB">
            <w:pPr>
              <w:tabs>
                <w:tab w:val="left" w:pos="2837"/>
              </w:tabs>
              <w:spacing w:after="0"/>
              <w:rPr>
                <w:sz w:val="32"/>
                <w:szCs w:val="28"/>
              </w:rPr>
            </w:pPr>
            <w:r w:rsidRPr="00E24C10">
              <w:rPr>
                <w:sz w:val="32"/>
                <w:szCs w:val="28"/>
              </w:rPr>
              <w:t xml:space="preserve">                                   </w:t>
            </w:r>
            <w:proofErr w:type="spellStart"/>
            <w:ins w:id="21" w:author="HIKARI" w:date="2019-11-09T13:50:00Z">
              <w:r w:rsidR="0050006A" w:rsidRPr="0050006A">
                <w:rPr>
                  <w:sz w:val="32"/>
                  <w:szCs w:val="28"/>
                </w:rPr>
                <w:t>Phạm</w:t>
              </w:r>
              <w:proofErr w:type="spellEnd"/>
              <w:r w:rsidR="0050006A" w:rsidRPr="0050006A">
                <w:rPr>
                  <w:sz w:val="32"/>
                  <w:szCs w:val="28"/>
                </w:rPr>
                <w:t xml:space="preserve"> </w:t>
              </w:r>
              <w:proofErr w:type="spellStart"/>
              <w:r w:rsidR="0050006A" w:rsidRPr="0050006A">
                <w:rPr>
                  <w:sz w:val="32"/>
                  <w:szCs w:val="28"/>
                </w:rPr>
                <w:t>Quốc</w:t>
              </w:r>
              <w:proofErr w:type="spellEnd"/>
              <w:r w:rsidR="0050006A" w:rsidRPr="0050006A">
                <w:rPr>
                  <w:sz w:val="32"/>
                  <w:szCs w:val="28"/>
                </w:rPr>
                <w:t xml:space="preserve"> </w:t>
              </w:r>
              <w:proofErr w:type="spellStart"/>
              <w:r w:rsidR="0050006A" w:rsidRPr="0050006A">
                <w:rPr>
                  <w:sz w:val="32"/>
                  <w:szCs w:val="28"/>
                </w:rPr>
                <w:t>Việt</w:t>
              </w:r>
            </w:ins>
            <w:proofErr w:type="spellEnd"/>
            <w:del w:id="22" w:author="HIKARI" w:date="2019-11-09T13:50:00Z">
              <w:r w:rsidRPr="00E24C10" w:rsidDel="0050006A">
                <w:rPr>
                  <w:sz w:val="32"/>
                  <w:szCs w:val="28"/>
                </w:rPr>
                <w:delText>Việt</w:delText>
              </w:r>
            </w:del>
          </w:p>
        </w:tc>
        <w:tc>
          <w:tcPr>
            <w:tcW w:w="2041" w:type="dxa"/>
          </w:tcPr>
          <w:p w14:paraId="3102B343" w14:textId="33B89084" w:rsidR="00524F92" w:rsidRPr="00E24C10" w:rsidRDefault="0050006A" w:rsidP="005F1B84">
            <w:pPr>
              <w:spacing w:after="0"/>
              <w:jc w:val="center"/>
              <w:rPr>
                <w:sz w:val="32"/>
                <w:szCs w:val="28"/>
              </w:rPr>
            </w:pPr>
            <w:ins w:id="23" w:author="HIKARI" w:date="2019-11-09T13:50:00Z">
              <w:r w:rsidRPr="0050006A">
                <w:rPr>
                  <w:sz w:val="32"/>
                  <w:szCs w:val="28"/>
                </w:rPr>
                <w:t>17110243</w:t>
              </w:r>
            </w:ins>
            <w:del w:id="24" w:author="HIKARI" w:date="2019-11-09T13:50:00Z">
              <w:r w:rsidR="00524F92" w:rsidRPr="00E24C10" w:rsidDel="0050006A">
                <w:rPr>
                  <w:sz w:val="32"/>
                  <w:szCs w:val="28"/>
                </w:rPr>
                <w:delText>17110</w:delText>
              </w:r>
              <w:r w:rsidR="00E43BF4" w:rsidRPr="00E24C10" w:rsidDel="0050006A">
                <w:rPr>
                  <w:sz w:val="32"/>
                  <w:szCs w:val="28"/>
                </w:rPr>
                <w:delText>xxx</w:delText>
              </w:r>
            </w:del>
          </w:p>
          <w:p w14:paraId="27E4DCA6" w14:textId="54943101" w:rsidR="00E43BF4" w:rsidRPr="00E24C10" w:rsidRDefault="0050006A" w:rsidP="005F1B84">
            <w:pPr>
              <w:spacing w:after="0"/>
              <w:jc w:val="center"/>
              <w:rPr>
                <w:sz w:val="32"/>
                <w:szCs w:val="28"/>
              </w:rPr>
            </w:pPr>
            <w:ins w:id="25" w:author="HIKARI" w:date="2019-11-09T13:50:00Z">
              <w:r w:rsidRPr="0050006A">
                <w:rPr>
                  <w:sz w:val="32"/>
                  <w:szCs w:val="28"/>
                </w:rPr>
                <w:t>17110254</w:t>
              </w:r>
            </w:ins>
            <w:del w:id="26" w:author="HIKARI" w:date="2019-11-09T13:50:00Z">
              <w:r w:rsidR="00E43BF4" w:rsidRPr="00E24C10" w:rsidDel="0050006A">
                <w:rPr>
                  <w:sz w:val="32"/>
                  <w:szCs w:val="28"/>
                </w:rPr>
                <w:delText>17110xxx</w:delText>
              </w:r>
            </w:del>
          </w:p>
        </w:tc>
      </w:tr>
    </w:tbl>
    <w:p w14:paraId="795E0636" w14:textId="77777777" w:rsidR="00524F92" w:rsidRPr="00E24C10" w:rsidRDefault="00524F92" w:rsidP="00F23F13">
      <w:pPr>
        <w:spacing w:after="0"/>
        <w:rPr>
          <w:b w:val="0"/>
          <w:sz w:val="28"/>
          <w:szCs w:val="28"/>
        </w:rPr>
      </w:pPr>
    </w:p>
    <w:p w14:paraId="5E2AA905" w14:textId="39899D59" w:rsidR="007D6ED6" w:rsidRPr="00E24C10" w:rsidDel="007F48D5" w:rsidRDefault="00524F92" w:rsidP="00F23F13">
      <w:pPr>
        <w:spacing w:after="0"/>
        <w:rPr>
          <w:del w:id="27" w:author="HIKARI" w:date="2019-11-08T23:19:00Z"/>
          <w:sz w:val="32"/>
          <w:szCs w:val="28"/>
        </w:rPr>
      </w:pPr>
      <w:r w:rsidRPr="00E24C10">
        <w:rPr>
          <w:sz w:val="32"/>
          <w:szCs w:val="28"/>
        </w:rPr>
        <w:t xml:space="preserve"> </w:t>
      </w:r>
      <w:r w:rsidR="005F1B84" w:rsidRPr="00E24C10">
        <w:rPr>
          <w:sz w:val="32"/>
          <w:szCs w:val="28"/>
        </w:rPr>
        <w:tab/>
      </w:r>
      <w:r w:rsidR="005F1B84" w:rsidRPr="00E24C10">
        <w:rPr>
          <w:sz w:val="32"/>
          <w:szCs w:val="28"/>
        </w:rPr>
        <w:tab/>
      </w:r>
      <w:r w:rsidR="005F1B84" w:rsidRPr="00E24C10">
        <w:rPr>
          <w:sz w:val="32"/>
          <w:szCs w:val="28"/>
        </w:rPr>
        <w:tab/>
      </w:r>
      <w:r w:rsidR="005F1B84" w:rsidRPr="00E24C10">
        <w:rPr>
          <w:sz w:val="32"/>
          <w:szCs w:val="28"/>
        </w:rPr>
        <w:tab/>
      </w:r>
      <w:r w:rsidR="008F73C6">
        <w:rPr>
          <w:sz w:val="32"/>
          <w:szCs w:val="28"/>
        </w:rPr>
        <w:t xml:space="preserve">  </w:t>
      </w:r>
      <w:bookmarkStart w:id="28" w:name="_GoBack"/>
      <w:bookmarkEnd w:id="28"/>
      <w:del w:id="29" w:author="HIKARI" w:date="2019-11-09T13:50:00Z">
        <w:r w:rsidR="007839B1" w:rsidRPr="00E24C10" w:rsidDel="0050006A">
          <w:rPr>
            <w:sz w:val="32"/>
            <w:szCs w:val="28"/>
          </w:rPr>
          <w:delText xml:space="preserve">      </w:delText>
        </w:r>
      </w:del>
      <w:r w:rsidR="00E43BF4" w:rsidRPr="00E24C10">
        <w:rPr>
          <w:sz w:val="32"/>
          <w:szCs w:val="28"/>
        </w:rPr>
        <w:t>GVHD</w:t>
      </w:r>
      <w:r w:rsidRPr="00E24C10">
        <w:rPr>
          <w:sz w:val="32"/>
          <w:szCs w:val="28"/>
        </w:rPr>
        <w:t xml:space="preserve">: </w:t>
      </w:r>
      <w:r w:rsidR="00E43BF4" w:rsidRPr="00E24C10">
        <w:rPr>
          <w:sz w:val="32"/>
          <w:szCs w:val="28"/>
        </w:rPr>
        <w:t xml:space="preserve">TS. </w:t>
      </w:r>
      <w:proofErr w:type="spellStart"/>
      <w:r w:rsidR="00E43BF4" w:rsidRPr="00E24C10">
        <w:rPr>
          <w:sz w:val="32"/>
          <w:szCs w:val="28"/>
        </w:rPr>
        <w:t>Huỳnh</w:t>
      </w:r>
      <w:proofErr w:type="spellEnd"/>
      <w:r w:rsidR="00E43BF4" w:rsidRPr="00E24C10">
        <w:rPr>
          <w:sz w:val="32"/>
          <w:szCs w:val="28"/>
        </w:rPr>
        <w:t xml:space="preserve"> </w:t>
      </w:r>
      <w:proofErr w:type="spellStart"/>
      <w:r w:rsidR="00E43BF4" w:rsidRPr="00E24C10">
        <w:rPr>
          <w:sz w:val="32"/>
          <w:szCs w:val="28"/>
        </w:rPr>
        <w:t>Xuân</w:t>
      </w:r>
      <w:proofErr w:type="spellEnd"/>
      <w:r w:rsidR="00E43BF4" w:rsidRPr="00E24C10">
        <w:rPr>
          <w:sz w:val="32"/>
          <w:szCs w:val="28"/>
        </w:rPr>
        <w:t xml:space="preserve"> </w:t>
      </w:r>
      <w:proofErr w:type="spellStart"/>
      <w:r w:rsidR="00E43BF4" w:rsidRPr="00E24C10">
        <w:rPr>
          <w:sz w:val="32"/>
          <w:szCs w:val="28"/>
        </w:rPr>
        <w:t>Phụng</w:t>
      </w:r>
      <w:proofErr w:type="spellEnd"/>
    </w:p>
    <w:p w14:paraId="65BFDFA4" w14:textId="5B866318" w:rsidR="009E3417" w:rsidRPr="00E24C10" w:rsidDel="007F48D5" w:rsidRDefault="009E3417" w:rsidP="00F23F13">
      <w:pPr>
        <w:spacing w:after="0"/>
        <w:rPr>
          <w:del w:id="30" w:author="HIKARI" w:date="2019-11-08T23:19:00Z"/>
          <w:b w:val="0"/>
          <w:sz w:val="28"/>
          <w:szCs w:val="28"/>
        </w:rPr>
      </w:pPr>
    </w:p>
    <w:p w14:paraId="4D946A62" w14:textId="77777777" w:rsidR="009E3417" w:rsidRPr="00E24C10" w:rsidRDefault="009E3417" w:rsidP="00F23F13">
      <w:pPr>
        <w:spacing w:after="0"/>
        <w:rPr>
          <w:b w:val="0"/>
          <w:sz w:val="28"/>
          <w:szCs w:val="28"/>
        </w:rPr>
      </w:pPr>
    </w:p>
    <w:p w14:paraId="2CF66CED" w14:textId="77777777" w:rsidR="00E0396E" w:rsidRPr="00E24C10" w:rsidRDefault="00E0396E" w:rsidP="00F23F13">
      <w:pPr>
        <w:spacing w:after="0"/>
        <w:rPr>
          <w:b w:val="0"/>
          <w:sz w:val="28"/>
          <w:szCs w:val="28"/>
        </w:rPr>
      </w:pPr>
    </w:p>
    <w:p w14:paraId="79CB5C47" w14:textId="3ADD60CE" w:rsidR="007D6ED6" w:rsidRPr="00E24C10" w:rsidRDefault="007F61D8" w:rsidP="007D6ED6">
      <w:pPr>
        <w:spacing w:after="0"/>
        <w:jc w:val="center"/>
        <w:rPr>
          <w:sz w:val="28"/>
        </w:rPr>
      </w:pPr>
      <w:r w:rsidRPr="00E24C10">
        <w:rPr>
          <w:sz w:val="28"/>
        </w:rPr>
        <w:t xml:space="preserve">Tp. </w:t>
      </w:r>
      <w:proofErr w:type="spellStart"/>
      <w:r w:rsidRPr="00E24C10">
        <w:rPr>
          <w:sz w:val="28"/>
        </w:rPr>
        <w:t>Hồ</w:t>
      </w:r>
      <w:proofErr w:type="spellEnd"/>
      <w:r w:rsidR="00571F8B" w:rsidRPr="00E24C10">
        <w:rPr>
          <w:sz w:val="28"/>
        </w:rPr>
        <w:t xml:space="preserve"> </w:t>
      </w:r>
      <w:proofErr w:type="spellStart"/>
      <w:r w:rsidR="00571F8B" w:rsidRPr="00E24C10">
        <w:rPr>
          <w:sz w:val="28"/>
        </w:rPr>
        <w:t>Chí</w:t>
      </w:r>
      <w:proofErr w:type="spellEnd"/>
      <w:r w:rsidR="00571F8B" w:rsidRPr="00E24C10">
        <w:rPr>
          <w:sz w:val="28"/>
        </w:rPr>
        <w:t xml:space="preserve"> Minh</w:t>
      </w:r>
      <w:r w:rsidR="00386118" w:rsidRPr="00E24C10">
        <w:rPr>
          <w:sz w:val="28"/>
        </w:rPr>
        <w:t xml:space="preserve">, </w:t>
      </w:r>
      <w:proofErr w:type="spellStart"/>
      <w:r w:rsidR="00386118" w:rsidRPr="00E24C10">
        <w:rPr>
          <w:sz w:val="28"/>
        </w:rPr>
        <w:t>tháng</w:t>
      </w:r>
      <w:proofErr w:type="spellEnd"/>
      <w:r w:rsidR="00386118" w:rsidRPr="00E24C10">
        <w:rPr>
          <w:sz w:val="28"/>
        </w:rPr>
        <w:t xml:space="preserve"> 1</w:t>
      </w:r>
      <w:r w:rsidR="00E43BF4" w:rsidRPr="00E24C10">
        <w:rPr>
          <w:sz w:val="28"/>
        </w:rPr>
        <w:t>1</w:t>
      </w:r>
      <w:r w:rsidR="00571F8B" w:rsidRPr="00E24C10">
        <w:rPr>
          <w:sz w:val="28"/>
        </w:rPr>
        <w:t xml:space="preserve"> </w:t>
      </w:r>
      <w:r w:rsidR="007839B1" w:rsidRPr="00E24C10">
        <w:rPr>
          <w:sz w:val="28"/>
        </w:rPr>
        <w:t>–</w:t>
      </w:r>
      <w:r w:rsidR="007C4CF9" w:rsidRPr="00E24C10">
        <w:rPr>
          <w:sz w:val="28"/>
        </w:rPr>
        <w:t xml:space="preserve"> 201</w:t>
      </w:r>
      <w:r w:rsidR="00E43BF4" w:rsidRPr="00E24C10">
        <w:rPr>
          <w:sz w:val="28"/>
        </w:rPr>
        <w:t>9</w:t>
      </w:r>
    </w:p>
    <w:p w14:paraId="00C30138" w14:textId="655E9D74" w:rsidR="007839B1" w:rsidRPr="00E24C10" w:rsidRDefault="007839B1" w:rsidP="007839B1">
      <w:pPr>
        <w:jc w:val="center"/>
        <w:rPr>
          <w:sz w:val="36"/>
        </w:rPr>
      </w:pPr>
      <w:r w:rsidRPr="00E24C10">
        <w:rPr>
          <w:rFonts w:eastAsia="SimSun"/>
          <w:b w:val="0"/>
          <w:sz w:val="36"/>
          <w:szCs w:val="26"/>
          <w:lang w:eastAsia="zh-CN"/>
        </w:rPr>
        <w:lastRenderedPageBreak/>
        <w:t>ĐIỂM SỐ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806"/>
        <w:gridCol w:w="1803"/>
        <w:gridCol w:w="1803"/>
        <w:gridCol w:w="2519"/>
      </w:tblGrid>
      <w:tr w:rsidR="007839B1" w:rsidRPr="00E24C10" w14:paraId="70FFB23C" w14:textId="77777777" w:rsidTr="007839B1">
        <w:trPr>
          <w:trHeight w:val="567"/>
          <w:jc w:val="center"/>
        </w:trPr>
        <w:tc>
          <w:tcPr>
            <w:tcW w:w="3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127259" w14:textId="77777777" w:rsidR="007839B1" w:rsidRPr="00E24C10" w:rsidRDefault="007839B1">
            <w:pPr>
              <w:jc w:val="center"/>
              <w:rPr>
                <w:rFonts w:eastAsia="SimSun"/>
                <w:b w:val="0"/>
                <w:szCs w:val="26"/>
                <w:lang w:val="vi-VN" w:eastAsia="zh-CN"/>
              </w:rPr>
            </w:pPr>
            <w:r w:rsidRPr="00E24C10">
              <w:rPr>
                <w:rFonts w:eastAsia="SimSun"/>
                <w:b w:val="0"/>
                <w:szCs w:val="26"/>
                <w:lang w:val="vi-VN" w:eastAsia="zh-CN"/>
              </w:rPr>
              <w:t>TIÊU CHÍ</w:t>
            </w:r>
          </w:p>
        </w:tc>
        <w:tc>
          <w:tcPr>
            <w:tcW w:w="1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B9923A" w14:textId="77777777" w:rsidR="007839B1" w:rsidRPr="00E24C10" w:rsidRDefault="007839B1">
            <w:pPr>
              <w:widowControl w:val="0"/>
              <w:wordWrap w:val="0"/>
              <w:autoSpaceDE w:val="0"/>
              <w:autoSpaceDN w:val="0"/>
              <w:jc w:val="center"/>
              <w:rPr>
                <w:rFonts w:eastAsia="SimSun"/>
                <w:b w:val="0"/>
                <w:szCs w:val="26"/>
                <w:lang w:val="vi-VN" w:eastAsia="zh-CN"/>
              </w:rPr>
            </w:pPr>
            <w:r w:rsidRPr="00E24C10">
              <w:rPr>
                <w:rFonts w:eastAsia="SimSun"/>
                <w:b w:val="0"/>
                <w:szCs w:val="26"/>
                <w:lang w:val="vi-VN" w:eastAsia="zh-CN"/>
              </w:rPr>
              <w:t>NỘI DUNG</w:t>
            </w:r>
          </w:p>
        </w:tc>
        <w:tc>
          <w:tcPr>
            <w:tcW w:w="1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2BB4D5" w14:textId="77777777" w:rsidR="007839B1" w:rsidRPr="00E24C10" w:rsidRDefault="007839B1">
            <w:pPr>
              <w:jc w:val="center"/>
              <w:rPr>
                <w:rFonts w:eastAsia="SimSun"/>
                <w:b w:val="0"/>
                <w:szCs w:val="26"/>
                <w:lang w:val="vi-VN" w:eastAsia="zh-CN"/>
              </w:rPr>
            </w:pPr>
            <w:r w:rsidRPr="00E24C10">
              <w:rPr>
                <w:rFonts w:eastAsia="SimSun"/>
                <w:b w:val="0"/>
                <w:szCs w:val="26"/>
                <w:lang w:val="vi-VN" w:eastAsia="zh-CN"/>
              </w:rPr>
              <w:t>TRÌNH BÀY</w:t>
            </w:r>
          </w:p>
        </w:tc>
        <w:tc>
          <w:tcPr>
            <w:tcW w:w="2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BC5093A" w14:textId="77777777" w:rsidR="007839B1" w:rsidRPr="00E24C10" w:rsidRDefault="007839B1">
            <w:pPr>
              <w:widowControl w:val="0"/>
              <w:wordWrap w:val="0"/>
              <w:autoSpaceDE w:val="0"/>
              <w:autoSpaceDN w:val="0"/>
              <w:jc w:val="center"/>
              <w:rPr>
                <w:rFonts w:eastAsia="SimSun"/>
                <w:b w:val="0"/>
                <w:szCs w:val="26"/>
                <w:lang w:val="vi-VN" w:eastAsia="zh-CN"/>
              </w:rPr>
            </w:pPr>
            <w:r w:rsidRPr="00E24C10">
              <w:rPr>
                <w:rFonts w:eastAsia="SimSun"/>
                <w:b w:val="0"/>
                <w:szCs w:val="26"/>
                <w:lang w:val="vi-VN" w:eastAsia="zh-CN"/>
              </w:rPr>
              <w:t>TỔNG</w:t>
            </w:r>
          </w:p>
        </w:tc>
      </w:tr>
      <w:tr w:rsidR="007839B1" w:rsidRPr="00E24C10" w14:paraId="58A5C42B" w14:textId="77777777" w:rsidTr="007839B1">
        <w:trPr>
          <w:trHeight w:val="567"/>
          <w:jc w:val="center"/>
        </w:trPr>
        <w:tc>
          <w:tcPr>
            <w:tcW w:w="3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65A288" w14:textId="77777777" w:rsidR="007839B1" w:rsidRPr="00E24C10" w:rsidRDefault="007839B1">
            <w:pPr>
              <w:widowControl w:val="0"/>
              <w:wordWrap w:val="0"/>
              <w:autoSpaceDE w:val="0"/>
              <w:autoSpaceDN w:val="0"/>
              <w:jc w:val="center"/>
              <w:rPr>
                <w:rFonts w:eastAsia="SimSun"/>
                <w:b w:val="0"/>
                <w:szCs w:val="26"/>
                <w:lang w:val="vi-VN" w:eastAsia="zh-CN"/>
              </w:rPr>
            </w:pPr>
            <w:r w:rsidRPr="00E24C10">
              <w:rPr>
                <w:rFonts w:eastAsia="SimSun"/>
                <w:b w:val="0"/>
                <w:szCs w:val="26"/>
                <w:lang w:val="vi-VN" w:eastAsia="zh-CN"/>
              </w:rPr>
              <w:t>ĐIỂM</w:t>
            </w:r>
          </w:p>
        </w:tc>
        <w:tc>
          <w:tcPr>
            <w:tcW w:w="1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190344" w14:textId="77777777" w:rsidR="007839B1" w:rsidRPr="00E24C10" w:rsidRDefault="007839B1">
            <w:pPr>
              <w:widowControl w:val="0"/>
              <w:wordWrap w:val="0"/>
              <w:autoSpaceDE w:val="0"/>
              <w:autoSpaceDN w:val="0"/>
              <w:jc w:val="center"/>
              <w:rPr>
                <w:rFonts w:eastAsia="SimSun"/>
                <w:b w:val="0"/>
                <w:szCs w:val="26"/>
                <w:lang w:val="vi-VN" w:eastAsia="zh-CN"/>
              </w:rPr>
            </w:pPr>
          </w:p>
        </w:tc>
        <w:tc>
          <w:tcPr>
            <w:tcW w:w="1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49F029A" w14:textId="77777777" w:rsidR="007839B1" w:rsidRPr="00E24C10" w:rsidRDefault="007839B1">
            <w:pPr>
              <w:widowControl w:val="0"/>
              <w:wordWrap w:val="0"/>
              <w:autoSpaceDE w:val="0"/>
              <w:autoSpaceDN w:val="0"/>
              <w:jc w:val="center"/>
              <w:rPr>
                <w:rFonts w:eastAsia="SimSun"/>
                <w:b w:val="0"/>
                <w:szCs w:val="26"/>
                <w:lang w:val="vi-VN" w:eastAsia="zh-CN"/>
              </w:rPr>
            </w:pPr>
          </w:p>
        </w:tc>
        <w:tc>
          <w:tcPr>
            <w:tcW w:w="2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337895" w14:textId="77777777" w:rsidR="007839B1" w:rsidRPr="00E24C10" w:rsidRDefault="007839B1">
            <w:pPr>
              <w:widowControl w:val="0"/>
              <w:wordWrap w:val="0"/>
              <w:autoSpaceDE w:val="0"/>
              <w:autoSpaceDN w:val="0"/>
              <w:jc w:val="center"/>
              <w:rPr>
                <w:rFonts w:eastAsia="SimSun"/>
                <w:b w:val="0"/>
                <w:szCs w:val="26"/>
                <w:lang w:val="vi-VN" w:eastAsia="zh-CN"/>
              </w:rPr>
            </w:pPr>
          </w:p>
        </w:tc>
      </w:tr>
    </w:tbl>
    <w:p w14:paraId="6A638FDE" w14:textId="7DF5B879" w:rsidR="007839B1" w:rsidRPr="00E24C10" w:rsidRDefault="007839B1" w:rsidP="007839B1">
      <w:pPr>
        <w:rPr>
          <w:rFonts w:eastAsia="Times New Roman"/>
          <w:sz w:val="36"/>
          <w:szCs w:val="24"/>
        </w:rPr>
      </w:pPr>
    </w:p>
    <w:p w14:paraId="10545495" w14:textId="39E4459A" w:rsidR="007839B1" w:rsidRPr="00E24C10" w:rsidRDefault="007839B1" w:rsidP="007839B1">
      <w:pPr>
        <w:jc w:val="center"/>
        <w:rPr>
          <w:b w:val="0"/>
          <w:sz w:val="36"/>
        </w:rPr>
      </w:pPr>
      <w:r w:rsidRPr="00E24C10">
        <w:rPr>
          <w:b w:val="0"/>
          <w:sz w:val="36"/>
        </w:rPr>
        <w:t>NHẬN XÉT CỦA GIÁO VIÊN HƯỚNG DẪN</w:t>
      </w:r>
    </w:p>
    <w:p w14:paraId="0E3D8550" w14:textId="6442ECFD" w:rsidR="007839B1" w:rsidRPr="00E24C10" w:rsidRDefault="007839B1" w:rsidP="007839B1">
      <w:pPr>
        <w:tabs>
          <w:tab w:val="left" w:leader="dot" w:pos="9990"/>
        </w:tabs>
        <w:jc w:val="both"/>
        <w:rPr>
          <w:b w:val="0"/>
          <w:szCs w:val="26"/>
        </w:rPr>
      </w:pPr>
      <w:r w:rsidRPr="00E24C10">
        <w:rPr>
          <w:szCs w:val="26"/>
        </w:rPr>
        <w:tab/>
      </w:r>
    </w:p>
    <w:p w14:paraId="693015D7" w14:textId="77777777" w:rsidR="007839B1" w:rsidRPr="00E24C10" w:rsidRDefault="007839B1" w:rsidP="007839B1">
      <w:pPr>
        <w:tabs>
          <w:tab w:val="left" w:leader="dot" w:pos="9990"/>
        </w:tabs>
        <w:jc w:val="both"/>
        <w:rPr>
          <w:szCs w:val="26"/>
        </w:rPr>
      </w:pPr>
      <w:r w:rsidRPr="00E24C10">
        <w:rPr>
          <w:szCs w:val="26"/>
        </w:rPr>
        <w:tab/>
      </w:r>
    </w:p>
    <w:p w14:paraId="74C2D9C1" w14:textId="77777777" w:rsidR="007839B1" w:rsidRPr="00E24C10" w:rsidRDefault="007839B1" w:rsidP="007839B1">
      <w:pPr>
        <w:tabs>
          <w:tab w:val="left" w:leader="dot" w:pos="9990"/>
        </w:tabs>
        <w:jc w:val="both"/>
        <w:rPr>
          <w:szCs w:val="26"/>
        </w:rPr>
      </w:pPr>
      <w:r w:rsidRPr="00E24C10">
        <w:rPr>
          <w:szCs w:val="26"/>
        </w:rPr>
        <w:tab/>
      </w:r>
    </w:p>
    <w:p w14:paraId="7228BC98" w14:textId="77777777" w:rsidR="007839B1" w:rsidRPr="00E24C10" w:rsidRDefault="007839B1" w:rsidP="007839B1">
      <w:pPr>
        <w:tabs>
          <w:tab w:val="left" w:leader="dot" w:pos="9990"/>
        </w:tabs>
        <w:jc w:val="both"/>
        <w:rPr>
          <w:szCs w:val="26"/>
        </w:rPr>
      </w:pPr>
      <w:r w:rsidRPr="00E24C10">
        <w:rPr>
          <w:szCs w:val="26"/>
        </w:rPr>
        <w:tab/>
      </w:r>
    </w:p>
    <w:p w14:paraId="1FD7FA3F" w14:textId="77777777" w:rsidR="007839B1" w:rsidRPr="00E24C10" w:rsidRDefault="007839B1" w:rsidP="007839B1">
      <w:pPr>
        <w:tabs>
          <w:tab w:val="left" w:leader="dot" w:pos="9990"/>
        </w:tabs>
        <w:jc w:val="both"/>
        <w:rPr>
          <w:szCs w:val="26"/>
        </w:rPr>
      </w:pPr>
      <w:r w:rsidRPr="00E24C10">
        <w:rPr>
          <w:szCs w:val="26"/>
        </w:rPr>
        <w:tab/>
      </w:r>
    </w:p>
    <w:p w14:paraId="3BA8136F" w14:textId="77777777" w:rsidR="007839B1" w:rsidRPr="00E24C10" w:rsidRDefault="007839B1" w:rsidP="002971EB">
      <w:pPr>
        <w:tabs>
          <w:tab w:val="left" w:leader="dot" w:pos="9990"/>
        </w:tabs>
        <w:jc w:val="both"/>
        <w:rPr>
          <w:szCs w:val="26"/>
        </w:rPr>
      </w:pPr>
      <w:r w:rsidRPr="00E24C10">
        <w:rPr>
          <w:szCs w:val="26"/>
        </w:rPr>
        <w:tab/>
      </w:r>
    </w:p>
    <w:p w14:paraId="39FE6D47" w14:textId="77777777" w:rsidR="007839B1" w:rsidRPr="00E24C10" w:rsidRDefault="007839B1" w:rsidP="002971EB">
      <w:pPr>
        <w:tabs>
          <w:tab w:val="left" w:leader="dot" w:pos="9990"/>
        </w:tabs>
        <w:jc w:val="both"/>
        <w:rPr>
          <w:szCs w:val="26"/>
        </w:rPr>
      </w:pPr>
      <w:r w:rsidRPr="00E24C10">
        <w:rPr>
          <w:szCs w:val="26"/>
        </w:rPr>
        <w:tab/>
      </w:r>
    </w:p>
    <w:p w14:paraId="70B32278" w14:textId="77777777" w:rsidR="007839B1" w:rsidRPr="00E24C10" w:rsidRDefault="007839B1" w:rsidP="002971EB">
      <w:pPr>
        <w:tabs>
          <w:tab w:val="left" w:leader="dot" w:pos="9990"/>
        </w:tabs>
        <w:jc w:val="both"/>
        <w:rPr>
          <w:szCs w:val="26"/>
        </w:rPr>
      </w:pPr>
      <w:r w:rsidRPr="00E24C10">
        <w:rPr>
          <w:szCs w:val="26"/>
        </w:rPr>
        <w:tab/>
      </w:r>
    </w:p>
    <w:p w14:paraId="233E4218" w14:textId="77777777" w:rsidR="007839B1" w:rsidRPr="00E24C10" w:rsidRDefault="007839B1" w:rsidP="002971EB">
      <w:pPr>
        <w:tabs>
          <w:tab w:val="left" w:leader="dot" w:pos="9990"/>
        </w:tabs>
        <w:jc w:val="both"/>
        <w:rPr>
          <w:szCs w:val="26"/>
        </w:rPr>
      </w:pPr>
      <w:r w:rsidRPr="00E24C10">
        <w:rPr>
          <w:szCs w:val="26"/>
        </w:rPr>
        <w:tab/>
      </w:r>
    </w:p>
    <w:p w14:paraId="267A46CC" w14:textId="77777777" w:rsidR="007839B1" w:rsidRPr="00E24C10" w:rsidRDefault="007839B1" w:rsidP="002971EB">
      <w:pPr>
        <w:tabs>
          <w:tab w:val="left" w:leader="dot" w:pos="9990"/>
        </w:tabs>
        <w:jc w:val="both"/>
        <w:rPr>
          <w:szCs w:val="26"/>
        </w:rPr>
      </w:pPr>
      <w:r w:rsidRPr="00E24C10">
        <w:rPr>
          <w:szCs w:val="26"/>
        </w:rPr>
        <w:tab/>
      </w:r>
    </w:p>
    <w:p w14:paraId="6F6F643C" w14:textId="44F45849" w:rsidR="007839B1" w:rsidRPr="00E24C10" w:rsidRDefault="007839B1" w:rsidP="002971EB">
      <w:pPr>
        <w:tabs>
          <w:tab w:val="left" w:leader="dot" w:pos="9990"/>
        </w:tabs>
        <w:jc w:val="both"/>
        <w:rPr>
          <w:szCs w:val="26"/>
        </w:rPr>
      </w:pPr>
      <w:r w:rsidRPr="00E24C10">
        <w:rPr>
          <w:szCs w:val="26"/>
        </w:rPr>
        <w:tab/>
      </w:r>
    </w:p>
    <w:p w14:paraId="2CEDA530" w14:textId="77777777" w:rsidR="002971EB" w:rsidRPr="00E24C10" w:rsidRDefault="002971EB" w:rsidP="002971EB">
      <w:pPr>
        <w:tabs>
          <w:tab w:val="left" w:leader="dot" w:pos="9990"/>
        </w:tabs>
        <w:jc w:val="both"/>
        <w:rPr>
          <w:szCs w:val="26"/>
        </w:rPr>
      </w:pPr>
      <w:r w:rsidRPr="00E24C10">
        <w:rPr>
          <w:szCs w:val="26"/>
        </w:rPr>
        <w:tab/>
      </w:r>
    </w:p>
    <w:p w14:paraId="33E6F3BC" w14:textId="77777777" w:rsidR="002971EB" w:rsidRPr="00E24C10" w:rsidRDefault="002971EB" w:rsidP="002971EB">
      <w:pPr>
        <w:tabs>
          <w:tab w:val="left" w:leader="dot" w:pos="9990"/>
        </w:tabs>
        <w:jc w:val="both"/>
        <w:rPr>
          <w:szCs w:val="26"/>
        </w:rPr>
      </w:pPr>
      <w:r w:rsidRPr="00E24C10">
        <w:rPr>
          <w:szCs w:val="26"/>
        </w:rPr>
        <w:tab/>
      </w:r>
    </w:p>
    <w:p w14:paraId="6CEBCB93" w14:textId="4D2FDB66" w:rsidR="002971EB" w:rsidRPr="00E24C10" w:rsidRDefault="002971EB" w:rsidP="002971EB">
      <w:pPr>
        <w:tabs>
          <w:tab w:val="left" w:leader="dot" w:pos="9990"/>
        </w:tabs>
        <w:jc w:val="both"/>
        <w:rPr>
          <w:szCs w:val="26"/>
        </w:rPr>
      </w:pPr>
      <w:r w:rsidRPr="00E24C10">
        <w:rPr>
          <w:szCs w:val="26"/>
        </w:rPr>
        <w:tab/>
      </w:r>
    </w:p>
    <w:p w14:paraId="1F653A53" w14:textId="77777777" w:rsidR="007839B1" w:rsidRPr="00E24C10" w:rsidRDefault="007839B1" w:rsidP="007839B1">
      <w:pPr>
        <w:ind w:left="5040" w:firstLine="720"/>
        <w:jc w:val="center"/>
        <w:rPr>
          <w:b w:val="0"/>
          <w:szCs w:val="26"/>
        </w:rPr>
      </w:pPr>
      <w:proofErr w:type="spellStart"/>
      <w:r w:rsidRPr="00E24C10">
        <w:rPr>
          <w:b w:val="0"/>
          <w:szCs w:val="26"/>
        </w:rPr>
        <w:t>Giáo</w:t>
      </w:r>
      <w:proofErr w:type="spellEnd"/>
      <w:r w:rsidRPr="00E24C10">
        <w:rPr>
          <w:b w:val="0"/>
          <w:szCs w:val="26"/>
        </w:rPr>
        <w:t xml:space="preserve"> </w:t>
      </w:r>
      <w:proofErr w:type="spellStart"/>
      <w:r w:rsidRPr="00E24C10">
        <w:rPr>
          <w:b w:val="0"/>
          <w:szCs w:val="26"/>
        </w:rPr>
        <w:t>viên</w:t>
      </w:r>
      <w:proofErr w:type="spellEnd"/>
      <w:r w:rsidRPr="00E24C10">
        <w:rPr>
          <w:b w:val="0"/>
          <w:szCs w:val="26"/>
        </w:rPr>
        <w:t xml:space="preserve"> </w:t>
      </w:r>
      <w:proofErr w:type="spellStart"/>
      <w:r w:rsidRPr="00E24C10">
        <w:rPr>
          <w:b w:val="0"/>
          <w:szCs w:val="26"/>
        </w:rPr>
        <w:t>hướng</w:t>
      </w:r>
      <w:proofErr w:type="spellEnd"/>
      <w:r w:rsidRPr="00E24C10">
        <w:rPr>
          <w:b w:val="0"/>
          <w:szCs w:val="26"/>
        </w:rPr>
        <w:t xml:space="preserve"> </w:t>
      </w:r>
      <w:proofErr w:type="spellStart"/>
      <w:r w:rsidRPr="00E24C10">
        <w:rPr>
          <w:b w:val="0"/>
          <w:szCs w:val="26"/>
        </w:rPr>
        <w:t>dẫn</w:t>
      </w:r>
      <w:proofErr w:type="spellEnd"/>
    </w:p>
    <w:p w14:paraId="097B449E" w14:textId="77777777" w:rsidR="007839B1" w:rsidRPr="00E24C10" w:rsidRDefault="007839B1" w:rsidP="007839B1">
      <w:pPr>
        <w:ind w:left="5760"/>
        <w:jc w:val="center"/>
        <w:rPr>
          <w:b w:val="0"/>
          <w:szCs w:val="26"/>
        </w:rPr>
      </w:pPr>
      <w:r w:rsidRPr="00E24C10">
        <w:rPr>
          <w:szCs w:val="26"/>
        </w:rPr>
        <w:t>(</w:t>
      </w:r>
      <w:proofErr w:type="spellStart"/>
      <w:r w:rsidRPr="00E24C10">
        <w:rPr>
          <w:i/>
          <w:szCs w:val="26"/>
        </w:rPr>
        <w:t>ký</w:t>
      </w:r>
      <w:proofErr w:type="spellEnd"/>
      <w:r w:rsidRPr="00E24C10">
        <w:rPr>
          <w:i/>
          <w:szCs w:val="26"/>
        </w:rPr>
        <w:t xml:space="preserve"> </w:t>
      </w:r>
      <w:proofErr w:type="spellStart"/>
      <w:r w:rsidRPr="00E24C10">
        <w:rPr>
          <w:i/>
          <w:szCs w:val="26"/>
        </w:rPr>
        <w:t>và</w:t>
      </w:r>
      <w:proofErr w:type="spellEnd"/>
      <w:r w:rsidRPr="00E24C10">
        <w:rPr>
          <w:i/>
          <w:szCs w:val="26"/>
        </w:rPr>
        <w:t xml:space="preserve"> </w:t>
      </w:r>
      <w:proofErr w:type="spellStart"/>
      <w:r w:rsidRPr="00E24C10">
        <w:rPr>
          <w:i/>
          <w:szCs w:val="26"/>
        </w:rPr>
        <w:t>ghi</w:t>
      </w:r>
      <w:proofErr w:type="spellEnd"/>
      <w:r w:rsidRPr="00E24C10">
        <w:rPr>
          <w:i/>
          <w:szCs w:val="26"/>
        </w:rPr>
        <w:t xml:space="preserve"> </w:t>
      </w:r>
      <w:proofErr w:type="spellStart"/>
      <w:r w:rsidRPr="00E24C10">
        <w:rPr>
          <w:i/>
          <w:szCs w:val="26"/>
        </w:rPr>
        <w:t>họ</w:t>
      </w:r>
      <w:proofErr w:type="spellEnd"/>
      <w:r w:rsidRPr="00E24C10">
        <w:rPr>
          <w:i/>
          <w:szCs w:val="26"/>
        </w:rPr>
        <w:t xml:space="preserve"> </w:t>
      </w:r>
      <w:proofErr w:type="spellStart"/>
      <w:r w:rsidRPr="00E24C10">
        <w:rPr>
          <w:i/>
          <w:szCs w:val="26"/>
        </w:rPr>
        <w:t>tên</w:t>
      </w:r>
      <w:proofErr w:type="spellEnd"/>
      <w:r w:rsidRPr="00E24C10">
        <w:rPr>
          <w:szCs w:val="26"/>
        </w:rPr>
        <w:t>)</w:t>
      </w:r>
    </w:p>
    <w:p w14:paraId="5904194B" w14:textId="77777777" w:rsidR="007839B1" w:rsidRPr="00E24C10" w:rsidRDefault="007839B1" w:rsidP="007839B1">
      <w:pPr>
        <w:ind w:left="5040" w:firstLine="720"/>
        <w:jc w:val="center"/>
        <w:rPr>
          <w:szCs w:val="26"/>
        </w:rPr>
      </w:pPr>
    </w:p>
    <w:p w14:paraId="1B018DF3" w14:textId="77777777" w:rsidR="009E3417" w:rsidRPr="00E24C10" w:rsidRDefault="009E3417" w:rsidP="002971EB">
      <w:pPr>
        <w:tabs>
          <w:tab w:val="left" w:pos="8006"/>
        </w:tabs>
        <w:spacing w:after="0"/>
        <w:ind w:firstLine="6840"/>
        <w:rPr>
          <w:szCs w:val="26"/>
        </w:rPr>
      </w:pPr>
    </w:p>
    <w:p w14:paraId="57404680" w14:textId="77777777" w:rsidR="009E3417" w:rsidRPr="00E24C10" w:rsidRDefault="009E3417" w:rsidP="002971EB">
      <w:pPr>
        <w:tabs>
          <w:tab w:val="left" w:pos="8006"/>
        </w:tabs>
        <w:spacing w:after="0"/>
        <w:ind w:firstLine="6840"/>
        <w:rPr>
          <w:szCs w:val="26"/>
        </w:rPr>
      </w:pPr>
    </w:p>
    <w:p w14:paraId="6A44C8E8" w14:textId="77777777" w:rsidR="009E3417" w:rsidRPr="00E24C10" w:rsidRDefault="009E3417" w:rsidP="002971EB">
      <w:pPr>
        <w:tabs>
          <w:tab w:val="left" w:pos="8006"/>
        </w:tabs>
        <w:spacing w:after="0"/>
        <w:ind w:firstLine="6840"/>
        <w:rPr>
          <w:szCs w:val="26"/>
        </w:rPr>
      </w:pPr>
    </w:p>
    <w:p w14:paraId="64F54D35" w14:textId="098A75F6" w:rsidR="002971EB" w:rsidRPr="004215A7" w:rsidRDefault="002971EB" w:rsidP="004215A7">
      <w:pPr>
        <w:tabs>
          <w:tab w:val="left" w:pos="8006"/>
        </w:tabs>
        <w:spacing w:after="0"/>
        <w:ind w:firstLine="6840"/>
        <w:rPr>
          <w:szCs w:val="26"/>
        </w:rPr>
      </w:pPr>
      <w:proofErr w:type="spellStart"/>
      <w:r w:rsidRPr="00E24C10">
        <w:rPr>
          <w:szCs w:val="26"/>
        </w:rPr>
        <w:t>Huỳnh</w:t>
      </w:r>
      <w:proofErr w:type="spellEnd"/>
      <w:r w:rsidRPr="00E24C10">
        <w:rPr>
          <w:szCs w:val="26"/>
        </w:rPr>
        <w:t xml:space="preserve"> </w:t>
      </w:r>
      <w:proofErr w:type="spellStart"/>
      <w:r w:rsidRPr="00E24C10">
        <w:rPr>
          <w:szCs w:val="26"/>
        </w:rPr>
        <w:t>Xuân</w:t>
      </w:r>
      <w:proofErr w:type="spellEnd"/>
      <w:r w:rsidRPr="00E24C10">
        <w:rPr>
          <w:szCs w:val="26"/>
        </w:rPr>
        <w:t xml:space="preserve"> </w:t>
      </w:r>
      <w:proofErr w:type="spellStart"/>
      <w:r w:rsidRPr="00E24C10">
        <w:rPr>
          <w:szCs w:val="26"/>
        </w:rPr>
        <w:t>Phụng</w:t>
      </w:r>
      <w:proofErr w:type="spellEnd"/>
    </w:p>
    <w:p w14:paraId="2FE82F05" w14:textId="77777777" w:rsidR="002971EB" w:rsidRPr="00E24C10" w:rsidRDefault="002971EB" w:rsidP="009E3417">
      <w:pPr>
        <w:jc w:val="center"/>
        <w:rPr>
          <w:sz w:val="36"/>
        </w:rPr>
      </w:pPr>
      <w:bookmarkStart w:id="31" w:name="_Toc531431818"/>
      <w:bookmarkStart w:id="32" w:name="_Toc22239716"/>
      <w:r w:rsidRPr="00E24C10">
        <w:rPr>
          <w:sz w:val="36"/>
        </w:rPr>
        <w:lastRenderedPageBreak/>
        <w:t>LỜI CẢM ƠN</w:t>
      </w:r>
      <w:bookmarkEnd w:id="31"/>
      <w:bookmarkEnd w:id="32"/>
    </w:p>
    <w:p w14:paraId="6D2A56D7" w14:textId="7D3D8D7D" w:rsidR="002971EB" w:rsidRPr="00E24C10" w:rsidRDefault="002971EB" w:rsidP="009E3417">
      <w:pPr>
        <w:ind w:firstLine="720"/>
        <w:jc w:val="both"/>
        <w:rPr>
          <w:b w:val="0"/>
          <w:bCs/>
          <w:szCs w:val="26"/>
        </w:rPr>
      </w:pPr>
      <w:proofErr w:type="spellStart"/>
      <w:r w:rsidRPr="00E24C10">
        <w:rPr>
          <w:b w:val="0"/>
          <w:bCs/>
          <w:szCs w:val="26"/>
        </w:rPr>
        <w:t>Để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hoàn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thành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tốt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đề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tài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và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bài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báo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cáo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này</w:t>
      </w:r>
      <w:proofErr w:type="spellEnd"/>
      <w:r w:rsidRPr="00E24C10">
        <w:rPr>
          <w:b w:val="0"/>
          <w:bCs/>
          <w:szCs w:val="26"/>
        </w:rPr>
        <w:t xml:space="preserve">, </w:t>
      </w:r>
      <w:proofErr w:type="spellStart"/>
      <w:r w:rsidRPr="00E24C10">
        <w:rPr>
          <w:b w:val="0"/>
          <w:bCs/>
          <w:szCs w:val="26"/>
        </w:rPr>
        <w:t>chúng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em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xin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gửi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lời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cảm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ơn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chân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thành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đến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giảng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viên</w:t>
      </w:r>
      <w:proofErr w:type="spellEnd"/>
      <w:r w:rsidRPr="00E24C10">
        <w:rPr>
          <w:b w:val="0"/>
          <w:bCs/>
          <w:szCs w:val="26"/>
        </w:rPr>
        <w:t xml:space="preserve">, </w:t>
      </w:r>
      <w:proofErr w:type="spellStart"/>
      <w:r w:rsidRPr="00E24C10">
        <w:rPr>
          <w:b w:val="0"/>
          <w:bCs/>
          <w:szCs w:val="26"/>
        </w:rPr>
        <w:t>tiến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sĩ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Huỳnh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Xuân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Phụng</w:t>
      </w:r>
      <w:proofErr w:type="spellEnd"/>
      <w:r w:rsidRPr="00E24C10">
        <w:rPr>
          <w:b w:val="0"/>
          <w:bCs/>
          <w:szCs w:val="26"/>
        </w:rPr>
        <w:t xml:space="preserve">, </w:t>
      </w:r>
      <w:proofErr w:type="spellStart"/>
      <w:r w:rsidRPr="00E24C10">
        <w:rPr>
          <w:b w:val="0"/>
          <w:bCs/>
          <w:szCs w:val="26"/>
        </w:rPr>
        <w:t>người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đã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trực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tiếp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hỗ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trợ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chúng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em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trong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suốt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quá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trình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làm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đề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tài</w:t>
      </w:r>
      <w:proofErr w:type="spellEnd"/>
      <w:r w:rsidRPr="00E24C10">
        <w:rPr>
          <w:b w:val="0"/>
          <w:bCs/>
          <w:szCs w:val="26"/>
        </w:rPr>
        <w:t xml:space="preserve">. </w:t>
      </w:r>
      <w:proofErr w:type="spellStart"/>
      <w:r w:rsidRPr="00E24C10">
        <w:rPr>
          <w:b w:val="0"/>
          <w:bCs/>
          <w:szCs w:val="26"/>
        </w:rPr>
        <w:t>Chúng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em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cảm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thầy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đã</w:t>
      </w:r>
      <w:proofErr w:type="spellEnd"/>
      <w:r w:rsidR="009D11ED" w:rsidRPr="00E24C10">
        <w:rPr>
          <w:b w:val="0"/>
          <w:bCs/>
          <w:szCs w:val="26"/>
        </w:rPr>
        <w:t xml:space="preserve"> </w:t>
      </w:r>
      <w:proofErr w:type="spellStart"/>
      <w:r w:rsidR="009D11ED" w:rsidRPr="00E24C10">
        <w:rPr>
          <w:b w:val="0"/>
          <w:bCs/>
          <w:szCs w:val="26"/>
        </w:rPr>
        <w:t>đưa</w:t>
      </w:r>
      <w:proofErr w:type="spellEnd"/>
      <w:r w:rsidRPr="00E24C10">
        <w:rPr>
          <w:b w:val="0"/>
          <w:bCs/>
          <w:szCs w:val="26"/>
        </w:rPr>
        <w:t xml:space="preserve"> ra </w:t>
      </w:r>
      <w:proofErr w:type="spellStart"/>
      <w:r w:rsidRPr="00E24C10">
        <w:rPr>
          <w:b w:val="0"/>
          <w:bCs/>
          <w:szCs w:val="26"/>
        </w:rPr>
        <w:t>những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lời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khuyên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từ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kinh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nghiệm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thực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tiễn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của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mình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để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định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hướng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cho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chúng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em</w:t>
      </w:r>
      <w:proofErr w:type="spellEnd"/>
      <w:r w:rsidR="009D11ED"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đi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đúng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với</w:t>
      </w:r>
      <w:proofErr w:type="spellEnd"/>
      <w:r w:rsidR="009D11ED" w:rsidRPr="00E24C10">
        <w:rPr>
          <w:b w:val="0"/>
          <w:bCs/>
          <w:szCs w:val="26"/>
        </w:rPr>
        <w:t xml:space="preserve"> </w:t>
      </w:r>
      <w:proofErr w:type="spellStart"/>
      <w:r w:rsidR="009D11ED" w:rsidRPr="00E24C10">
        <w:rPr>
          <w:b w:val="0"/>
          <w:bCs/>
          <w:szCs w:val="26"/>
        </w:rPr>
        <w:t>yêu</w:t>
      </w:r>
      <w:proofErr w:type="spellEnd"/>
      <w:r w:rsidR="009D11ED" w:rsidRPr="00E24C10">
        <w:rPr>
          <w:b w:val="0"/>
          <w:bCs/>
          <w:szCs w:val="26"/>
        </w:rPr>
        <w:t xml:space="preserve"> </w:t>
      </w:r>
      <w:proofErr w:type="spellStart"/>
      <w:r w:rsidR="009D11ED" w:rsidRPr="00E24C10">
        <w:rPr>
          <w:b w:val="0"/>
          <w:bCs/>
          <w:szCs w:val="26"/>
        </w:rPr>
        <w:t>cầu</w:t>
      </w:r>
      <w:proofErr w:type="spellEnd"/>
      <w:r w:rsidR="009D11ED" w:rsidRPr="00E24C10">
        <w:rPr>
          <w:b w:val="0"/>
          <w:bCs/>
          <w:szCs w:val="26"/>
        </w:rPr>
        <w:t xml:space="preserve"> </w:t>
      </w:r>
      <w:proofErr w:type="spellStart"/>
      <w:r w:rsidR="009D11ED" w:rsidRPr="00E24C10">
        <w:rPr>
          <w:b w:val="0"/>
          <w:bCs/>
          <w:szCs w:val="26"/>
        </w:rPr>
        <w:t>của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đề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tài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đã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chọn</w:t>
      </w:r>
      <w:proofErr w:type="spellEnd"/>
      <w:r w:rsidRPr="00E24C10">
        <w:rPr>
          <w:b w:val="0"/>
          <w:bCs/>
          <w:szCs w:val="26"/>
        </w:rPr>
        <w:t xml:space="preserve">, </w:t>
      </w:r>
      <w:proofErr w:type="spellStart"/>
      <w:r w:rsidRPr="00E24C10">
        <w:rPr>
          <w:b w:val="0"/>
          <w:bCs/>
          <w:szCs w:val="26"/>
        </w:rPr>
        <w:t>luôn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giải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đáp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thắc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mắc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và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đưa</w:t>
      </w:r>
      <w:proofErr w:type="spellEnd"/>
      <w:r w:rsidRPr="00E24C10">
        <w:rPr>
          <w:b w:val="0"/>
          <w:bCs/>
          <w:szCs w:val="26"/>
        </w:rPr>
        <w:t xml:space="preserve"> ra </w:t>
      </w:r>
      <w:proofErr w:type="spellStart"/>
      <w:r w:rsidRPr="00E24C10">
        <w:rPr>
          <w:b w:val="0"/>
          <w:bCs/>
          <w:szCs w:val="26"/>
        </w:rPr>
        <w:t>những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góp</w:t>
      </w:r>
      <w:proofErr w:type="spellEnd"/>
      <w:r w:rsidRPr="00E24C10">
        <w:rPr>
          <w:b w:val="0"/>
          <w:bCs/>
          <w:szCs w:val="26"/>
        </w:rPr>
        <w:t xml:space="preserve"> ý, </w:t>
      </w:r>
      <w:proofErr w:type="spellStart"/>
      <w:r w:rsidRPr="00E24C10">
        <w:rPr>
          <w:b w:val="0"/>
          <w:bCs/>
          <w:szCs w:val="26"/>
        </w:rPr>
        <w:t>chỉnh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sửa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kịp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thời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giúp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chúng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em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khắc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phục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nhược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điểm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và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hoàn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thành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tốt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cũng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như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đúng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thời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hạn</w:t>
      </w:r>
      <w:proofErr w:type="spellEnd"/>
      <w:r w:rsidRPr="00E24C10">
        <w:rPr>
          <w:b w:val="0"/>
          <w:bCs/>
          <w:szCs w:val="26"/>
        </w:rPr>
        <w:t xml:space="preserve"> Khoa </w:t>
      </w:r>
      <w:proofErr w:type="spellStart"/>
      <w:r w:rsidRPr="00E24C10">
        <w:rPr>
          <w:b w:val="0"/>
          <w:bCs/>
          <w:szCs w:val="26"/>
        </w:rPr>
        <w:t>đã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đề</w:t>
      </w:r>
      <w:proofErr w:type="spellEnd"/>
      <w:r w:rsidRPr="00E24C10">
        <w:rPr>
          <w:b w:val="0"/>
          <w:bCs/>
          <w:szCs w:val="26"/>
        </w:rPr>
        <w:t xml:space="preserve"> ra.</w:t>
      </w:r>
    </w:p>
    <w:p w14:paraId="16C3CB1A" w14:textId="37AC6EFB" w:rsidR="002971EB" w:rsidRPr="00E24C10" w:rsidRDefault="002971EB" w:rsidP="009E3417">
      <w:pPr>
        <w:ind w:firstLine="720"/>
        <w:jc w:val="both"/>
        <w:rPr>
          <w:b w:val="0"/>
          <w:bCs/>
          <w:szCs w:val="26"/>
        </w:rPr>
      </w:pPr>
      <w:proofErr w:type="spellStart"/>
      <w:r w:rsidRPr="00E24C10">
        <w:rPr>
          <w:b w:val="0"/>
          <w:bCs/>
          <w:szCs w:val="26"/>
        </w:rPr>
        <w:t>Chúng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em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cũng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xin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gửi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lời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cảm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ơn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chân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thành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các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quý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thầy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cô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trong</w:t>
      </w:r>
      <w:proofErr w:type="spellEnd"/>
      <w:r w:rsidRPr="00E24C10">
        <w:rPr>
          <w:b w:val="0"/>
          <w:bCs/>
          <w:szCs w:val="26"/>
        </w:rPr>
        <w:t xml:space="preserve"> khoa </w:t>
      </w:r>
      <w:proofErr w:type="spellStart"/>
      <w:r w:rsidRPr="00E24C10">
        <w:rPr>
          <w:b w:val="0"/>
          <w:bCs/>
          <w:szCs w:val="26"/>
        </w:rPr>
        <w:t>Đào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tạo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Chất</w:t>
      </w:r>
      <w:proofErr w:type="spellEnd"/>
      <w:r w:rsidRPr="00E24C10">
        <w:rPr>
          <w:b w:val="0"/>
          <w:bCs/>
          <w:szCs w:val="26"/>
        </w:rPr>
        <w:t xml:space="preserve">  </w:t>
      </w:r>
      <w:proofErr w:type="spellStart"/>
      <w:r w:rsidRPr="00E24C10">
        <w:rPr>
          <w:b w:val="0"/>
          <w:bCs/>
          <w:szCs w:val="26"/>
        </w:rPr>
        <w:t>Lượng</w:t>
      </w:r>
      <w:proofErr w:type="spellEnd"/>
      <w:r w:rsidRPr="00E24C10">
        <w:rPr>
          <w:b w:val="0"/>
          <w:bCs/>
          <w:szCs w:val="26"/>
        </w:rPr>
        <w:t xml:space="preserve"> </w:t>
      </w:r>
      <w:del w:id="33" w:author="HIKARI" w:date="2019-11-08T21:43:00Z">
        <w:r w:rsidRPr="00E24C10" w:rsidDel="00F72625">
          <w:rPr>
            <w:b w:val="0"/>
            <w:bCs/>
            <w:szCs w:val="26"/>
          </w:rPr>
          <w:delText xml:space="preserve"> </w:delText>
        </w:r>
      </w:del>
      <w:r w:rsidRPr="00E24C10">
        <w:rPr>
          <w:b w:val="0"/>
          <w:bCs/>
          <w:szCs w:val="26"/>
        </w:rPr>
        <w:t xml:space="preserve">Cao </w:t>
      </w:r>
      <w:proofErr w:type="spellStart"/>
      <w:r w:rsidRPr="00E24C10">
        <w:rPr>
          <w:b w:val="0"/>
          <w:bCs/>
          <w:szCs w:val="26"/>
        </w:rPr>
        <w:t>nói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chung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và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ng</w:t>
      </w:r>
      <w:del w:id="34" w:author="HIKARI" w:date="2019-11-08T21:42:00Z">
        <w:r w:rsidRPr="00E24C10" w:rsidDel="00F72625">
          <w:rPr>
            <w:b w:val="0"/>
            <w:bCs/>
            <w:szCs w:val="26"/>
          </w:rPr>
          <w:delText>h</w:delText>
        </w:r>
      </w:del>
      <w:r w:rsidRPr="00E24C10">
        <w:rPr>
          <w:b w:val="0"/>
          <w:bCs/>
          <w:szCs w:val="26"/>
        </w:rPr>
        <w:t>ành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Công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Nghệ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Thông</w:t>
      </w:r>
      <w:proofErr w:type="spellEnd"/>
      <w:r w:rsidRPr="00E24C10">
        <w:rPr>
          <w:b w:val="0"/>
          <w:bCs/>
          <w:szCs w:val="26"/>
        </w:rPr>
        <w:t xml:space="preserve"> Tin </w:t>
      </w:r>
      <w:proofErr w:type="spellStart"/>
      <w:r w:rsidRPr="00E24C10">
        <w:rPr>
          <w:b w:val="0"/>
          <w:bCs/>
          <w:szCs w:val="26"/>
        </w:rPr>
        <w:t>nói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riêng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đã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tận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tình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truyền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đạt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những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kiến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thức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cần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thiết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giúp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chúng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em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có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nền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tảng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để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làm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nên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đề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tài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này</w:t>
      </w:r>
      <w:proofErr w:type="spellEnd"/>
      <w:r w:rsidRPr="00E24C10">
        <w:rPr>
          <w:b w:val="0"/>
          <w:bCs/>
          <w:szCs w:val="26"/>
        </w:rPr>
        <w:t xml:space="preserve">, </w:t>
      </w:r>
      <w:proofErr w:type="spellStart"/>
      <w:r w:rsidRPr="00E24C10">
        <w:rPr>
          <w:b w:val="0"/>
          <w:bCs/>
          <w:szCs w:val="26"/>
        </w:rPr>
        <w:t>đã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tạo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điều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kiện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để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chúng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em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có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thể</w:t>
      </w:r>
      <w:proofErr w:type="spellEnd"/>
      <w:r w:rsidRPr="00E24C10">
        <w:rPr>
          <w:b w:val="0"/>
          <w:bCs/>
          <w:szCs w:val="26"/>
        </w:rPr>
        <w:t xml:space="preserve">  </w:t>
      </w:r>
      <w:proofErr w:type="spellStart"/>
      <w:r w:rsidRPr="00E24C10">
        <w:rPr>
          <w:b w:val="0"/>
          <w:bCs/>
          <w:szCs w:val="26"/>
        </w:rPr>
        <w:t>tìm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hiểu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và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thực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hiện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tốt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đề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tài</w:t>
      </w:r>
      <w:proofErr w:type="spellEnd"/>
      <w:r w:rsidRPr="00E24C10">
        <w:rPr>
          <w:b w:val="0"/>
          <w:bCs/>
          <w:szCs w:val="26"/>
        </w:rPr>
        <w:t xml:space="preserve">. </w:t>
      </w:r>
      <w:proofErr w:type="spellStart"/>
      <w:r w:rsidRPr="00E24C10">
        <w:rPr>
          <w:b w:val="0"/>
          <w:bCs/>
          <w:szCs w:val="26"/>
        </w:rPr>
        <w:t>Cùng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với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đó</w:t>
      </w:r>
      <w:proofErr w:type="spellEnd"/>
      <w:r w:rsidRPr="00E24C10">
        <w:rPr>
          <w:b w:val="0"/>
          <w:bCs/>
          <w:szCs w:val="26"/>
        </w:rPr>
        <w:t xml:space="preserve">, </w:t>
      </w:r>
      <w:proofErr w:type="spellStart"/>
      <w:r w:rsidRPr="00E24C10">
        <w:rPr>
          <w:b w:val="0"/>
          <w:bCs/>
          <w:szCs w:val="26"/>
        </w:rPr>
        <w:t>chúng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em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xin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được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gửi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cảm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ơn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đến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các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bạn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cùng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khóa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đã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cung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cấp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nhiều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thông</w:t>
      </w:r>
      <w:proofErr w:type="spellEnd"/>
      <w:r w:rsidRPr="00E24C10">
        <w:rPr>
          <w:b w:val="0"/>
          <w:bCs/>
          <w:szCs w:val="26"/>
        </w:rPr>
        <w:t xml:space="preserve"> tin </w:t>
      </w:r>
      <w:proofErr w:type="spellStart"/>
      <w:r w:rsidRPr="00E24C10">
        <w:rPr>
          <w:b w:val="0"/>
          <w:bCs/>
          <w:szCs w:val="26"/>
        </w:rPr>
        <w:t>và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kiến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thức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hữu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ích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giúp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chúng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em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có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thể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hoàn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thiện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hơn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đề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tài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của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mình</w:t>
      </w:r>
      <w:proofErr w:type="spellEnd"/>
      <w:r w:rsidRPr="00E24C10">
        <w:rPr>
          <w:b w:val="0"/>
          <w:bCs/>
          <w:szCs w:val="26"/>
        </w:rPr>
        <w:t>.</w:t>
      </w:r>
    </w:p>
    <w:p w14:paraId="705354B2" w14:textId="07780930" w:rsidR="002971EB" w:rsidRPr="00E24C10" w:rsidRDefault="002971EB" w:rsidP="009E3417">
      <w:pPr>
        <w:ind w:firstLine="720"/>
        <w:jc w:val="both"/>
        <w:rPr>
          <w:b w:val="0"/>
          <w:bCs/>
          <w:szCs w:val="26"/>
        </w:rPr>
      </w:pPr>
      <w:proofErr w:type="spellStart"/>
      <w:r w:rsidRPr="00E24C10">
        <w:rPr>
          <w:b w:val="0"/>
          <w:bCs/>
          <w:szCs w:val="26"/>
        </w:rPr>
        <w:t>Đề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tài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và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bài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báo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cáo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được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chúng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em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thực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hiện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trong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khoảng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thời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gian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ngắn</w:t>
      </w:r>
      <w:proofErr w:type="spellEnd"/>
      <w:r w:rsidRPr="00E24C10">
        <w:rPr>
          <w:b w:val="0"/>
          <w:bCs/>
          <w:szCs w:val="26"/>
        </w:rPr>
        <w:t xml:space="preserve">, </w:t>
      </w:r>
      <w:proofErr w:type="spellStart"/>
      <w:r w:rsidRPr="00E24C10">
        <w:rPr>
          <w:b w:val="0"/>
          <w:bCs/>
          <w:szCs w:val="26"/>
        </w:rPr>
        <w:t>với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những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kiến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thức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còn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hạn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chế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cùng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nhiều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hạn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chế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khác</w:t>
      </w:r>
      <w:proofErr w:type="spellEnd"/>
      <w:r w:rsidR="009D11ED" w:rsidRPr="00E24C10">
        <w:rPr>
          <w:b w:val="0"/>
          <w:bCs/>
          <w:szCs w:val="26"/>
        </w:rPr>
        <w:t xml:space="preserve"> </w:t>
      </w:r>
      <w:proofErr w:type="spellStart"/>
      <w:r w:rsidR="009D11ED" w:rsidRPr="00E24C10">
        <w:rPr>
          <w:b w:val="0"/>
          <w:bCs/>
          <w:szCs w:val="26"/>
        </w:rPr>
        <w:t>về</w:t>
      </w:r>
      <w:proofErr w:type="spellEnd"/>
      <w:r w:rsidR="009D11ED" w:rsidRPr="00E24C10">
        <w:rPr>
          <w:b w:val="0"/>
          <w:bCs/>
          <w:szCs w:val="26"/>
        </w:rPr>
        <w:t xml:space="preserve"> </w:t>
      </w:r>
      <w:proofErr w:type="spellStart"/>
      <w:r w:rsidR="009D11ED" w:rsidRPr="00E24C10">
        <w:rPr>
          <w:b w:val="0"/>
          <w:bCs/>
          <w:szCs w:val="26"/>
        </w:rPr>
        <w:t>mặt</w:t>
      </w:r>
      <w:proofErr w:type="spellEnd"/>
      <w:r w:rsidR="009D11ED" w:rsidRPr="00E24C10">
        <w:rPr>
          <w:b w:val="0"/>
          <w:bCs/>
          <w:szCs w:val="26"/>
        </w:rPr>
        <w:t xml:space="preserve"> </w:t>
      </w:r>
      <w:proofErr w:type="spellStart"/>
      <w:r w:rsidR="009D11ED" w:rsidRPr="00E24C10">
        <w:rPr>
          <w:b w:val="0"/>
          <w:bCs/>
          <w:szCs w:val="26"/>
        </w:rPr>
        <w:t>kĩ</w:t>
      </w:r>
      <w:proofErr w:type="spellEnd"/>
      <w:r w:rsidR="009D11ED" w:rsidRPr="00E24C10">
        <w:rPr>
          <w:b w:val="0"/>
          <w:bCs/>
          <w:szCs w:val="26"/>
        </w:rPr>
        <w:t xml:space="preserve"> </w:t>
      </w:r>
      <w:proofErr w:type="spellStart"/>
      <w:r w:rsidR="009D11ED" w:rsidRPr="00E24C10">
        <w:rPr>
          <w:b w:val="0"/>
          <w:bCs/>
          <w:szCs w:val="26"/>
        </w:rPr>
        <w:t>thuật</w:t>
      </w:r>
      <w:proofErr w:type="spellEnd"/>
      <w:r w:rsidR="009D11ED" w:rsidRPr="00E24C10">
        <w:rPr>
          <w:b w:val="0"/>
          <w:bCs/>
          <w:szCs w:val="26"/>
        </w:rPr>
        <w:t xml:space="preserve"> </w:t>
      </w:r>
      <w:proofErr w:type="spellStart"/>
      <w:r w:rsidR="009D11ED" w:rsidRPr="00E24C10">
        <w:rPr>
          <w:b w:val="0"/>
          <w:bCs/>
          <w:szCs w:val="26"/>
        </w:rPr>
        <w:t>và</w:t>
      </w:r>
      <w:proofErr w:type="spellEnd"/>
      <w:r w:rsidR="009D11ED" w:rsidRPr="00E24C10">
        <w:rPr>
          <w:b w:val="0"/>
          <w:bCs/>
          <w:szCs w:val="26"/>
        </w:rPr>
        <w:t xml:space="preserve"> </w:t>
      </w:r>
      <w:proofErr w:type="spellStart"/>
      <w:r w:rsidR="009D11ED" w:rsidRPr="00E24C10">
        <w:rPr>
          <w:b w:val="0"/>
          <w:bCs/>
          <w:szCs w:val="26"/>
        </w:rPr>
        <w:t>kinh</w:t>
      </w:r>
      <w:proofErr w:type="spellEnd"/>
      <w:r w:rsidR="009D11ED" w:rsidRPr="00E24C10">
        <w:rPr>
          <w:b w:val="0"/>
          <w:bCs/>
          <w:szCs w:val="26"/>
        </w:rPr>
        <w:t xml:space="preserve"> </w:t>
      </w:r>
      <w:proofErr w:type="spellStart"/>
      <w:r w:rsidR="009D11ED" w:rsidRPr="00E24C10">
        <w:rPr>
          <w:b w:val="0"/>
          <w:bCs/>
          <w:szCs w:val="26"/>
        </w:rPr>
        <w:t>nghiệm</w:t>
      </w:r>
      <w:proofErr w:type="spellEnd"/>
      <w:r w:rsidR="009D11ED" w:rsidRPr="00E24C10">
        <w:rPr>
          <w:b w:val="0"/>
          <w:bCs/>
          <w:szCs w:val="26"/>
        </w:rPr>
        <w:t xml:space="preserve"> </w:t>
      </w:r>
      <w:proofErr w:type="spellStart"/>
      <w:r w:rsidR="009D11ED" w:rsidRPr="00E24C10">
        <w:rPr>
          <w:b w:val="0"/>
          <w:bCs/>
          <w:szCs w:val="26"/>
        </w:rPr>
        <w:t>trong</w:t>
      </w:r>
      <w:proofErr w:type="spellEnd"/>
      <w:r w:rsidR="009D11ED" w:rsidRPr="00E24C10">
        <w:rPr>
          <w:b w:val="0"/>
          <w:bCs/>
          <w:szCs w:val="26"/>
        </w:rPr>
        <w:t xml:space="preserve"> </w:t>
      </w:r>
      <w:proofErr w:type="spellStart"/>
      <w:r w:rsidR="009D11ED" w:rsidRPr="00E24C10">
        <w:rPr>
          <w:b w:val="0"/>
          <w:bCs/>
          <w:szCs w:val="26"/>
        </w:rPr>
        <w:t>việc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thực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hiện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một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dự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án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phần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mềm</w:t>
      </w:r>
      <w:proofErr w:type="spellEnd"/>
      <w:r w:rsidRPr="00E24C10">
        <w:rPr>
          <w:b w:val="0"/>
          <w:bCs/>
          <w:szCs w:val="26"/>
        </w:rPr>
        <w:t xml:space="preserve">. Do </w:t>
      </w:r>
      <w:proofErr w:type="spellStart"/>
      <w:r w:rsidRPr="00E24C10">
        <w:rPr>
          <w:b w:val="0"/>
          <w:bCs/>
          <w:szCs w:val="26"/>
        </w:rPr>
        <w:t>đó</w:t>
      </w:r>
      <w:proofErr w:type="spellEnd"/>
      <w:r w:rsidRPr="00E24C10">
        <w:rPr>
          <w:b w:val="0"/>
          <w:bCs/>
          <w:szCs w:val="26"/>
        </w:rPr>
        <w:t xml:space="preserve">, </w:t>
      </w:r>
      <w:proofErr w:type="spellStart"/>
      <w:r w:rsidRPr="00E24C10">
        <w:rPr>
          <w:b w:val="0"/>
          <w:bCs/>
          <w:szCs w:val="26"/>
        </w:rPr>
        <w:t>trong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quá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trình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làm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nên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đề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tài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có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những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thiếu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sót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là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điều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không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thể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tránh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khỏi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nên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chúng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em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rất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mong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nhận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được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những</w:t>
      </w:r>
      <w:proofErr w:type="spellEnd"/>
      <w:r w:rsidRPr="00E24C10">
        <w:rPr>
          <w:b w:val="0"/>
          <w:bCs/>
          <w:szCs w:val="26"/>
        </w:rPr>
        <w:t xml:space="preserve"> ý </w:t>
      </w:r>
      <w:proofErr w:type="spellStart"/>
      <w:r w:rsidRPr="00E24C10">
        <w:rPr>
          <w:b w:val="0"/>
          <w:bCs/>
          <w:szCs w:val="26"/>
        </w:rPr>
        <w:t>kiến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đóng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góp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quý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b</w:t>
      </w:r>
      <w:ins w:id="35" w:author="HIKARI" w:date="2019-11-09T14:56:00Z">
        <w:r w:rsidR="00505291">
          <w:rPr>
            <w:b w:val="0"/>
            <w:bCs/>
            <w:szCs w:val="26"/>
          </w:rPr>
          <w:t>áu</w:t>
        </w:r>
      </w:ins>
      <w:proofErr w:type="spellEnd"/>
      <w:del w:id="36" w:author="HIKARI" w:date="2019-11-09T14:56:00Z">
        <w:r w:rsidRPr="00E24C10" w:rsidDel="00505291">
          <w:rPr>
            <w:b w:val="0"/>
            <w:bCs/>
            <w:szCs w:val="26"/>
          </w:rPr>
          <w:delText>áo</w:delText>
        </w:r>
      </w:del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của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các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quý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thầy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cô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để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kiến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thức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của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chúng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em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được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hoàn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thiện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hơn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và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chúng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em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có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thể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làm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tốt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hơn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nữa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trong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những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lần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sau</w:t>
      </w:r>
      <w:proofErr w:type="spellEnd"/>
      <w:r w:rsidRPr="00E24C10">
        <w:rPr>
          <w:b w:val="0"/>
          <w:bCs/>
          <w:szCs w:val="26"/>
        </w:rPr>
        <w:t xml:space="preserve">. </w:t>
      </w:r>
      <w:proofErr w:type="spellStart"/>
      <w:r w:rsidRPr="00E24C10">
        <w:rPr>
          <w:b w:val="0"/>
          <w:bCs/>
          <w:szCs w:val="26"/>
        </w:rPr>
        <w:t>Chúng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em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xin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chân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thành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cảm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ơn</w:t>
      </w:r>
      <w:proofErr w:type="spellEnd"/>
      <w:r w:rsidRPr="00E24C10">
        <w:rPr>
          <w:b w:val="0"/>
          <w:bCs/>
          <w:szCs w:val="26"/>
        </w:rPr>
        <w:t>.</w:t>
      </w:r>
    </w:p>
    <w:p w14:paraId="47E52FF8" w14:textId="77777777" w:rsidR="002971EB" w:rsidRPr="00E24C10" w:rsidRDefault="002971EB" w:rsidP="009E3417">
      <w:pPr>
        <w:ind w:firstLine="720"/>
        <w:jc w:val="both"/>
        <w:rPr>
          <w:b w:val="0"/>
          <w:bCs/>
          <w:szCs w:val="26"/>
        </w:rPr>
      </w:pPr>
      <w:proofErr w:type="spellStart"/>
      <w:r w:rsidRPr="00E24C10">
        <w:rPr>
          <w:b w:val="0"/>
          <w:bCs/>
          <w:szCs w:val="26"/>
        </w:rPr>
        <w:t>Cuối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lời</w:t>
      </w:r>
      <w:proofErr w:type="spellEnd"/>
      <w:r w:rsidRPr="00E24C10">
        <w:rPr>
          <w:b w:val="0"/>
          <w:bCs/>
          <w:szCs w:val="26"/>
        </w:rPr>
        <w:t xml:space="preserve">, </w:t>
      </w:r>
      <w:proofErr w:type="spellStart"/>
      <w:r w:rsidRPr="00E24C10">
        <w:rPr>
          <w:b w:val="0"/>
          <w:bCs/>
          <w:szCs w:val="26"/>
        </w:rPr>
        <w:t>chúng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em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kính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chúc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quý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thầy</w:t>
      </w:r>
      <w:proofErr w:type="spellEnd"/>
      <w:r w:rsidRPr="00E24C10">
        <w:rPr>
          <w:b w:val="0"/>
          <w:bCs/>
          <w:szCs w:val="26"/>
        </w:rPr>
        <w:t xml:space="preserve">, </w:t>
      </w:r>
      <w:proofErr w:type="spellStart"/>
      <w:r w:rsidRPr="00E24C10">
        <w:rPr>
          <w:b w:val="0"/>
          <w:bCs/>
          <w:szCs w:val="26"/>
        </w:rPr>
        <w:t>quý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cô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luôn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dồi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dào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sức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khỏe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và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thành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công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hơn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nữa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trong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sự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nghiệp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trồng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người</w:t>
      </w:r>
      <w:proofErr w:type="spellEnd"/>
      <w:r w:rsidRPr="00E24C10">
        <w:rPr>
          <w:b w:val="0"/>
          <w:bCs/>
          <w:szCs w:val="26"/>
        </w:rPr>
        <w:t xml:space="preserve">. </w:t>
      </w:r>
      <w:proofErr w:type="spellStart"/>
      <w:r w:rsidRPr="00E24C10">
        <w:rPr>
          <w:b w:val="0"/>
          <w:bCs/>
          <w:szCs w:val="26"/>
        </w:rPr>
        <w:t>Một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lần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nữa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chúng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em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xin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chân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thành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cảm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ơn</w:t>
      </w:r>
      <w:proofErr w:type="spellEnd"/>
      <w:r w:rsidRPr="00E24C10">
        <w:rPr>
          <w:b w:val="0"/>
          <w:bCs/>
          <w:szCs w:val="26"/>
        </w:rPr>
        <w:t>.</w:t>
      </w:r>
    </w:p>
    <w:p w14:paraId="3E6E07F3" w14:textId="77777777" w:rsidR="002971EB" w:rsidRPr="00E24C10" w:rsidRDefault="002971EB" w:rsidP="009E3417">
      <w:pPr>
        <w:jc w:val="both"/>
        <w:rPr>
          <w:szCs w:val="26"/>
        </w:rPr>
      </w:pPr>
    </w:p>
    <w:p w14:paraId="1E33BA5D" w14:textId="2217754B" w:rsidR="002971EB" w:rsidRPr="00E24C10" w:rsidRDefault="002971EB" w:rsidP="009E3417">
      <w:pPr>
        <w:ind w:left="3600" w:firstLine="720"/>
        <w:jc w:val="center"/>
        <w:rPr>
          <w:szCs w:val="26"/>
        </w:rPr>
      </w:pPr>
      <w:r w:rsidRPr="00E24C10">
        <w:rPr>
          <w:szCs w:val="26"/>
        </w:rPr>
        <w:t xml:space="preserve">TP.HCM, </w:t>
      </w:r>
      <w:proofErr w:type="spellStart"/>
      <w:r w:rsidRPr="00E24C10">
        <w:rPr>
          <w:szCs w:val="26"/>
        </w:rPr>
        <w:t>ngày</w:t>
      </w:r>
      <w:proofErr w:type="spellEnd"/>
      <w:r w:rsidRPr="00E24C10">
        <w:rPr>
          <w:szCs w:val="26"/>
        </w:rPr>
        <w:t xml:space="preserve"> 10 </w:t>
      </w:r>
      <w:proofErr w:type="spellStart"/>
      <w:r w:rsidRPr="00E24C10">
        <w:rPr>
          <w:szCs w:val="26"/>
        </w:rPr>
        <w:t>tháng</w:t>
      </w:r>
      <w:proofErr w:type="spellEnd"/>
      <w:r w:rsidRPr="00E24C10">
        <w:rPr>
          <w:szCs w:val="26"/>
        </w:rPr>
        <w:t xml:space="preserve"> 1</w:t>
      </w:r>
      <w:ins w:id="37" w:author="HIKARI" w:date="2019-11-10T17:30:00Z">
        <w:r w:rsidR="00A04ABF">
          <w:rPr>
            <w:szCs w:val="26"/>
          </w:rPr>
          <w:t>1</w:t>
        </w:r>
      </w:ins>
      <w:del w:id="38" w:author="HIKARI" w:date="2019-11-10T17:30:00Z">
        <w:r w:rsidRPr="00E24C10" w:rsidDel="00A04ABF">
          <w:rPr>
            <w:szCs w:val="26"/>
          </w:rPr>
          <w:delText>2</w:delText>
        </w:r>
      </w:del>
      <w:r w:rsidRPr="00E24C10">
        <w:rPr>
          <w:szCs w:val="26"/>
        </w:rPr>
        <w:t xml:space="preserve"> </w:t>
      </w:r>
      <w:proofErr w:type="spellStart"/>
      <w:r w:rsidRPr="00E24C10">
        <w:rPr>
          <w:szCs w:val="26"/>
        </w:rPr>
        <w:t>năm</w:t>
      </w:r>
      <w:proofErr w:type="spellEnd"/>
      <w:r w:rsidRPr="00E24C10">
        <w:rPr>
          <w:szCs w:val="26"/>
        </w:rPr>
        <w:t xml:space="preserve"> 201</w:t>
      </w:r>
      <w:ins w:id="39" w:author="HIKARI" w:date="2019-11-10T17:30:00Z">
        <w:r w:rsidR="00A04ABF">
          <w:rPr>
            <w:szCs w:val="26"/>
          </w:rPr>
          <w:t>9</w:t>
        </w:r>
      </w:ins>
      <w:del w:id="40" w:author="HIKARI" w:date="2019-11-10T17:30:00Z">
        <w:r w:rsidRPr="00E24C10" w:rsidDel="00A04ABF">
          <w:rPr>
            <w:szCs w:val="26"/>
          </w:rPr>
          <w:delText>8</w:delText>
        </w:r>
      </w:del>
    </w:p>
    <w:p w14:paraId="1615A09F" w14:textId="77777777" w:rsidR="002971EB" w:rsidRPr="00E24C10" w:rsidRDefault="002971EB" w:rsidP="009E3417">
      <w:pPr>
        <w:ind w:left="5040" w:firstLine="720"/>
        <w:rPr>
          <w:szCs w:val="26"/>
        </w:rPr>
      </w:pPr>
      <w:proofErr w:type="spellStart"/>
      <w:r w:rsidRPr="00E24C10">
        <w:rPr>
          <w:szCs w:val="26"/>
        </w:rPr>
        <w:t>Nhóm</w:t>
      </w:r>
      <w:proofErr w:type="spellEnd"/>
      <w:r w:rsidRPr="00E24C10">
        <w:rPr>
          <w:szCs w:val="26"/>
        </w:rPr>
        <w:t xml:space="preserve"> </w:t>
      </w:r>
      <w:proofErr w:type="spellStart"/>
      <w:r w:rsidRPr="00E24C10">
        <w:rPr>
          <w:szCs w:val="26"/>
        </w:rPr>
        <w:t>sinh</w:t>
      </w:r>
      <w:proofErr w:type="spellEnd"/>
      <w:r w:rsidRPr="00E24C10">
        <w:rPr>
          <w:szCs w:val="26"/>
        </w:rPr>
        <w:t xml:space="preserve"> </w:t>
      </w:r>
      <w:proofErr w:type="spellStart"/>
      <w:r w:rsidRPr="00E24C10">
        <w:rPr>
          <w:szCs w:val="26"/>
        </w:rPr>
        <w:t>viên</w:t>
      </w:r>
      <w:proofErr w:type="spellEnd"/>
      <w:r w:rsidRPr="00E24C10">
        <w:rPr>
          <w:szCs w:val="26"/>
        </w:rPr>
        <w:t xml:space="preserve"> </w:t>
      </w:r>
      <w:proofErr w:type="spellStart"/>
      <w:r w:rsidRPr="00E24C10">
        <w:rPr>
          <w:szCs w:val="26"/>
        </w:rPr>
        <w:t>thực</w:t>
      </w:r>
      <w:proofErr w:type="spellEnd"/>
      <w:r w:rsidRPr="00E24C10">
        <w:rPr>
          <w:szCs w:val="26"/>
        </w:rPr>
        <w:t xml:space="preserve"> </w:t>
      </w:r>
      <w:proofErr w:type="spellStart"/>
      <w:r w:rsidRPr="00E24C10">
        <w:rPr>
          <w:szCs w:val="26"/>
        </w:rPr>
        <w:t>hiệ</w:t>
      </w:r>
      <w:r w:rsidR="0008475D" w:rsidRPr="00E24C10">
        <w:rPr>
          <w:szCs w:val="26"/>
        </w:rPr>
        <w:t>n</w:t>
      </w:r>
      <w:proofErr w:type="spellEnd"/>
    </w:p>
    <w:p w14:paraId="3BBCF3F5" w14:textId="77777777" w:rsidR="0008475D" w:rsidRPr="00E24C10" w:rsidRDefault="0008475D" w:rsidP="009E3417">
      <w:pPr>
        <w:ind w:left="5040" w:firstLine="720"/>
        <w:rPr>
          <w:szCs w:val="26"/>
        </w:rPr>
      </w:pPr>
    </w:p>
    <w:p w14:paraId="0C0842DE" w14:textId="77777777" w:rsidR="0008475D" w:rsidRPr="00E24C10" w:rsidRDefault="0008475D" w:rsidP="009E3417">
      <w:pPr>
        <w:ind w:left="5040" w:firstLine="720"/>
        <w:rPr>
          <w:szCs w:val="26"/>
        </w:rPr>
      </w:pPr>
    </w:p>
    <w:p w14:paraId="17713FCC" w14:textId="4AAC98C1" w:rsidR="0008475D" w:rsidRPr="00E24C10" w:rsidRDefault="0008475D" w:rsidP="009E3417">
      <w:pPr>
        <w:ind w:left="5040" w:firstLine="720"/>
        <w:rPr>
          <w:szCs w:val="26"/>
        </w:rPr>
      </w:pPr>
    </w:p>
    <w:p w14:paraId="5A6D031F" w14:textId="231DA264" w:rsidR="005446CA" w:rsidRPr="00E24C10" w:rsidRDefault="005446CA" w:rsidP="0008475D">
      <w:pPr>
        <w:ind w:left="5040" w:firstLine="720"/>
        <w:rPr>
          <w:szCs w:val="26"/>
        </w:rPr>
      </w:pPr>
    </w:p>
    <w:p w14:paraId="22818506" w14:textId="77777777" w:rsidR="0008475D" w:rsidRPr="00E24C10" w:rsidRDefault="0008475D" w:rsidP="0008475D">
      <w:pPr>
        <w:rPr>
          <w:szCs w:val="26"/>
        </w:rPr>
      </w:pPr>
    </w:p>
    <w:p w14:paraId="2A444365" w14:textId="52C9DBF5" w:rsidR="0008475D" w:rsidRPr="00E24C10" w:rsidRDefault="0008475D" w:rsidP="0048368C">
      <w:pPr>
        <w:rPr>
          <w:bCs/>
          <w:sz w:val="36"/>
          <w:szCs w:val="36"/>
        </w:rPr>
      </w:pPr>
      <w:r w:rsidRPr="00E24C10">
        <w:rPr>
          <w:bCs/>
          <w:sz w:val="36"/>
          <w:szCs w:val="36"/>
        </w:rPr>
        <w:lastRenderedPageBreak/>
        <w:t>MỤC LỤC</w:t>
      </w:r>
    </w:p>
    <w:sdt>
      <w:sdtPr>
        <w:id w:val="870499716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4D265327" w14:textId="5A8AA263" w:rsidR="00B40D21" w:rsidRDefault="006C7A24">
          <w:pPr>
            <w:pStyle w:val="TOC1"/>
            <w:rPr>
              <w:ins w:id="41" w:author="HIKARI" w:date="2019-11-10T17:11:00Z"/>
              <w:rFonts w:asciiTheme="minorHAnsi" w:eastAsiaTheme="minorEastAsia" w:hAnsiTheme="minorHAnsi" w:cstheme="minorBidi"/>
              <w:b w:val="0"/>
              <w:i w:val="0"/>
              <w:iCs w:val="0"/>
              <w:sz w:val="22"/>
              <w:szCs w:val="22"/>
            </w:rPr>
          </w:pPr>
          <w:r>
            <w:fldChar w:fldCharType="begin"/>
          </w:r>
          <w:r>
            <w:instrText xml:space="preserve"> TOC \o "1-5" \h \z \u </w:instrText>
          </w:r>
          <w:r>
            <w:fldChar w:fldCharType="separate"/>
          </w:r>
          <w:ins w:id="42" w:author="HIKARI" w:date="2019-11-10T17:11:00Z">
            <w:r w:rsidR="00B40D21" w:rsidRPr="00CF0D18">
              <w:rPr>
                <w:rStyle w:val="Hyperlink"/>
              </w:rPr>
              <w:fldChar w:fldCharType="begin"/>
            </w:r>
            <w:r w:rsidR="00B40D21" w:rsidRPr="00CF0D18">
              <w:rPr>
                <w:rStyle w:val="Hyperlink"/>
              </w:rPr>
              <w:instrText xml:space="preserve"> </w:instrText>
            </w:r>
            <w:r w:rsidR="00B40D21">
              <w:instrText>HYPERLINK \l "_Toc24298305"</w:instrText>
            </w:r>
            <w:r w:rsidR="00B40D21" w:rsidRPr="00CF0D18">
              <w:rPr>
                <w:rStyle w:val="Hyperlink"/>
              </w:rPr>
              <w:instrText xml:space="preserve"> </w:instrText>
            </w:r>
            <w:r w:rsidR="00B40D21" w:rsidRPr="00CF0D18">
              <w:rPr>
                <w:rStyle w:val="Hyperlink"/>
              </w:rPr>
            </w:r>
            <w:r w:rsidR="00B40D21" w:rsidRPr="00CF0D18">
              <w:rPr>
                <w:rStyle w:val="Hyperlink"/>
              </w:rPr>
              <w:fldChar w:fldCharType="separate"/>
            </w:r>
            <w:r w:rsidR="00B40D21" w:rsidRPr="00CF0D18">
              <w:rPr>
                <w:rStyle w:val="Hyperlink"/>
              </w:rPr>
              <w:t>Danh mục các hình</w:t>
            </w:r>
            <w:r w:rsidR="00B40D21">
              <w:rPr>
                <w:webHidden/>
              </w:rPr>
              <w:tab/>
            </w:r>
            <w:r w:rsidR="00B40D21">
              <w:rPr>
                <w:webHidden/>
              </w:rPr>
              <w:fldChar w:fldCharType="begin"/>
            </w:r>
            <w:r w:rsidR="00B40D21">
              <w:rPr>
                <w:webHidden/>
              </w:rPr>
              <w:instrText xml:space="preserve"> PAGEREF _Toc24298305 \h </w:instrText>
            </w:r>
            <w:r w:rsidR="00B40D21">
              <w:rPr>
                <w:webHidden/>
              </w:rPr>
            </w:r>
          </w:ins>
          <w:r w:rsidR="00B40D21">
            <w:rPr>
              <w:webHidden/>
            </w:rPr>
            <w:fldChar w:fldCharType="separate"/>
          </w:r>
          <w:r w:rsidR="000D50D6">
            <w:rPr>
              <w:webHidden/>
            </w:rPr>
            <w:t>1</w:t>
          </w:r>
          <w:ins w:id="43" w:author="HIKARI" w:date="2019-11-10T17:11:00Z">
            <w:r w:rsidR="00B40D21">
              <w:rPr>
                <w:webHidden/>
              </w:rPr>
              <w:fldChar w:fldCharType="end"/>
            </w:r>
            <w:r w:rsidR="00B40D21" w:rsidRPr="00CF0D18">
              <w:rPr>
                <w:rStyle w:val="Hyperlink"/>
              </w:rPr>
              <w:fldChar w:fldCharType="end"/>
            </w:r>
          </w:ins>
        </w:p>
        <w:p w14:paraId="5250D76F" w14:textId="6173354E" w:rsidR="00B40D21" w:rsidRDefault="00B40D21">
          <w:pPr>
            <w:pStyle w:val="TOC1"/>
            <w:rPr>
              <w:ins w:id="44" w:author="HIKARI" w:date="2019-11-10T17:11:00Z"/>
              <w:rFonts w:asciiTheme="minorHAnsi" w:eastAsiaTheme="minorEastAsia" w:hAnsiTheme="minorHAnsi" w:cstheme="minorBidi"/>
              <w:b w:val="0"/>
              <w:i w:val="0"/>
              <w:iCs w:val="0"/>
              <w:sz w:val="22"/>
              <w:szCs w:val="22"/>
            </w:rPr>
          </w:pPr>
          <w:ins w:id="45" w:author="HIKARI" w:date="2019-11-10T17:11:00Z">
            <w:r w:rsidRPr="00CF0D18">
              <w:rPr>
                <w:rStyle w:val="Hyperlink"/>
              </w:rPr>
              <w:fldChar w:fldCharType="begin"/>
            </w:r>
            <w:r w:rsidRPr="00CF0D18">
              <w:rPr>
                <w:rStyle w:val="Hyperlink"/>
              </w:rPr>
              <w:instrText xml:space="preserve"> </w:instrText>
            </w:r>
            <w:r>
              <w:instrText>HYPERLINK \l "_Toc24298306"</w:instrText>
            </w:r>
            <w:r w:rsidRPr="00CF0D18">
              <w:rPr>
                <w:rStyle w:val="Hyperlink"/>
              </w:rPr>
              <w:instrText xml:space="preserve"> </w:instrText>
            </w:r>
            <w:r w:rsidRPr="00CF0D18">
              <w:rPr>
                <w:rStyle w:val="Hyperlink"/>
              </w:rPr>
            </w:r>
            <w:r w:rsidRPr="00CF0D18">
              <w:rPr>
                <w:rStyle w:val="Hyperlink"/>
              </w:rPr>
              <w:fldChar w:fldCharType="separate"/>
            </w:r>
            <w:r w:rsidRPr="00CF0D18">
              <w:rPr>
                <w:rStyle w:val="Hyperlink"/>
              </w:rPr>
              <w:t>Danh mục các bảng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_Toc24298306 \h </w:instrText>
            </w:r>
            <w:r>
              <w:rPr>
                <w:webHidden/>
              </w:rPr>
            </w:r>
          </w:ins>
          <w:r>
            <w:rPr>
              <w:webHidden/>
            </w:rPr>
            <w:fldChar w:fldCharType="separate"/>
          </w:r>
          <w:r w:rsidR="000D50D6">
            <w:rPr>
              <w:webHidden/>
            </w:rPr>
            <w:t>2</w:t>
          </w:r>
          <w:ins w:id="46" w:author="HIKARI" w:date="2019-11-10T17:11:00Z">
            <w:r>
              <w:rPr>
                <w:webHidden/>
              </w:rPr>
              <w:fldChar w:fldCharType="end"/>
            </w:r>
            <w:r w:rsidRPr="00CF0D18">
              <w:rPr>
                <w:rStyle w:val="Hyperlink"/>
              </w:rPr>
              <w:fldChar w:fldCharType="end"/>
            </w:r>
          </w:ins>
        </w:p>
        <w:p w14:paraId="0265961E" w14:textId="3570DF1D" w:rsidR="00B40D21" w:rsidRDefault="00B40D21">
          <w:pPr>
            <w:pStyle w:val="TOC1"/>
            <w:rPr>
              <w:ins w:id="47" w:author="HIKARI" w:date="2019-11-10T17:11:00Z"/>
              <w:rFonts w:asciiTheme="minorHAnsi" w:eastAsiaTheme="minorEastAsia" w:hAnsiTheme="minorHAnsi" w:cstheme="minorBidi"/>
              <w:b w:val="0"/>
              <w:i w:val="0"/>
              <w:iCs w:val="0"/>
              <w:sz w:val="22"/>
              <w:szCs w:val="22"/>
            </w:rPr>
          </w:pPr>
          <w:ins w:id="48" w:author="HIKARI" w:date="2019-11-10T17:11:00Z">
            <w:r w:rsidRPr="00CF0D18">
              <w:rPr>
                <w:rStyle w:val="Hyperlink"/>
              </w:rPr>
              <w:fldChar w:fldCharType="begin"/>
            </w:r>
            <w:r w:rsidRPr="00CF0D18">
              <w:rPr>
                <w:rStyle w:val="Hyperlink"/>
              </w:rPr>
              <w:instrText xml:space="preserve"> </w:instrText>
            </w:r>
            <w:r>
              <w:instrText>HYPERLINK \l "_Toc24298307"</w:instrText>
            </w:r>
            <w:r w:rsidRPr="00CF0D18">
              <w:rPr>
                <w:rStyle w:val="Hyperlink"/>
              </w:rPr>
              <w:instrText xml:space="preserve"> </w:instrText>
            </w:r>
            <w:r w:rsidRPr="00CF0D18">
              <w:rPr>
                <w:rStyle w:val="Hyperlink"/>
              </w:rPr>
            </w:r>
            <w:r w:rsidRPr="00CF0D18">
              <w:rPr>
                <w:rStyle w:val="Hyperlink"/>
              </w:rPr>
              <w:fldChar w:fldCharType="separate"/>
            </w:r>
            <w:r w:rsidRPr="00CF0D18">
              <w:rPr>
                <w:rStyle w:val="Hyperlink"/>
              </w:rPr>
              <w:t>Chương 1: Tổng quan chương trình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_Toc24298307 \h </w:instrText>
            </w:r>
            <w:r>
              <w:rPr>
                <w:webHidden/>
              </w:rPr>
            </w:r>
          </w:ins>
          <w:r>
            <w:rPr>
              <w:webHidden/>
            </w:rPr>
            <w:fldChar w:fldCharType="separate"/>
          </w:r>
          <w:r w:rsidR="000D50D6">
            <w:rPr>
              <w:webHidden/>
            </w:rPr>
            <w:t>4</w:t>
          </w:r>
          <w:ins w:id="49" w:author="HIKARI" w:date="2019-11-10T17:11:00Z">
            <w:r>
              <w:rPr>
                <w:webHidden/>
              </w:rPr>
              <w:fldChar w:fldCharType="end"/>
            </w:r>
            <w:r w:rsidRPr="00CF0D18">
              <w:rPr>
                <w:rStyle w:val="Hyperlink"/>
              </w:rPr>
              <w:fldChar w:fldCharType="end"/>
            </w:r>
          </w:ins>
        </w:p>
        <w:p w14:paraId="0E3CB9BE" w14:textId="27BDE46C" w:rsidR="00B40D21" w:rsidRDefault="00B40D21">
          <w:pPr>
            <w:pStyle w:val="TOC2"/>
            <w:tabs>
              <w:tab w:val="left" w:pos="880"/>
              <w:tab w:val="right" w:leader="dot" w:pos="10024"/>
            </w:tabs>
            <w:rPr>
              <w:ins w:id="50" w:author="HIKARI" w:date="2019-11-10T17:11:00Z"/>
              <w:rFonts w:asciiTheme="minorHAnsi" w:eastAsiaTheme="minorEastAsia" w:hAnsiTheme="minorHAnsi" w:cstheme="minorBidi"/>
              <w:b w:val="0"/>
              <w:i w:val="0"/>
              <w:noProof/>
              <w:sz w:val="22"/>
              <w:szCs w:val="22"/>
            </w:rPr>
          </w:pPr>
          <w:ins w:id="51" w:author="HIKARI" w:date="2019-11-10T17:11:00Z">
            <w:r w:rsidRPr="00CF0D18">
              <w:rPr>
                <w:rStyle w:val="Hyperlink"/>
                <w:noProof/>
              </w:rPr>
              <w:fldChar w:fldCharType="begin"/>
            </w:r>
            <w:r w:rsidRPr="00CF0D18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"_Toc24298308"</w:instrText>
            </w:r>
            <w:r w:rsidRPr="00CF0D18">
              <w:rPr>
                <w:rStyle w:val="Hyperlink"/>
                <w:noProof/>
              </w:rPr>
              <w:instrText xml:space="preserve"> </w:instrText>
            </w:r>
            <w:r w:rsidRPr="00CF0D18">
              <w:rPr>
                <w:rStyle w:val="Hyperlink"/>
                <w:noProof/>
              </w:rPr>
            </w:r>
            <w:r w:rsidRPr="00CF0D18">
              <w:rPr>
                <w:rStyle w:val="Hyperlink"/>
                <w:noProof/>
              </w:rPr>
              <w:fldChar w:fldCharType="separate"/>
            </w:r>
            <w:r w:rsidRPr="00CF0D18">
              <w:rPr>
                <w:rStyle w:val="Hyperlink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b w:val="0"/>
                <w:i w:val="0"/>
                <w:noProof/>
                <w:sz w:val="22"/>
                <w:szCs w:val="22"/>
              </w:rPr>
              <w:tab/>
            </w:r>
            <w:r w:rsidRPr="00CF0D18">
              <w:rPr>
                <w:rStyle w:val="Hyperlink"/>
                <w:noProof/>
              </w:rPr>
              <w:t>Giới thiệu chung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_Toc24298308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r w:rsidR="000D50D6">
            <w:rPr>
              <w:noProof/>
              <w:webHidden/>
            </w:rPr>
            <w:t>4</w:t>
          </w:r>
          <w:ins w:id="52" w:author="HIKARI" w:date="2019-11-10T17:11:00Z">
            <w:r>
              <w:rPr>
                <w:noProof/>
                <w:webHidden/>
              </w:rPr>
              <w:fldChar w:fldCharType="end"/>
            </w:r>
            <w:r w:rsidRPr="00CF0D18">
              <w:rPr>
                <w:rStyle w:val="Hyperlink"/>
                <w:noProof/>
              </w:rPr>
              <w:fldChar w:fldCharType="end"/>
            </w:r>
          </w:ins>
        </w:p>
        <w:p w14:paraId="4AAE7462" w14:textId="41953F28" w:rsidR="00B40D21" w:rsidRDefault="00B40D21">
          <w:pPr>
            <w:pStyle w:val="TOC3"/>
            <w:tabs>
              <w:tab w:val="left" w:pos="1320"/>
              <w:tab w:val="right" w:leader="dot" w:pos="10024"/>
            </w:tabs>
            <w:rPr>
              <w:ins w:id="53" w:author="HIKARI" w:date="2019-11-10T17:11:00Z"/>
              <w:rFonts w:asciiTheme="minorHAnsi" w:eastAsiaTheme="minorEastAsia" w:hAnsiTheme="minorHAnsi" w:cstheme="minorBidi"/>
              <w:b w:val="0"/>
              <w:noProof/>
              <w:sz w:val="22"/>
              <w:szCs w:val="22"/>
            </w:rPr>
          </w:pPr>
          <w:ins w:id="54" w:author="HIKARI" w:date="2019-11-10T17:11:00Z">
            <w:r w:rsidRPr="00CF0D18">
              <w:rPr>
                <w:rStyle w:val="Hyperlink"/>
                <w:noProof/>
              </w:rPr>
              <w:fldChar w:fldCharType="begin"/>
            </w:r>
            <w:r w:rsidRPr="00CF0D18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"_Toc24298309"</w:instrText>
            </w:r>
            <w:r w:rsidRPr="00CF0D18">
              <w:rPr>
                <w:rStyle w:val="Hyperlink"/>
                <w:noProof/>
              </w:rPr>
              <w:instrText xml:space="preserve"> </w:instrText>
            </w:r>
            <w:r w:rsidRPr="00CF0D18">
              <w:rPr>
                <w:rStyle w:val="Hyperlink"/>
                <w:noProof/>
              </w:rPr>
            </w:r>
            <w:r w:rsidRPr="00CF0D18">
              <w:rPr>
                <w:rStyle w:val="Hyperlink"/>
                <w:noProof/>
              </w:rPr>
              <w:fldChar w:fldCharType="separate"/>
            </w:r>
            <w:r w:rsidRPr="00CF0D18">
              <w:rPr>
                <w:rStyle w:val="Hyperlink"/>
                <w:noProof/>
              </w:rPr>
              <w:t>1.1.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</w:rPr>
              <w:tab/>
            </w:r>
            <w:r w:rsidRPr="00CF0D18">
              <w:rPr>
                <w:rStyle w:val="Hyperlink"/>
                <w:noProof/>
              </w:rPr>
              <w:t>Về đồ án phần mềm vẽ Diagram TensorFlow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_Toc24298309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r w:rsidR="000D50D6">
            <w:rPr>
              <w:noProof/>
              <w:webHidden/>
            </w:rPr>
            <w:t>4</w:t>
          </w:r>
          <w:ins w:id="55" w:author="HIKARI" w:date="2019-11-10T17:11:00Z">
            <w:r>
              <w:rPr>
                <w:noProof/>
                <w:webHidden/>
              </w:rPr>
              <w:fldChar w:fldCharType="end"/>
            </w:r>
            <w:r w:rsidRPr="00CF0D18">
              <w:rPr>
                <w:rStyle w:val="Hyperlink"/>
                <w:noProof/>
              </w:rPr>
              <w:fldChar w:fldCharType="end"/>
            </w:r>
          </w:ins>
        </w:p>
        <w:p w14:paraId="21B3B396" w14:textId="6CCBD0A3" w:rsidR="00B40D21" w:rsidRDefault="00B40D21">
          <w:pPr>
            <w:pStyle w:val="TOC4"/>
            <w:tabs>
              <w:tab w:val="left" w:pos="1540"/>
              <w:tab w:val="right" w:leader="dot" w:pos="10024"/>
            </w:tabs>
            <w:rPr>
              <w:ins w:id="56" w:author="HIKARI" w:date="2019-11-10T17:11:00Z"/>
              <w:rFonts w:asciiTheme="minorHAnsi" w:hAnsiTheme="minorHAnsi"/>
              <w:b w:val="0"/>
              <w:noProof/>
              <w:sz w:val="22"/>
            </w:rPr>
          </w:pPr>
          <w:ins w:id="57" w:author="HIKARI" w:date="2019-11-10T17:11:00Z">
            <w:r w:rsidRPr="00CF0D18">
              <w:rPr>
                <w:rStyle w:val="Hyperlink"/>
                <w:noProof/>
              </w:rPr>
              <w:fldChar w:fldCharType="begin"/>
            </w:r>
            <w:r w:rsidRPr="00CF0D18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"_Toc24298310"</w:instrText>
            </w:r>
            <w:r w:rsidRPr="00CF0D18">
              <w:rPr>
                <w:rStyle w:val="Hyperlink"/>
                <w:noProof/>
              </w:rPr>
              <w:instrText xml:space="preserve"> </w:instrText>
            </w:r>
            <w:r w:rsidRPr="00CF0D18">
              <w:rPr>
                <w:rStyle w:val="Hyperlink"/>
                <w:noProof/>
              </w:rPr>
            </w:r>
            <w:r w:rsidRPr="00CF0D18">
              <w:rPr>
                <w:rStyle w:val="Hyperlink"/>
                <w:noProof/>
              </w:rPr>
              <w:fldChar w:fldCharType="separate"/>
            </w:r>
            <w:r w:rsidRPr="00CF0D18">
              <w:rPr>
                <w:rStyle w:val="Hyperlink"/>
                <w:noProof/>
              </w:rPr>
              <w:t>1.1.1.</w:t>
            </w:r>
            <w:r>
              <w:rPr>
                <w:rFonts w:asciiTheme="minorHAnsi" w:hAnsiTheme="minorHAnsi"/>
                <w:b w:val="0"/>
                <w:noProof/>
                <w:sz w:val="22"/>
              </w:rPr>
              <w:tab/>
            </w:r>
            <w:r w:rsidRPr="00CF0D18">
              <w:rPr>
                <w:rStyle w:val="Hyperlink"/>
                <w:noProof/>
              </w:rPr>
              <w:t>Yêu cầu đồ án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_Toc24298310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r w:rsidR="000D50D6">
            <w:rPr>
              <w:noProof/>
              <w:webHidden/>
            </w:rPr>
            <w:t>4</w:t>
          </w:r>
          <w:ins w:id="58" w:author="HIKARI" w:date="2019-11-10T17:11:00Z">
            <w:r>
              <w:rPr>
                <w:noProof/>
                <w:webHidden/>
              </w:rPr>
              <w:fldChar w:fldCharType="end"/>
            </w:r>
            <w:r w:rsidRPr="00CF0D18">
              <w:rPr>
                <w:rStyle w:val="Hyperlink"/>
                <w:noProof/>
              </w:rPr>
              <w:fldChar w:fldCharType="end"/>
            </w:r>
          </w:ins>
        </w:p>
        <w:p w14:paraId="05FD4F1F" w14:textId="17FE8047" w:rsidR="00B40D21" w:rsidRDefault="00B40D21">
          <w:pPr>
            <w:pStyle w:val="TOC4"/>
            <w:tabs>
              <w:tab w:val="left" w:pos="1540"/>
              <w:tab w:val="right" w:leader="dot" w:pos="10024"/>
            </w:tabs>
            <w:rPr>
              <w:ins w:id="59" w:author="HIKARI" w:date="2019-11-10T17:11:00Z"/>
              <w:rFonts w:asciiTheme="minorHAnsi" w:hAnsiTheme="minorHAnsi"/>
              <w:b w:val="0"/>
              <w:noProof/>
              <w:sz w:val="22"/>
            </w:rPr>
          </w:pPr>
          <w:ins w:id="60" w:author="HIKARI" w:date="2019-11-10T17:11:00Z">
            <w:r w:rsidRPr="00CF0D18">
              <w:rPr>
                <w:rStyle w:val="Hyperlink"/>
                <w:noProof/>
              </w:rPr>
              <w:fldChar w:fldCharType="begin"/>
            </w:r>
            <w:r w:rsidRPr="00CF0D18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"_Toc24298311"</w:instrText>
            </w:r>
            <w:r w:rsidRPr="00CF0D18">
              <w:rPr>
                <w:rStyle w:val="Hyperlink"/>
                <w:noProof/>
              </w:rPr>
              <w:instrText xml:space="preserve"> </w:instrText>
            </w:r>
            <w:r w:rsidRPr="00CF0D18">
              <w:rPr>
                <w:rStyle w:val="Hyperlink"/>
                <w:noProof/>
              </w:rPr>
            </w:r>
            <w:r w:rsidRPr="00CF0D18">
              <w:rPr>
                <w:rStyle w:val="Hyperlink"/>
                <w:noProof/>
              </w:rPr>
              <w:fldChar w:fldCharType="separate"/>
            </w:r>
            <w:r w:rsidRPr="00CF0D18">
              <w:rPr>
                <w:rStyle w:val="Hyperlink"/>
                <w:noProof/>
              </w:rPr>
              <w:t>1.1.2.</w:t>
            </w:r>
            <w:r>
              <w:rPr>
                <w:rFonts w:asciiTheme="minorHAnsi" w:hAnsiTheme="minorHAnsi"/>
                <w:b w:val="0"/>
                <w:noProof/>
                <w:sz w:val="22"/>
              </w:rPr>
              <w:tab/>
            </w:r>
            <w:r w:rsidRPr="00CF0D18">
              <w:rPr>
                <w:rStyle w:val="Hyperlink"/>
                <w:noProof/>
              </w:rPr>
              <w:t>Phân tích đồ án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_Toc24298311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r w:rsidR="000D50D6">
            <w:rPr>
              <w:noProof/>
              <w:webHidden/>
            </w:rPr>
            <w:t>4</w:t>
          </w:r>
          <w:ins w:id="61" w:author="HIKARI" w:date="2019-11-10T17:11:00Z">
            <w:r>
              <w:rPr>
                <w:noProof/>
                <w:webHidden/>
              </w:rPr>
              <w:fldChar w:fldCharType="end"/>
            </w:r>
            <w:r w:rsidRPr="00CF0D18">
              <w:rPr>
                <w:rStyle w:val="Hyperlink"/>
                <w:noProof/>
              </w:rPr>
              <w:fldChar w:fldCharType="end"/>
            </w:r>
          </w:ins>
        </w:p>
        <w:p w14:paraId="61D112A1" w14:textId="25555DA9" w:rsidR="00B40D21" w:rsidRDefault="00B40D21">
          <w:pPr>
            <w:pStyle w:val="TOC4"/>
            <w:tabs>
              <w:tab w:val="left" w:pos="1540"/>
              <w:tab w:val="right" w:leader="dot" w:pos="10024"/>
            </w:tabs>
            <w:rPr>
              <w:ins w:id="62" w:author="HIKARI" w:date="2019-11-10T17:11:00Z"/>
              <w:rFonts w:asciiTheme="minorHAnsi" w:hAnsiTheme="minorHAnsi"/>
              <w:b w:val="0"/>
              <w:noProof/>
              <w:sz w:val="22"/>
            </w:rPr>
          </w:pPr>
          <w:ins w:id="63" w:author="HIKARI" w:date="2019-11-10T17:11:00Z">
            <w:r w:rsidRPr="00CF0D18">
              <w:rPr>
                <w:rStyle w:val="Hyperlink"/>
                <w:noProof/>
              </w:rPr>
              <w:fldChar w:fldCharType="begin"/>
            </w:r>
            <w:r w:rsidRPr="00CF0D18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"_Toc24298312"</w:instrText>
            </w:r>
            <w:r w:rsidRPr="00CF0D18">
              <w:rPr>
                <w:rStyle w:val="Hyperlink"/>
                <w:noProof/>
              </w:rPr>
              <w:instrText xml:space="preserve"> </w:instrText>
            </w:r>
            <w:r w:rsidRPr="00CF0D18">
              <w:rPr>
                <w:rStyle w:val="Hyperlink"/>
                <w:noProof/>
              </w:rPr>
            </w:r>
            <w:r w:rsidRPr="00CF0D18">
              <w:rPr>
                <w:rStyle w:val="Hyperlink"/>
                <w:noProof/>
              </w:rPr>
              <w:fldChar w:fldCharType="separate"/>
            </w:r>
            <w:r w:rsidRPr="00CF0D18">
              <w:rPr>
                <w:rStyle w:val="Hyperlink"/>
                <w:noProof/>
              </w:rPr>
              <w:t>1.1.3.</w:t>
            </w:r>
            <w:r>
              <w:rPr>
                <w:rFonts w:asciiTheme="minorHAnsi" w:hAnsiTheme="minorHAnsi"/>
                <w:b w:val="0"/>
                <w:noProof/>
                <w:sz w:val="22"/>
              </w:rPr>
              <w:tab/>
            </w:r>
            <w:r w:rsidRPr="00CF0D18">
              <w:rPr>
                <w:rStyle w:val="Hyperlink"/>
                <w:noProof/>
              </w:rPr>
              <w:t>Phương hướng thực hiện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_Toc24298312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r w:rsidR="000D50D6">
            <w:rPr>
              <w:noProof/>
              <w:webHidden/>
            </w:rPr>
            <w:t>4</w:t>
          </w:r>
          <w:ins w:id="64" w:author="HIKARI" w:date="2019-11-10T17:11:00Z">
            <w:r>
              <w:rPr>
                <w:noProof/>
                <w:webHidden/>
              </w:rPr>
              <w:fldChar w:fldCharType="end"/>
            </w:r>
            <w:r w:rsidRPr="00CF0D18">
              <w:rPr>
                <w:rStyle w:val="Hyperlink"/>
                <w:noProof/>
              </w:rPr>
              <w:fldChar w:fldCharType="end"/>
            </w:r>
          </w:ins>
        </w:p>
        <w:p w14:paraId="2CC4976F" w14:textId="5AF8117A" w:rsidR="00B40D21" w:rsidRDefault="00B40D21">
          <w:pPr>
            <w:pStyle w:val="TOC3"/>
            <w:tabs>
              <w:tab w:val="left" w:pos="1320"/>
              <w:tab w:val="right" w:leader="dot" w:pos="10024"/>
            </w:tabs>
            <w:rPr>
              <w:ins w:id="65" w:author="HIKARI" w:date="2019-11-10T17:11:00Z"/>
              <w:rFonts w:asciiTheme="minorHAnsi" w:eastAsiaTheme="minorEastAsia" w:hAnsiTheme="minorHAnsi" w:cstheme="minorBidi"/>
              <w:b w:val="0"/>
              <w:noProof/>
              <w:sz w:val="22"/>
              <w:szCs w:val="22"/>
            </w:rPr>
          </w:pPr>
          <w:ins w:id="66" w:author="HIKARI" w:date="2019-11-10T17:11:00Z">
            <w:r w:rsidRPr="00CF0D18">
              <w:rPr>
                <w:rStyle w:val="Hyperlink"/>
                <w:noProof/>
              </w:rPr>
              <w:fldChar w:fldCharType="begin"/>
            </w:r>
            <w:r w:rsidRPr="00CF0D18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"_Toc24298313"</w:instrText>
            </w:r>
            <w:r w:rsidRPr="00CF0D18">
              <w:rPr>
                <w:rStyle w:val="Hyperlink"/>
                <w:noProof/>
              </w:rPr>
              <w:instrText xml:space="preserve"> </w:instrText>
            </w:r>
            <w:r w:rsidRPr="00CF0D18">
              <w:rPr>
                <w:rStyle w:val="Hyperlink"/>
                <w:noProof/>
              </w:rPr>
            </w:r>
            <w:r w:rsidRPr="00CF0D18">
              <w:rPr>
                <w:rStyle w:val="Hyperlink"/>
                <w:noProof/>
              </w:rPr>
              <w:fldChar w:fldCharType="separate"/>
            </w:r>
            <w:r w:rsidRPr="00CF0D18">
              <w:rPr>
                <w:rStyle w:val="Hyperlink"/>
                <w:noProof/>
              </w:rPr>
              <w:t>1.2.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</w:rPr>
              <w:tab/>
            </w:r>
            <w:r w:rsidRPr="00CF0D18">
              <w:rPr>
                <w:rStyle w:val="Hyperlink"/>
                <w:noProof/>
              </w:rPr>
              <w:t>Machine Learning, Tensorflow và Layers API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_Toc24298313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r w:rsidR="000D50D6">
            <w:rPr>
              <w:noProof/>
              <w:webHidden/>
            </w:rPr>
            <w:t>4</w:t>
          </w:r>
          <w:ins w:id="67" w:author="HIKARI" w:date="2019-11-10T17:11:00Z">
            <w:r>
              <w:rPr>
                <w:noProof/>
                <w:webHidden/>
              </w:rPr>
              <w:fldChar w:fldCharType="end"/>
            </w:r>
            <w:r w:rsidRPr="00CF0D18">
              <w:rPr>
                <w:rStyle w:val="Hyperlink"/>
                <w:noProof/>
              </w:rPr>
              <w:fldChar w:fldCharType="end"/>
            </w:r>
          </w:ins>
        </w:p>
        <w:p w14:paraId="0CF25B36" w14:textId="5695347C" w:rsidR="00B40D21" w:rsidRDefault="00B40D21">
          <w:pPr>
            <w:pStyle w:val="TOC4"/>
            <w:tabs>
              <w:tab w:val="left" w:pos="1540"/>
              <w:tab w:val="right" w:leader="dot" w:pos="10024"/>
            </w:tabs>
            <w:rPr>
              <w:ins w:id="68" w:author="HIKARI" w:date="2019-11-10T17:11:00Z"/>
              <w:rFonts w:asciiTheme="minorHAnsi" w:hAnsiTheme="minorHAnsi"/>
              <w:b w:val="0"/>
              <w:noProof/>
              <w:sz w:val="22"/>
            </w:rPr>
          </w:pPr>
          <w:ins w:id="69" w:author="HIKARI" w:date="2019-11-10T17:11:00Z">
            <w:r w:rsidRPr="00CF0D18">
              <w:rPr>
                <w:rStyle w:val="Hyperlink"/>
                <w:noProof/>
              </w:rPr>
              <w:fldChar w:fldCharType="begin"/>
            </w:r>
            <w:r w:rsidRPr="00CF0D18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"_Toc24298314"</w:instrText>
            </w:r>
            <w:r w:rsidRPr="00CF0D18">
              <w:rPr>
                <w:rStyle w:val="Hyperlink"/>
                <w:noProof/>
              </w:rPr>
              <w:instrText xml:space="preserve"> </w:instrText>
            </w:r>
            <w:r w:rsidRPr="00CF0D18">
              <w:rPr>
                <w:rStyle w:val="Hyperlink"/>
                <w:noProof/>
              </w:rPr>
            </w:r>
            <w:r w:rsidRPr="00CF0D18">
              <w:rPr>
                <w:rStyle w:val="Hyperlink"/>
                <w:noProof/>
              </w:rPr>
              <w:fldChar w:fldCharType="separate"/>
            </w:r>
            <w:r w:rsidRPr="00CF0D18">
              <w:rPr>
                <w:rStyle w:val="Hyperlink"/>
                <w:noProof/>
              </w:rPr>
              <w:t>1.2.1.</w:t>
            </w:r>
            <w:r>
              <w:rPr>
                <w:rFonts w:asciiTheme="minorHAnsi" w:hAnsiTheme="minorHAnsi"/>
                <w:b w:val="0"/>
                <w:noProof/>
                <w:sz w:val="22"/>
              </w:rPr>
              <w:tab/>
            </w:r>
            <w:r w:rsidRPr="00CF0D18">
              <w:rPr>
                <w:rStyle w:val="Hyperlink"/>
                <w:noProof/>
              </w:rPr>
              <w:t>Lí thuyết Machine Learning cơ bản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_Toc24298314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r w:rsidR="000D50D6">
            <w:rPr>
              <w:noProof/>
              <w:webHidden/>
            </w:rPr>
            <w:t>4</w:t>
          </w:r>
          <w:ins w:id="70" w:author="HIKARI" w:date="2019-11-10T17:11:00Z">
            <w:r>
              <w:rPr>
                <w:noProof/>
                <w:webHidden/>
              </w:rPr>
              <w:fldChar w:fldCharType="end"/>
            </w:r>
            <w:r w:rsidRPr="00CF0D18">
              <w:rPr>
                <w:rStyle w:val="Hyperlink"/>
                <w:noProof/>
              </w:rPr>
              <w:fldChar w:fldCharType="end"/>
            </w:r>
          </w:ins>
        </w:p>
        <w:p w14:paraId="48A1F0F2" w14:textId="113AC053" w:rsidR="00B40D21" w:rsidRDefault="00B40D21">
          <w:pPr>
            <w:pStyle w:val="TOC4"/>
            <w:tabs>
              <w:tab w:val="left" w:pos="1540"/>
              <w:tab w:val="right" w:leader="dot" w:pos="10024"/>
            </w:tabs>
            <w:rPr>
              <w:ins w:id="71" w:author="HIKARI" w:date="2019-11-10T17:11:00Z"/>
              <w:rFonts w:asciiTheme="minorHAnsi" w:hAnsiTheme="minorHAnsi"/>
              <w:b w:val="0"/>
              <w:noProof/>
              <w:sz w:val="22"/>
            </w:rPr>
          </w:pPr>
          <w:ins w:id="72" w:author="HIKARI" w:date="2019-11-10T17:11:00Z">
            <w:r w:rsidRPr="00CF0D18">
              <w:rPr>
                <w:rStyle w:val="Hyperlink"/>
                <w:noProof/>
              </w:rPr>
              <w:fldChar w:fldCharType="begin"/>
            </w:r>
            <w:r w:rsidRPr="00CF0D18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"_Toc24298315"</w:instrText>
            </w:r>
            <w:r w:rsidRPr="00CF0D18">
              <w:rPr>
                <w:rStyle w:val="Hyperlink"/>
                <w:noProof/>
              </w:rPr>
              <w:instrText xml:space="preserve"> </w:instrText>
            </w:r>
            <w:r w:rsidRPr="00CF0D18">
              <w:rPr>
                <w:rStyle w:val="Hyperlink"/>
                <w:noProof/>
              </w:rPr>
            </w:r>
            <w:r w:rsidRPr="00CF0D18">
              <w:rPr>
                <w:rStyle w:val="Hyperlink"/>
                <w:noProof/>
              </w:rPr>
              <w:fldChar w:fldCharType="separate"/>
            </w:r>
            <w:r w:rsidRPr="00CF0D18">
              <w:rPr>
                <w:rStyle w:val="Hyperlink"/>
                <w:noProof/>
              </w:rPr>
              <w:t>1.2.2.</w:t>
            </w:r>
            <w:r>
              <w:rPr>
                <w:rFonts w:asciiTheme="minorHAnsi" w:hAnsiTheme="minorHAnsi"/>
                <w:b w:val="0"/>
                <w:noProof/>
                <w:sz w:val="22"/>
              </w:rPr>
              <w:tab/>
            </w:r>
            <w:r w:rsidRPr="00CF0D18">
              <w:rPr>
                <w:rStyle w:val="Hyperlink"/>
                <w:noProof/>
              </w:rPr>
              <w:t>Thư viện ML TensorFlow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_Toc24298315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r w:rsidR="000D50D6">
            <w:rPr>
              <w:noProof/>
              <w:webHidden/>
            </w:rPr>
            <w:t>5</w:t>
          </w:r>
          <w:ins w:id="73" w:author="HIKARI" w:date="2019-11-10T17:11:00Z">
            <w:r>
              <w:rPr>
                <w:noProof/>
                <w:webHidden/>
              </w:rPr>
              <w:fldChar w:fldCharType="end"/>
            </w:r>
            <w:r w:rsidRPr="00CF0D18">
              <w:rPr>
                <w:rStyle w:val="Hyperlink"/>
                <w:noProof/>
              </w:rPr>
              <w:fldChar w:fldCharType="end"/>
            </w:r>
          </w:ins>
        </w:p>
        <w:p w14:paraId="07A554F3" w14:textId="589543EA" w:rsidR="00B40D21" w:rsidRDefault="00B40D21">
          <w:pPr>
            <w:pStyle w:val="TOC4"/>
            <w:tabs>
              <w:tab w:val="left" w:pos="1540"/>
              <w:tab w:val="right" w:leader="dot" w:pos="10024"/>
            </w:tabs>
            <w:rPr>
              <w:ins w:id="74" w:author="HIKARI" w:date="2019-11-10T17:11:00Z"/>
              <w:rFonts w:asciiTheme="minorHAnsi" w:hAnsiTheme="minorHAnsi"/>
              <w:b w:val="0"/>
              <w:noProof/>
              <w:sz w:val="22"/>
            </w:rPr>
          </w:pPr>
          <w:ins w:id="75" w:author="HIKARI" w:date="2019-11-10T17:11:00Z">
            <w:r w:rsidRPr="00CF0D18">
              <w:rPr>
                <w:rStyle w:val="Hyperlink"/>
                <w:noProof/>
              </w:rPr>
              <w:fldChar w:fldCharType="begin"/>
            </w:r>
            <w:r w:rsidRPr="00CF0D18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"_Toc24298316"</w:instrText>
            </w:r>
            <w:r w:rsidRPr="00CF0D18">
              <w:rPr>
                <w:rStyle w:val="Hyperlink"/>
                <w:noProof/>
              </w:rPr>
              <w:instrText xml:space="preserve"> </w:instrText>
            </w:r>
            <w:r w:rsidRPr="00CF0D18">
              <w:rPr>
                <w:rStyle w:val="Hyperlink"/>
                <w:noProof/>
              </w:rPr>
            </w:r>
            <w:r w:rsidRPr="00CF0D18">
              <w:rPr>
                <w:rStyle w:val="Hyperlink"/>
                <w:noProof/>
              </w:rPr>
              <w:fldChar w:fldCharType="separate"/>
            </w:r>
            <w:r w:rsidRPr="00CF0D18">
              <w:rPr>
                <w:rStyle w:val="Hyperlink"/>
                <w:noProof/>
              </w:rPr>
              <w:t>1.2.3.</w:t>
            </w:r>
            <w:r>
              <w:rPr>
                <w:rFonts w:asciiTheme="minorHAnsi" w:hAnsiTheme="minorHAnsi"/>
                <w:b w:val="0"/>
                <w:noProof/>
                <w:sz w:val="22"/>
              </w:rPr>
              <w:tab/>
            </w:r>
            <w:r w:rsidRPr="00CF0D18">
              <w:rPr>
                <w:rStyle w:val="Hyperlink"/>
                <w:noProof/>
              </w:rPr>
              <w:t>Layers API của TensorFlow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_Toc24298316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r w:rsidR="000D50D6">
            <w:rPr>
              <w:noProof/>
              <w:webHidden/>
            </w:rPr>
            <w:t>5</w:t>
          </w:r>
          <w:ins w:id="76" w:author="HIKARI" w:date="2019-11-10T17:11:00Z">
            <w:r>
              <w:rPr>
                <w:noProof/>
                <w:webHidden/>
              </w:rPr>
              <w:fldChar w:fldCharType="end"/>
            </w:r>
            <w:r w:rsidRPr="00CF0D18">
              <w:rPr>
                <w:rStyle w:val="Hyperlink"/>
                <w:noProof/>
              </w:rPr>
              <w:fldChar w:fldCharType="end"/>
            </w:r>
          </w:ins>
        </w:p>
        <w:p w14:paraId="6CB8AA5E" w14:textId="5544B024" w:rsidR="00B40D21" w:rsidRDefault="00B40D21">
          <w:pPr>
            <w:pStyle w:val="TOC5"/>
            <w:tabs>
              <w:tab w:val="left" w:pos="1880"/>
              <w:tab w:val="right" w:leader="dot" w:pos="10024"/>
            </w:tabs>
            <w:rPr>
              <w:ins w:id="77" w:author="HIKARI" w:date="2019-11-10T17:11:00Z"/>
              <w:rFonts w:asciiTheme="minorHAnsi" w:hAnsiTheme="minorHAnsi"/>
              <w:i w:val="0"/>
              <w:noProof/>
              <w:sz w:val="22"/>
            </w:rPr>
          </w:pPr>
          <w:ins w:id="78" w:author="HIKARI" w:date="2019-11-10T17:11:00Z">
            <w:r w:rsidRPr="00CF0D18">
              <w:rPr>
                <w:rStyle w:val="Hyperlink"/>
                <w:noProof/>
              </w:rPr>
              <w:fldChar w:fldCharType="begin"/>
            </w:r>
            <w:r w:rsidRPr="00CF0D18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"_Toc24298317"</w:instrText>
            </w:r>
            <w:r w:rsidRPr="00CF0D18">
              <w:rPr>
                <w:rStyle w:val="Hyperlink"/>
                <w:noProof/>
              </w:rPr>
              <w:instrText xml:space="preserve"> </w:instrText>
            </w:r>
            <w:r w:rsidRPr="00CF0D18">
              <w:rPr>
                <w:rStyle w:val="Hyperlink"/>
                <w:noProof/>
              </w:rPr>
            </w:r>
            <w:r w:rsidRPr="00CF0D18">
              <w:rPr>
                <w:rStyle w:val="Hyperlink"/>
                <w:noProof/>
              </w:rPr>
              <w:fldChar w:fldCharType="separate"/>
            </w:r>
            <w:r w:rsidRPr="00CF0D18">
              <w:rPr>
                <w:rStyle w:val="Hyperlink"/>
                <w:noProof/>
              </w:rPr>
              <w:t>1.2.3.1.</w:t>
            </w:r>
            <w:r>
              <w:rPr>
                <w:rFonts w:asciiTheme="minorHAnsi" w:hAnsiTheme="minorHAnsi"/>
                <w:i w:val="0"/>
                <w:noProof/>
                <w:sz w:val="22"/>
              </w:rPr>
              <w:tab/>
            </w:r>
            <w:r w:rsidRPr="00CF0D18">
              <w:rPr>
                <w:rStyle w:val="Hyperlink"/>
                <w:noProof/>
              </w:rPr>
              <w:t>Artificial Neural Network (ANN)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_Toc24298317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r w:rsidR="000D50D6">
            <w:rPr>
              <w:noProof/>
              <w:webHidden/>
            </w:rPr>
            <w:t>5</w:t>
          </w:r>
          <w:ins w:id="79" w:author="HIKARI" w:date="2019-11-10T17:11:00Z">
            <w:r>
              <w:rPr>
                <w:noProof/>
                <w:webHidden/>
              </w:rPr>
              <w:fldChar w:fldCharType="end"/>
            </w:r>
            <w:r w:rsidRPr="00CF0D18">
              <w:rPr>
                <w:rStyle w:val="Hyperlink"/>
                <w:noProof/>
              </w:rPr>
              <w:fldChar w:fldCharType="end"/>
            </w:r>
          </w:ins>
        </w:p>
        <w:p w14:paraId="036CCBEB" w14:textId="2002321D" w:rsidR="00B40D21" w:rsidRDefault="00B40D21">
          <w:pPr>
            <w:pStyle w:val="TOC5"/>
            <w:tabs>
              <w:tab w:val="left" w:pos="1880"/>
              <w:tab w:val="right" w:leader="dot" w:pos="10024"/>
            </w:tabs>
            <w:rPr>
              <w:ins w:id="80" w:author="HIKARI" w:date="2019-11-10T17:11:00Z"/>
              <w:rFonts w:asciiTheme="minorHAnsi" w:hAnsiTheme="minorHAnsi"/>
              <w:i w:val="0"/>
              <w:noProof/>
              <w:sz w:val="22"/>
            </w:rPr>
          </w:pPr>
          <w:ins w:id="81" w:author="HIKARI" w:date="2019-11-10T17:11:00Z">
            <w:r w:rsidRPr="00CF0D18">
              <w:rPr>
                <w:rStyle w:val="Hyperlink"/>
                <w:noProof/>
              </w:rPr>
              <w:fldChar w:fldCharType="begin"/>
            </w:r>
            <w:r w:rsidRPr="00CF0D18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"_Toc24298318"</w:instrText>
            </w:r>
            <w:r w:rsidRPr="00CF0D18">
              <w:rPr>
                <w:rStyle w:val="Hyperlink"/>
                <w:noProof/>
              </w:rPr>
              <w:instrText xml:space="preserve"> </w:instrText>
            </w:r>
            <w:r w:rsidRPr="00CF0D18">
              <w:rPr>
                <w:rStyle w:val="Hyperlink"/>
                <w:noProof/>
              </w:rPr>
            </w:r>
            <w:r w:rsidRPr="00CF0D18">
              <w:rPr>
                <w:rStyle w:val="Hyperlink"/>
                <w:noProof/>
              </w:rPr>
              <w:fldChar w:fldCharType="separate"/>
            </w:r>
            <w:r w:rsidRPr="00CF0D18">
              <w:rPr>
                <w:rStyle w:val="Hyperlink"/>
                <w:noProof/>
              </w:rPr>
              <w:t>1.2.3.2.</w:t>
            </w:r>
            <w:r>
              <w:rPr>
                <w:rFonts w:asciiTheme="minorHAnsi" w:hAnsiTheme="minorHAnsi"/>
                <w:i w:val="0"/>
                <w:noProof/>
                <w:sz w:val="22"/>
              </w:rPr>
              <w:tab/>
            </w:r>
            <w:r w:rsidRPr="00CF0D18">
              <w:rPr>
                <w:rStyle w:val="Hyperlink"/>
                <w:noProof/>
              </w:rPr>
              <w:t>Layers API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_Toc24298318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r w:rsidR="000D50D6">
            <w:rPr>
              <w:noProof/>
              <w:webHidden/>
            </w:rPr>
            <w:t>6</w:t>
          </w:r>
          <w:ins w:id="82" w:author="HIKARI" w:date="2019-11-10T17:11:00Z">
            <w:r>
              <w:rPr>
                <w:noProof/>
                <w:webHidden/>
              </w:rPr>
              <w:fldChar w:fldCharType="end"/>
            </w:r>
            <w:r w:rsidRPr="00CF0D18">
              <w:rPr>
                <w:rStyle w:val="Hyperlink"/>
                <w:noProof/>
              </w:rPr>
              <w:fldChar w:fldCharType="end"/>
            </w:r>
          </w:ins>
        </w:p>
        <w:p w14:paraId="7FD79BE8" w14:textId="08141278" w:rsidR="00B40D21" w:rsidRDefault="00B40D21">
          <w:pPr>
            <w:pStyle w:val="TOC2"/>
            <w:tabs>
              <w:tab w:val="left" w:pos="880"/>
              <w:tab w:val="right" w:leader="dot" w:pos="10024"/>
            </w:tabs>
            <w:rPr>
              <w:ins w:id="83" w:author="HIKARI" w:date="2019-11-10T17:11:00Z"/>
              <w:rFonts w:asciiTheme="minorHAnsi" w:eastAsiaTheme="minorEastAsia" w:hAnsiTheme="minorHAnsi" w:cstheme="minorBidi"/>
              <w:b w:val="0"/>
              <w:i w:val="0"/>
              <w:noProof/>
              <w:sz w:val="22"/>
              <w:szCs w:val="22"/>
            </w:rPr>
          </w:pPr>
          <w:ins w:id="84" w:author="HIKARI" w:date="2019-11-10T17:11:00Z">
            <w:r w:rsidRPr="00CF0D18">
              <w:rPr>
                <w:rStyle w:val="Hyperlink"/>
                <w:noProof/>
              </w:rPr>
              <w:fldChar w:fldCharType="begin"/>
            </w:r>
            <w:r w:rsidRPr="00CF0D18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"_Toc24298319"</w:instrText>
            </w:r>
            <w:r w:rsidRPr="00CF0D18">
              <w:rPr>
                <w:rStyle w:val="Hyperlink"/>
                <w:noProof/>
              </w:rPr>
              <w:instrText xml:space="preserve"> </w:instrText>
            </w:r>
            <w:r w:rsidRPr="00CF0D18">
              <w:rPr>
                <w:rStyle w:val="Hyperlink"/>
                <w:noProof/>
              </w:rPr>
            </w:r>
            <w:r w:rsidRPr="00CF0D18">
              <w:rPr>
                <w:rStyle w:val="Hyperlink"/>
                <w:noProof/>
              </w:rPr>
              <w:fldChar w:fldCharType="separate"/>
            </w:r>
            <w:r w:rsidRPr="00CF0D18">
              <w:rPr>
                <w:rStyle w:val="Hyperlink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b w:val="0"/>
                <w:i w:val="0"/>
                <w:noProof/>
                <w:sz w:val="22"/>
                <w:szCs w:val="22"/>
              </w:rPr>
              <w:tab/>
            </w:r>
            <w:r w:rsidRPr="00CF0D18">
              <w:rPr>
                <w:rStyle w:val="Hyperlink"/>
                <w:noProof/>
              </w:rPr>
              <w:t>Đặc tả phần mềm TensorGram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_Toc24298319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r w:rsidR="000D50D6">
            <w:rPr>
              <w:noProof/>
              <w:webHidden/>
            </w:rPr>
            <w:t>6</w:t>
          </w:r>
          <w:ins w:id="85" w:author="HIKARI" w:date="2019-11-10T17:11:00Z">
            <w:r>
              <w:rPr>
                <w:noProof/>
                <w:webHidden/>
              </w:rPr>
              <w:fldChar w:fldCharType="end"/>
            </w:r>
            <w:r w:rsidRPr="00CF0D18">
              <w:rPr>
                <w:rStyle w:val="Hyperlink"/>
                <w:noProof/>
              </w:rPr>
              <w:fldChar w:fldCharType="end"/>
            </w:r>
          </w:ins>
        </w:p>
        <w:p w14:paraId="0D851390" w14:textId="1CD61B36" w:rsidR="00B40D21" w:rsidRDefault="00B40D21">
          <w:pPr>
            <w:pStyle w:val="TOC3"/>
            <w:tabs>
              <w:tab w:val="left" w:pos="1320"/>
              <w:tab w:val="right" w:leader="dot" w:pos="10024"/>
            </w:tabs>
            <w:rPr>
              <w:ins w:id="86" w:author="HIKARI" w:date="2019-11-10T17:11:00Z"/>
              <w:rFonts w:asciiTheme="minorHAnsi" w:eastAsiaTheme="minorEastAsia" w:hAnsiTheme="minorHAnsi" w:cstheme="minorBidi"/>
              <w:b w:val="0"/>
              <w:noProof/>
              <w:sz w:val="22"/>
              <w:szCs w:val="22"/>
            </w:rPr>
          </w:pPr>
          <w:ins w:id="87" w:author="HIKARI" w:date="2019-11-10T17:11:00Z">
            <w:r w:rsidRPr="00CF0D18">
              <w:rPr>
                <w:rStyle w:val="Hyperlink"/>
                <w:noProof/>
              </w:rPr>
              <w:fldChar w:fldCharType="begin"/>
            </w:r>
            <w:r w:rsidRPr="00CF0D18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"_Toc24298320"</w:instrText>
            </w:r>
            <w:r w:rsidRPr="00CF0D18">
              <w:rPr>
                <w:rStyle w:val="Hyperlink"/>
                <w:noProof/>
              </w:rPr>
              <w:instrText xml:space="preserve"> </w:instrText>
            </w:r>
            <w:r w:rsidRPr="00CF0D18">
              <w:rPr>
                <w:rStyle w:val="Hyperlink"/>
                <w:noProof/>
              </w:rPr>
            </w:r>
            <w:r w:rsidRPr="00CF0D18">
              <w:rPr>
                <w:rStyle w:val="Hyperlink"/>
                <w:noProof/>
              </w:rPr>
              <w:fldChar w:fldCharType="separate"/>
            </w:r>
            <w:r w:rsidRPr="00CF0D18">
              <w:rPr>
                <w:rStyle w:val="Hyperlink"/>
                <w:noProof/>
              </w:rPr>
              <w:t>2.1.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</w:rPr>
              <w:tab/>
            </w:r>
            <w:r w:rsidRPr="00CF0D18">
              <w:rPr>
                <w:rStyle w:val="Hyperlink"/>
                <w:noProof/>
              </w:rPr>
              <w:t>Phần mềm TensorGram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_Toc24298320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r w:rsidR="000D50D6">
            <w:rPr>
              <w:noProof/>
              <w:webHidden/>
            </w:rPr>
            <w:t>6</w:t>
          </w:r>
          <w:ins w:id="88" w:author="HIKARI" w:date="2019-11-10T17:11:00Z">
            <w:r>
              <w:rPr>
                <w:noProof/>
                <w:webHidden/>
              </w:rPr>
              <w:fldChar w:fldCharType="end"/>
            </w:r>
            <w:r w:rsidRPr="00CF0D18">
              <w:rPr>
                <w:rStyle w:val="Hyperlink"/>
                <w:noProof/>
              </w:rPr>
              <w:fldChar w:fldCharType="end"/>
            </w:r>
          </w:ins>
        </w:p>
        <w:p w14:paraId="454C2D97" w14:textId="632C17FE" w:rsidR="00B40D21" w:rsidRDefault="00B40D21">
          <w:pPr>
            <w:pStyle w:val="TOC4"/>
            <w:tabs>
              <w:tab w:val="left" w:pos="1540"/>
              <w:tab w:val="right" w:leader="dot" w:pos="10024"/>
            </w:tabs>
            <w:rPr>
              <w:ins w:id="89" w:author="HIKARI" w:date="2019-11-10T17:11:00Z"/>
              <w:rFonts w:asciiTheme="minorHAnsi" w:hAnsiTheme="minorHAnsi"/>
              <w:b w:val="0"/>
              <w:noProof/>
              <w:sz w:val="22"/>
            </w:rPr>
          </w:pPr>
          <w:ins w:id="90" w:author="HIKARI" w:date="2019-11-10T17:11:00Z">
            <w:r w:rsidRPr="00CF0D18">
              <w:rPr>
                <w:rStyle w:val="Hyperlink"/>
                <w:noProof/>
              </w:rPr>
              <w:fldChar w:fldCharType="begin"/>
            </w:r>
            <w:r w:rsidRPr="00CF0D18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"_Toc24298321"</w:instrText>
            </w:r>
            <w:r w:rsidRPr="00CF0D18">
              <w:rPr>
                <w:rStyle w:val="Hyperlink"/>
                <w:noProof/>
              </w:rPr>
              <w:instrText xml:space="preserve"> </w:instrText>
            </w:r>
            <w:r w:rsidRPr="00CF0D18">
              <w:rPr>
                <w:rStyle w:val="Hyperlink"/>
                <w:noProof/>
              </w:rPr>
            </w:r>
            <w:r w:rsidRPr="00CF0D18">
              <w:rPr>
                <w:rStyle w:val="Hyperlink"/>
                <w:noProof/>
              </w:rPr>
              <w:fldChar w:fldCharType="separate"/>
            </w:r>
            <w:r w:rsidRPr="00CF0D18">
              <w:rPr>
                <w:rStyle w:val="Hyperlink"/>
                <w:noProof/>
              </w:rPr>
              <w:t>2.1.1.</w:t>
            </w:r>
            <w:r>
              <w:rPr>
                <w:rFonts w:asciiTheme="minorHAnsi" w:hAnsiTheme="minorHAnsi"/>
                <w:b w:val="0"/>
                <w:noProof/>
                <w:sz w:val="22"/>
              </w:rPr>
              <w:tab/>
            </w:r>
            <w:r w:rsidRPr="00CF0D18">
              <w:rPr>
                <w:rStyle w:val="Hyperlink"/>
                <w:noProof/>
              </w:rPr>
              <w:t>Giới thiệu về phần mềm TensorGram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_Toc24298321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r w:rsidR="000D50D6">
            <w:rPr>
              <w:noProof/>
              <w:webHidden/>
            </w:rPr>
            <w:t>6</w:t>
          </w:r>
          <w:ins w:id="91" w:author="HIKARI" w:date="2019-11-10T17:11:00Z">
            <w:r>
              <w:rPr>
                <w:noProof/>
                <w:webHidden/>
              </w:rPr>
              <w:fldChar w:fldCharType="end"/>
            </w:r>
            <w:r w:rsidRPr="00CF0D18">
              <w:rPr>
                <w:rStyle w:val="Hyperlink"/>
                <w:noProof/>
              </w:rPr>
              <w:fldChar w:fldCharType="end"/>
            </w:r>
          </w:ins>
        </w:p>
        <w:p w14:paraId="167DCF20" w14:textId="20D3A4F7" w:rsidR="00B40D21" w:rsidRDefault="00B40D21">
          <w:pPr>
            <w:pStyle w:val="TOC4"/>
            <w:tabs>
              <w:tab w:val="left" w:pos="1540"/>
              <w:tab w:val="right" w:leader="dot" w:pos="10024"/>
            </w:tabs>
            <w:rPr>
              <w:ins w:id="92" w:author="HIKARI" w:date="2019-11-10T17:11:00Z"/>
              <w:rFonts w:asciiTheme="minorHAnsi" w:hAnsiTheme="minorHAnsi"/>
              <w:b w:val="0"/>
              <w:noProof/>
              <w:sz w:val="22"/>
            </w:rPr>
          </w:pPr>
          <w:ins w:id="93" w:author="HIKARI" w:date="2019-11-10T17:11:00Z">
            <w:r w:rsidRPr="00CF0D18">
              <w:rPr>
                <w:rStyle w:val="Hyperlink"/>
                <w:noProof/>
              </w:rPr>
              <w:fldChar w:fldCharType="begin"/>
            </w:r>
            <w:r w:rsidRPr="00CF0D18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"_Toc24298322"</w:instrText>
            </w:r>
            <w:r w:rsidRPr="00CF0D18">
              <w:rPr>
                <w:rStyle w:val="Hyperlink"/>
                <w:noProof/>
              </w:rPr>
              <w:instrText xml:space="preserve"> </w:instrText>
            </w:r>
            <w:r w:rsidRPr="00CF0D18">
              <w:rPr>
                <w:rStyle w:val="Hyperlink"/>
                <w:noProof/>
              </w:rPr>
            </w:r>
            <w:r w:rsidRPr="00CF0D18">
              <w:rPr>
                <w:rStyle w:val="Hyperlink"/>
                <w:noProof/>
              </w:rPr>
              <w:fldChar w:fldCharType="separate"/>
            </w:r>
            <w:r w:rsidRPr="00CF0D18">
              <w:rPr>
                <w:rStyle w:val="Hyperlink"/>
                <w:noProof/>
              </w:rPr>
              <w:t>2.1.2.</w:t>
            </w:r>
            <w:r>
              <w:rPr>
                <w:rFonts w:asciiTheme="minorHAnsi" w:hAnsiTheme="minorHAnsi"/>
                <w:b w:val="0"/>
                <w:noProof/>
                <w:sz w:val="22"/>
              </w:rPr>
              <w:tab/>
            </w:r>
            <w:r w:rsidRPr="00CF0D18">
              <w:rPr>
                <w:rStyle w:val="Hyperlink"/>
                <w:noProof/>
              </w:rPr>
              <w:t>Use Case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_Toc24298322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r w:rsidR="000D50D6">
            <w:rPr>
              <w:noProof/>
              <w:webHidden/>
            </w:rPr>
            <w:t>7</w:t>
          </w:r>
          <w:ins w:id="94" w:author="HIKARI" w:date="2019-11-10T17:11:00Z">
            <w:r>
              <w:rPr>
                <w:noProof/>
                <w:webHidden/>
              </w:rPr>
              <w:fldChar w:fldCharType="end"/>
            </w:r>
            <w:r w:rsidRPr="00CF0D18">
              <w:rPr>
                <w:rStyle w:val="Hyperlink"/>
                <w:noProof/>
              </w:rPr>
              <w:fldChar w:fldCharType="end"/>
            </w:r>
          </w:ins>
        </w:p>
        <w:p w14:paraId="737FCD39" w14:textId="427F200B" w:rsidR="00B40D21" w:rsidRDefault="00B40D21">
          <w:pPr>
            <w:pStyle w:val="TOC4"/>
            <w:tabs>
              <w:tab w:val="left" w:pos="1540"/>
              <w:tab w:val="right" w:leader="dot" w:pos="10024"/>
            </w:tabs>
            <w:rPr>
              <w:ins w:id="95" w:author="HIKARI" w:date="2019-11-10T17:11:00Z"/>
              <w:rFonts w:asciiTheme="minorHAnsi" w:hAnsiTheme="minorHAnsi"/>
              <w:b w:val="0"/>
              <w:noProof/>
              <w:sz w:val="22"/>
            </w:rPr>
          </w:pPr>
          <w:ins w:id="96" w:author="HIKARI" w:date="2019-11-10T17:11:00Z">
            <w:r w:rsidRPr="00CF0D18">
              <w:rPr>
                <w:rStyle w:val="Hyperlink"/>
                <w:noProof/>
              </w:rPr>
              <w:fldChar w:fldCharType="begin"/>
            </w:r>
            <w:r w:rsidRPr="00CF0D18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"_Toc24298323"</w:instrText>
            </w:r>
            <w:r w:rsidRPr="00CF0D18">
              <w:rPr>
                <w:rStyle w:val="Hyperlink"/>
                <w:noProof/>
              </w:rPr>
              <w:instrText xml:space="preserve"> </w:instrText>
            </w:r>
            <w:r w:rsidRPr="00CF0D18">
              <w:rPr>
                <w:rStyle w:val="Hyperlink"/>
                <w:noProof/>
              </w:rPr>
            </w:r>
            <w:r w:rsidRPr="00CF0D18">
              <w:rPr>
                <w:rStyle w:val="Hyperlink"/>
                <w:noProof/>
              </w:rPr>
              <w:fldChar w:fldCharType="separate"/>
            </w:r>
            <w:r w:rsidRPr="00CF0D18">
              <w:rPr>
                <w:rStyle w:val="Hyperlink"/>
                <w:noProof/>
              </w:rPr>
              <w:t>2.1.3.</w:t>
            </w:r>
            <w:r>
              <w:rPr>
                <w:rFonts w:asciiTheme="minorHAnsi" w:hAnsiTheme="minorHAnsi"/>
                <w:b w:val="0"/>
                <w:noProof/>
                <w:sz w:val="22"/>
              </w:rPr>
              <w:tab/>
            </w:r>
            <w:r w:rsidRPr="00CF0D18">
              <w:rPr>
                <w:rStyle w:val="Hyperlink"/>
                <w:noProof/>
              </w:rPr>
              <w:t>Dữ liệu đầu vào – đầu ra (input - output)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_Toc24298323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r w:rsidR="000D50D6">
            <w:rPr>
              <w:noProof/>
              <w:webHidden/>
            </w:rPr>
            <w:t>7</w:t>
          </w:r>
          <w:ins w:id="97" w:author="HIKARI" w:date="2019-11-10T17:11:00Z">
            <w:r>
              <w:rPr>
                <w:noProof/>
                <w:webHidden/>
              </w:rPr>
              <w:fldChar w:fldCharType="end"/>
            </w:r>
            <w:r w:rsidRPr="00CF0D18">
              <w:rPr>
                <w:rStyle w:val="Hyperlink"/>
                <w:noProof/>
              </w:rPr>
              <w:fldChar w:fldCharType="end"/>
            </w:r>
          </w:ins>
        </w:p>
        <w:p w14:paraId="08F0F24E" w14:textId="05D530C4" w:rsidR="00B40D21" w:rsidRDefault="00B40D21">
          <w:pPr>
            <w:pStyle w:val="TOC5"/>
            <w:tabs>
              <w:tab w:val="left" w:pos="1880"/>
              <w:tab w:val="right" w:leader="dot" w:pos="10024"/>
            </w:tabs>
            <w:rPr>
              <w:ins w:id="98" w:author="HIKARI" w:date="2019-11-10T17:11:00Z"/>
              <w:rFonts w:asciiTheme="minorHAnsi" w:hAnsiTheme="minorHAnsi"/>
              <w:i w:val="0"/>
              <w:noProof/>
              <w:sz w:val="22"/>
            </w:rPr>
          </w:pPr>
          <w:ins w:id="99" w:author="HIKARI" w:date="2019-11-10T17:11:00Z">
            <w:r w:rsidRPr="00CF0D18">
              <w:rPr>
                <w:rStyle w:val="Hyperlink"/>
                <w:noProof/>
              </w:rPr>
              <w:fldChar w:fldCharType="begin"/>
            </w:r>
            <w:r w:rsidRPr="00CF0D18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"_Toc24298324"</w:instrText>
            </w:r>
            <w:r w:rsidRPr="00CF0D18">
              <w:rPr>
                <w:rStyle w:val="Hyperlink"/>
                <w:noProof/>
              </w:rPr>
              <w:instrText xml:space="preserve"> </w:instrText>
            </w:r>
            <w:r w:rsidRPr="00CF0D18">
              <w:rPr>
                <w:rStyle w:val="Hyperlink"/>
                <w:noProof/>
              </w:rPr>
            </w:r>
            <w:r w:rsidRPr="00CF0D18">
              <w:rPr>
                <w:rStyle w:val="Hyperlink"/>
                <w:noProof/>
              </w:rPr>
              <w:fldChar w:fldCharType="separate"/>
            </w:r>
            <w:r w:rsidRPr="00CF0D18">
              <w:rPr>
                <w:rStyle w:val="Hyperlink"/>
                <w:noProof/>
              </w:rPr>
              <w:t>2.1.3.1.</w:t>
            </w:r>
            <w:r>
              <w:rPr>
                <w:rFonts w:asciiTheme="minorHAnsi" w:hAnsiTheme="minorHAnsi"/>
                <w:i w:val="0"/>
                <w:noProof/>
                <w:sz w:val="22"/>
              </w:rPr>
              <w:tab/>
            </w:r>
            <w:r w:rsidRPr="00CF0D18">
              <w:rPr>
                <w:rStyle w:val="Hyperlink"/>
                <w:noProof/>
              </w:rPr>
              <w:t>Phân tích dữ liệu đầu vào (input)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_Toc24298324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r w:rsidR="000D50D6">
            <w:rPr>
              <w:noProof/>
              <w:webHidden/>
            </w:rPr>
            <w:t>7</w:t>
          </w:r>
          <w:ins w:id="100" w:author="HIKARI" w:date="2019-11-10T17:11:00Z">
            <w:r>
              <w:rPr>
                <w:noProof/>
                <w:webHidden/>
              </w:rPr>
              <w:fldChar w:fldCharType="end"/>
            </w:r>
            <w:r w:rsidRPr="00CF0D18">
              <w:rPr>
                <w:rStyle w:val="Hyperlink"/>
                <w:noProof/>
              </w:rPr>
              <w:fldChar w:fldCharType="end"/>
            </w:r>
          </w:ins>
        </w:p>
        <w:p w14:paraId="1E8C51B6" w14:textId="7E86FA8E" w:rsidR="00B40D21" w:rsidRDefault="00B40D21">
          <w:pPr>
            <w:pStyle w:val="TOC5"/>
            <w:tabs>
              <w:tab w:val="left" w:pos="1880"/>
              <w:tab w:val="right" w:leader="dot" w:pos="10024"/>
            </w:tabs>
            <w:rPr>
              <w:ins w:id="101" w:author="HIKARI" w:date="2019-11-10T17:11:00Z"/>
              <w:rFonts w:asciiTheme="minorHAnsi" w:hAnsiTheme="minorHAnsi"/>
              <w:i w:val="0"/>
              <w:noProof/>
              <w:sz w:val="22"/>
            </w:rPr>
          </w:pPr>
          <w:ins w:id="102" w:author="HIKARI" w:date="2019-11-10T17:11:00Z">
            <w:r w:rsidRPr="00CF0D18">
              <w:rPr>
                <w:rStyle w:val="Hyperlink"/>
                <w:noProof/>
              </w:rPr>
              <w:fldChar w:fldCharType="begin"/>
            </w:r>
            <w:r w:rsidRPr="00CF0D18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"_Toc24298325"</w:instrText>
            </w:r>
            <w:r w:rsidRPr="00CF0D18">
              <w:rPr>
                <w:rStyle w:val="Hyperlink"/>
                <w:noProof/>
              </w:rPr>
              <w:instrText xml:space="preserve"> </w:instrText>
            </w:r>
            <w:r w:rsidRPr="00CF0D18">
              <w:rPr>
                <w:rStyle w:val="Hyperlink"/>
                <w:noProof/>
              </w:rPr>
            </w:r>
            <w:r w:rsidRPr="00CF0D18">
              <w:rPr>
                <w:rStyle w:val="Hyperlink"/>
                <w:noProof/>
              </w:rPr>
              <w:fldChar w:fldCharType="separate"/>
            </w:r>
            <w:r w:rsidRPr="00CF0D18">
              <w:rPr>
                <w:rStyle w:val="Hyperlink"/>
                <w:noProof/>
              </w:rPr>
              <w:t>2.1.3.2.</w:t>
            </w:r>
            <w:r>
              <w:rPr>
                <w:rFonts w:asciiTheme="minorHAnsi" w:hAnsiTheme="minorHAnsi"/>
                <w:i w:val="0"/>
                <w:noProof/>
                <w:sz w:val="22"/>
              </w:rPr>
              <w:tab/>
            </w:r>
            <w:r w:rsidRPr="00CF0D18">
              <w:rPr>
                <w:rStyle w:val="Hyperlink"/>
                <w:noProof/>
              </w:rPr>
              <w:t>Phân tích dữ liệu đầu ra (output)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_Toc24298325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r w:rsidR="000D50D6">
            <w:rPr>
              <w:noProof/>
              <w:webHidden/>
            </w:rPr>
            <w:t>8</w:t>
          </w:r>
          <w:ins w:id="103" w:author="HIKARI" w:date="2019-11-10T17:11:00Z">
            <w:r>
              <w:rPr>
                <w:noProof/>
                <w:webHidden/>
              </w:rPr>
              <w:fldChar w:fldCharType="end"/>
            </w:r>
            <w:r w:rsidRPr="00CF0D18">
              <w:rPr>
                <w:rStyle w:val="Hyperlink"/>
                <w:noProof/>
              </w:rPr>
              <w:fldChar w:fldCharType="end"/>
            </w:r>
          </w:ins>
        </w:p>
        <w:p w14:paraId="08276F83" w14:textId="1192ADAF" w:rsidR="00B40D21" w:rsidRDefault="00B40D21">
          <w:pPr>
            <w:pStyle w:val="TOC4"/>
            <w:tabs>
              <w:tab w:val="left" w:pos="1540"/>
              <w:tab w:val="right" w:leader="dot" w:pos="10024"/>
            </w:tabs>
            <w:rPr>
              <w:ins w:id="104" w:author="HIKARI" w:date="2019-11-10T17:11:00Z"/>
              <w:rFonts w:asciiTheme="minorHAnsi" w:hAnsiTheme="minorHAnsi"/>
              <w:b w:val="0"/>
              <w:noProof/>
              <w:sz w:val="22"/>
            </w:rPr>
          </w:pPr>
          <w:ins w:id="105" w:author="HIKARI" w:date="2019-11-10T17:11:00Z">
            <w:r w:rsidRPr="00CF0D18">
              <w:rPr>
                <w:rStyle w:val="Hyperlink"/>
                <w:noProof/>
              </w:rPr>
              <w:fldChar w:fldCharType="begin"/>
            </w:r>
            <w:r w:rsidRPr="00CF0D18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"_Toc24298326"</w:instrText>
            </w:r>
            <w:r w:rsidRPr="00CF0D18">
              <w:rPr>
                <w:rStyle w:val="Hyperlink"/>
                <w:noProof/>
              </w:rPr>
              <w:instrText xml:space="preserve"> </w:instrText>
            </w:r>
            <w:r w:rsidRPr="00CF0D18">
              <w:rPr>
                <w:rStyle w:val="Hyperlink"/>
                <w:noProof/>
              </w:rPr>
            </w:r>
            <w:r w:rsidRPr="00CF0D18">
              <w:rPr>
                <w:rStyle w:val="Hyperlink"/>
                <w:noProof/>
              </w:rPr>
              <w:fldChar w:fldCharType="separate"/>
            </w:r>
            <w:r w:rsidRPr="00CF0D18">
              <w:rPr>
                <w:rStyle w:val="Hyperlink"/>
                <w:noProof/>
              </w:rPr>
              <w:t>2.1.4.</w:t>
            </w:r>
            <w:r>
              <w:rPr>
                <w:rFonts w:asciiTheme="minorHAnsi" w:hAnsiTheme="minorHAnsi"/>
                <w:b w:val="0"/>
                <w:noProof/>
                <w:sz w:val="22"/>
              </w:rPr>
              <w:tab/>
            </w:r>
            <w:r w:rsidRPr="00CF0D18">
              <w:rPr>
                <w:rStyle w:val="Hyperlink"/>
                <w:noProof/>
              </w:rPr>
              <w:t>Tính năng chính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_Toc24298326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r w:rsidR="000D50D6">
            <w:rPr>
              <w:noProof/>
              <w:webHidden/>
            </w:rPr>
            <w:t>8</w:t>
          </w:r>
          <w:ins w:id="106" w:author="HIKARI" w:date="2019-11-10T17:11:00Z">
            <w:r>
              <w:rPr>
                <w:noProof/>
                <w:webHidden/>
              </w:rPr>
              <w:fldChar w:fldCharType="end"/>
            </w:r>
            <w:r w:rsidRPr="00CF0D18">
              <w:rPr>
                <w:rStyle w:val="Hyperlink"/>
                <w:noProof/>
              </w:rPr>
              <w:fldChar w:fldCharType="end"/>
            </w:r>
          </w:ins>
        </w:p>
        <w:p w14:paraId="6BEDB780" w14:textId="6AE73400" w:rsidR="00B40D21" w:rsidRDefault="00B40D21">
          <w:pPr>
            <w:pStyle w:val="TOC4"/>
            <w:tabs>
              <w:tab w:val="left" w:pos="1540"/>
              <w:tab w:val="right" w:leader="dot" w:pos="10024"/>
            </w:tabs>
            <w:rPr>
              <w:ins w:id="107" w:author="HIKARI" w:date="2019-11-10T17:11:00Z"/>
              <w:rFonts w:asciiTheme="minorHAnsi" w:hAnsiTheme="minorHAnsi"/>
              <w:b w:val="0"/>
              <w:noProof/>
              <w:sz w:val="22"/>
            </w:rPr>
          </w:pPr>
          <w:ins w:id="108" w:author="HIKARI" w:date="2019-11-10T17:11:00Z">
            <w:r w:rsidRPr="00CF0D18">
              <w:rPr>
                <w:rStyle w:val="Hyperlink"/>
                <w:noProof/>
              </w:rPr>
              <w:fldChar w:fldCharType="begin"/>
            </w:r>
            <w:r w:rsidRPr="00CF0D18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"_Toc24298327"</w:instrText>
            </w:r>
            <w:r w:rsidRPr="00CF0D18">
              <w:rPr>
                <w:rStyle w:val="Hyperlink"/>
                <w:noProof/>
              </w:rPr>
              <w:instrText xml:space="preserve"> </w:instrText>
            </w:r>
            <w:r w:rsidRPr="00CF0D18">
              <w:rPr>
                <w:rStyle w:val="Hyperlink"/>
                <w:noProof/>
              </w:rPr>
            </w:r>
            <w:r w:rsidRPr="00CF0D18">
              <w:rPr>
                <w:rStyle w:val="Hyperlink"/>
                <w:noProof/>
              </w:rPr>
              <w:fldChar w:fldCharType="separate"/>
            </w:r>
            <w:r w:rsidRPr="00CF0D18">
              <w:rPr>
                <w:rStyle w:val="Hyperlink"/>
                <w:noProof/>
              </w:rPr>
              <w:t>2.1.5.</w:t>
            </w:r>
            <w:r>
              <w:rPr>
                <w:rFonts w:asciiTheme="minorHAnsi" w:hAnsiTheme="minorHAnsi"/>
                <w:b w:val="0"/>
                <w:noProof/>
                <w:sz w:val="22"/>
              </w:rPr>
              <w:tab/>
            </w:r>
            <w:r w:rsidRPr="00CF0D18">
              <w:rPr>
                <w:rStyle w:val="Hyperlink"/>
                <w:noProof/>
              </w:rPr>
              <w:t>Ứng dụng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_Toc24298327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r w:rsidR="000D50D6">
            <w:rPr>
              <w:noProof/>
              <w:webHidden/>
            </w:rPr>
            <w:t>8</w:t>
          </w:r>
          <w:ins w:id="109" w:author="HIKARI" w:date="2019-11-10T17:11:00Z">
            <w:r>
              <w:rPr>
                <w:noProof/>
                <w:webHidden/>
              </w:rPr>
              <w:fldChar w:fldCharType="end"/>
            </w:r>
            <w:r w:rsidRPr="00CF0D18">
              <w:rPr>
                <w:rStyle w:val="Hyperlink"/>
                <w:noProof/>
              </w:rPr>
              <w:fldChar w:fldCharType="end"/>
            </w:r>
          </w:ins>
        </w:p>
        <w:p w14:paraId="19A58B36" w14:textId="4840E181" w:rsidR="00B40D21" w:rsidRDefault="00B40D21">
          <w:pPr>
            <w:pStyle w:val="TOC3"/>
            <w:tabs>
              <w:tab w:val="left" w:pos="1320"/>
              <w:tab w:val="right" w:leader="dot" w:pos="10024"/>
            </w:tabs>
            <w:rPr>
              <w:ins w:id="110" w:author="HIKARI" w:date="2019-11-10T17:11:00Z"/>
              <w:rFonts w:asciiTheme="minorHAnsi" w:eastAsiaTheme="minorEastAsia" w:hAnsiTheme="minorHAnsi" w:cstheme="minorBidi"/>
              <w:b w:val="0"/>
              <w:noProof/>
              <w:sz w:val="22"/>
              <w:szCs w:val="22"/>
            </w:rPr>
          </w:pPr>
          <w:ins w:id="111" w:author="HIKARI" w:date="2019-11-10T17:11:00Z">
            <w:r w:rsidRPr="00CF0D18">
              <w:rPr>
                <w:rStyle w:val="Hyperlink"/>
                <w:noProof/>
              </w:rPr>
              <w:fldChar w:fldCharType="begin"/>
            </w:r>
            <w:r w:rsidRPr="00CF0D18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"_Toc24298328"</w:instrText>
            </w:r>
            <w:r w:rsidRPr="00CF0D18">
              <w:rPr>
                <w:rStyle w:val="Hyperlink"/>
                <w:noProof/>
              </w:rPr>
              <w:instrText xml:space="preserve"> </w:instrText>
            </w:r>
            <w:r w:rsidRPr="00CF0D18">
              <w:rPr>
                <w:rStyle w:val="Hyperlink"/>
                <w:noProof/>
              </w:rPr>
            </w:r>
            <w:r w:rsidRPr="00CF0D18">
              <w:rPr>
                <w:rStyle w:val="Hyperlink"/>
                <w:noProof/>
              </w:rPr>
              <w:fldChar w:fldCharType="separate"/>
            </w:r>
            <w:r w:rsidRPr="00CF0D18">
              <w:rPr>
                <w:rStyle w:val="Hyperlink"/>
                <w:noProof/>
              </w:rPr>
              <w:t>2.2.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</w:rPr>
              <w:tab/>
            </w:r>
            <w:r w:rsidRPr="00CF0D18">
              <w:rPr>
                <w:rStyle w:val="Hyperlink"/>
                <w:noProof/>
              </w:rPr>
              <w:t>Yêu cầu kĩ thuật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_Toc24298328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r w:rsidR="000D50D6">
            <w:rPr>
              <w:noProof/>
              <w:webHidden/>
            </w:rPr>
            <w:t>8</w:t>
          </w:r>
          <w:ins w:id="112" w:author="HIKARI" w:date="2019-11-10T17:11:00Z">
            <w:r>
              <w:rPr>
                <w:noProof/>
                <w:webHidden/>
              </w:rPr>
              <w:fldChar w:fldCharType="end"/>
            </w:r>
            <w:r w:rsidRPr="00CF0D18">
              <w:rPr>
                <w:rStyle w:val="Hyperlink"/>
                <w:noProof/>
              </w:rPr>
              <w:fldChar w:fldCharType="end"/>
            </w:r>
          </w:ins>
        </w:p>
        <w:p w14:paraId="7EDA44B2" w14:textId="3D13460E" w:rsidR="00B40D21" w:rsidRDefault="00B40D21">
          <w:pPr>
            <w:pStyle w:val="TOC3"/>
            <w:tabs>
              <w:tab w:val="left" w:pos="1320"/>
              <w:tab w:val="right" w:leader="dot" w:pos="10024"/>
            </w:tabs>
            <w:rPr>
              <w:ins w:id="113" w:author="HIKARI" w:date="2019-11-10T17:11:00Z"/>
              <w:rFonts w:asciiTheme="minorHAnsi" w:eastAsiaTheme="minorEastAsia" w:hAnsiTheme="minorHAnsi" w:cstheme="minorBidi"/>
              <w:b w:val="0"/>
              <w:noProof/>
              <w:sz w:val="22"/>
              <w:szCs w:val="22"/>
            </w:rPr>
          </w:pPr>
          <w:ins w:id="114" w:author="HIKARI" w:date="2019-11-10T17:11:00Z">
            <w:r w:rsidRPr="00CF0D18">
              <w:rPr>
                <w:rStyle w:val="Hyperlink"/>
                <w:noProof/>
              </w:rPr>
              <w:fldChar w:fldCharType="begin"/>
            </w:r>
            <w:r w:rsidRPr="00CF0D18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"_Toc24298329"</w:instrText>
            </w:r>
            <w:r w:rsidRPr="00CF0D18">
              <w:rPr>
                <w:rStyle w:val="Hyperlink"/>
                <w:noProof/>
              </w:rPr>
              <w:instrText xml:space="preserve"> </w:instrText>
            </w:r>
            <w:r w:rsidRPr="00CF0D18">
              <w:rPr>
                <w:rStyle w:val="Hyperlink"/>
                <w:noProof/>
              </w:rPr>
            </w:r>
            <w:r w:rsidRPr="00CF0D18">
              <w:rPr>
                <w:rStyle w:val="Hyperlink"/>
                <w:noProof/>
              </w:rPr>
              <w:fldChar w:fldCharType="separate"/>
            </w:r>
            <w:r w:rsidRPr="00CF0D18">
              <w:rPr>
                <w:rStyle w:val="Hyperlink"/>
                <w:noProof/>
              </w:rPr>
              <w:t>2.3.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</w:rPr>
              <w:tab/>
            </w:r>
            <w:r w:rsidRPr="00CF0D18">
              <w:rPr>
                <w:rStyle w:val="Hyperlink"/>
                <w:noProof/>
              </w:rPr>
              <w:t>Công cụ và công nghệ sử dụng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_Toc24298329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r w:rsidR="000D50D6">
            <w:rPr>
              <w:noProof/>
              <w:webHidden/>
            </w:rPr>
            <w:t>9</w:t>
          </w:r>
          <w:ins w:id="115" w:author="HIKARI" w:date="2019-11-10T17:11:00Z">
            <w:r>
              <w:rPr>
                <w:noProof/>
                <w:webHidden/>
              </w:rPr>
              <w:fldChar w:fldCharType="end"/>
            </w:r>
            <w:r w:rsidRPr="00CF0D18">
              <w:rPr>
                <w:rStyle w:val="Hyperlink"/>
                <w:noProof/>
              </w:rPr>
              <w:fldChar w:fldCharType="end"/>
            </w:r>
          </w:ins>
        </w:p>
        <w:p w14:paraId="168A55B4" w14:textId="0E660C47" w:rsidR="00B40D21" w:rsidRDefault="00B40D21">
          <w:pPr>
            <w:pStyle w:val="TOC1"/>
            <w:rPr>
              <w:ins w:id="116" w:author="HIKARI" w:date="2019-11-10T17:11:00Z"/>
              <w:rFonts w:asciiTheme="minorHAnsi" w:eastAsiaTheme="minorEastAsia" w:hAnsiTheme="minorHAnsi" w:cstheme="minorBidi"/>
              <w:b w:val="0"/>
              <w:i w:val="0"/>
              <w:iCs w:val="0"/>
              <w:sz w:val="22"/>
              <w:szCs w:val="22"/>
            </w:rPr>
          </w:pPr>
          <w:ins w:id="117" w:author="HIKARI" w:date="2019-11-10T17:11:00Z">
            <w:r w:rsidRPr="00CF0D18">
              <w:rPr>
                <w:rStyle w:val="Hyperlink"/>
              </w:rPr>
              <w:fldChar w:fldCharType="begin"/>
            </w:r>
            <w:r w:rsidRPr="00CF0D18">
              <w:rPr>
                <w:rStyle w:val="Hyperlink"/>
              </w:rPr>
              <w:instrText xml:space="preserve"> </w:instrText>
            </w:r>
            <w:r>
              <w:instrText>HYPERLINK \l "_Toc24298330"</w:instrText>
            </w:r>
            <w:r w:rsidRPr="00CF0D18">
              <w:rPr>
                <w:rStyle w:val="Hyperlink"/>
              </w:rPr>
              <w:instrText xml:space="preserve"> </w:instrText>
            </w:r>
            <w:r w:rsidRPr="00CF0D18">
              <w:rPr>
                <w:rStyle w:val="Hyperlink"/>
              </w:rPr>
            </w:r>
            <w:r w:rsidRPr="00CF0D18">
              <w:rPr>
                <w:rStyle w:val="Hyperlink"/>
              </w:rPr>
              <w:fldChar w:fldCharType="separate"/>
            </w:r>
            <w:r w:rsidRPr="00CF0D18">
              <w:rPr>
                <w:rStyle w:val="Hyperlink"/>
              </w:rPr>
              <w:t>Chương 2: Kế hoạch thực hiện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_Toc24298330 \h </w:instrText>
            </w:r>
            <w:r>
              <w:rPr>
                <w:webHidden/>
              </w:rPr>
            </w:r>
          </w:ins>
          <w:r>
            <w:rPr>
              <w:webHidden/>
            </w:rPr>
            <w:fldChar w:fldCharType="separate"/>
          </w:r>
          <w:r w:rsidR="000D50D6">
            <w:rPr>
              <w:webHidden/>
            </w:rPr>
            <w:t>9</w:t>
          </w:r>
          <w:ins w:id="118" w:author="HIKARI" w:date="2019-11-10T17:11:00Z">
            <w:r>
              <w:rPr>
                <w:webHidden/>
              </w:rPr>
              <w:fldChar w:fldCharType="end"/>
            </w:r>
            <w:r w:rsidRPr="00CF0D18">
              <w:rPr>
                <w:rStyle w:val="Hyperlink"/>
              </w:rPr>
              <w:fldChar w:fldCharType="end"/>
            </w:r>
          </w:ins>
        </w:p>
        <w:p w14:paraId="5406A9BD" w14:textId="009FC4F4" w:rsidR="00B40D21" w:rsidRDefault="00B40D21">
          <w:pPr>
            <w:pStyle w:val="TOC2"/>
            <w:tabs>
              <w:tab w:val="left" w:pos="880"/>
              <w:tab w:val="right" w:leader="dot" w:pos="10024"/>
            </w:tabs>
            <w:rPr>
              <w:ins w:id="119" w:author="HIKARI" w:date="2019-11-10T17:11:00Z"/>
              <w:rFonts w:asciiTheme="minorHAnsi" w:eastAsiaTheme="minorEastAsia" w:hAnsiTheme="minorHAnsi" w:cstheme="minorBidi"/>
              <w:b w:val="0"/>
              <w:i w:val="0"/>
              <w:noProof/>
              <w:sz w:val="22"/>
              <w:szCs w:val="22"/>
            </w:rPr>
          </w:pPr>
          <w:ins w:id="120" w:author="HIKARI" w:date="2019-11-10T17:11:00Z">
            <w:r w:rsidRPr="00CF0D18">
              <w:rPr>
                <w:rStyle w:val="Hyperlink"/>
                <w:noProof/>
              </w:rPr>
              <w:fldChar w:fldCharType="begin"/>
            </w:r>
            <w:r w:rsidRPr="00CF0D18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"_Toc24298331"</w:instrText>
            </w:r>
            <w:r w:rsidRPr="00CF0D18">
              <w:rPr>
                <w:rStyle w:val="Hyperlink"/>
                <w:noProof/>
              </w:rPr>
              <w:instrText xml:space="preserve"> </w:instrText>
            </w:r>
            <w:r w:rsidRPr="00CF0D18">
              <w:rPr>
                <w:rStyle w:val="Hyperlink"/>
                <w:noProof/>
              </w:rPr>
            </w:r>
            <w:r w:rsidRPr="00CF0D18">
              <w:rPr>
                <w:rStyle w:val="Hyperlink"/>
                <w:noProof/>
              </w:rPr>
              <w:fldChar w:fldCharType="separate"/>
            </w:r>
            <w:r w:rsidRPr="00CF0D18">
              <w:rPr>
                <w:rStyle w:val="Hyperlink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b w:val="0"/>
                <w:i w:val="0"/>
                <w:noProof/>
                <w:sz w:val="22"/>
                <w:szCs w:val="22"/>
              </w:rPr>
              <w:tab/>
            </w:r>
            <w:r w:rsidRPr="00CF0D18">
              <w:rPr>
                <w:rStyle w:val="Hyperlink"/>
                <w:noProof/>
              </w:rPr>
              <w:t>Kế hoạch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_Toc24298331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r w:rsidR="000D50D6">
            <w:rPr>
              <w:noProof/>
              <w:webHidden/>
            </w:rPr>
            <w:t>9</w:t>
          </w:r>
          <w:ins w:id="121" w:author="HIKARI" w:date="2019-11-10T17:11:00Z">
            <w:r>
              <w:rPr>
                <w:noProof/>
                <w:webHidden/>
              </w:rPr>
              <w:fldChar w:fldCharType="end"/>
            </w:r>
            <w:r w:rsidRPr="00CF0D18">
              <w:rPr>
                <w:rStyle w:val="Hyperlink"/>
                <w:noProof/>
              </w:rPr>
              <w:fldChar w:fldCharType="end"/>
            </w:r>
          </w:ins>
        </w:p>
        <w:p w14:paraId="1EAA9F37" w14:textId="76F5026F" w:rsidR="00B40D21" w:rsidRDefault="00B40D21">
          <w:pPr>
            <w:pStyle w:val="TOC2"/>
            <w:tabs>
              <w:tab w:val="left" w:pos="880"/>
              <w:tab w:val="right" w:leader="dot" w:pos="10024"/>
            </w:tabs>
            <w:rPr>
              <w:ins w:id="122" w:author="HIKARI" w:date="2019-11-10T17:11:00Z"/>
              <w:rFonts w:asciiTheme="minorHAnsi" w:eastAsiaTheme="minorEastAsia" w:hAnsiTheme="minorHAnsi" w:cstheme="minorBidi"/>
              <w:b w:val="0"/>
              <w:i w:val="0"/>
              <w:noProof/>
              <w:sz w:val="22"/>
              <w:szCs w:val="22"/>
            </w:rPr>
          </w:pPr>
          <w:ins w:id="123" w:author="HIKARI" w:date="2019-11-10T17:11:00Z">
            <w:r w:rsidRPr="00CF0D18">
              <w:rPr>
                <w:rStyle w:val="Hyperlink"/>
                <w:noProof/>
              </w:rPr>
              <w:lastRenderedPageBreak/>
              <w:fldChar w:fldCharType="begin"/>
            </w:r>
            <w:r w:rsidRPr="00CF0D18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"_Toc24298332"</w:instrText>
            </w:r>
            <w:r w:rsidRPr="00CF0D18">
              <w:rPr>
                <w:rStyle w:val="Hyperlink"/>
                <w:noProof/>
              </w:rPr>
              <w:instrText xml:space="preserve"> </w:instrText>
            </w:r>
            <w:r w:rsidRPr="00CF0D18">
              <w:rPr>
                <w:rStyle w:val="Hyperlink"/>
                <w:noProof/>
              </w:rPr>
            </w:r>
            <w:r w:rsidRPr="00CF0D18">
              <w:rPr>
                <w:rStyle w:val="Hyperlink"/>
                <w:noProof/>
              </w:rPr>
              <w:fldChar w:fldCharType="separate"/>
            </w:r>
            <w:r w:rsidRPr="00CF0D18">
              <w:rPr>
                <w:rStyle w:val="Hyperlink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b w:val="0"/>
                <w:i w:val="0"/>
                <w:noProof/>
                <w:sz w:val="22"/>
                <w:szCs w:val="22"/>
              </w:rPr>
              <w:tab/>
            </w:r>
            <w:r w:rsidRPr="00CF0D18">
              <w:rPr>
                <w:rStyle w:val="Hyperlink"/>
                <w:noProof/>
              </w:rPr>
              <w:t>Phân công công việc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_Toc24298332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r w:rsidR="000D50D6">
            <w:rPr>
              <w:noProof/>
              <w:webHidden/>
            </w:rPr>
            <w:t>10</w:t>
          </w:r>
          <w:ins w:id="124" w:author="HIKARI" w:date="2019-11-10T17:11:00Z">
            <w:r>
              <w:rPr>
                <w:noProof/>
                <w:webHidden/>
              </w:rPr>
              <w:fldChar w:fldCharType="end"/>
            </w:r>
            <w:r w:rsidRPr="00CF0D18">
              <w:rPr>
                <w:rStyle w:val="Hyperlink"/>
                <w:noProof/>
              </w:rPr>
              <w:fldChar w:fldCharType="end"/>
            </w:r>
          </w:ins>
        </w:p>
        <w:p w14:paraId="12AAB582" w14:textId="207A97E5" w:rsidR="00B40D21" w:rsidRDefault="00B40D21">
          <w:pPr>
            <w:pStyle w:val="TOC1"/>
            <w:rPr>
              <w:ins w:id="125" w:author="HIKARI" w:date="2019-11-10T17:11:00Z"/>
              <w:rFonts w:asciiTheme="minorHAnsi" w:eastAsiaTheme="minorEastAsia" w:hAnsiTheme="minorHAnsi" w:cstheme="minorBidi"/>
              <w:b w:val="0"/>
              <w:i w:val="0"/>
              <w:iCs w:val="0"/>
              <w:sz w:val="22"/>
              <w:szCs w:val="22"/>
            </w:rPr>
          </w:pPr>
          <w:ins w:id="126" w:author="HIKARI" w:date="2019-11-10T17:11:00Z">
            <w:r w:rsidRPr="00CF0D18">
              <w:rPr>
                <w:rStyle w:val="Hyperlink"/>
              </w:rPr>
              <w:fldChar w:fldCharType="begin"/>
            </w:r>
            <w:r w:rsidRPr="00CF0D18">
              <w:rPr>
                <w:rStyle w:val="Hyperlink"/>
              </w:rPr>
              <w:instrText xml:space="preserve"> </w:instrText>
            </w:r>
            <w:r>
              <w:instrText>HYPERLINK \l "_Toc24298333"</w:instrText>
            </w:r>
            <w:r w:rsidRPr="00CF0D18">
              <w:rPr>
                <w:rStyle w:val="Hyperlink"/>
              </w:rPr>
              <w:instrText xml:space="preserve"> </w:instrText>
            </w:r>
            <w:r w:rsidRPr="00CF0D18">
              <w:rPr>
                <w:rStyle w:val="Hyperlink"/>
              </w:rPr>
            </w:r>
            <w:r w:rsidRPr="00CF0D18">
              <w:rPr>
                <w:rStyle w:val="Hyperlink"/>
              </w:rPr>
              <w:fldChar w:fldCharType="separate"/>
            </w:r>
            <w:r w:rsidRPr="00CF0D18">
              <w:rPr>
                <w:rStyle w:val="Hyperlink"/>
              </w:rPr>
              <w:t>Chương 3: Thiết kế phần mềm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_Toc24298333 \h </w:instrText>
            </w:r>
            <w:r>
              <w:rPr>
                <w:webHidden/>
              </w:rPr>
            </w:r>
          </w:ins>
          <w:r>
            <w:rPr>
              <w:webHidden/>
            </w:rPr>
            <w:fldChar w:fldCharType="separate"/>
          </w:r>
          <w:r w:rsidR="000D50D6">
            <w:rPr>
              <w:webHidden/>
            </w:rPr>
            <w:t>11</w:t>
          </w:r>
          <w:ins w:id="127" w:author="HIKARI" w:date="2019-11-10T17:11:00Z">
            <w:r>
              <w:rPr>
                <w:webHidden/>
              </w:rPr>
              <w:fldChar w:fldCharType="end"/>
            </w:r>
            <w:r w:rsidRPr="00CF0D18">
              <w:rPr>
                <w:rStyle w:val="Hyperlink"/>
              </w:rPr>
              <w:fldChar w:fldCharType="end"/>
            </w:r>
          </w:ins>
        </w:p>
        <w:p w14:paraId="3A01FC5E" w14:textId="2503A174" w:rsidR="00B40D21" w:rsidRDefault="00B40D21">
          <w:pPr>
            <w:pStyle w:val="TOC2"/>
            <w:tabs>
              <w:tab w:val="left" w:pos="880"/>
              <w:tab w:val="right" w:leader="dot" w:pos="10024"/>
            </w:tabs>
            <w:rPr>
              <w:ins w:id="128" w:author="HIKARI" w:date="2019-11-10T17:11:00Z"/>
              <w:rFonts w:asciiTheme="minorHAnsi" w:eastAsiaTheme="minorEastAsia" w:hAnsiTheme="minorHAnsi" w:cstheme="minorBidi"/>
              <w:b w:val="0"/>
              <w:i w:val="0"/>
              <w:noProof/>
              <w:sz w:val="22"/>
              <w:szCs w:val="22"/>
            </w:rPr>
          </w:pPr>
          <w:ins w:id="129" w:author="HIKARI" w:date="2019-11-10T17:11:00Z">
            <w:r w:rsidRPr="00CF0D18">
              <w:rPr>
                <w:rStyle w:val="Hyperlink"/>
                <w:noProof/>
              </w:rPr>
              <w:fldChar w:fldCharType="begin"/>
            </w:r>
            <w:r w:rsidRPr="00CF0D18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"_Toc24298334"</w:instrText>
            </w:r>
            <w:r w:rsidRPr="00CF0D18">
              <w:rPr>
                <w:rStyle w:val="Hyperlink"/>
                <w:noProof/>
              </w:rPr>
              <w:instrText xml:space="preserve"> </w:instrText>
            </w:r>
            <w:r w:rsidRPr="00CF0D18">
              <w:rPr>
                <w:rStyle w:val="Hyperlink"/>
                <w:noProof/>
              </w:rPr>
            </w:r>
            <w:r w:rsidRPr="00CF0D18">
              <w:rPr>
                <w:rStyle w:val="Hyperlink"/>
                <w:noProof/>
              </w:rPr>
              <w:fldChar w:fldCharType="separate"/>
            </w:r>
            <w:r w:rsidRPr="00CF0D18">
              <w:rPr>
                <w:rStyle w:val="Hyperlink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b w:val="0"/>
                <w:i w:val="0"/>
                <w:noProof/>
                <w:sz w:val="22"/>
                <w:szCs w:val="22"/>
              </w:rPr>
              <w:tab/>
            </w:r>
            <w:r w:rsidRPr="00CF0D18">
              <w:rPr>
                <w:rStyle w:val="Hyperlink"/>
                <w:noProof/>
              </w:rPr>
              <w:t>Thuật toán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_Toc24298334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r w:rsidR="000D50D6">
            <w:rPr>
              <w:noProof/>
              <w:webHidden/>
            </w:rPr>
            <w:t>11</w:t>
          </w:r>
          <w:ins w:id="130" w:author="HIKARI" w:date="2019-11-10T17:11:00Z">
            <w:r>
              <w:rPr>
                <w:noProof/>
                <w:webHidden/>
              </w:rPr>
              <w:fldChar w:fldCharType="end"/>
            </w:r>
            <w:r w:rsidRPr="00CF0D18">
              <w:rPr>
                <w:rStyle w:val="Hyperlink"/>
                <w:noProof/>
              </w:rPr>
              <w:fldChar w:fldCharType="end"/>
            </w:r>
          </w:ins>
        </w:p>
        <w:p w14:paraId="793B6834" w14:textId="4ADD9270" w:rsidR="00B40D21" w:rsidRDefault="00B40D21">
          <w:pPr>
            <w:pStyle w:val="TOC3"/>
            <w:tabs>
              <w:tab w:val="left" w:pos="1320"/>
              <w:tab w:val="right" w:leader="dot" w:pos="10024"/>
            </w:tabs>
            <w:rPr>
              <w:ins w:id="131" w:author="HIKARI" w:date="2019-11-10T17:11:00Z"/>
              <w:rFonts w:asciiTheme="minorHAnsi" w:eastAsiaTheme="minorEastAsia" w:hAnsiTheme="minorHAnsi" w:cstheme="minorBidi"/>
              <w:b w:val="0"/>
              <w:noProof/>
              <w:sz w:val="22"/>
              <w:szCs w:val="22"/>
            </w:rPr>
          </w:pPr>
          <w:ins w:id="132" w:author="HIKARI" w:date="2019-11-10T17:11:00Z">
            <w:r w:rsidRPr="00CF0D18">
              <w:rPr>
                <w:rStyle w:val="Hyperlink"/>
                <w:noProof/>
              </w:rPr>
              <w:fldChar w:fldCharType="begin"/>
            </w:r>
            <w:r w:rsidRPr="00CF0D18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"_Toc24298335"</w:instrText>
            </w:r>
            <w:r w:rsidRPr="00CF0D18">
              <w:rPr>
                <w:rStyle w:val="Hyperlink"/>
                <w:noProof/>
              </w:rPr>
              <w:instrText xml:space="preserve"> </w:instrText>
            </w:r>
            <w:r w:rsidRPr="00CF0D18">
              <w:rPr>
                <w:rStyle w:val="Hyperlink"/>
                <w:noProof/>
              </w:rPr>
            </w:r>
            <w:r w:rsidRPr="00CF0D18">
              <w:rPr>
                <w:rStyle w:val="Hyperlink"/>
                <w:noProof/>
              </w:rPr>
              <w:fldChar w:fldCharType="separate"/>
            </w:r>
            <w:r w:rsidRPr="00CF0D18">
              <w:rPr>
                <w:rStyle w:val="Hyperlink"/>
                <w:noProof/>
              </w:rPr>
              <w:t>1.1.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</w:rPr>
              <w:tab/>
            </w:r>
            <w:r w:rsidRPr="00CF0D18">
              <w:rPr>
                <w:rStyle w:val="Hyperlink"/>
                <w:noProof/>
              </w:rPr>
              <w:t>Đọc input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_Toc24298335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r w:rsidR="000D50D6">
            <w:rPr>
              <w:noProof/>
              <w:webHidden/>
            </w:rPr>
            <w:t>11</w:t>
          </w:r>
          <w:ins w:id="133" w:author="HIKARI" w:date="2019-11-10T17:11:00Z">
            <w:r>
              <w:rPr>
                <w:noProof/>
                <w:webHidden/>
              </w:rPr>
              <w:fldChar w:fldCharType="end"/>
            </w:r>
            <w:r w:rsidRPr="00CF0D18">
              <w:rPr>
                <w:rStyle w:val="Hyperlink"/>
                <w:noProof/>
              </w:rPr>
              <w:fldChar w:fldCharType="end"/>
            </w:r>
          </w:ins>
        </w:p>
        <w:p w14:paraId="77198CB9" w14:textId="26C95C2C" w:rsidR="00B40D21" w:rsidRDefault="00B40D21">
          <w:pPr>
            <w:pStyle w:val="TOC3"/>
            <w:tabs>
              <w:tab w:val="left" w:pos="1320"/>
              <w:tab w:val="right" w:leader="dot" w:pos="10024"/>
            </w:tabs>
            <w:rPr>
              <w:ins w:id="134" w:author="HIKARI" w:date="2019-11-10T17:11:00Z"/>
              <w:rFonts w:asciiTheme="minorHAnsi" w:eastAsiaTheme="minorEastAsia" w:hAnsiTheme="minorHAnsi" w:cstheme="minorBidi"/>
              <w:b w:val="0"/>
              <w:noProof/>
              <w:sz w:val="22"/>
              <w:szCs w:val="22"/>
            </w:rPr>
          </w:pPr>
          <w:ins w:id="135" w:author="HIKARI" w:date="2019-11-10T17:11:00Z">
            <w:r w:rsidRPr="00CF0D18">
              <w:rPr>
                <w:rStyle w:val="Hyperlink"/>
                <w:noProof/>
              </w:rPr>
              <w:fldChar w:fldCharType="begin"/>
            </w:r>
            <w:r w:rsidRPr="00CF0D18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"_Toc24298336"</w:instrText>
            </w:r>
            <w:r w:rsidRPr="00CF0D18">
              <w:rPr>
                <w:rStyle w:val="Hyperlink"/>
                <w:noProof/>
              </w:rPr>
              <w:instrText xml:space="preserve"> </w:instrText>
            </w:r>
            <w:r w:rsidRPr="00CF0D18">
              <w:rPr>
                <w:rStyle w:val="Hyperlink"/>
                <w:noProof/>
              </w:rPr>
            </w:r>
            <w:r w:rsidRPr="00CF0D18">
              <w:rPr>
                <w:rStyle w:val="Hyperlink"/>
                <w:noProof/>
              </w:rPr>
              <w:fldChar w:fldCharType="separate"/>
            </w:r>
            <w:r w:rsidRPr="00CF0D18">
              <w:rPr>
                <w:rStyle w:val="Hyperlink"/>
                <w:noProof/>
              </w:rPr>
              <w:t>1.2.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</w:rPr>
              <w:tab/>
            </w:r>
            <w:r w:rsidRPr="00CF0D18">
              <w:rPr>
                <w:rStyle w:val="Hyperlink"/>
                <w:noProof/>
              </w:rPr>
              <w:t>Dựng hình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_Toc24298336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r w:rsidR="000D50D6">
            <w:rPr>
              <w:noProof/>
              <w:webHidden/>
            </w:rPr>
            <w:t>11</w:t>
          </w:r>
          <w:ins w:id="136" w:author="HIKARI" w:date="2019-11-10T17:11:00Z">
            <w:r>
              <w:rPr>
                <w:noProof/>
                <w:webHidden/>
              </w:rPr>
              <w:fldChar w:fldCharType="end"/>
            </w:r>
            <w:r w:rsidRPr="00CF0D18">
              <w:rPr>
                <w:rStyle w:val="Hyperlink"/>
                <w:noProof/>
              </w:rPr>
              <w:fldChar w:fldCharType="end"/>
            </w:r>
          </w:ins>
        </w:p>
        <w:p w14:paraId="2A387C89" w14:textId="128C75E9" w:rsidR="00B40D21" w:rsidRDefault="00B40D21">
          <w:pPr>
            <w:pStyle w:val="TOC2"/>
            <w:tabs>
              <w:tab w:val="left" w:pos="880"/>
              <w:tab w:val="right" w:leader="dot" w:pos="10024"/>
            </w:tabs>
            <w:rPr>
              <w:ins w:id="137" w:author="HIKARI" w:date="2019-11-10T17:11:00Z"/>
              <w:rFonts w:asciiTheme="minorHAnsi" w:eastAsiaTheme="minorEastAsia" w:hAnsiTheme="minorHAnsi" w:cstheme="minorBidi"/>
              <w:b w:val="0"/>
              <w:i w:val="0"/>
              <w:noProof/>
              <w:sz w:val="22"/>
              <w:szCs w:val="22"/>
            </w:rPr>
          </w:pPr>
          <w:ins w:id="138" w:author="HIKARI" w:date="2019-11-10T17:11:00Z">
            <w:r w:rsidRPr="00CF0D18">
              <w:rPr>
                <w:rStyle w:val="Hyperlink"/>
                <w:noProof/>
              </w:rPr>
              <w:fldChar w:fldCharType="begin"/>
            </w:r>
            <w:r w:rsidRPr="00CF0D18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"_Toc24298337"</w:instrText>
            </w:r>
            <w:r w:rsidRPr="00CF0D18">
              <w:rPr>
                <w:rStyle w:val="Hyperlink"/>
                <w:noProof/>
              </w:rPr>
              <w:instrText xml:space="preserve"> </w:instrText>
            </w:r>
            <w:r w:rsidRPr="00CF0D18">
              <w:rPr>
                <w:rStyle w:val="Hyperlink"/>
                <w:noProof/>
              </w:rPr>
            </w:r>
            <w:r w:rsidRPr="00CF0D18">
              <w:rPr>
                <w:rStyle w:val="Hyperlink"/>
                <w:noProof/>
              </w:rPr>
              <w:fldChar w:fldCharType="separate"/>
            </w:r>
            <w:r w:rsidRPr="00CF0D18">
              <w:rPr>
                <w:rStyle w:val="Hyperlink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b w:val="0"/>
                <w:i w:val="0"/>
                <w:noProof/>
                <w:sz w:val="22"/>
                <w:szCs w:val="22"/>
              </w:rPr>
              <w:tab/>
            </w:r>
            <w:r w:rsidRPr="00CF0D18">
              <w:rPr>
                <w:rStyle w:val="Hyperlink"/>
                <w:noProof/>
              </w:rPr>
              <w:t>Thiết kế giao diện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_Toc24298337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r w:rsidR="000D50D6">
            <w:rPr>
              <w:noProof/>
              <w:webHidden/>
            </w:rPr>
            <w:t>13</w:t>
          </w:r>
          <w:ins w:id="139" w:author="HIKARI" w:date="2019-11-10T17:11:00Z">
            <w:r>
              <w:rPr>
                <w:noProof/>
                <w:webHidden/>
              </w:rPr>
              <w:fldChar w:fldCharType="end"/>
            </w:r>
            <w:r w:rsidRPr="00CF0D18">
              <w:rPr>
                <w:rStyle w:val="Hyperlink"/>
                <w:noProof/>
              </w:rPr>
              <w:fldChar w:fldCharType="end"/>
            </w:r>
          </w:ins>
        </w:p>
        <w:p w14:paraId="540E59D4" w14:textId="18EB2BEA" w:rsidR="00B40D21" w:rsidRDefault="00B40D21">
          <w:pPr>
            <w:pStyle w:val="TOC3"/>
            <w:tabs>
              <w:tab w:val="left" w:pos="1320"/>
              <w:tab w:val="right" w:leader="dot" w:pos="10024"/>
            </w:tabs>
            <w:rPr>
              <w:ins w:id="140" w:author="HIKARI" w:date="2019-11-10T17:11:00Z"/>
              <w:rFonts w:asciiTheme="minorHAnsi" w:eastAsiaTheme="minorEastAsia" w:hAnsiTheme="minorHAnsi" w:cstheme="minorBidi"/>
              <w:b w:val="0"/>
              <w:noProof/>
              <w:sz w:val="22"/>
              <w:szCs w:val="22"/>
            </w:rPr>
          </w:pPr>
          <w:ins w:id="141" w:author="HIKARI" w:date="2019-11-10T17:11:00Z">
            <w:r w:rsidRPr="00CF0D18">
              <w:rPr>
                <w:rStyle w:val="Hyperlink"/>
                <w:noProof/>
              </w:rPr>
              <w:fldChar w:fldCharType="begin"/>
            </w:r>
            <w:r w:rsidRPr="00CF0D18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"_Toc24298338"</w:instrText>
            </w:r>
            <w:r w:rsidRPr="00CF0D18">
              <w:rPr>
                <w:rStyle w:val="Hyperlink"/>
                <w:noProof/>
              </w:rPr>
              <w:instrText xml:space="preserve"> </w:instrText>
            </w:r>
            <w:r w:rsidRPr="00CF0D18">
              <w:rPr>
                <w:rStyle w:val="Hyperlink"/>
                <w:noProof/>
              </w:rPr>
            </w:r>
            <w:r w:rsidRPr="00CF0D18">
              <w:rPr>
                <w:rStyle w:val="Hyperlink"/>
                <w:noProof/>
              </w:rPr>
              <w:fldChar w:fldCharType="separate"/>
            </w:r>
            <w:r w:rsidRPr="00CF0D18">
              <w:rPr>
                <w:rStyle w:val="Hyperlink"/>
                <w:noProof/>
              </w:rPr>
              <w:t>2.1.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</w:rPr>
              <w:tab/>
            </w:r>
            <w:r w:rsidRPr="00CF0D18">
              <w:rPr>
                <w:rStyle w:val="Hyperlink"/>
                <w:noProof/>
              </w:rPr>
              <w:t>Giao diện chương trình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_Toc24298338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r w:rsidR="000D50D6">
            <w:rPr>
              <w:noProof/>
              <w:webHidden/>
            </w:rPr>
            <w:t>13</w:t>
          </w:r>
          <w:ins w:id="142" w:author="HIKARI" w:date="2019-11-10T17:11:00Z">
            <w:r>
              <w:rPr>
                <w:noProof/>
                <w:webHidden/>
              </w:rPr>
              <w:fldChar w:fldCharType="end"/>
            </w:r>
            <w:r w:rsidRPr="00CF0D18">
              <w:rPr>
                <w:rStyle w:val="Hyperlink"/>
                <w:noProof/>
              </w:rPr>
              <w:fldChar w:fldCharType="end"/>
            </w:r>
          </w:ins>
        </w:p>
        <w:p w14:paraId="4598ED7C" w14:textId="567F8305" w:rsidR="00B40D21" w:rsidRDefault="00B40D21">
          <w:pPr>
            <w:pStyle w:val="TOC3"/>
            <w:tabs>
              <w:tab w:val="left" w:pos="1320"/>
              <w:tab w:val="right" w:leader="dot" w:pos="10024"/>
            </w:tabs>
            <w:rPr>
              <w:ins w:id="143" w:author="HIKARI" w:date="2019-11-10T17:11:00Z"/>
              <w:rFonts w:asciiTheme="minorHAnsi" w:eastAsiaTheme="minorEastAsia" w:hAnsiTheme="minorHAnsi" w:cstheme="minorBidi"/>
              <w:b w:val="0"/>
              <w:noProof/>
              <w:sz w:val="22"/>
              <w:szCs w:val="22"/>
            </w:rPr>
          </w:pPr>
          <w:ins w:id="144" w:author="HIKARI" w:date="2019-11-10T17:11:00Z">
            <w:r w:rsidRPr="00CF0D18">
              <w:rPr>
                <w:rStyle w:val="Hyperlink"/>
                <w:noProof/>
              </w:rPr>
              <w:fldChar w:fldCharType="begin"/>
            </w:r>
            <w:r w:rsidRPr="00CF0D18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"_Toc24298339"</w:instrText>
            </w:r>
            <w:r w:rsidRPr="00CF0D18">
              <w:rPr>
                <w:rStyle w:val="Hyperlink"/>
                <w:noProof/>
              </w:rPr>
              <w:instrText xml:space="preserve"> </w:instrText>
            </w:r>
            <w:r w:rsidRPr="00CF0D18">
              <w:rPr>
                <w:rStyle w:val="Hyperlink"/>
                <w:noProof/>
              </w:rPr>
            </w:r>
            <w:r w:rsidRPr="00CF0D18">
              <w:rPr>
                <w:rStyle w:val="Hyperlink"/>
                <w:noProof/>
              </w:rPr>
              <w:fldChar w:fldCharType="separate"/>
            </w:r>
            <w:r w:rsidRPr="00CF0D18">
              <w:rPr>
                <w:rStyle w:val="Hyperlink"/>
                <w:noProof/>
              </w:rPr>
              <w:t>2.2.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</w:rPr>
              <w:tab/>
            </w:r>
            <w:r w:rsidRPr="00CF0D18">
              <w:rPr>
                <w:rStyle w:val="Hyperlink"/>
                <w:noProof/>
              </w:rPr>
              <w:t>Đặc tả giao diện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_Toc24298339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r w:rsidR="000D50D6">
            <w:rPr>
              <w:noProof/>
              <w:webHidden/>
            </w:rPr>
            <w:t>13</w:t>
          </w:r>
          <w:ins w:id="145" w:author="HIKARI" w:date="2019-11-10T17:11:00Z">
            <w:r>
              <w:rPr>
                <w:noProof/>
                <w:webHidden/>
              </w:rPr>
              <w:fldChar w:fldCharType="end"/>
            </w:r>
            <w:r w:rsidRPr="00CF0D18">
              <w:rPr>
                <w:rStyle w:val="Hyperlink"/>
                <w:noProof/>
              </w:rPr>
              <w:fldChar w:fldCharType="end"/>
            </w:r>
          </w:ins>
        </w:p>
        <w:p w14:paraId="16DB953A" w14:textId="40E334B5" w:rsidR="00B40D21" w:rsidRDefault="00B40D21">
          <w:pPr>
            <w:pStyle w:val="TOC2"/>
            <w:tabs>
              <w:tab w:val="left" w:pos="880"/>
              <w:tab w:val="right" w:leader="dot" w:pos="10024"/>
            </w:tabs>
            <w:rPr>
              <w:ins w:id="146" w:author="HIKARI" w:date="2019-11-10T17:11:00Z"/>
              <w:rFonts w:asciiTheme="minorHAnsi" w:eastAsiaTheme="minorEastAsia" w:hAnsiTheme="minorHAnsi" w:cstheme="minorBidi"/>
              <w:b w:val="0"/>
              <w:i w:val="0"/>
              <w:noProof/>
              <w:sz w:val="22"/>
              <w:szCs w:val="22"/>
            </w:rPr>
          </w:pPr>
          <w:ins w:id="147" w:author="HIKARI" w:date="2019-11-10T17:11:00Z">
            <w:r w:rsidRPr="00CF0D18">
              <w:rPr>
                <w:rStyle w:val="Hyperlink"/>
                <w:noProof/>
              </w:rPr>
              <w:fldChar w:fldCharType="begin"/>
            </w:r>
            <w:r w:rsidRPr="00CF0D18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"_Toc24298340"</w:instrText>
            </w:r>
            <w:r w:rsidRPr="00CF0D18">
              <w:rPr>
                <w:rStyle w:val="Hyperlink"/>
                <w:noProof/>
              </w:rPr>
              <w:instrText xml:space="preserve"> </w:instrText>
            </w:r>
            <w:r w:rsidRPr="00CF0D18">
              <w:rPr>
                <w:rStyle w:val="Hyperlink"/>
                <w:noProof/>
              </w:rPr>
            </w:r>
            <w:r w:rsidRPr="00CF0D18">
              <w:rPr>
                <w:rStyle w:val="Hyperlink"/>
                <w:noProof/>
              </w:rPr>
              <w:fldChar w:fldCharType="separate"/>
            </w:r>
            <w:r w:rsidRPr="00CF0D18">
              <w:rPr>
                <w:rStyle w:val="Hyperlink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b w:val="0"/>
                <w:i w:val="0"/>
                <w:noProof/>
                <w:sz w:val="22"/>
                <w:szCs w:val="22"/>
              </w:rPr>
              <w:tab/>
            </w:r>
            <w:r w:rsidRPr="00CF0D18">
              <w:rPr>
                <w:rStyle w:val="Hyperlink"/>
                <w:noProof/>
              </w:rPr>
              <w:t>Thiết kế lớp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_Toc24298340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r w:rsidR="000D50D6">
            <w:rPr>
              <w:noProof/>
              <w:webHidden/>
            </w:rPr>
            <w:t>17</w:t>
          </w:r>
          <w:ins w:id="148" w:author="HIKARI" w:date="2019-11-10T17:11:00Z">
            <w:r>
              <w:rPr>
                <w:noProof/>
                <w:webHidden/>
              </w:rPr>
              <w:fldChar w:fldCharType="end"/>
            </w:r>
            <w:r w:rsidRPr="00CF0D18">
              <w:rPr>
                <w:rStyle w:val="Hyperlink"/>
                <w:noProof/>
              </w:rPr>
              <w:fldChar w:fldCharType="end"/>
            </w:r>
          </w:ins>
        </w:p>
        <w:p w14:paraId="00F88A1F" w14:textId="65B14782" w:rsidR="00B40D21" w:rsidRDefault="00B40D21">
          <w:pPr>
            <w:pStyle w:val="TOC3"/>
            <w:tabs>
              <w:tab w:val="left" w:pos="1320"/>
              <w:tab w:val="right" w:leader="dot" w:pos="10024"/>
            </w:tabs>
            <w:rPr>
              <w:ins w:id="149" w:author="HIKARI" w:date="2019-11-10T17:11:00Z"/>
              <w:rFonts w:asciiTheme="minorHAnsi" w:eastAsiaTheme="minorEastAsia" w:hAnsiTheme="minorHAnsi" w:cstheme="minorBidi"/>
              <w:b w:val="0"/>
              <w:noProof/>
              <w:sz w:val="22"/>
              <w:szCs w:val="22"/>
            </w:rPr>
          </w:pPr>
          <w:ins w:id="150" w:author="HIKARI" w:date="2019-11-10T17:11:00Z">
            <w:r w:rsidRPr="00CF0D18">
              <w:rPr>
                <w:rStyle w:val="Hyperlink"/>
                <w:noProof/>
              </w:rPr>
              <w:fldChar w:fldCharType="begin"/>
            </w:r>
            <w:r w:rsidRPr="00CF0D18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"_Toc24298341"</w:instrText>
            </w:r>
            <w:r w:rsidRPr="00CF0D18">
              <w:rPr>
                <w:rStyle w:val="Hyperlink"/>
                <w:noProof/>
              </w:rPr>
              <w:instrText xml:space="preserve"> </w:instrText>
            </w:r>
            <w:r w:rsidRPr="00CF0D18">
              <w:rPr>
                <w:rStyle w:val="Hyperlink"/>
                <w:noProof/>
              </w:rPr>
            </w:r>
            <w:r w:rsidRPr="00CF0D18">
              <w:rPr>
                <w:rStyle w:val="Hyperlink"/>
                <w:noProof/>
              </w:rPr>
              <w:fldChar w:fldCharType="separate"/>
            </w:r>
            <w:r w:rsidRPr="00CF0D18">
              <w:rPr>
                <w:rStyle w:val="Hyperlink"/>
                <w:noProof/>
              </w:rPr>
              <w:t>3.1.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</w:rPr>
              <w:tab/>
            </w:r>
            <w:r w:rsidRPr="00CF0D18">
              <w:rPr>
                <w:rStyle w:val="Hyperlink"/>
                <w:noProof/>
              </w:rPr>
              <w:t>Thiết kế lớp cho các Layer của TensorFlow Layers API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_Toc24298341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r w:rsidR="000D50D6">
            <w:rPr>
              <w:noProof/>
              <w:webHidden/>
            </w:rPr>
            <w:t>17</w:t>
          </w:r>
          <w:ins w:id="151" w:author="HIKARI" w:date="2019-11-10T17:11:00Z">
            <w:r>
              <w:rPr>
                <w:noProof/>
                <w:webHidden/>
              </w:rPr>
              <w:fldChar w:fldCharType="end"/>
            </w:r>
            <w:r w:rsidRPr="00CF0D18">
              <w:rPr>
                <w:rStyle w:val="Hyperlink"/>
                <w:noProof/>
              </w:rPr>
              <w:fldChar w:fldCharType="end"/>
            </w:r>
          </w:ins>
        </w:p>
        <w:p w14:paraId="59D775A4" w14:textId="757538EE" w:rsidR="00B40D21" w:rsidRDefault="00B40D21">
          <w:pPr>
            <w:pStyle w:val="TOC4"/>
            <w:tabs>
              <w:tab w:val="left" w:pos="1540"/>
              <w:tab w:val="right" w:leader="dot" w:pos="10024"/>
            </w:tabs>
            <w:rPr>
              <w:ins w:id="152" w:author="HIKARI" w:date="2019-11-10T17:11:00Z"/>
              <w:rFonts w:asciiTheme="minorHAnsi" w:hAnsiTheme="minorHAnsi"/>
              <w:b w:val="0"/>
              <w:noProof/>
              <w:sz w:val="22"/>
            </w:rPr>
          </w:pPr>
          <w:ins w:id="153" w:author="HIKARI" w:date="2019-11-10T17:11:00Z">
            <w:r w:rsidRPr="00CF0D18">
              <w:rPr>
                <w:rStyle w:val="Hyperlink"/>
                <w:noProof/>
              </w:rPr>
              <w:fldChar w:fldCharType="begin"/>
            </w:r>
            <w:r w:rsidRPr="00CF0D18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"_Toc24298342"</w:instrText>
            </w:r>
            <w:r w:rsidRPr="00CF0D18">
              <w:rPr>
                <w:rStyle w:val="Hyperlink"/>
                <w:noProof/>
              </w:rPr>
              <w:instrText xml:space="preserve"> </w:instrText>
            </w:r>
            <w:r w:rsidRPr="00CF0D18">
              <w:rPr>
                <w:rStyle w:val="Hyperlink"/>
                <w:noProof/>
              </w:rPr>
            </w:r>
            <w:r w:rsidRPr="00CF0D18">
              <w:rPr>
                <w:rStyle w:val="Hyperlink"/>
                <w:noProof/>
              </w:rPr>
              <w:fldChar w:fldCharType="separate"/>
            </w:r>
            <w:r w:rsidRPr="00CF0D18">
              <w:rPr>
                <w:rStyle w:val="Hyperlink"/>
                <w:noProof/>
              </w:rPr>
              <w:t>3.1.1.</w:t>
            </w:r>
            <w:r>
              <w:rPr>
                <w:rFonts w:asciiTheme="minorHAnsi" w:hAnsiTheme="minorHAnsi"/>
                <w:b w:val="0"/>
                <w:noProof/>
                <w:sz w:val="22"/>
              </w:rPr>
              <w:tab/>
            </w:r>
            <w:r w:rsidRPr="00CF0D18">
              <w:rPr>
                <w:rStyle w:val="Hyperlink"/>
                <w:noProof/>
              </w:rPr>
              <w:t>Tổng quan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_Toc24298342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r w:rsidR="000D50D6">
            <w:rPr>
              <w:noProof/>
              <w:webHidden/>
            </w:rPr>
            <w:t>17</w:t>
          </w:r>
          <w:ins w:id="154" w:author="HIKARI" w:date="2019-11-10T17:11:00Z">
            <w:r>
              <w:rPr>
                <w:noProof/>
                <w:webHidden/>
              </w:rPr>
              <w:fldChar w:fldCharType="end"/>
            </w:r>
            <w:r w:rsidRPr="00CF0D18">
              <w:rPr>
                <w:rStyle w:val="Hyperlink"/>
                <w:noProof/>
              </w:rPr>
              <w:fldChar w:fldCharType="end"/>
            </w:r>
          </w:ins>
        </w:p>
        <w:p w14:paraId="39C8FF21" w14:textId="3FE70BB6" w:rsidR="00B40D21" w:rsidRDefault="00B40D21">
          <w:pPr>
            <w:pStyle w:val="TOC4"/>
            <w:tabs>
              <w:tab w:val="left" w:pos="1540"/>
              <w:tab w:val="right" w:leader="dot" w:pos="10024"/>
            </w:tabs>
            <w:rPr>
              <w:ins w:id="155" w:author="HIKARI" w:date="2019-11-10T17:11:00Z"/>
              <w:rFonts w:asciiTheme="minorHAnsi" w:hAnsiTheme="minorHAnsi"/>
              <w:b w:val="0"/>
              <w:noProof/>
              <w:sz w:val="22"/>
            </w:rPr>
          </w:pPr>
          <w:ins w:id="156" w:author="HIKARI" w:date="2019-11-10T17:11:00Z">
            <w:r w:rsidRPr="00CF0D18">
              <w:rPr>
                <w:rStyle w:val="Hyperlink"/>
                <w:noProof/>
              </w:rPr>
              <w:fldChar w:fldCharType="begin"/>
            </w:r>
            <w:r w:rsidRPr="00CF0D18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"_Toc24298343"</w:instrText>
            </w:r>
            <w:r w:rsidRPr="00CF0D18">
              <w:rPr>
                <w:rStyle w:val="Hyperlink"/>
                <w:noProof/>
              </w:rPr>
              <w:instrText xml:space="preserve"> </w:instrText>
            </w:r>
            <w:r w:rsidRPr="00CF0D18">
              <w:rPr>
                <w:rStyle w:val="Hyperlink"/>
                <w:noProof/>
              </w:rPr>
            </w:r>
            <w:r w:rsidRPr="00CF0D18">
              <w:rPr>
                <w:rStyle w:val="Hyperlink"/>
                <w:noProof/>
              </w:rPr>
              <w:fldChar w:fldCharType="separate"/>
            </w:r>
            <w:r w:rsidRPr="00CF0D18">
              <w:rPr>
                <w:rStyle w:val="Hyperlink"/>
                <w:noProof/>
              </w:rPr>
              <w:t>3.1.2.</w:t>
            </w:r>
            <w:r>
              <w:rPr>
                <w:rFonts w:asciiTheme="minorHAnsi" w:hAnsiTheme="minorHAnsi"/>
                <w:b w:val="0"/>
                <w:noProof/>
                <w:sz w:val="22"/>
              </w:rPr>
              <w:tab/>
            </w:r>
            <w:r w:rsidRPr="00CF0D18">
              <w:rPr>
                <w:rStyle w:val="Hyperlink"/>
                <w:noProof/>
              </w:rPr>
              <w:t>Chi tiết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_Toc24298343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r w:rsidR="000D50D6">
            <w:rPr>
              <w:noProof/>
              <w:webHidden/>
            </w:rPr>
            <w:t>20</w:t>
          </w:r>
          <w:ins w:id="157" w:author="HIKARI" w:date="2019-11-10T17:11:00Z">
            <w:r>
              <w:rPr>
                <w:noProof/>
                <w:webHidden/>
              </w:rPr>
              <w:fldChar w:fldCharType="end"/>
            </w:r>
            <w:r w:rsidRPr="00CF0D18">
              <w:rPr>
                <w:rStyle w:val="Hyperlink"/>
                <w:noProof/>
              </w:rPr>
              <w:fldChar w:fldCharType="end"/>
            </w:r>
          </w:ins>
        </w:p>
        <w:p w14:paraId="6EF05F2A" w14:textId="63C57914" w:rsidR="00B40D21" w:rsidRDefault="00B40D21">
          <w:pPr>
            <w:pStyle w:val="TOC4"/>
            <w:tabs>
              <w:tab w:val="left" w:pos="1540"/>
              <w:tab w:val="right" w:leader="dot" w:pos="10024"/>
            </w:tabs>
            <w:rPr>
              <w:ins w:id="158" w:author="HIKARI" w:date="2019-11-10T17:11:00Z"/>
              <w:rFonts w:asciiTheme="minorHAnsi" w:hAnsiTheme="minorHAnsi"/>
              <w:b w:val="0"/>
              <w:noProof/>
              <w:sz w:val="22"/>
            </w:rPr>
          </w:pPr>
          <w:ins w:id="159" w:author="HIKARI" w:date="2019-11-10T17:11:00Z">
            <w:r w:rsidRPr="00CF0D18">
              <w:rPr>
                <w:rStyle w:val="Hyperlink"/>
                <w:noProof/>
              </w:rPr>
              <w:fldChar w:fldCharType="begin"/>
            </w:r>
            <w:r w:rsidRPr="00CF0D18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"_Toc24298344"</w:instrText>
            </w:r>
            <w:r w:rsidRPr="00CF0D18">
              <w:rPr>
                <w:rStyle w:val="Hyperlink"/>
                <w:noProof/>
              </w:rPr>
              <w:instrText xml:space="preserve"> </w:instrText>
            </w:r>
            <w:r w:rsidRPr="00CF0D18">
              <w:rPr>
                <w:rStyle w:val="Hyperlink"/>
                <w:noProof/>
              </w:rPr>
            </w:r>
            <w:r w:rsidRPr="00CF0D18">
              <w:rPr>
                <w:rStyle w:val="Hyperlink"/>
                <w:noProof/>
              </w:rPr>
              <w:fldChar w:fldCharType="separate"/>
            </w:r>
            <w:r w:rsidRPr="00CF0D18">
              <w:rPr>
                <w:rStyle w:val="Hyperlink"/>
                <w:noProof/>
              </w:rPr>
              <w:t>3.1.3.</w:t>
            </w:r>
            <w:r>
              <w:rPr>
                <w:rFonts w:asciiTheme="minorHAnsi" w:hAnsiTheme="minorHAnsi"/>
                <w:b w:val="0"/>
                <w:noProof/>
                <w:sz w:val="22"/>
              </w:rPr>
              <w:tab/>
            </w:r>
            <w:r w:rsidRPr="00CF0D18">
              <w:rPr>
                <w:rStyle w:val="Hyperlink"/>
                <w:noProof/>
              </w:rPr>
              <w:t>Đặc tả lớp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_Toc24298344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r w:rsidR="000D50D6">
            <w:rPr>
              <w:noProof/>
              <w:webHidden/>
            </w:rPr>
            <w:t>21</w:t>
          </w:r>
          <w:ins w:id="160" w:author="HIKARI" w:date="2019-11-10T17:11:00Z">
            <w:r>
              <w:rPr>
                <w:noProof/>
                <w:webHidden/>
              </w:rPr>
              <w:fldChar w:fldCharType="end"/>
            </w:r>
            <w:r w:rsidRPr="00CF0D18">
              <w:rPr>
                <w:rStyle w:val="Hyperlink"/>
                <w:noProof/>
              </w:rPr>
              <w:fldChar w:fldCharType="end"/>
            </w:r>
          </w:ins>
        </w:p>
        <w:p w14:paraId="167FC7B8" w14:textId="31B19040" w:rsidR="00B40D21" w:rsidRDefault="00B40D21">
          <w:pPr>
            <w:pStyle w:val="TOC4"/>
            <w:tabs>
              <w:tab w:val="left" w:pos="1540"/>
              <w:tab w:val="right" w:leader="dot" w:pos="10024"/>
            </w:tabs>
            <w:rPr>
              <w:ins w:id="161" w:author="HIKARI" w:date="2019-11-10T17:11:00Z"/>
              <w:rFonts w:asciiTheme="minorHAnsi" w:hAnsiTheme="minorHAnsi"/>
              <w:b w:val="0"/>
              <w:noProof/>
              <w:sz w:val="22"/>
            </w:rPr>
          </w:pPr>
          <w:ins w:id="162" w:author="HIKARI" w:date="2019-11-10T17:11:00Z">
            <w:r w:rsidRPr="00CF0D18">
              <w:rPr>
                <w:rStyle w:val="Hyperlink"/>
                <w:noProof/>
              </w:rPr>
              <w:fldChar w:fldCharType="begin"/>
            </w:r>
            <w:r w:rsidRPr="00CF0D18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"_Toc24298345"</w:instrText>
            </w:r>
            <w:r w:rsidRPr="00CF0D18">
              <w:rPr>
                <w:rStyle w:val="Hyperlink"/>
                <w:noProof/>
              </w:rPr>
              <w:instrText xml:space="preserve"> </w:instrText>
            </w:r>
            <w:r w:rsidRPr="00CF0D18">
              <w:rPr>
                <w:rStyle w:val="Hyperlink"/>
                <w:noProof/>
              </w:rPr>
            </w:r>
            <w:r w:rsidRPr="00CF0D18">
              <w:rPr>
                <w:rStyle w:val="Hyperlink"/>
                <w:noProof/>
              </w:rPr>
              <w:fldChar w:fldCharType="separate"/>
            </w:r>
            <w:r w:rsidRPr="00CF0D18">
              <w:rPr>
                <w:rStyle w:val="Hyperlink"/>
                <w:noProof/>
              </w:rPr>
              <w:t>3.1.4.</w:t>
            </w:r>
            <w:r>
              <w:rPr>
                <w:rFonts w:asciiTheme="minorHAnsi" w:hAnsiTheme="minorHAnsi"/>
                <w:b w:val="0"/>
                <w:noProof/>
                <w:sz w:val="22"/>
              </w:rPr>
              <w:tab/>
            </w:r>
            <w:r w:rsidRPr="00CF0D18">
              <w:rPr>
                <w:rStyle w:val="Hyperlink"/>
                <w:noProof/>
              </w:rPr>
              <w:t>Đặc tả các phương thức trong lớp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_Toc24298345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r w:rsidR="000D50D6">
            <w:rPr>
              <w:noProof/>
              <w:webHidden/>
            </w:rPr>
            <w:t>22</w:t>
          </w:r>
          <w:ins w:id="163" w:author="HIKARI" w:date="2019-11-10T17:11:00Z">
            <w:r>
              <w:rPr>
                <w:noProof/>
                <w:webHidden/>
              </w:rPr>
              <w:fldChar w:fldCharType="end"/>
            </w:r>
            <w:r w:rsidRPr="00CF0D18">
              <w:rPr>
                <w:rStyle w:val="Hyperlink"/>
                <w:noProof/>
              </w:rPr>
              <w:fldChar w:fldCharType="end"/>
            </w:r>
          </w:ins>
        </w:p>
        <w:p w14:paraId="3F1DA241" w14:textId="4EB52F32" w:rsidR="00B40D21" w:rsidRDefault="00B40D21">
          <w:pPr>
            <w:pStyle w:val="TOC3"/>
            <w:tabs>
              <w:tab w:val="left" w:pos="1320"/>
              <w:tab w:val="right" w:leader="dot" w:pos="10024"/>
            </w:tabs>
            <w:rPr>
              <w:ins w:id="164" w:author="HIKARI" w:date="2019-11-10T17:11:00Z"/>
              <w:rFonts w:asciiTheme="minorHAnsi" w:eastAsiaTheme="minorEastAsia" w:hAnsiTheme="minorHAnsi" w:cstheme="minorBidi"/>
              <w:b w:val="0"/>
              <w:noProof/>
              <w:sz w:val="22"/>
              <w:szCs w:val="22"/>
            </w:rPr>
          </w:pPr>
          <w:ins w:id="165" w:author="HIKARI" w:date="2019-11-10T17:11:00Z">
            <w:r w:rsidRPr="00CF0D18">
              <w:rPr>
                <w:rStyle w:val="Hyperlink"/>
                <w:noProof/>
              </w:rPr>
              <w:fldChar w:fldCharType="begin"/>
            </w:r>
            <w:r w:rsidRPr="00CF0D18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"_Toc24298347"</w:instrText>
            </w:r>
            <w:r w:rsidRPr="00CF0D18">
              <w:rPr>
                <w:rStyle w:val="Hyperlink"/>
                <w:noProof/>
              </w:rPr>
              <w:instrText xml:space="preserve"> </w:instrText>
            </w:r>
            <w:r w:rsidRPr="00CF0D18">
              <w:rPr>
                <w:rStyle w:val="Hyperlink"/>
                <w:noProof/>
              </w:rPr>
            </w:r>
            <w:r w:rsidRPr="00CF0D18">
              <w:rPr>
                <w:rStyle w:val="Hyperlink"/>
                <w:noProof/>
              </w:rPr>
              <w:fldChar w:fldCharType="separate"/>
            </w:r>
            <w:r w:rsidRPr="00CF0D18">
              <w:rPr>
                <w:rStyle w:val="Hyperlink"/>
                <w:noProof/>
              </w:rPr>
              <w:t>3.2.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</w:rPr>
              <w:tab/>
            </w:r>
            <w:r w:rsidRPr="00CF0D18">
              <w:rPr>
                <w:rStyle w:val="Hyperlink"/>
                <w:noProof/>
              </w:rPr>
              <w:t>Thiết kế lớp chức năng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_Toc24298347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r w:rsidR="000D50D6">
            <w:rPr>
              <w:noProof/>
              <w:webHidden/>
            </w:rPr>
            <w:t>23</w:t>
          </w:r>
          <w:ins w:id="166" w:author="HIKARI" w:date="2019-11-10T17:11:00Z">
            <w:r>
              <w:rPr>
                <w:noProof/>
                <w:webHidden/>
              </w:rPr>
              <w:fldChar w:fldCharType="end"/>
            </w:r>
            <w:r w:rsidRPr="00CF0D18">
              <w:rPr>
                <w:rStyle w:val="Hyperlink"/>
                <w:noProof/>
              </w:rPr>
              <w:fldChar w:fldCharType="end"/>
            </w:r>
          </w:ins>
        </w:p>
        <w:p w14:paraId="6EE66B3B" w14:textId="196720AA" w:rsidR="00B40D21" w:rsidRDefault="00B40D21">
          <w:pPr>
            <w:pStyle w:val="TOC4"/>
            <w:tabs>
              <w:tab w:val="left" w:pos="1540"/>
              <w:tab w:val="right" w:leader="dot" w:pos="10024"/>
            </w:tabs>
            <w:rPr>
              <w:ins w:id="167" w:author="HIKARI" w:date="2019-11-10T17:11:00Z"/>
              <w:rFonts w:asciiTheme="minorHAnsi" w:hAnsiTheme="minorHAnsi"/>
              <w:b w:val="0"/>
              <w:noProof/>
              <w:sz w:val="22"/>
            </w:rPr>
          </w:pPr>
          <w:ins w:id="168" w:author="HIKARI" w:date="2019-11-10T17:11:00Z">
            <w:r w:rsidRPr="00CF0D18">
              <w:rPr>
                <w:rStyle w:val="Hyperlink"/>
                <w:noProof/>
              </w:rPr>
              <w:fldChar w:fldCharType="begin"/>
            </w:r>
            <w:r w:rsidRPr="00CF0D18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"_Toc24298348"</w:instrText>
            </w:r>
            <w:r w:rsidRPr="00CF0D18">
              <w:rPr>
                <w:rStyle w:val="Hyperlink"/>
                <w:noProof/>
              </w:rPr>
              <w:instrText xml:space="preserve"> </w:instrText>
            </w:r>
            <w:r w:rsidRPr="00CF0D18">
              <w:rPr>
                <w:rStyle w:val="Hyperlink"/>
                <w:noProof/>
              </w:rPr>
            </w:r>
            <w:r w:rsidRPr="00CF0D18">
              <w:rPr>
                <w:rStyle w:val="Hyperlink"/>
                <w:noProof/>
              </w:rPr>
              <w:fldChar w:fldCharType="separate"/>
            </w:r>
            <w:r w:rsidRPr="00CF0D18">
              <w:rPr>
                <w:rStyle w:val="Hyperlink"/>
                <w:noProof/>
              </w:rPr>
              <w:t>3.2.1.</w:t>
            </w:r>
            <w:r>
              <w:rPr>
                <w:rFonts w:asciiTheme="minorHAnsi" w:hAnsiTheme="minorHAnsi"/>
                <w:b w:val="0"/>
                <w:noProof/>
                <w:sz w:val="22"/>
              </w:rPr>
              <w:tab/>
            </w:r>
            <w:r w:rsidRPr="00CF0D18">
              <w:rPr>
                <w:rStyle w:val="Hyperlink"/>
                <w:noProof/>
              </w:rPr>
              <w:t>Tổng quan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_Toc24298348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r w:rsidR="000D50D6">
            <w:rPr>
              <w:noProof/>
              <w:webHidden/>
            </w:rPr>
            <w:t>23</w:t>
          </w:r>
          <w:ins w:id="169" w:author="HIKARI" w:date="2019-11-10T17:11:00Z">
            <w:r>
              <w:rPr>
                <w:noProof/>
                <w:webHidden/>
              </w:rPr>
              <w:fldChar w:fldCharType="end"/>
            </w:r>
            <w:r w:rsidRPr="00CF0D18">
              <w:rPr>
                <w:rStyle w:val="Hyperlink"/>
                <w:noProof/>
              </w:rPr>
              <w:fldChar w:fldCharType="end"/>
            </w:r>
          </w:ins>
        </w:p>
        <w:p w14:paraId="18ACAB8D" w14:textId="198D4DB3" w:rsidR="00B40D21" w:rsidRDefault="00B40D21">
          <w:pPr>
            <w:pStyle w:val="TOC4"/>
            <w:tabs>
              <w:tab w:val="left" w:pos="1540"/>
              <w:tab w:val="right" w:leader="dot" w:pos="10024"/>
            </w:tabs>
            <w:rPr>
              <w:ins w:id="170" w:author="HIKARI" w:date="2019-11-10T17:11:00Z"/>
              <w:rFonts w:asciiTheme="minorHAnsi" w:hAnsiTheme="minorHAnsi"/>
              <w:b w:val="0"/>
              <w:noProof/>
              <w:sz w:val="22"/>
            </w:rPr>
          </w:pPr>
          <w:ins w:id="171" w:author="HIKARI" w:date="2019-11-10T17:11:00Z">
            <w:r w:rsidRPr="00CF0D18">
              <w:rPr>
                <w:rStyle w:val="Hyperlink"/>
                <w:noProof/>
              </w:rPr>
              <w:fldChar w:fldCharType="begin"/>
            </w:r>
            <w:r w:rsidRPr="00CF0D18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"_Toc24298349"</w:instrText>
            </w:r>
            <w:r w:rsidRPr="00CF0D18">
              <w:rPr>
                <w:rStyle w:val="Hyperlink"/>
                <w:noProof/>
              </w:rPr>
              <w:instrText xml:space="preserve"> </w:instrText>
            </w:r>
            <w:r w:rsidRPr="00CF0D18">
              <w:rPr>
                <w:rStyle w:val="Hyperlink"/>
                <w:noProof/>
              </w:rPr>
            </w:r>
            <w:r w:rsidRPr="00CF0D18">
              <w:rPr>
                <w:rStyle w:val="Hyperlink"/>
                <w:noProof/>
              </w:rPr>
              <w:fldChar w:fldCharType="separate"/>
            </w:r>
            <w:r w:rsidRPr="00CF0D18">
              <w:rPr>
                <w:rStyle w:val="Hyperlink"/>
                <w:noProof/>
              </w:rPr>
              <w:t>3.2.2.</w:t>
            </w:r>
            <w:r>
              <w:rPr>
                <w:rFonts w:asciiTheme="minorHAnsi" w:hAnsiTheme="minorHAnsi"/>
                <w:b w:val="0"/>
                <w:noProof/>
                <w:sz w:val="22"/>
              </w:rPr>
              <w:tab/>
            </w:r>
            <w:r w:rsidRPr="00CF0D18">
              <w:rPr>
                <w:rStyle w:val="Hyperlink"/>
                <w:noProof/>
              </w:rPr>
              <w:t>Đặc tả lớp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_Toc24298349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r w:rsidR="000D50D6">
            <w:rPr>
              <w:noProof/>
              <w:webHidden/>
            </w:rPr>
            <w:t>24</w:t>
          </w:r>
          <w:ins w:id="172" w:author="HIKARI" w:date="2019-11-10T17:11:00Z">
            <w:r>
              <w:rPr>
                <w:noProof/>
                <w:webHidden/>
              </w:rPr>
              <w:fldChar w:fldCharType="end"/>
            </w:r>
            <w:r w:rsidRPr="00CF0D18">
              <w:rPr>
                <w:rStyle w:val="Hyperlink"/>
                <w:noProof/>
              </w:rPr>
              <w:fldChar w:fldCharType="end"/>
            </w:r>
          </w:ins>
        </w:p>
        <w:p w14:paraId="333DF01A" w14:textId="2F7CF7BF" w:rsidR="00B40D21" w:rsidRDefault="00B40D21">
          <w:pPr>
            <w:pStyle w:val="TOC4"/>
            <w:tabs>
              <w:tab w:val="left" w:pos="1540"/>
              <w:tab w:val="right" w:leader="dot" w:pos="10024"/>
            </w:tabs>
            <w:rPr>
              <w:ins w:id="173" w:author="HIKARI" w:date="2019-11-10T17:11:00Z"/>
              <w:rFonts w:asciiTheme="minorHAnsi" w:hAnsiTheme="minorHAnsi"/>
              <w:b w:val="0"/>
              <w:noProof/>
              <w:sz w:val="22"/>
            </w:rPr>
          </w:pPr>
          <w:ins w:id="174" w:author="HIKARI" w:date="2019-11-10T17:11:00Z">
            <w:r w:rsidRPr="00CF0D18">
              <w:rPr>
                <w:rStyle w:val="Hyperlink"/>
                <w:noProof/>
              </w:rPr>
              <w:fldChar w:fldCharType="begin"/>
            </w:r>
            <w:r w:rsidRPr="00CF0D18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"_Toc24298350"</w:instrText>
            </w:r>
            <w:r w:rsidRPr="00CF0D18">
              <w:rPr>
                <w:rStyle w:val="Hyperlink"/>
                <w:noProof/>
              </w:rPr>
              <w:instrText xml:space="preserve"> </w:instrText>
            </w:r>
            <w:r w:rsidRPr="00CF0D18">
              <w:rPr>
                <w:rStyle w:val="Hyperlink"/>
                <w:noProof/>
              </w:rPr>
            </w:r>
            <w:r w:rsidRPr="00CF0D18">
              <w:rPr>
                <w:rStyle w:val="Hyperlink"/>
                <w:noProof/>
              </w:rPr>
              <w:fldChar w:fldCharType="separate"/>
            </w:r>
            <w:r w:rsidRPr="00CF0D18">
              <w:rPr>
                <w:rStyle w:val="Hyperlink"/>
                <w:noProof/>
              </w:rPr>
              <w:t>3.2.3.</w:t>
            </w:r>
            <w:r>
              <w:rPr>
                <w:rFonts w:asciiTheme="minorHAnsi" w:hAnsiTheme="minorHAnsi"/>
                <w:b w:val="0"/>
                <w:noProof/>
                <w:sz w:val="22"/>
              </w:rPr>
              <w:tab/>
            </w:r>
            <w:r w:rsidRPr="00CF0D18">
              <w:rPr>
                <w:rStyle w:val="Hyperlink"/>
                <w:noProof/>
              </w:rPr>
              <w:t>Đặc tả các phương thức trong lớp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_Toc24298350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r w:rsidR="000D50D6">
            <w:rPr>
              <w:noProof/>
              <w:webHidden/>
            </w:rPr>
            <w:t>24</w:t>
          </w:r>
          <w:ins w:id="175" w:author="HIKARI" w:date="2019-11-10T17:11:00Z">
            <w:r>
              <w:rPr>
                <w:noProof/>
                <w:webHidden/>
              </w:rPr>
              <w:fldChar w:fldCharType="end"/>
            </w:r>
            <w:r w:rsidRPr="00CF0D18">
              <w:rPr>
                <w:rStyle w:val="Hyperlink"/>
                <w:noProof/>
              </w:rPr>
              <w:fldChar w:fldCharType="end"/>
            </w:r>
          </w:ins>
        </w:p>
        <w:p w14:paraId="6A30F1E8" w14:textId="73761F2F" w:rsidR="00B40D21" w:rsidRDefault="00B40D21">
          <w:pPr>
            <w:pStyle w:val="TOC1"/>
            <w:rPr>
              <w:ins w:id="176" w:author="HIKARI" w:date="2019-11-10T17:11:00Z"/>
              <w:rFonts w:asciiTheme="minorHAnsi" w:eastAsiaTheme="minorEastAsia" w:hAnsiTheme="minorHAnsi" w:cstheme="minorBidi"/>
              <w:b w:val="0"/>
              <w:i w:val="0"/>
              <w:iCs w:val="0"/>
              <w:sz w:val="22"/>
              <w:szCs w:val="22"/>
            </w:rPr>
          </w:pPr>
          <w:ins w:id="177" w:author="HIKARI" w:date="2019-11-10T17:11:00Z">
            <w:r w:rsidRPr="00CF0D18">
              <w:rPr>
                <w:rStyle w:val="Hyperlink"/>
              </w:rPr>
              <w:fldChar w:fldCharType="begin"/>
            </w:r>
            <w:r w:rsidRPr="00CF0D18">
              <w:rPr>
                <w:rStyle w:val="Hyperlink"/>
              </w:rPr>
              <w:instrText xml:space="preserve"> </w:instrText>
            </w:r>
            <w:r>
              <w:instrText>HYPERLINK \l "_Toc24298351"</w:instrText>
            </w:r>
            <w:r w:rsidRPr="00CF0D18">
              <w:rPr>
                <w:rStyle w:val="Hyperlink"/>
              </w:rPr>
              <w:instrText xml:space="preserve"> </w:instrText>
            </w:r>
            <w:r w:rsidRPr="00CF0D18">
              <w:rPr>
                <w:rStyle w:val="Hyperlink"/>
              </w:rPr>
            </w:r>
            <w:r w:rsidRPr="00CF0D18">
              <w:rPr>
                <w:rStyle w:val="Hyperlink"/>
              </w:rPr>
              <w:fldChar w:fldCharType="separate"/>
            </w:r>
            <w:r w:rsidRPr="00CF0D18">
              <w:rPr>
                <w:rStyle w:val="Hyperlink"/>
              </w:rPr>
              <w:t>Chương 4: Cài đặt và kiểm thử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_Toc24298351 \h </w:instrText>
            </w:r>
            <w:r>
              <w:rPr>
                <w:webHidden/>
              </w:rPr>
            </w:r>
          </w:ins>
          <w:r>
            <w:rPr>
              <w:webHidden/>
            </w:rPr>
            <w:fldChar w:fldCharType="separate"/>
          </w:r>
          <w:r w:rsidR="000D50D6">
            <w:rPr>
              <w:webHidden/>
            </w:rPr>
            <w:t>29</w:t>
          </w:r>
          <w:ins w:id="178" w:author="HIKARI" w:date="2019-11-10T17:11:00Z">
            <w:r>
              <w:rPr>
                <w:webHidden/>
              </w:rPr>
              <w:fldChar w:fldCharType="end"/>
            </w:r>
            <w:r w:rsidRPr="00CF0D18">
              <w:rPr>
                <w:rStyle w:val="Hyperlink"/>
              </w:rPr>
              <w:fldChar w:fldCharType="end"/>
            </w:r>
          </w:ins>
        </w:p>
        <w:p w14:paraId="72BD30AA" w14:textId="648F5A68" w:rsidR="00B40D21" w:rsidRDefault="00B40D21">
          <w:pPr>
            <w:pStyle w:val="TOC1"/>
            <w:rPr>
              <w:ins w:id="179" w:author="HIKARI" w:date="2019-11-10T17:11:00Z"/>
              <w:rFonts w:asciiTheme="minorHAnsi" w:eastAsiaTheme="minorEastAsia" w:hAnsiTheme="minorHAnsi" w:cstheme="minorBidi"/>
              <w:b w:val="0"/>
              <w:i w:val="0"/>
              <w:iCs w:val="0"/>
              <w:sz w:val="22"/>
              <w:szCs w:val="22"/>
            </w:rPr>
          </w:pPr>
          <w:ins w:id="180" w:author="HIKARI" w:date="2019-11-10T17:11:00Z">
            <w:r w:rsidRPr="00CF0D18">
              <w:rPr>
                <w:rStyle w:val="Hyperlink"/>
              </w:rPr>
              <w:fldChar w:fldCharType="begin"/>
            </w:r>
            <w:r w:rsidRPr="00CF0D18">
              <w:rPr>
                <w:rStyle w:val="Hyperlink"/>
              </w:rPr>
              <w:instrText xml:space="preserve"> </w:instrText>
            </w:r>
            <w:r>
              <w:instrText>HYPERLINK \l "_Toc24298352"</w:instrText>
            </w:r>
            <w:r w:rsidRPr="00CF0D18">
              <w:rPr>
                <w:rStyle w:val="Hyperlink"/>
              </w:rPr>
              <w:instrText xml:space="preserve"> </w:instrText>
            </w:r>
            <w:r w:rsidRPr="00CF0D18">
              <w:rPr>
                <w:rStyle w:val="Hyperlink"/>
              </w:rPr>
            </w:r>
            <w:r w:rsidRPr="00CF0D18">
              <w:rPr>
                <w:rStyle w:val="Hyperlink"/>
              </w:rPr>
              <w:fldChar w:fldCharType="separate"/>
            </w:r>
            <w:r w:rsidRPr="00CF0D18">
              <w:rPr>
                <w:rStyle w:val="Hyperlink"/>
              </w:rPr>
              <w:t>Chương 5: Kết luận và hướng phát triển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_Toc24298352 \h </w:instrText>
            </w:r>
            <w:r>
              <w:rPr>
                <w:webHidden/>
              </w:rPr>
            </w:r>
          </w:ins>
          <w:r>
            <w:rPr>
              <w:webHidden/>
            </w:rPr>
            <w:fldChar w:fldCharType="separate"/>
          </w:r>
          <w:r w:rsidR="000D50D6">
            <w:rPr>
              <w:webHidden/>
            </w:rPr>
            <w:t>33</w:t>
          </w:r>
          <w:ins w:id="181" w:author="HIKARI" w:date="2019-11-10T17:11:00Z">
            <w:r>
              <w:rPr>
                <w:webHidden/>
              </w:rPr>
              <w:fldChar w:fldCharType="end"/>
            </w:r>
            <w:r w:rsidRPr="00CF0D18">
              <w:rPr>
                <w:rStyle w:val="Hyperlink"/>
              </w:rPr>
              <w:fldChar w:fldCharType="end"/>
            </w:r>
          </w:ins>
        </w:p>
        <w:p w14:paraId="5F00CC5D" w14:textId="22988163" w:rsidR="00B40D21" w:rsidRDefault="00B40D21">
          <w:pPr>
            <w:pStyle w:val="TOC2"/>
            <w:tabs>
              <w:tab w:val="left" w:pos="880"/>
              <w:tab w:val="right" w:leader="dot" w:pos="10024"/>
            </w:tabs>
            <w:rPr>
              <w:ins w:id="182" w:author="HIKARI" w:date="2019-11-10T17:11:00Z"/>
              <w:rFonts w:asciiTheme="minorHAnsi" w:eastAsiaTheme="minorEastAsia" w:hAnsiTheme="minorHAnsi" w:cstheme="minorBidi"/>
              <w:b w:val="0"/>
              <w:i w:val="0"/>
              <w:noProof/>
              <w:sz w:val="22"/>
              <w:szCs w:val="22"/>
            </w:rPr>
          </w:pPr>
          <w:ins w:id="183" w:author="HIKARI" w:date="2019-11-10T17:11:00Z">
            <w:r w:rsidRPr="00CF0D18">
              <w:rPr>
                <w:rStyle w:val="Hyperlink"/>
                <w:noProof/>
              </w:rPr>
              <w:fldChar w:fldCharType="begin"/>
            </w:r>
            <w:r w:rsidRPr="00CF0D18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"_Toc24298353"</w:instrText>
            </w:r>
            <w:r w:rsidRPr="00CF0D18">
              <w:rPr>
                <w:rStyle w:val="Hyperlink"/>
                <w:noProof/>
              </w:rPr>
              <w:instrText xml:space="preserve"> </w:instrText>
            </w:r>
            <w:r w:rsidRPr="00CF0D18">
              <w:rPr>
                <w:rStyle w:val="Hyperlink"/>
                <w:noProof/>
              </w:rPr>
            </w:r>
            <w:r w:rsidRPr="00CF0D18">
              <w:rPr>
                <w:rStyle w:val="Hyperlink"/>
                <w:noProof/>
              </w:rPr>
              <w:fldChar w:fldCharType="separate"/>
            </w:r>
            <w:r w:rsidRPr="00CF0D18">
              <w:rPr>
                <w:rStyle w:val="Hyperlink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b w:val="0"/>
                <w:i w:val="0"/>
                <w:noProof/>
                <w:sz w:val="22"/>
                <w:szCs w:val="22"/>
              </w:rPr>
              <w:tab/>
            </w:r>
            <w:r w:rsidRPr="00CF0D18">
              <w:rPr>
                <w:rStyle w:val="Hyperlink"/>
                <w:noProof/>
              </w:rPr>
              <w:t>Kết luận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_Toc24298353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r w:rsidR="000D50D6">
            <w:rPr>
              <w:noProof/>
              <w:webHidden/>
            </w:rPr>
            <w:t>33</w:t>
          </w:r>
          <w:ins w:id="184" w:author="HIKARI" w:date="2019-11-10T17:11:00Z">
            <w:r>
              <w:rPr>
                <w:noProof/>
                <w:webHidden/>
              </w:rPr>
              <w:fldChar w:fldCharType="end"/>
            </w:r>
            <w:r w:rsidRPr="00CF0D18">
              <w:rPr>
                <w:rStyle w:val="Hyperlink"/>
                <w:noProof/>
              </w:rPr>
              <w:fldChar w:fldCharType="end"/>
            </w:r>
          </w:ins>
        </w:p>
        <w:p w14:paraId="3CACE720" w14:textId="0A2CB1B3" w:rsidR="00B40D21" w:rsidRDefault="00B40D21">
          <w:pPr>
            <w:pStyle w:val="TOC2"/>
            <w:tabs>
              <w:tab w:val="left" w:pos="880"/>
              <w:tab w:val="right" w:leader="dot" w:pos="10024"/>
            </w:tabs>
            <w:rPr>
              <w:ins w:id="185" w:author="HIKARI" w:date="2019-11-10T17:11:00Z"/>
              <w:rFonts w:asciiTheme="minorHAnsi" w:eastAsiaTheme="minorEastAsia" w:hAnsiTheme="minorHAnsi" w:cstheme="minorBidi"/>
              <w:b w:val="0"/>
              <w:i w:val="0"/>
              <w:noProof/>
              <w:sz w:val="22"/>
              <w:szCs w:val="22"/>
            </w:rPr>
          </w:pPr>
          <w:ins w:id="186" w:author="HIKARI" w:date="2019-11-10T17:11:00Z">
            <w:r w:rsidRPr="00CF0D18">
              <w:rPr>
                <w:rStyle w:val="Hyperlink"/>
                <w:noProof/>
              </w:rPr>
              <w:fldChar w:fldCharType="begin"/>
            </w:r>
            <w:r w:rsidRPr="00CF0D18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"_Toc24298354"</w:instrText>
            </w:r>
            <w:r w:rsidRPr="00CF0D18">
              <w:rPr>
                <w:rStyle w:val="Hyperlink"/>
                <w:noProof/>
              </w:rPr>
              <w:instrText xml:space="preserve"> </w:instrText>
            </w:r>
            <w:r w:rsidRPr="00CF0D18">
              <w:rPr>
                <w:rStyle w:val="Hyperlink"/>
                <w:noProof/>
              </w:rPr>
            </w:r>
            <w:r w:rsidRPr="00CF0D18">
              <w:rPr>
                <w:rStyle w:val="Hyperlink"/>
                <w:noProof/>
              </w:rPr>
              <w:fldChar w:fldCharType="separate"/>
            </w:r>
            <w:r w:rsidRPr="00CF0D18">
              <w:rPr>
                <w:rStyle w:val="Hyperlink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b w:val="0"/>
                <w:i w:val="0"/>
                <w:noProof/>
                <w:sz w:val="22"/>
                <w:szCs w:val="22"/>
              </w:rPr>
              <w:tab/>
            </w:r>
            <w:r w:rsidRPr="00CF0D18">
              <w:rPr>
                <w:rStyle w:val="Hyperlink"/>
                <w:noProof/>
              </w:rPr>
              <w:t>Hướng phát triển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_Toc24298354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r w:rsidR="000D50D6">
            <w:rPr>
              <w:noProof/>
              <w:webHidden/>
            </w:rPr>
            <w:t>34</w:t>
          </w:r>
          <w:ins w:id="187" w:author="HIKARI" w:date="2019-11-10T17:11:00Z">
            <w:r>
              <w:rPr>
                <w:noProof/>
                <w:webHidden/>
              </w:rPr>
              <w:fldChar w:fldCharType="end"/>
            </w:r>
            <w:r w:rsidRPr="00CF0D18">
              <w:rPr>
                <w:rStyle w:val="Hyperlink"/>
                <w:noProof/>
              </w:rPr>
              <w:fldChar w:fldCharType="end"/>
            </w:r>
          </w:ins>
        </w:p>
        <w:p w14:paraId="502B7A36" w14:textId="63C74F24" w:rsidR="00B40D21" w:rsidRDefault="00B40D21">
          <w:pPr>
            <w:pStyle w:val="TOC1"/>
            <w:rPr>
              <w:ins w:id="188" w:author="HIKARI" w:date="2019-11-10T17:11:00Z"/>
              <w:rFonts w:asciiTheme="minorHAnsi" w:eastAsiaTheme="minorEastAsia" w:hAnsiTheme="minorHAnsi" w:cstheme="minorBidi"/>
              <w:b w:val="0"/>
              <w:i w:val="0"/>
              <w:iCs w:val="0"/>
              <w:sz w:val="22"/>
              <w:szCs w:val="22"/>
            </w:rPr>
          </w:pPr>
          <w:ins w:id="189" w:author="HIKARI" w:date="2019-11-10T17:11:00Z">
            <w:r w:rsidRPr="00CF0D18">
              <w:rPr>
                <w:rStyle w:val="Hyperlink"/>
              </w:rPr>
              <w:fldChar w:fldCharType="begin"/>
            </w:r>
            <w:r w:rsidRPr="00CF0D18">
              <w:rPr>
                <w:rStyle w:val="Hyperlink"/>
              </w:rPr>
              <w:instrText xml:space="preserve"> </w:instrText>
            </w:r>
            <w:r>
              <w:instrText>HYPERLINK \l "_Toc24298355"</w:instrText>
            </w:r>
            <w:r w:rsidRPr="00CF0D18">
              <w:rPr>
                <w:rStyle w:val="Hyperlink"/>
              </w:rPr>
              <w:instrText xml:space="preserve"> </w:instrText>
            </w:r>
            <w:r w:rsidRPr="00CF0D18">
              <w:rPr>
                <w:rStyle w:val="Hyperlink"/>
              </w:rPr>
            </w:r>
            <w:r w:rsidRPr="00CF0D18">
              <w:rPr>
                <w:rStyle w:val="Hyperlink"/>
              </w:rPr>
              <w:fldChar w:fldCharType="separate"/>
            </w:r>
            <w:r w:rsidRPr="00CF0D18">
              <w:rPr>
                <w:rStyle w:val="Hyperlink"/>
              </w:rPr>
              <w:t>Tài liệu tham khảo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_Toc24298355 \h </w:instrText>
            </w:r>
            <w:r>
              <w:rPr>
                <w:webHidden/>
              </w:rPr>
            </w:r>
          </w:ins>
          <w:r>
            <w:rPr>
              <w:webHidden/>
            </w:rPr>
            <w:fldChar w:fldCharType="separate"/>
          </w:r>
          <w:r w:rsidR="000D50D6">
            <w:rPr>
              <w:webHidden/>
            </w:rPr>
            <w:t>34</w:t>
          </w:r>
          <w:ins w:id="190" w:author="HIKARI" w:date="2019-11-10T17:11:00Z">
            <w:r>
              <w:rPr>
                <w:webHidden/>
              </w:rPr>
              <w:fldChar w:fldCharType="end"/>
            </w:r>
            <w:r w:rsidRPr="00CF0D18">
              <w:rPr>
                <w:rStyle w:val="Hyperlink"/>
              </w:rPr>
              <w:fldChar w:fldCharType="end"/>
            </w:r>
          </w:ins>
        </w:p>
        <w:p w14:paraId="4240317A" w14:textId="2EFC3D50" w:rsidR="008019A6" w:rsidDel="00D2561B" w:rsidRDefault="008019A6">
          <w:pPr>
            <w:pStyle w:val="TOC1"/>
            <w:rPr>
              <w:del w:id="191" w:author="HIKARI" w:date="2019-11-08T21:25:00Z"/>
              <w:rFonts w:asciiTheme="minorHAnsi" w:eastAsiaTheme="minorEastAsia" w:hAnsiTheme="minorHAnsi" w:cstheme="minorBidi"/>
              <w:b w:val="0"/>
              <w:i w:val="0"/>
              <w:iCs w:val="0"/>
              <w:sz w:val="22"/>
              <w:szCs w:val="22"/>
            </w:rPr>
          </w:pPr>
          <w:del w:id="192" w:author="HIKARI" w:date="2019-11-08T21:25:00Z">
            <w:r w:rsidRPr="00D2561B" w:rsidDel="00D2561B">
              <w:rPr>
                <w:rPrChange w:id="193" w:author="HIKARI" w:date="2019-11-08T21:25:00Z">
                  <w:rPr>
                    <w:rStyle w:val="Hyperlink"/>
                    <w:i w:val="0"/>
                    <w:iCs w:val="0"/>
                  </w:rPr>
                </w:rPrChange>
              </w:rPr>
              <w:delText>Danh mục các hình</w:delText>
            </w:r>
            <w:r w:rsidDel="00D2561B">
              <w:rPr>
                <w:webHidden/>
              </w:rPr>
              <w:tab/>
              <w:delText>1</w:delText>
            </w:r>
          </w:del>
        </w:p>
        <w:p w14:paraId="33B6E7D1" w14:textId="3613366E" w:rsidR="008019A6" w:rsidDel="00D2561B" w:rsidRDefault="008019A6">
          <w:pPr>
            <w:pStyle w:val="TOC1"/>
            <w:rPr>
              <w:del w:id="194" w:author="HIKARI" w:date="2019-11-08T21:25:00Z"/>
              <w:rFonts w:asciiTheme="minorHAnsi" w:eastAsiaTheme="minorEastAsia" w:hAnsiTheme="minorHAnsi" w:cstheme="minorBidi"/>
              <w:b w:val="0"/>
              <w:i w:val="0"/>
              <w:iCs w:val="0"/>
              <w:sz w:val="22"/>
              <w:szCs w:val="22"/>
            </w:rPr>
          </w:pPr>
          <w:del w:id="195" w:author="HIKARI" w:date="2019-11-08T21:25:00Z">
            <w:r w:rsidRPr="00D2561B" w:rsidDel="00D2561B">
              <w:rPr>
                <w:rPrChange w:id="196" w:author="HIKARI" w:date="2019-11-08T21:25:00Z">
                  <w:rPr>
                    <w:rStyle w:val="Hyperlink"/>
                    <w:i w:val="0"/>
                    <w:iCs w:val="0"/>
                  </w:rPr>
                </w:rPrChange>
              </w:rPr>
              <w:delText>Danh mục các bảng</w:delText>
            </w:r>
            <w:r w:rsidDel="00D2561B">
              <w:rPr>
                <w:webHidden/>
              </w:rPr>
              <w:tab/>
              <w:delText>2</w:delText>
            </w:r>
          </w:del>
        </w:p>
        <w:p w14:paraId="0AE8163E" w14:textId="5EC8A439" w:rsidR="008019A6" w:rsidDel="00D2561B" w:rsidRDefault="008019A6">
          <w:pPr>
            <w:pStyle w:val="TOC1"/>
            <w:rPr>
              <w:del w:id="197" w:author="HIKARI" w:date="2019-11-08T21:25:00Z"/>
              <w:rFonts w:asciiTheme="minorHAnsi" w:eastAsiaTheme="minorEastAsia" w:hAnsiTheme="minorHAnsi" w:cstheme="minorBidi"/>
              <w:b w:val="0"/>
              <w:i w:val="0"/>
              <w:iCs w:val="0"/>
              <w:sz w:val="22"/>
              <w:szCs w:val="22"/>
            </w:rPr>
          </w:pPr>
          <w:del w:id="198" w:author="HIKARI" w:date="2019-11-08T21:25:00Z">
            <w:r w:rsidRPr="00D2561B" w:rsidDel="00D2561B">
              <w:rPr>
                <w:rPrChange w:id="199" w:author="HIKARI" w:date="2019-11-08T21:25:00Z">
                  <w:rPr>
                    <w:rStyle w:val="Hyperlink"/>
                    <w:i w:val="0"/>
                    <w:iCs w:val="0"/>
                  </w:rPr>
                </w:rPrChange>
              </w:rPr>
              <w:delText>Chương 1: Tổng quan chương trình</w:delText>
            </w:r>
            <w:r w:rsidDel="00D2561B">
              <w:rPr>
                <w:webHidden/>
              </w:rPr>
              <w:tab/>
              <w:delText>3</w:delText>
            </w:r>
          </w:del>
        </w:p>
        <w:p w14:paraId="04AA0FC9" w14:textId="212F44DB" w:rsidR="008019A6" w:rsidDel="00D2561B" w:rsidRDefault="008019A6">
          <w:pPr>
            <w:pStyle w:val="TOC2"/>
            <w:tabs>
              <w:tab w:val="left" w:pos="880"/>
              <w:tab w:val="right" w:leader="dot" w:pos="10024"/>
            </w:tabs>
            <w:rPr>
              <w:del w:id="200" w:author="HIKARI" w:date="2019-11-08T21:25:00Z"/>
              <w:rFonts w:asciiTheme="minorHAnsi" w:eastAsiaTheme="minorEastAsia" w:hAnsiTheme="minorHAnsi" w:cstheme="minorBidi"/>
              <w:b w:val="0"/>
              <w:i w:val="0"/>
              <w:noProof/>
              <w:sz w:val="22"/>
              <w:szCs w:val="22"/>
            </w:rPr>
          </w:pPr>
          <w:del w:id="201" w:author="HIKARI" w:date="2019-11-08T21:25:00Z">
            <w:r w:rsidRPr="00D2561B" w:rsidDel="00D2561B">
              <w:rPr>
                <w:noProof/>
                <w:rPrChange w:id="202" w:author="HIKARI" w:date="2019-11-08T21:25:00Z">
                  <w:rPr>
                    <w:rStyle w:val="Hyperlink"/>
                    <w:i w:val="0"/>
                    <w:iCs/>
                    <w:noProof/>
                  </w:rPr>
                </w:rPrChange>
              </w:rPr>
              <w:delText>1.</w:delText>
            </w:r>
            <w:r w:rsidDel="00D2561B">
              <w:rPr>
                <w:rFonts w:asciiTheme="minorHAnsi" w:eastAsiaTheme="minorEastAsia" w:hAnsiTheme="minorHAnsi" w:cstheme="minorBidi"/>
                <w:b w:val="0"/>
                <w:i w:val="0"/>
                <w:noProof/>
                <w:sz w:val="22"/>
                <w:szCs w:val="22"/>
              </w:rPr>
              <w:tab/>
            </w:r>
            <w:r w:rsidRPr="00D2561B" w:rsidDel="00D2561B">
              <w:rPr>
                <w:noProof/>
                <w:rPrChange w:id="203" w:author="HIKARI" w:date="2019-11-08T21:25:00Z">
                  <w:rPr>
                    <w:rStyle w:val="Hyperlink"/>
                    <w:i w:val="0"/>
                    <w:iCs/>
                    <w:noProof/>
                  </w:rPr>
                </w:rPrChange>
              </w:rPr>
              <w:delText>Giới thiệu chung</w:delText>
            </w:r>
            <w:r w:rsidDel="00D2561B">
              <w:rPr>
                <w:noProof/>
                <w:webHidden/>
              </w:rPr>
              <w:tab/>
              <w:delText>3</w:delText>
            </w:r>
          </w:del>
        </w:p>
        <w:p w14:paraId="0B2C3B89" w14:textId="7BF459FC" w:rsidR="008019A6" w:rsidDel="00D2561B" w:rsidRDefault="008019A6">
          <w:pPr>
            <w:pStyle w:val="TOC2"/>
            <w:tabs>
              <w:tab w:val="left" w:pos="1100"/>
              <w:tab w:val="right" w:leader="dot" w:pos="10024"/>
            </w:tabs>
            <w:rPr>
              <w:del w:id="204" w:author="HIKARI" w:date="2019-11-08T21:25:00Z"/>
              <w:rFonts w:asciiTheme="minorHAnsi" w:eastAsiaTheme="minorEastAsia" w:hAnsiTheme="minorHAnsi" w:cstheme="minorBidi"/>
              <w:b w:val="0"/>
              <w:i w:val="0"/>
              <w:noProof/>
              <w:sz w:val="22"/>
              <w:szCs w:val="22"/>
            </w:rPr>
          </w:pPr>
          <w:del w:id="205" w:author="HIKARI" w:date="2019-11-08T21:25:00Z">
            <w:r w:rsidRPr="00D2561B" w:rsidDel="00D2561B">
              <w:rPr>
                <w:noProof/>
                <w:rPrChange w:id="206" w:author="HIKARI" w:date="2019-11-08T21:25:00Z">
                  <w:rPr>
                    <w:rStyle w:val="Hyperlink"/>
                    <w:i w:val="0"/>
                    <w:noProof/>
                  </w:rPr>
                </w:rPrChange>
              </w:rPr>
              <w:delText>1.1.</w:delText>
            </w:r>
            <w:r w:rsidDel="00D2561B">
              <w:rPr>
                <w:rFonts w:asciiTheme="minorHAnsi" w:eastAsiaTheme="minorEastAsia" w:hAnsiTheme="minorHAnsi" w:cstheme="minorBidi"/>
                <w:b w:val="0"/>
                <w:i w:val="0"/>
                <w:noProof/>
                <w:sz w:val="22"/>
                <w:szCs w:val="22"/>
              </w:rPr>
              <w:tab/>
            </w:r>
            <w:r w:rsidRPr="00D2561B" w:rsidDel="00D2561B">
              <w:rPr>
                <w:noProof/>
                <w:rPrChange w:id="207" w:author="HIKARI" w:date="2019-11-08T21:25:00Z">
                  <w:rPr>
                    <w:rStyle w:val="Hyperlink"/>
                    <w:i w:val="0"/>
                    <w:noProof/>
                  </w:rPr>
                </w:rPrChange>
              </w:rPr>
              <w:delText>Về đồ án phần mềm vẽ Diagram TensorFlow</w:delText>
            </w:r>
            <w:r w:rsidDel="00D2561B">
              <w:rPr>
                <w:noProof/>
                <w:webHidden/>
              </w:rPr>
              <w:tab/>
              <w:delText>3</w:delText>
            </w:r>
          </w:del>
        </w:p>
        <w:p w14:paraId="3AF49C02" w14:textId="1345D057" w:rsidR="008019A6" w:rsidDel="00D2561B" w:rsidRDefault="008019A6">
          <w:pPr>
            <w:pStyle w:val="TOC2"/>
            <w:tabs>
              <w:tab w:val="left" w:pos="1320"/>
              <w:tab w:val="right" w:leader="dot" w:pos="10024"/>
            </w:tabs>
            <w:rPr>
              <w:del w:id="208" w:author="HIKARI" w:date="2019-11-08T21:25:00Z"/>
              <w:rFonts w:asciiTheme="minorHAnsi" w:eastAsiaTheme="minorEastAsia" w:hAnsiTheme="minorHAnsi" w:cstheme="minorBidi"/>
              <w:b w:val="0"/>
              <w:i w:val="0"/>
              <w:noProof/>
              <w:sz w:val="22"/>
              <w:szCs w:val="22"/>
            </w:rPr>
          </w:pPr>
          <w:del w:id="209" w:author="HIKARI" w:date="2019-11-08T21:25:00Z">
            <w:r w:rsidRPr="00D2561B" w:rsidDel="00D2561B">
              <w:rPr>
                <w:noProof/>
                <w:rPrChange w:id="210" w:author="HIKARI" w:date="2019-11-08T21:25:00Z">
                  <w:rPr>
                    <w:rStyle w:val="Hyperlink"/>
                    <w:i w:val="0"/>
                    <w:noProof/>
                  </w:rPr>
                </w:rPrChange>
              </w:rPr>
              <w:delText>1.1.1.</w:delText>
            </w:r>
            <w:r w:rsidDel="00D2561B">
              <w:rPr>
                <w:rFonts w:asciiTheme="minorHAnsi" w:eastAsiaTheme="minorEastAsia" w:hAnsiTheme="minorHAnsi" w:cstheme="minorBidi"/>
                <w:b w:val="0"/>
                <w:i w:val="0"/>
                <w:noProof/>
                <w:sz w:val="22"/>
                <w:szCs w:val="22"/>
              </w:rPr>
              <w:tab/>
            </w:r>
            <w:r w:rsidRPr="00D2561B" w:rsidDel="00D2561B">
              <w:rPr>
                <w:noProof/>
                <w:rPrChange w:id="211" w:author="HIKARI" w:date="2019-11-08T21:25:00Z">
                  <w:rPr>
                    <w:rStyle w:val="Hyperlink"/>
                    <w:i w:val="0"/>
                    <w:noProof/>
                  </w:rPr>
                </w:rPrChange>
              </w:rPr>
              <w:delText>Yêu cầu đồ án</w:delText>
            </w:r>
            <w:r w:rsidDel="00D2561B">
              <w:rPr>
                <w:noProof/>
                <w:webHidden/>
              </w:rPr>
              <w:tab/>
              <w:delText>3</w:delText>
            </w:r>
          </w:del>
        </w:p>
        <w:p w14:paraId="5511DD21" w14:textId="0AE1C58F" w:rsidR="008019A6" w:rsidDel="00D2561B" w:rsidRDefault="008019A6">
          <w:pPr>
            <w:pStyle w:val="TOC2"/>
            <w:tabs>
              <w:tab w:val="left" w:pos="1320"/>
              <w:tab w:val="right" w:leader="dot" w:pos="10024"/>
            </w:tabs>
            <w:rPr>
              <w:del w:id="212" w:author="HIKARI" w:date="2019-11-08T21:25:00Z"/>
              <w:rFonts w:asciiTheme="minorHAnsi" w:eastAsiaTheme="minorEastAsia" w:hAnsiTheme="minorHAnsi" w:cstheme="minorBidi"/>
              <w:b w:val="0"/>
              <w:i w:val="0"/>
              <w:noProof/>
              <w:sz w:val="22"/>
              <w:szCs w:val="22"/>
            </w:rPr>
          </w:pPr>
          <w:del w:id="213" w:author="HIKARI" w:date="2019-11-08T21:25:00Z">
            <w:r w:rsidRPr="00D2561B" w:rsidDel="00D2561B">
              <w:rPr>
                <w:noProof/>
                <w:rPrChange w:id="214" w:author="HIKARI" w:date="2019-11-08T21:25:00Z">
                  <w:rPr>
                    <w:rStyle w:val="Hyperlink"/>
                    <w:i w:val="0"/>
                    <w:noProof/>
                  </w:rPr>
                </w:rPrChange>
              </w:rPr>
              <w:delText>1.1.2.</w:delText>
            </w:r>
            <w:r w:rsidDel="00D2561B">
              <w:rPr>
                <w:rFonts w:asciiTheme="minorHAnsi" w:eastAsiaTheme="minorEastAsia" w:hAnsiTheme="minorHAnsi" w:cstheme="minorBidi"/>
                <w:b w:val="0"/>
                <w:i w:val="0"/>
                <w:noProof/>
                <w:sz w:val="22"/>
                <w:szCs w:val="22"/>
              </w:rPr>
              <w:tab/>
            </w:r>
            <w:r w:rsidRPr="00D2561B" w:rsidDel="00D2561B">
              <w:rPr>
                <w:noProof/>
                <w:rPrChange w:id="215" w:author="HIKARI" w:date="2019-11-08T21:25:00Z">
                  <w:rPr>
                    <w:rStyle w:val="Hyperlink"/>
                    <w:i w:val="0"/>
                    <w:noProof/>
                  </w:rPr>
                </w:rPrChange>
              </w:rPr>
              <w:delText>Phân tích đồ án</w:delText>
            </w:r>
            <w:r w:rsidDel="00D2561B">
              <w:rPr>
                <w:noProof/>
                <w:webHidden/>
              </w:rPr>
              <w:tab/>
              <w:delText>3</w:delText>
            </w:r>
          </w:del>
        </w:p>
        <w:p w14:paraId="295D241D" w14:textId="159F42BC" w:rsidR="008019A6" w:rsidDel="00D2561B" w:rsidRDefault="008019A6">
          <w:pPr>
            <w:pStyle w:val="TOC2"/>
            <w:tabs>
              <w:tab w:val="left" w:pos="1320"/>
              <w:tab w:val="right" w:leader="dot" w:pos="10024"/>
            </w:tabs>
            <w:rPr>
              <w:del w:id="216" w:author="HIKARI" w:date="2019-11-08T21:25:00Z"/>
              <w:rFonts w:asciiTheme="minorHAnsi" w:eastAsiaTheme="minorEastAsia" w:hAnsiTheme="minorHAnsi" w:cstheme="minorBidi"/>
              <w:b w:val="0"/>
              <w:i w:val="0"/>
              <w:noProof/>
              <w:sz w:val="22"/>
              <w:szCs w:val="22"/>
            </w:rPr>
          </w:pPr>
          <w:del w:id="217" w:author="HIKARI" w:date="2019-11-08T21:25:00Z">
            <w:r w:rsidRPr="00D2561B" w:rsidDel="00D2561B">
              <w:rPr>
                <w:noProof/>
                <w:rPrChange w:id="218" w:author="HIKARI" w:date="2019-11-08T21:25:00Z">
                  <w:rPr>
                    <w:rStyle w:val="Hyperlink"/>
                    <w:i w:val="0"/>
                    <w:noProof/>
                  </w:rPr>
                </w:rPrChange>
              </w:rPr>
              <w:delText>1.1.3.</w:delText>
            </w:r>
            <w:r w:rsidDel="00D2561B">
              <w:rPr>
                <w:rFonts w:asciiTheme="minorHAnsi" w:eastAsiaTheme="minorEastAsia" w:hAnsiTheme="minorHAnsi" w:cstheme="minorBidi"/>
                <w:b w:val="0"/>
                <w:i w:val="0"/>
                <w:noProof/>
                <w:sz w:val="22"/>
                <w:szCs w:val="22"/>
              </w:rPr>
              <w:tab/>
            </w:r>
            <w:r w:rsidRPr="00D2561B" w:rsidDel="00D2561B">
              <w:rPr>
                <w:noProof/>
                <w:rPrChange w:id="219" w:author="HIKARI" w:date="2019-11-08T21:25:00Z">
                  <w:rPr>
                    <w:rStyle w:val="Hyperlink"/>
                    <w:i w:val="0"/>
                    <w:noProof/>
                  </w:rPr>
                </w:rPrChange>
              </w:rPr>
              <w:delText>Phương hướng thực hiện</w:delText>
            </w:r>
            <w:r w:rsidDel="00D2561B">
              <w:rPr>
                <w:noProof/>
                <w:webHidden/>
              </w:rPr>
              <w:tab/>
              <w:delText>3</w:delText>
            </w:r>
          </w:del>
        </w:p>
        <w:p w14:paraId="753F404D" w14:textId="6FA1C403" w:rsidR="008019A6" w:rsidDel="00D2561B" w:rsidRDefault="008019A6">
          <w:pPr>
            <w:pStyle w:val="TOC3"/>
            <w:tabs>
              <w:tab w:val="left" w:pos="1320"/>
              <w:tab w:val="right" w:leader="dot" w:pos="10024"/>
            </w:tabs>
            <w:rPr>
              <w:del w:id="220" w:author="HIKARI" w:date="2019-11-08T21:25:00Z"/>
              <w:rFonts w:asciiTheme="minorHAnsi" w:eastAsiaTheme="minorEastAsia" w:hAnsiTheme="minorHAnsi" w:cstheme="minorBidi"/>
              <w:b w:val="0"/>
              <w:noProof/>
              <w:sz w:val="22"/>
              <w:szCs w:val="22"/>
            </w:rPr>
          </w:pPr>
          <w:del w:id="221" w:author="HIKARI" w:date="2019-11-08T21:25:00Z">
            <w:r w:rsidRPr="00D2561B" w:rsidDel="00D2561B">
              <w:rPr>
                <w:noProof/>
                <w:rPrChange w:id="222" w:author="HIKARI" w:date="2019-11-08T21:25:00Z">
                  <w:rPr>
                    <w:rStyle w:val="Hyperlink"/>
                    <w:iCs/>
                    <w:noProof/>
                  </w:rPr>
                </w:rPrChange>
              </w:rPr>
              <w:delText>1.2.</w:delText>
            </w:r>
            <w:r w:rsidDel="00D2561B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</w:rPr>
              <w:tab/>
            </w:r>
            <w:r w:rsidRPr="00D2561B" w:rsidDel="00D2561B">
              <w:rPr>
                <w:noProof/>
                <w:rPrChange w:id="223" w:author="HIKARI" w:date="2019-11-08T21:25:00Z">
                  <w:rPr>
                    <w:rStyle w:val="Hyperlink"/>
                    <w:iCs/>
                    <w:noProof/>
                  </w:rPr>
                </w:rPrChange>
              </w:rPr>
              <w:delText>Machine Learning, Tensorflow và Layers API</w:delText>
            </w:r>
            <w:r w:rsidDel="00D2561B">
              <w:rPr>
                <w:noProof/>
                <w:webHidden/>
              </w:rPr>
              <w:tab/>
              <w:delText>3</w:delText>
            </w:r>
          </w:del>
        </w:p>
        <w:p w14:paraId="1692CD06" w14:textId="0474C8EC" w:rsidR="008019A6" w:rsidDel="00D2561B" w:rsidRDefault="008019A6">
          <w:pPr>
            <w:pStyle w:val="TOC4"/>
            <w:tabs>
              <w:tab w:val="left" w:pos="1540"/>
              <w:tab w:val="right" w:leader="dot" w:pos="10024"/>
            </w:tabs>
            <w:rPr>
              <w:del w:id="224" w:author="HIKARI" w:date="2019-11-08T21:25:00Z"/>
              <w:rFonts w:asciiTheme="minorHAnsi" w:hAnsiTheme="minorHAnsi"/>
              <w:b w:val="0"/>
              <w:noProof/>
              <w:sz w:val="22"/>
            </w:rPr>
          </w:pPr>
          <w:del w:id="225" w:author="HIKARI" w:date="2019-11-08T21:25:00Z">
            <w:r w:rsidRPr="00D2561B" w:rsidDel="00D2561B">
              <w:rPr>
                <w:noProof/>
                <w:rPrChange w:id="226" w:author="HIKARI" w:date="2019-11-08T21:25:00Z">
                  <w:rPr>
                    <w:rStyle w:val="Hyperlink"/>
                    <w:noProof/>
                  </w:rPr>
                </w:rPrChange>
              </w:rPr>
              <w:delText>1.2.1.</w:delText>
            </w:r>
            <w:r w:rsidDel="00D2561B">
              <w:rPr>
                <w:rFonts w:asciiTheme="minorHAnsi" w:hAnsiTheme="minorHAnsi"/>
                <w:b w:val="0"/>
                <w:noProof/>
                <w:sz w:val="22"/>
              </w:rPr>
              <w:tab/>
            </w:r>
            <w:r w:rsidRPr="00D2561B" w:rsidDel="00D2561B">
              <w:rPr>
                <w:noProof/>
                <w:rPrChange w:id="227" w:author="HIKARI" w:date="2019-11-08T21:25:00Z">
                  <w:rPr>
                    <w:rStyle w:val="Hyperlink"/>
                    <w:noProof/>
                  </w:rPr>
                </w:rPrChange>
              </w:rPr>
              <w:delText>Lí thuyết Machine Learning cơ bản</w:delText>
            </w:r>
            <w:r w:rsidDel="00D2561B">
              <w:rPr>
                <w:noProof/>
                <w:webHidden/>
              </w:rPr>
              <w:tab/>
              <w:delText>3</w:delText>
            </w:r>
          </w:del>
        </w:p>
        <w:p w14:paraId="18D02D2F" w14:textId="19AAA72C" w:rsidR="008019A6" w:rsidDel="00D2561B" w:rsidRDefault="008019A6">
          <w:pPr>
            <w:pStyle w:val="TOC4"/>
            <w:tabs>
              <w:tab w:val="left" w:pos="1540"/>
              <w:tab w:val="right" w:leader="dot" w:pos="10024"/>
            </w:tabs>
            <w:rPr>
              <w:del w:id="228" w:author="HIKARI" w:date="2019-11-08T21:25:00Z"/>
              <w:rFonts w:asciiTheme="minorHAnsi" w:hAnsiTheme="minorHAnsi"/>
              <w:b w:val="0"/>
              <w:noProof/>
              <w:sz w:val="22"/>
            </w:rPr>
          </w:pPr>
          <w:del w:id="229" w:author="HIKARI" w:date="2019-11-08T21:25:00Z">
            <w:r w:rsidRPr="00D2561B" w:rsidDel="00D2561B">
              <w:rPr>
                <w:noProof/>
                <w:rPrChange w:id="230" w:author="HIKARI" w:date="2019-11-08T21:25:00Z">
                  <w:rPr>
                    <w:rStyle w:val="Hyperlink"/>
                    <w:noProof/>
                  </w:rPr>
                </w:rPrChange>
              </w:rPr>
              <w:delText>1.2.2.</w:delText>
            </w:r>
            <w:r w:rsidDel="00D2561B">
              <w:rPr>
                <w:rFonts w:asciiTheme="minorHAnsi" w:hAnsiTheme="minorHAnsi"/>
                <w:b w:val="0"/>
                <w:noProof/>
                <w:sz w:val="22"/>
              </w:rPr>
              <w:tab/>
            </w:r>
            <w:r w:rsidRPr="00D2561B" w:rsidDel="00D2561B">
              <w:rPr>
                <w:noProof/>
                <w:rPrChange w:id="231" w:author="HIKARI" w:date="2019-11-08T21:25:00Z">
                  <w:rPr>
                    <w:rStyle w:val="Hyperlink"/>
                    <w:noProof/>
                  </w:rPr>
                </w:rPrChange>
              </w:rPr>
              <w:delText>Thư viện ML Tensorflow</w:delText>
            </w:r>
            <w:r w:rsidDel="00D2561B">
              <w:rPr>
                <w:noProof/>
                <w:webHidden/>
              </w:rPr>
              <w:tab/>
              <w:delText>3</w:delText>
            </w:r>
          </w:del>
        </w:p>
        <w:p w14:paraId="05621AED" w14:textId="20BA885A" w:rsidR="008019A6" w:rsidDel="00D2561B" w:rsidRDefault="008019A6">
          <w:pPr>
            <w:pStyle w:val="TOC4"/>
            <w:tabs>
              <w:tab w:val="left" w:pos="1540"/>
              <w:tab w:val="right" w:leader="dot" w:pos="10024"/>
            </w:tabs>
            <w:rPr>
              <w:del w:id="232" w:author="HIKARI" w:date="2019-11-08T21:25:00Z"/>
              <w:rFonts w:asciiTheme="minorHAnsi" w:hAnsiTheme="minorHAnsi"/>
              <w:b w:val="0"/>
              <w:noProof/>
              <w:sz w:val="22"/>
            </w:rPr>
          </w:pPr>
          <w:del w:id="233" w:author="HIKARI" w:date="2019-11-08T21:25:00Z">
            <w:r w:rsidRPr="00D2561B" w:rsidDel="00D2561B">
              <w:rPr>
                <w:noProof/>
                <w:rPrChange w:id="234" w:author="HIKARI" w:date="2019-11-08T21:25:00Z">
                  <w:rPr>
                    <w:rStyle w:val="Hyperlink"/>
                    <w:noProof/>
                  </w:rPr>
                </w:rPrChange>
              </w:rPr>
              <w:delText>1.2.3.</w:delText>
            </w:r>
            <w:r w:rsidDel="00D2561B">
              <w:rPr>
                <w:rFonts w:asciiTheme="minorHAnsi" w:hAnsiTheme="minorHAnsi"/>
                <w:b w:val="0"/>
                <w:noProof/>
                <w:sz w:val="22"/>
              </w:rPr>
              <w:tab/>
            </w:r>
            <w:r w:rsidRPr="00D2561B" w:rsidDel="00D2561B">
              <w:rPr>
                <w:noProof/>
                <w:rPrChange w:id="235" w:author="HIKARI" w:date="2019-11-08T21:25:00Z">
                  <w:rPr>
                    <w:rStyle w:val="Hyperlink"/>
                    <w:noProof/>
                  </w:rPr>
                </w:rPrChange>
              </w:rPr>
              <w:delText>Layers API của TensorFlow</w:delText>
            </w:r>
            <w:r w:rsidDel="00D2561B">
              <w:rPr>
                <w:noProof/>
                <w:webHidden/>
              </w:rPr>
              <w:tab/>
              <w:delText>4</w:delText>
            </w:r>
          </w:del>
        </w:p>
        <w:p w14:paraId="1FAFA814" w14:textId="18C4E349" w:rsidR="008019A6" w:rsidDel="00D2561B" w:rsidRDefault="008019A6">
          <w:pPr>
            <w:pStyle w:val="TOC5"/>
            <w:tabs>
              <w:tab w:val="left" w:pos="1880"/>
              <w:tab w:val="right" w:leader="dot" w:pos="10024"/>
            </w:tabs>
            <w:rPr>
              <w:del w:id="236" w:author="HIKARI" w:date="2019-11-08T21:25:00Z"/>
              <w:rFonts w:asciiTheme="minorHAnsi" w:hAnsiTheme="minorHAnsi"/>
              <w:i w:val="0"/>
              <w:noProof/>
              <w:sz w:val="22"/>
            </w:rPr>
          </w:pPr>
          <w:del w:id="237" w:author="HIKARI" w:date="2019-11-08T21:25:00Z">
            <w:r w:rsidRPr="00D2561B" w:rsidDel="00D2561B">
              <w:rPr>
                <w:noProof/>
                <w:rPrChange w:id="238" w:author="HIKARI" w:date="2019-11-08T21:25:00Z">
                  <w:rPr>
                    <w:rStyle w:val="Hyperlink"/>
                    <w:b/>
                    <w:bCs/>
                    <w:i w:val="0"/>
                    <w:iCs/>
                    <w:noProof/>
                  </w:rPr>
                </w:rPrChange>
              </w:rPr>
              <w:delText>1.2.3.1.</w:delText>
            </w:r>
            <w:r w:rsidDel="00D2561B">
              <w:rPr>
                <w:rFonts w:asciiTheme="minorHAnsi" w:hAnsiTheme="minorHAnsi"/>
                <w:i w:val="0"/>
                <w:noProof/>
                <w:sz w:val="22"/>
              </w:rPr>
              <w:tab/>
            </w:r>
            <w:r w:rsidRPr="00D2561B" w:rsidDel="00D2561B">
              <w:rPr>
                <w:noProof/>
                <w:rPrChange w:id="239" w:author="HIKARI" w:date="2019-11-08T21:25:00Z">
                  <w:rPr>
                    <w:rStyle w:val="Hyperlink"/>
                    <w:b/>
                    <w:bCs/>
                    <w:i w:val="0"/>
                    <w:iCs/>
                    <w:noProof/>
                  </w:rPr>
                </w:rPrChange>
              </w:rPr>
              <w:delText>Artificial Neural network (ANN)</w:delText>
            </w:r>
            <w:r w:rsidDel="00D2561B">
              <w:rPr>
                <w:noProof/>
                <w:webHidden/>
              </w:rPr>
              <w:tab/>
              <w:delText>4</w:delText>
            </w:r>
          </w:del>
        </w:p>
        <w:p w14:paraId="30CFC0A9" w14:textId="7852D43E" w:rsidR="008019A6" w:rsidDel="00D2561B" w:rsidRDefault="008019A6">
          <w:pPr>
            <w:pStyle w:val="TOC5"/>
            <w:tabs>
              <w:tab w:val="left" w:pos="1880"/>
              <w:tab w:val="right" w:leader="dot" w:pos="10024"/>
            </w:tabs>
            <w:rPr>
              <w:del w:id="240" w:author="HIKARI" w:date="2019-11-08T21:25:00Z"/>
              <w:rFonts w:asciiTheme="minorHAnsi" w:hAnsiTheme="minorHAnsi"/>
              <w:i w:val="0"/>
              <w:noProof/>
              <w:sz w:val="22"/>
            </w:rPr>
          </w:pPr>
          <w:del w:id="241" w:author="HIKARI" w:date="2019-11-08T21:25:00Z">
            <w:r w:rsidRPr="00D2561B" w:rsidDel="00D2561B">
              <w:rPr>
                <w:noProof/>
                <w:rPrChange w:id="242" w:author="HIKARI" w:date="2019-11-08T21:25:00Z">
                  <w:rPr>
                    <w:rStyle w:val="Hyperlink"/>
                    <w:b/>
                    <w:bCs/>
                    <w:i w:val="0"/>
                    <w:iCs/>
                    <w:noProof/>
                  </w:rPr>
                </w:rPrChange>
              </w:rPr>
              <w:delText>1.2.3.2.</w:delText>
            </w:r>
            <w:r w:rsidDel="00D2561B">
              <w:rPr>
                <w:rFonts w:asciiTheme="minorHAnsi" w:hAnsiTheme="minorHAnsi"/>
                <w:i w:val="0"/>
                <w:noProof/>
                <w:sz w:val="22"/>
              </w:rPr>
              <w:tab/>
            </w:r>
            <w:r w:rsidRPr="00D2561B" w:rsidDel="00D2561B">
              <w:rPr>
                <w:noProof/>
                <w:rPrChange w:id="243" w:author="HIKARI" w:date="2019-11-08T21:25:00Z">
                  <w:rPr>
                    <w:rStyle w:val="Hyperlink"/>
                    <w:b/>
                    <w:bCs/>
                    <w:i w:val="0"/>
                    <w:iCs/>
                    <w:noProof/>
                  </w:rPr>
                </w:rPrChange>
              </w:rPr>
              <w:delText>Layers API</w:delText>
            </w:r>
            <w:r w:rsidDel="00D2561B">
              <w:rPr>
                <w:noProof/>
                <w:webHidden/>
              </w:rPr>
              <w:tab/>
              <w:delText>5</w:delText>
            </w:r>
          </w:del>
        </w:p>
        <w:p w14:paraId="2D1EF27B" w14:textId="714A662C" w:rsidR="008019A6" w:rsidDel="00D2561B" w:rsidRDefault="008019A6">
          <w:pPr>
            <w:pStyle w:val="TOC2"/>
            <w:tabs>
              <w:tab w:val="left" w:pos="880"/>
              <w:tab w:val="right" w:leader="dot" w:pos="10024"/>
            </w:tabs>
            <w:rPr>
              <w:del w:id="244" w:author="HIKARI" w:date="2019-11-08T21:25:00Z"/>
              <w:rFonts w:asciiTheme="minorHAnsi" w:eastAsiaTheme="minorEastAsia" w:hAnsiTheme="minorHAnsi" w:cstheme="minorBidi"/>
              <w:b w:val="0"/>
              <w:i w:val="0"/>
              <w:noProof/>
              <w:sz w:val="22"/>
              <w:szCs w:val="22"/>
            </w:rPr>
          </w:pPr>
          <w:del w:id="245" w:author="HIKARI" w:date="2019-11-08T21:25:00Z">
            <w:r w:rsidRPr="00D2561B" w:rsidDel="00D2561B">
              <w:rPr>
                <w:noProof/>
                <w:rPrChange w:id="246" w:author="HIKARI" w:date="2019-11-08T21:25:00Z">
                  <w:rPr>
                    <w:rStyle w:val="Hyperlink"/>
                    <w:i w:val="0"/>
                    <w:iCs/>
                    <w:noProof/>
                  </w:rPr>
                </w:rPrChange>
              </w:rPr>
              <w:delText>2.</w:delText>
            </w:r>
            <w:r w:rsidDel="00D2561B">
              <w:rPr>
                <w:rFonts w:asciiTheme="minorHAnsi" w:eastAsiaTheme="minorEastAsia" w:hAnsiTheme="minorHAnsi" w:cstheme="minorBidi"/>
                <w:b w:val="0"/>
                <w:i w:val="0"/>
                <w:noProof/>
                <w:sz w:val="22"/>
                <w:szCs w:val="22"/>
              </w:rPr>
              <w:tab/>
            </w:r>
            <w:r w:rsidRPr="00D2561B" w:rsidDel="00D2561B">
              <w:rPr>
                <w:noProof/>
                <w:rPrChange w:id="247" w:author="HIKARI" w:date="2019-11-08T21:25:00Z">
                  <w:rPr>
                    <w:rStyle w:val="Hyperlink"/>
                    <w:i w:val="0"/>
                    <w:iCs/>
                    <w:noProof/>
                  </w:rPr>
                </w:rPrChange>
              </w:rPr>
              <w:delText>Đặc tả phần mềm TensorGram</w:delText>
            </w:r>
            <w:r w:rsidDel="00D2561B">
              <w:rPr>
                <w:noProof/>
                <w:webHidden/>
              </w:rPr>
              <w:tab/>
              <w:delText>5</w:delText>
            </w:r>
          </w:del>
        </w:p>
        <w:p w14:paraId="17491F6B" w14:textId="14FB4C8F" w:rsidR="008019A6" w:rsidDel="00D2561B" w:rsidRDefault="008019A6">
          <w:pPr>
            <w:pStyle w:val="TOC3"/>
            <w:tabs>
              <w:tab w:val="left" w:pos="1320"/>
              <w:tab w:val="right" w:leader="dot" w:pos="10024"/>
            </w:tabs>
            <w:rPr>
              <w:del w:id="248" w:author="HIKARI" w:date="2019-11-08T21:25:00Z"/>
              <w:rFonts w:asciiTheme="minorHAnsi" w:eastAsiaTheme="minorEastAsia" w:hAnsiTheme="minorHAnsi" w:cstheme="minorBidi"/>
              <w:b w:val="0"/>
              <w:noProof/>
              <w:sz w:val="22"/>
              <w:szCs w:val="22"/>
            </w:rPr>
          </w:pPr>
          <w:del w:id="249" w:author="HIKARI" w:date="2019-11-08T21:25:00Z">
            <w:r w:rsidRPr="00D2561B" w:rsidDel="00D2561B">
              <w:rPr>
                <w:noProof/>
                <w:rPrChange w:id="250" w:author="HIKARI" w:date="2019-11-08T21:25:00Z">
                  <w:rPr>
                    <w:rStyle w:val="Hyperlink"/>
                    <w:noProof/>
                  </w:rPr>
                </w:rPrChange>
              </w:rPr>
              <w:delText>2.1.</w:delText>
            </w:r>
            <w:r w:rsidDel="00D2561B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</w:rPr>
              <w:tab/>
            </w:r>
            <w:r w:rsidRPr="00D2561B" w:rsidDel="00D2561B">
              <w:rPr>
                <w:noProof/>
                <w:rPrChange w:id="251" w:author="HIKARI" w:date="2019-11-08T21:25:00Z">
                  <w:rPr>
                    <w:rStyle w:val="Hyperlink"/>
                    <w:noProof/>
                  </w:rPr>
                </w:rPrChange>
              </w:rPr>
              <w:delText>Phần mềm TensorGram</w:delText>
            </w:r>
            <w:r w:rsidDel="00D2561B">
              <w:rPr>
                <w:noProof/>
                <w:webHidden/>
              </w:rPr>
              <w:tab/>
              <w:delText>5</w:delText>
            </w:r>
          </w:del>
        </w:p>
        <w:p w14:paraId="6B471154" w14:textId="152E18DD" w:rsidR="008019A6" w:rsidDel="00D2561B" w:rsidRDefault="008019A6">
          <w:pPr>
            <w:pStyle w:val="TOC4"/>
            <w:tabs>
              <w:tab w:val="left" w:pos="1540"/>
              <w:tab w:val="right" w:leader="dot" w:pos="10024"/>
            </w:tabs>
            <w:rPr>
              <w:del w:id="252" w:author="HIKARI" w:date="2019-11-08T21:25:00Z"/>
              <w:rFonts w:asciiTheme="minorHAnsi" w:hAnsiTheme="minorHAnsi"/>
              <w:b w:val="0"/>
              <w:noProof/>
              <w:sz w:val="22"/>
            </w:rPr>
          </w:pPr>
          <w:del w:id="253" w:author="HIKARI" w:date="2019-11-08T21:25:00Z">
            <w:r w:rsidRPr="00D2561B" w:rsidDel="00D2561B">
              <w:rPr>
                <w:noProof/>
                <w:rPrChange w:id="254" w:author="HIKARI" w:date="2019-11-08T21:25:00Z">
                  <w:rPr>
                    <w:rStyle w:val="Hyperlink"/>
                    <w:noProof/>
                  </w:rPr>
                </w:rPrChange>
              </w:rPr>
              <w:delText>2.1.1.</w:delText>
            </w:r>
            <w:r w:rsidDel="00D2561B">
              <w:rPr>
                <w:rFonts w:asciiTheme="minorHAnsi" w:hAnsiTheme="minorHAnsi"/>
                <w:b w:val="0"/>
                <w:noProof/>
                <w:sz w:val="22"/>
              </w:rPr>
              <w:tab/>
            </w:r>
            <w:r w:rsidRPr="00D2561B" w:rsidDel="00D2561B">
              <w:rPr>
                <w:noProof/>
                <w:rPrChange w:id="255" w:author="HIKARI" w:date="2019-11-08T21:25:00Z">
                  <w:rPr>
                    <w:rStyle w:val="Hyperlink"/>
                    <w:noProof/>
                  </w:rPr>
                </w:rPrChange>
              </w:rPr>
              <w:delText>Giới thiệu về phần mềm TensorGram</w:delText>
            </w:r>
            <w:r w:rsidDel="00D2561B">
              <w:rPr>
                <w:noProof/>
                <w:webHidden/>
              </w:rPr>
              <w:tab/>
              <w:delText>5</w:delText>
            </w:r>
          </w:del>
        </w:p>
        <w:p w14:paraId="2070ABF8" w14:textId="0BB4BF3C" w:rsidR="008019A6" w:rsidDel="00D2561B" w:rsidRDefault="008019A6">
          <w:pPr>
            <w:pStyle w:val="TOC4"/>
            <w:tabs>
              <w:tab w:val="left" w:pos="1540"/>
              <w:tab w:val="right" w:leader="dot" w:pos="10024"/>
            </w:tabs>
            <w:rPr>
              <w:del w:id="256" w:author="HIKARI" w:date="2019-11-08T21:25:00Z"/>
              <w:rFonts w:asciiTheme="minorHAnsi" w:hAnsiTheme="minorHAnsi"/>
              <w:b w:val="0"/>
              <w:noProof/>
              <w:sz w:val="22"/>
            </w:rPr>
          </w:pPr>
          <w:del w:id="257" w:author="HIKARI" w:date="2019-11-08T21:25:00Z">
            <w:r w:rsidRPr="00D2561B" w:rsidDel="00D2561B">
              <w:rPr>
                <w:noProof/>
                <w:rPrChange w:id="258" w:author="HIKARI" w:date="2019-11-08T21:25:00Z">
                  <w:rPr>
                    <w:rStyle w:val="Hyperlink"/>
                    <w:noProof/>
                  </w:rPr>
                </w:rPrChange>
              </w:rPr>
              <w:delText>2.1.2.</w:delText>
            </w:r>
            <w:r w:rsidDel="00D2561B">
              <w:rPr>
                <w:rFonts w:asciiTheme="minorHAnsi" w:hAnsiTheme="minorHAnsi"/>
                <w:b w:val="0"/>
                <w:noProof/>
                <w:sz w:val="22"/>
              </w:rPr>
              <w:tab/>
            </w:r>
            <w:r w:rsidRPr="00D2561B" w:rsidDel="00D2561B">
              <w:rPr>
                <w:noProof/>
                <w:rPrChange w:id="259" w:author="HIKARI" w:date="2019-11-08T21:25:00Z">
                  <w:rPr>
                    <w:rStyle w:val="Hyperlink"/>
                    <w:noProof/>
                  </w:rPr>
                </w:rPrChange>
              </w:rPr>
              <w:delText>Use Case Diagram</w:delText>
            </w:r>
            <w:r w:rsidDel="00D2561B">
              <w:rPr>
                <w:noProof/>
                <w:webHidden/>
              </w:rPr>
              <w:tab/>
              <w:delText>5</w:delText>
            </w:r>
          </w:del>
        </w:p>
        <w:p w14:paraId="1D8204AA" w14:textId="2FF69174" w:rsidR="008019A6" w:rsidDel="00D2561B" w:rsidRDefault="008019A6">
          <w:pPr>
            <w:pStyle w:val="TOC4"/>
            <w:tabs>
              <w:tab w:val="left" w:pos="1540"/>
              <w:tab w:val="right" w:leader="dot" w:pos="10024"/>
            </w:tabs>
            <w:rPr>
              <w:del w:id="260" w:author="HIKARI" w:date="2019-11-08T21:25:00Z"/>
              <w:rFonts w:asciiTheme="minorHAnsi" w:hAnsiTheme="minorHAnsi"/>
              <w:b w:val="0"/>
              <w:noProof/>
              <w:sz w:val="22"/>
            </w:rPr>
          </w:pPr>
          <w:del w:id="261" w:author="HIKARI" w:date="2019-11-08T21:25:00Z">
            <w:r w:rsidRPr="00D2561B" w:rsidDel="00D2561B">
              <w:rPr>
                <w:noProof/>
                <w:rPrChange w:id="262" w:author="HIKARI" w:date="2019-11-08T21:25:00Z">
                  <w:rPr>
                    <w:rStyle w:val="Hyperlink"/>
                    <w:noProof/>
                  </w:rPr>
                </w:rPrChange>
              </w:rPr>
              <w:delText>2.1.4.</w:delText>
            </w:r>
            <w:r w:rsidDel="00D2561B">
              <w:rPr>
                <w:rFonts w:asciiTheme="minorHAnsi" w:hAnsiTheme="minorHAnsi"/>
                <w:b w:val="0"/>
                <w:noProof/>
                <w:sz w:val="22"/>
              </w:rPr>
              <w:tab/>
            </w:r>
            <w:r w:rsidRPr="00D2561B" w:rsidDel="00D2561B">
              <w:rPr>
                <w:noProof/>
                <w:rPrChange w:id="263" w:author="HIKARI" w:date="2019-11-08T21:25:00Z">
                  <w:rPr>
                    <w:rStyle w:val="Hyperlink"/>
                    <w:noProof/>
                  </w:rPr>
                </w:rPrChange>
              </w:rPr>
              <w:delText>Tính năng chính</w:delText>
            </w:r>
            <w:r w:rsidDel="00D2561B">
              <w:rPr>
                <w:noProof/>
                <w:webHidden/>
              </w:rPr>
              <w:tab/>
              <w:delText>6</w:delText>
            </w:r>
          </w:del>
        </w:p>
        <w:p w14:paraId="1FF9B0BF" w14:textId="495377BE" w:rsidR="008019A6" w:rsidDel="00D2561B" w:rsidRDefault="008019A6">
          <w:pPr>
            <w:pStyle w:val="TOC4"/>
            <w:tabs>
              <w:tab w:val="left" w:pos="1540"/>
              <w:tab w:val="right" w:leader="dot" w:pos="10024"/>
            </w:tabs>
            <w:rPr>
              <w:del w:id="264" w:author="HIKARI" w:date="2019-11-08T21:25:00Z"/>
              <w:rFonts w:asciiTheme="minorHAnsi" w:hAnsiTheme="minorHAnsi"/>
              <w:b w:val="0"/>
              <w:noProof/>
              <w:sz w:val="22"/>
            </w:rPr>
          </w:pPr>
          <w:del w:id="265" w:author="HIKARI" w:date="2019-11-08T21:25:00Z">
            <w:r w:rsidRPr="00D2561B" w:rsidDel="00D2561B">
              <w:rPr>
                <w:noProof/>
                <w:rPrChange w:id="266" w:author="HIKARI" w:date="2019-11-08T21:25:00Z">
                  <w:rPr>
                    <w:rStyle w:val="Hyperlink"/>
                    <w:noProof/>
                  </w:rPr>
                </w:rPrChange>
              </w:rPr>
              <w:delText>2.1.5.</w:delText>
            </w:r>
            <w:r w:rsidDel="00D2561B">
              <w:rPr>
                <w:rFonts w:asciiTheme="minorHAnsi" w:hAnsiTheme="minorHAnsi"/>
                <w:b w:val="0"/>
                <w:noProof/>
                <w:sz w:val="22"/>
              </w:rPr>
              <w:tab/>
            </w:r>
            <w:r w:rsidRPr="00D2561B" w:rsidDel="00D2561B">
              <w:rPr>
                <w:noProof/>
                <w:rPrChange w:id="267" w:author="HIKARI" w:date="2019-11-08T21:25:00Z">
                  <w:rPr>
                    <w:rStyle w:val="Hyperlink"/>
                    <w:noProof/>
                  </w:rPr>
                </w:rPrChange>
              </w:rPr>
              <w:delText>Ứng dụng</w:delText>
            </w:r>
            <w:r w:rsidDel="00D2561B">
              <w:rPr>
                <w:noProof/>
                <w:webHidden/>
              </w:rPr>
              <w:tab/>
              <w:delText>7</w:delText>
            </w:r>
          </w:del>
        </w:p>
        <w:p w14:paraId="48FE51B3" w14:textId="4C8F51A1" w:rsidR="008019A6" w:rsidDel="00D2561B" w:rsidRDefault="008019A6">
          <w:pPr>
            <w:pStyle w:val="TOC3"/>
            <w:tabs>
              <w:tab w:val="left" w:pos="1320"/>
              <w:tab w:val="right" w:leader="dot" w:pos="10024"/>
            </w:tabs>
            <w:rPr>
              <w:del w:id="268" w:author="HIKARI" w:date="2019-11-08T21:25:00Z"/>
              <w:rFonts w:asciiTheme="minorHAnsi" w:eastAsiaTheme="minorEastAsia" w:hAnsiTheme="minorHAnsi" w:cstheme="minorBidi"/>
              <w:b w:val="0"/>
              <w:noProof/>
              <w:sz w:val="22"/>
              <w:szCs w:val="22"/>
            </w:rPr>
          </w:pPr>
          <w:del w:id="269" w:author="HIKARI" w:date="2019-11-08T21:25:00Z">
            <w:r w:rsidRPr="00D2561B" w:rsidDel="00D2561B">
              <w:rPr>
                <w:noProof/>
                <w:rPrChange w:id="270" w:author="HIKARI" w:date="2019-11-08T21:25:00Z">
                  <w:rPr>
                    <w:rStyle w:val="Hyperlink"/>
                    <w:noProof/>
                  </w:rPr>
                </w:rPrChange>
              </w:rPr>
              <w:delText>2.2.</w:delText>
            </w:r>
            <w:r w:rsidDel="00D2561B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</w:rPr>
              <w:tab/>
            </w:r>
            <w:r w:rsidRPr="00D2561B" w:rsidDel="00D2561B">
              <w:rPr>
                <w:noProof/>
                <w:rPrChange w:id="271" w:author="HIKARI" w:date="2019-11-08T21:25:00Z">
                  <w:rPr>
                    <w:rStyle w:val="Hyperlink"/>
                    <w:noProof/>
                  </w:rPr>
                </w:rPrChange>
              </w:rPr>
              <w:delText>Yêu cầu kĩ thuật</w:delText>
            </w:r>
            <w:r w:rsidDel="00D2561B">
              <w:rPr>
                <w:noProof/>
                <w:webHidden/>
              </w:rPr>
              <w:tab/>
              <w:delText>7</w:delText>
            </w:r>
          </w:del>
        </w:p>
        <w:p w14:paraId="5F911059" w14:textId="1B219F6A" w:rsidR="008019A6" w:rsidDel="00D2561B" w:rsidRDefault="008019A6">
          <w:pPr>
            <w:pStyle w:val="TOC3"/>
            <w:tabs>
              <w:tab w:val="left" w:pos="1320"/>
              <w:tab w:val="right" w:leader="dot" w:pos="10024"/>
            </w:tabs>
            <w:rPr>
              <w:del w:id="272" w:author="HIKARI" w:date="2019-11-08T21:25:00Z"/>
              <w:rFonts w:asciiTheme="minorHAnsi" w:eastAsiaTheme="minorEastAsia" w:hAnsiTheme="minorHAnsi" w:cstheme="minorBidi"/>
              <w:b w:val="0"/>
              <w:noProof/>
              <w:sz w:val="22"/>
              <w:szCs w:val="22"/>
            </w:rPr>
          </w:pPr>
          <w:del w:id="273" w:author="HIKARI" w:date="2019-11-08T21:25:00Z">
            <w:r w:rsidRPr="00D2561B" w:rsidDel="00D2561B">
              <w:rPr>
                <w:noProof/>
                <w:rPrChange w:id="274" w:author="HIKARI" w:date="2019-11-08T21:25:00Z">
                  <w:rPr>
                    <w:rStyle w:val="Hyperlink"/>
                    <w:noProof/>
                  </w:rPr>
                </w:rPrChange>
              </w:rPr>
              <w:delText>2.3.</w:delText>
            </w:r>
            <w:r w:rsidDel="00D2561B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</w:rPr>
              <w:tab/>
            </w:r>
            <w:r w:rsidRPr="00D2561B" w:rsidDel="00D2561B">
              <w:rPr>
                <w:noProof/>
                <w:rPrChange w:id="275" w:author="HIKARI" w:date="2019-11-08T21:25:00Z">
                  <w:rPr>
                    <w:rStyle w:val="Hyperlink"/>
                    <w:noProof/>
                  </w:rPr>
                </w:rPrChange>
              </w:rPr>
              <w:delText>Công cụ và công nghệ sử dụng</w:delText>
            </w:r>
            <w:r w:rsidDel="00D2561B">
              <w:rPr>
                <w:noProof/>
                <w:webHidden/>
              </w:rPr>
              <w:tab/>
              <w:delText>7</w:delText>
            </w:r>
          </w:del>
        </w:p>
        <w:p w14:paraId="5B2D1BBE" w14:textId="6F929B6D" w:rsidR="008019A6" w:rsidDel="00D2561B" w:rsidRDefault="008019A6">
          <w:pPr>
            <w:pStyle w:val="TOC1"/>
            <w:rPr>
              <w:del w:id="276" w:author="HIKARI" w:date="2019-11-08T21:25:00Z"/>
              <w:rFonts w:asciiTheme="minorHAnsi" w:eastAsiaTheme="minorEastAsia" w:hAnsiTheme="minorHAnsi" w:cstheme="minorBidi"/>
              <w:b w:val="0"/>
              <w:i w:val="0"/>
              <w:iCs w:val="0"/>
              <w:sz w:val="22"/>
              <w:szCs w:val="22"/>
            </w:rPr>
          </w:pPr>
          <w:del w:id="277" w:author="HIKARI" w:date="2019-11-08T21:25:00Z">
            <w:r w:rsidRPr="00D2561B" w:rsidDel="00D2561B">
              <w:rPr>
                <w:rPrChange w:id="278" w:author="HIKARI" w:date="2019-11-08T21:25:00Z">
                  <w:rPr>
                    <w:rStyle w:val="Hyperlink"/>
                    <w:i w:val="0"/>
                    <w:iCs w:val="0"/>
                  </w:rPr>
                </w:rPrChange>
              </w:rPr>
              <w:delText>Chương 2: Kế hoạch thực hiện</w:delText>
            </w:r>
            <w:r w:rsidDel="00D2561B">
              <w:rPr>
                <w:webHidden/>
              </w:rPr>
              <w:tab/>
              <w:delText>8</w:delText>
            </w:r>
          </w:del>
        </w:p>
        <w:p w14:paraId="6C8E3A10" w14:textId="036C40F4" w:rsidR="008019A6" w:rsidDel="00D2561B" w:rsidRDefault="008019A6">
          <w:pPr>
            <w:pStyle w:val="TOC2"/>
            <w:tabs>
              <w:tab w:val="left" w:pos="880"/>
              <w:tab w:val="right" w:leader="dot" w:pos="10024"/>
            </w:tabs>
            <w:rPr>
              <w:del w:id="279" w:author="HIKARI" w:date="2019-11-08T21:25:00Z"/>
              <w:rFonts w:asciiTheme="minorHAnsi" w:eastAsiaTheme="minorEastAsia" w:hAnsiTheme="minorHAnsi" w:cstheme="minorBidi"/>
              <w:b w:val="0"/>
              <w:i w:val="0"/>
              <w:noProof/>
              <w:sz w:val="22"/>
              <w:szCs w:val="22"/>
            </w:rPr>
          </w:pPr>
          <w:del w:id="280" w:author="HIKARI" w:date="2019-11-08T21:25:00Z">
            <w:r w:rsidRPr="00D2561B" w:rsidDel="00D2561B">
              <w:rPr>
                <w:noProof/>
                <w:rPrChange w:id="281" w:author="HIKARI" w:date="2019-11-08T21:25:00Z">
                  <w:rPr>
                    <w:rStyle w:val="Hyperlink"/>
                    <w:i w:val="0"/>
                    <w:iCs/>
                    <w:noProof/>
                  </w:rPr>
                </w:rPrChange>
              </w:rPr>
              <w:delText>1.</w:delText>
            </w:r>
            <w:r w:rsidDel="00D2561B">
              <w:rPr>
                <w:rFonts w:asciiTheme="minorHAnsi" w:eastAsiaTheme="minorEastAsia" w:hAnsiTheme="minorHAnsi" w:cstheme="minorBidi"/>
                <w:b w:val="0"/>
                <w:i w:val="0"/>
                <w:noProof/>
                <w:sz w:val="22"/>
                <w:szCs w:val="22"/>
              </w:rPr>
              <w:tab/>
            </w:r>
            <w:r w:rsidRPr="00D2561B" w:rsidDel="00D2561B">
              <w:rPr>
                <w:noProof/>
                <w:rPrChange w:id="282" w:author="HIKARI" w:date="2019-11-08T21:25:00Z">
                  <w:rPr>
                    <w:rStyle w:val="Hyperlink"/>
                    <w:i w:val="0"/>
                    <w:iCs/>
                    <w:noProof/>
                  </w:rPr>
                </w:rPrChange>
              </w:rPr>
              <w:delText>Kế hoạch</w:delText>
            </w:r>
            <w:r w:rsidDel="00D2561B">
              <w:rPr>
                <w:noProof/>
                <w:webHidden/>
              </w:rPr>
              <w:tab/>
              <w:delText>8</w:delText>
            </w:r>
          </w:del>
        </w:p>
        <w:p w14:paraId="27566330" w14:textId="3BECB70A" w:rsidR="008019A6" w:rsidDel="00D2561B" w:rsidRDefault="008019A6">
          <w:pPr>
            <w:pStyle w:val="TOC2"/>
            <w:tabs>
              <w:tab w:val="left" w:pos="880"/>
              <w:tab w:val="right" w:leader="dot" w:pos="10024"/>
            </w:tabs>
            <w:rPr>
              <w:del w:id="283" w:author="HIKARI" w:date="2019-11-08T21:25:00Z"/>
              <w:rFonts w:asciiTheme="minorHAnsi" w:eastAsiaTheme="minorEastAsia" w:hAnsiTheme="minorHAnsi" w:cstheme="minorBidi"/>
              <w:b w:val="0"/>
              <w:i w:val="0"/>
              <w:noProof/>
              <w:sz w:val="22"/>
              <w:szCs w:val="22"/>
            </w:rPr>
          </w:pPr>
          <w:del w:id="284" w:author="HIKARI" w:date="2019-11-08T21:25:00Z">
            <w:r w:rsidRPr="00D2561B" w:rsidDel="00D2561B">
              <w:rPr>
                <w:noProof/>
                <w:rPrChange w:id="285" w:author="HIKARI" w:date="2019-11-08T21:25:00Z">
                  <w:rPr>
                    <w:rStyle w:val="Hyperlink"/>
                    <w:i w:val="0"/>
                    <w:iCs/>
                    <w:noProof/>
                  </w:rPr>
                </w:rPrChange>
              </w:rPr>
              <w:delText>2.</w:delText>
            </w:r>
            <w:r w:rsidDel="00D2561B">
              <w:rPr>
                <w:rFonts w:asciiTheme="minorHAnsi" w:eastAsiaTheme="minorEastAsia" w:hAnsiTheme="minorHAnsi" w:cstheme="minorBidi"/>
                <w:b w:val="0"/>
                <w:i w:val="0"/>
                <w:noProof/>
                <w:sz w:val="22"/>
                <w:szCs w:val="22"/>
              </w:rPr>
              <w:tab/>
            </w:r>
            <w:r w:rsidRPr="00D2561B" w:rsidDel="00D2561B">
              <w:rPr>
                <w:noProof/>
                <w:rPrChange w:id="286" w:author="HIKARI" w:date="2019-11-08T21:25:00Z">
                  <w:rPr>
                    <w:rStyle w:val="Hyperlink"/>
                    <w:i w:val="0"/>
                    <w:iCs/>
                    <w:noProof/>
                  </w:rPr>
                </w:rPrChange>
              </w:rPr>
              <w:delText>Phân công công việc</w:delText>
            </w:r>
            <w:r w:rsidDel="00D2561B">
              <w:rPr>
                <w:noProof/>
                <w:webHidden/>
              </w:rPr>
              <w:tab/>
              <w:delText>8</w:delText>
            </w:r>
          </w:del>
        </w:p>
        <w:p w14:paraId="3827E727" w14:textId="7E6A2F75" w:rsidR="008019A6" w:rsidDel="00D2561B" w:rsidRDefault="008019A6">
          <w:pPr>
            <w:pStyle w:val="TOC1"/>
            <w:rPr>
              <w:del w:id="287" w:author="HIKARI" w:date="2019-11-08T21:25:00Z"/>
              <w:rFonts w:asciiTheme="minorHAnsi" w:eastAsiaTheme="minorEastAsia" w:hAnsiTheme="minorHAnsi" w:cstheme="minorBidi"/>
              <w:b w:val="0"/>
              <w:i w:val="0"/>
              <w:iCs w:val="0"/>
              <w:sz w:val="22"/>
              <w:szCs w:val="22"/>
            </w:rPr>
          </w:pPr>
          <w:del w:id="288" w:author="HIKARI" w:date="2019-11-08T21:25:00Z">
            <w:r w:rsidRPr="00D2561B" w:rsidDel="00D2561B">
              <w:rPr>
                <w:rPrChange w:id="289" w:author="HIKARI" w:date="2019-11-08T21:25:00Z">
                  <w:rPr>
                    <w:rStyle w:val="Hyperlink"/>
                    <w:i w:val="0"/>
                    <w:iCs w:val="0"/>
                  </w:rPr>
                </w:rPrChange>
              </w:rPr>
              <w:delText>Chương 3: Thiết kế phần mềm</w:delText>
            </w:r>
            <w:r w:rsidDel="00D2561B">
              <w:rPr>
                <w:webHidden/>
              </w:rPr>
              <w:tab/>
              <w:delText>9</w:delText>
            </w:r>
          </w:del>
        </w:p>
        <w:p w14:paraId="6DDB9E47" w14:textId="66E2B11C" w:rsidR="008019A6" w:rsidDel="00D2561B" w:rsidRDefault="008019A6">
          <w:pPr>
            <w:pStyle w:val="TOC1"/>
            <w:rPr>
              <w:del w:id="290" w:author="HIKARI" w:date="2019-11-08T21:25:00Z"/>
              <w:rFonts w:asciiTheme="minorHAnsi" w:eastAsiaTheme="minorEastAsia" w:hAnsiTheme="minorHAnsi" w:cstheme="minorBidi"/>
              <w:b w:val="0"/>
              <w:i w:val="0"/>
              <w:iCs w:val="0"/>
              <w:sz w:val="22"/>
              <w:szCs w:val="22"/>
            </w:rPr>
          </w:pPr>
          <w:del w:id="291" w:author="HIKARI" w:date="2019-11-08T21:25:00Z">
            <w:r w:rsidRPr="00D2561B" w:rsidDel="00D2561B">
              <w:rPr>
                <w:rPrChange w:id="292" w:author="HIKARI" w:date="2019-11-08T21:25:00Z">
                  <w:rPr>
                    <w:rStyle w:val="Hyperlink"/>
                    <w:i w:val="0"/>
                    <w:iCs w:val="0"/>
                  </w:rPr>
                </w:rPrChange>
              </w:rPr>
              <w:delText>1.</w:delText>
            </w:r>
            <w:r w:rsidDel="00D2561B">
              <w:rPr>
                <w:rFonts w:asciiTheme="minorHAnsi" w:eastAsiaTheme="minorEastAsia" w:hAnsiTheme="minorHAnsi" w:cstheme="minorBidi"/>
                <w:b w:val="0"/>
                <w:i w:val="0"/>
                <w:iCs w:val="0"/>
                <w:sz w:val="22"/>
                <w:szCs w:val="22"/>
              </w:rPr>
              <w:tab/>
            </w:r>
            <w:r w:rsidRPr="00D2561B" w:rsidDel="00D2561B">
              <w:rPr>
                <w:rPrChange w:id="293" w:author="HIKARI" w:date="2019-11-08T21:25:00Z">
                  <w:rPr>
                    <w:rStyle w:val="Hyperlink"/>
                    <w:i w:val="0"/>
                    <w:iCs w:val="0"/>
                  </w:rPr>
                </w:rPrChange>
              </w:rPr>
              <w:delText>Thuật toán</w:delText>
            </w:r>
            <w:r w:rsidDel="00D2561B">
              <w:rPr>
                <w:webHidden/>
              </w:rPr>
              <w:tab/>
              <w:delText>9</w:delText>
            </w:r>
          </w:del>
        </w:p>
        <w:p w14:paraId="1D540534" w14:textId="7821BB02" w:rsidR="008019A6" w:rsidDel="00D2561B" w:rsidRDefault="008019A6">
          <w:pPr>
            <w:pStyle w:val="TOC1"/>
            <w:rPr>
              <w:del w:id="294" w:author="HIKARI" w:date="2019-11-08T21:25:00Z"/>
              <w:rFonts w:asciiTheme="minorHAnsi" w:eastAsiaTheme="minorEastAsia" w:hAnsiTheme="minorHAnsi" w:cstheme="minorBidi"/>
              <w:b w:val="0"/>
              <w:i w:val="0"/>
              <w:iCs w:val="0"/>
              <w:sz w:val="22"/>
              <w:szCs w:val="22"/>
            </w:rPr>
          </w:pPr>
          <w:del w:id="295" w:author="HIKARI" w:date="2019-11-08T21:25:00Z">
            <w:r w:rsidRPr="00D2561B" w:rsidDel="00D2561B">
              <w:rPr>
                <w:rPrChange w:id="296" w:author="HIKARI" w:date="2019-11-08T21:25:00Z">
                  <w:rPr>
                    <w:rStyle w:val="Hyperlink"/>
                    <w:i w:val="0"/>
                    <w:iCs w:val="0"/>
                  </w:rPr>
                </w:rPrChange>
              </w:rPr>
              <w:delText>1.1.</w:delText>
            </w:r>
            <w:r w:rsidDel="00D2561B">
              <w:rPr>
                <w:rFonts w:asciiTheme="minorHAnsi" w:eastAsiaTheme="minorEastAsia" w:hAnsiTheme="minorHAnsi" w:cstheme="minorBidi"/>
                <w:b w:val="0"/>
                <w:i w:val="0"/>
                <w:iCs w:val="0"/>
                <w:sz w:val="22"/>
                <w:szCs w:val="22"/>
              </w:rPr>
              <w:tab/>
            </w:r>
            <w:r w:rsidRPr="00D2561B" w:rsidDel="00D2561B">
              <w:rPr>
                <w:rPrChange w:id="297" w:author="HIKARI" w:date="2019-11-08T21:25:00Z">
                  <w:rPr>
                    <w:rStyle w:val="Hyperlink"/>
                    <w:i w:val="0"/>
                    <w:iCs w:val="0"/>
                  </w:rPr>
                </w:rPrChange>
              </w:rPr>
              <w:delText>Đọc input</w:delText>
            </w:r>
            <w:r w:rsidDel="00D2561B">
              <w:rPr>
                <w:webHidden/>
              </w:rPr>
              <w:tab/>
              <w:delText>9</w:delText>
            </w:r>
          </w:del>
        </w:p>
        <w:p w14:paraId="3B5855A9" w14:textId="215D8350" w:rsidR="008019A6" w:rsidDel="00D2561B" w:rsidRDefault="008019A6">
          <w:pPr>
            <w:pStyle w:val="TOC1"/>
            <w:rPr>
              <w:del w:id="298" w:author="HIKARI" w:date="2019-11-08T21:25:00Z"/>
              <w:rFonts w:asciiTheme="minorHAnsi" w:eastAsiaTheme="minorEastAsia" w:hAnsiTheme="minorHAnsi" w:cstheme="minorBidi"/>
              <w:b w:val="0"/>
              <w:i w:val="0"/>
              <w:iCs w:val="0"/>
              <w:sz w:val="22"/>
              <w:szCs w:val="22"/>
            </w:rPr>
          </w:pPr>
          <w:del w:id="299" w:author="HIKARI" w:date="2019-11-08T21:25:00Z">
            <w:r w:rsidRPr="00D2561B" w:rsidDel="00D2561B">
              <w:rPr>
                <w:rPrChange w:id="300" w:author="HIKARI" w:date="2019-11-08T21:25:00Z">
                  <w:rPr>
                    <w:rStyle w:val="Hyperlink"/>
                    <w:i w:val="0"/>
                    <w:iCs w:val="0"/>
                  </w:rPr>
                </w:rPrChange>
              </w:rPr>
              <w:delText>1.2.</w:delText>
            </w:r>
            <w:r w:rsidDel="00D2561B">
              <w:rPr>
                <w:rFonts w:asciiTheme="minorHAnsi" w:eastAsiaTheme="minorEastAsia" w:hAnsiTheme="minorHAnsi" w:cstheme="minorBidi"/>
                <w:b w:val="0"/>
                <w:i w:val="0"/>
                <w:iCs w:val="0"/>
                <w:sz w:val="22"/>
                <w:szCs w:val="22"/>
              </w:rPr>
              <w:tab/>
            </w:r>
            <w:r w:rsidRPr="00D2561B" w:rsidDel="00D2561B">
              <w:rPr>
                <w:rPrChange w:id="301" w:author="HIKARI" w:date="2019-11-08T21:25:00Z">
                  <w:rPr>
                    <w:rStyle w:val="Hyperlink"/>
                    <w:i w:val="0"/>
                    <w:iCs w:val="0"/>
                  </w:rPr>
                </w:rPrChange>
              </w:rPr>
              <w:delText>Dựng hình</w:delText>
            </w:r>
            <w:r w:rsidDel="00D2561B">
              <w:rPr>
                <w:webHidden/>
              </w:rPr>
              <w:tab/>
              <w:delText>9</w:delText>
            </w:r>
          </w:del>
        </w:p>
        <w:p w14:paraId="46DB0FF5" w14:textId="78607C58" w:rsidR="008019A6" w:rsidDel="00D2561B" w:rsidRDefault="008019A6">
          <w:pPr>
            <w:pStyle w:val="TOC2"/>
            <w:tabs>
              <w:tab w:val="left" w:pos="880"/>
              <w:tab w:val="right" w:leader="dot" w:pos="10024"/>
            </w:tabs>
            <w:rPr>
              <w:del w:id="302" w:author="HIKARI" w:date="2019-11-08T21:25:00Z"/>
              <w:rFonts w:asciiTheme="minorHAnsi" w:eastAsiaTheme="minorEastAsia" w:hAnsiTheme="minorHAnsi" w:cstheme="minorBidi"/>
              <w:b w:val="0"/>
              <w:i w:val="0"/>
              <w:noProof/>
              <w:sz w:val="22"/>
              <w:szCs w:val="22"/>
            </w:rPr>
          </w:pPr>
          <w:del w:id="303" w:author="HIKARI" w:date="2019-11-08T21:25:00Z">
            <w:r w:rsidRPr="00D2561B" w:rsidDel="00D2561B">
              <w:rPr>
                <w:noProof/>
                <w:rPrChange w:id="304" w:author="HIKARI" w:date="2019-11-08T21:25:00Z">
                  <w:rPr>
                    <w:rStyle w:val="Hyperlink"/>
                    <w:i w:val="0"/>
                    <w:iCs/>
                    <w:noProof/>
                  </w:rPr>
                </w:rPrChange>
              </w:rPr>
              <w:delText>2.</w:delText>
            </w:r>
            <w:r w:rsidDel="00D2561B">
              <w:rPr>
                <w:rFonts w:asciiTheme="minorHAnsi" w:eastAsiaTheme="minorEastAsia" w:hAnsiTheme="minorHAnsi" w:cstheme="minorBidi"/>
                <w:b w:val="0"/>
                <w:i w:val="0"/>
                <w:noProof/>
                <w:sz w:val="22"/>
                <w:szCs w:val="22"/>
              </w:rPr>
              <w:tab/>
            </w:r>
            <w:r w:rsidRPr="00D2561B" w:rsidDel="00D2561B">
              <w:rPr>
                <w:noProof/>
                <w:rPrChange w:id="305" w:author="HIKARI" w:date="2019-11-08T21:25:00Z">
                  <w:rPr>
                    <w:rStyle w:val="Hyperlink"/>
                    <w:i w:val="0"/>
                    <w:iCs/>
                    <w:noProof/>
                  </w:rPr>
                </w:rPrChange>
              </w:rPr>
              <w:delText>Thiết kế giao diện</w:delText>
            </w:r>
            <w:r w:rsidDel="00D2561B">
              <w:rPr>
                <w:noProof/>
                <w:webHidden/>
              </w:rPr>
              <w:tab/>
              <w:delText>10</w:delText>
            </w:r>
          </w:del>
        </w:p>
        <w:p w14:paraId="5D00027E" w14:textId="0B9FF32A" w:rsidR="008019A6" w:rsidDel="00D2561B" w:rsidRDefault="008019A6">
          <w:pPr>
            <w:pStyle w:val="TOC3"/>
            <w:tabs>
              <w:tab w:val="left" w:pos="1320"/>
              <w:tab w:val="right" w:leader="dot" w:pos="10024"/>
            </w:tabs>
            <w:rPr>
              <w:del w:id="306" w:author="HIKARI" w:date="2019-11-08T21:25:00Z"/>
              <w:rFonts w:asciiTheme="minorHAnsi" w:eastAsiaTheme="minorEastAsia" w:hAnsiTheme="minorHAnsi" w:cstheme="minorBidi"/>
              <w:b w:val="0"/>
              <w:noProof/>
              <w:sz w:val="22"/>
              <w:szCs w:val="22"/>
            </w:rPr>
          </w:pPr>
          <w:del w:id="307" w:author="HIKARI" w:date="2019-11-08T21:25:00Z">
            <w:r w:rsidRPr="00D2561B" w:rsidDel="00D2561B">
              <w:rPr>
                <w:noProof/>
                <w:rPrChange w:id="308" w:author="HIKARI" w:date="2019-11-08T21:25:00Z">
                  <w:rPr>
                    <w:rStyle w:val="Hyperlink"/>
                    <w:noProof/>
                  </w:rPr>
                </w:rPrChange>
              </w:rPr>
              <w:delText>2.1.</w:delText>
            </w:r>
            <w:r w:rsidDel="00D2561B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</w:rPr>
              <w:tab/>
            </w:r>
            <w:r w:rsidRPr="00D2561B" w:rsidDel="00D2561B">
              <w:rPr>
                <w:noProof/>
                <w:rPrChange w:id="309" w:author="HIKARI" w:date="2019-11-08T21:25:00Z">
                  <w:rPr>
                    <w:rStyle w:val="Hyperlink"/>
                    <w:noProof/>
                  </w:rPr>
                </w:rPrChange>
              </w:rPr>
              <w:delText>Giao diện chương trình</w:delText>
            </w:r>
            <w:r w:rsidDel="00D2561B">
              <w:rPr>
                <w:noProof/>
                <w:webHidden/>
              </w:rPr>
              <w:tab/>
              <w:delText>10</w:delText>
            </w:r>
          </w:del>
        </w:p>
        <w:p w14:paraId="646C8977" w14:textId="784583FB" w:rsidR="008019A6" w:rsidDel="00D2561B" w:rsidRDefault="008019A6">
          <w:pPr>
            <w:pStyle w:val="TOC3"/>
            <w:tabs>
              <w:tab w:val="left" w:pos="1320"/>
              <w:tab w:val="right" w:leader="dot" w:pos="10024"/>
            </w:tabs>
            <w:rPr>
              <w:del w:id="310" w:author="HIKARI" w:date="2019-11-08T21:25:00Z"/>
              <w:rFonts w:asciiTheme="minorHAnsi" w:eastAsiaTheme="minorEastAsia" w:hAnsiTheme="minorHAnsi" w:cstheme="minorBidi"/>
              <w:b w:val="0"/>
              <w:noProof/>
              <w:sz w:val="22"/>
              <w:szCs w:val="22"/>
            </w:rPr>
          </w:pPr>
          <w:del w:id="311" w:author="HIKARI" w:date="2019-11-08T21:25:00Z">
            <w:r w:rsidRPr="00D2561B" w:rsidDel="00D2561B">
              <w:rPr>
                <w:noProof/>
                <w:rPrChange w:id="312" w:author="HIKARI" w:date="2019-11-08T21:25:00Z">
                  <w:rPr>
                    <w:rStyle w:val="Hyperlink"/>
                    <w:noProof/>
                  </w:rPr>
                </w:rPrChange>
              </w:rPr>
              <w:delText>2.2.</w:delText>
            </w:r>
            <w:r w:rsidDel="00D2561B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</w:rPr>
              <w:tab/>
            </w:r>
            <w:r w:rsidRPr="00D2561B" w:rsidDel="00D2561B">
              <w:rPr>
                <w:noProof/>
                <w:rPrChange w:id="313" w:author="HIKARI" w:date="2019-11-08T21:25:00Z">
                  <w:rPr>
                    <w:rStyle w:val="Hyperlink"/>
                    <w:noProof/>
                  </w:rPr>
                </w:rPrChange>
              </w:rPr>
              <w:delText>Đặc tả giao diện</w:delText>
            </w:r>
            <w:r w:rsidDel="00D2561B">
              <w:rPr>
                <w:noProof/>
                <w:webHidden/>
              </w:rPr>
              <w:tab/>
              <w:delText>11</w:delText>
            </w:r>
          </w:del>
        </w:p>
        <w:p w14:paraId="32E29770" w14:textId="5699EE82" w:rsidR="008019A6" w:rsidDel="00D2561B" w:rsidRDefault="008019A6">
          <w:pPr>
            <w:pStyle w:val="TOC2"/>
            <w:tabs>
              <w:tab w:val="left" w:pos="880"/>
              <w:tab w:val="right" w:leader="dot" w:pos="10024"/>
            </w:tabs>
            <w:rPr>
              <w:del w:id="314" w:author="HIKARI" w:date="2019-11-08T21:25:00Z"/>
              <w:rFonts w:asciiTheme="minorHAnsi" w:eastAsiaTheme="minorEastAsia" w:hAnsiTheme="minorHAnsi" w:cstheme="minorBidi"/>
              <w:b w:val="0"/>
              <w:i w:val="0"/>
              <w:noProof/>
              <w:sz w:val="22"/>
              <w:szCs w:val="22"/>
            </w:rPr>
          </w:pPr>
          <w:del w:id="315" w:author="HIKARI" w:date="2019-11-08T21:25:00Z">
            <w:r w:rsidRPr="00D2561B" w:rsidDel="00D2561B">
              <w:rPr>
                <w:noProof/>
                <w:rPrChange w:id="316" w:author="HIKARI" w:date="2019-11-08T21:25:00Z">
                  <w:rPr>
                    <w:rStyle w:val="Hyperlink"/>
                    <w:i w:val="0"/>
                    <w:iCs/>
                    <w:noProof/>
                  </w:rPr>
                </w:rPrChange>
              </w:rPr>
              <w:delText>3.</w:delText>
            </w:r>
            <w:r w:rsidDel="00D2561B">
              <w:rPr>
                <w:rFonts w:asciiTheme="minorHAnsi" w:eastAsiaTheme="minorEastAsia" w:hAnsiTheme="minorHAnsi" w:cstheme="minorBidi"/>
                <w:b w:val="0"/>
                <w:i w:val="0"/>
                <w:noProof/>
                <w:sz w:val="22"/>
                <w:szCs w:val="22"/>
              </w:rPr>
              <w:tab/>
            </w:r>
            <w:r w:rsidRPr="00D2561B" w:rsidDel="00D2561B">
              <w:rPr>
                <w:noProof/>
                <w:rPrChange w:id="317" w:author="HIKARI" w:date="2019-11-08T21:25:00Z">
                  <w:rPr>
                    <w:rStyle w:val="Hyperlink"/>
                    <w:i w:val="0"/>
                    <w:iCs/>
                    <w:noProof/>
                  </w:rPr>
                </w:rPrChange>
              </w:rPr>
              <w:delText>Thiết kế lớp</w:delText>
            </w:r>
            <w:r w:rsidDel="00D2561B">
              <w:rPr>
                <w:noProof/>
                <w:webHidden/>
              </w:rPr>
              <w:tab/>
              <w:delText>13</w:delText>
            </w:r>
          </w:del>
        </w:p>
        <w:p w14:paraId="39D86B2B" w14:textId="2EAEED86" w:rsidR="008019A6" w:rsidDel="00D2561B" w:rsidRDefault="008019A6">
          <w:pPr>
            <w:pStyle w:val="TOC3"/>
            <w:tabs>
              <w:tab w:val="left" w:pos="1320"/>
              <w:tab w:val="right" w:leader="dot" w:pos="10024"/>
            </w:tabs>
            <w:rPr>
              <w:del w:id="318" w:author="HIKARI" w:date="2019-11-08T21:25:00Z"/>
              <w:rFonts w:asciiTheme="minorHAnsi" w:eastAsiaTheme="minorEastAsia" w:hAnsiTheme="minorHAnsi" w:cstheme="minorBidi"/>
              <w:b w:val="0"/>
              <w:noProof/>
              <w:sz w:val="22"/>
              <w:szCs w:val="22"/>
            </w:rPr>
          </w:pPr>
          <w:del w:id="319" w:author="HIKARI" w:date="2019-11-08T21:25:00Z">
            <w:r w:rsidRPr="00D2561B" w:rsidDel="00D2561B">
              <w:rPr>
                <w:noProof/>
                <w:rPrChange w:id="320" w:author="HIKARI" w:date="2019-11-08T21:25:00Z">
                  <w:rPr>
                    <w:rStyle w:val="Hyperlink"/>
                    <w:noProof/>
                  </w:rPr>
                </w:rPrChange>
              </w:rPr>
              <w:delText>3.1.</w:delText>
            </w:r>
            <w:r w:rsidDel="00D2561B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</w:rPr>
              <w:tab/>
            </w:r>
            <w:r w:rsidRPr="00D2561B" w:rsidDel="00D2561B">
              <w:rPr>
                <w:noProof/>
                <w:rPrChange w:id="321" w:author="HIKARI" w:date="2019-11-08T21:25:00Z">
                  <w:rPr>
                    <w:rStyle w:val="Hyperlink"/>
                    <w:noProof/>
                  </w:rPr>
                </w:rPrChange>
              </w:rPr>
              <w:delText>Thiết kế lớp cho các Layer của TensorFlow Layers API</w:delText>
            </w:r>
            <w:r w:rsidDel="00D2561B">
              <w:rPr>
                <w:noProof/>
                <w:webHidden/>
              </w:rPr>
              <w:tab/>
              <w:delText>13</w:delText>
            </w:r>
          </w:del>
        </w:p>
        <w:p w14:paraId="3E943566" w14:textId="29503DDD" w:rsidR="008019A6" w:rsidDel="00D2561B" w:rsidRDefault="008019A6">
          <w:pPr>
            <w:pStyle w:val="TOC4"/>
            <w:tabs>
              <w:tab w:val="left" w:pos="1540"/>
              <w:tab w:val="right" w:leader="dot" w:pos="10024"/>
            </w:tabs>
            <w:rPr>
              <w:del w:id="322" w:author="HIKARI" w:date="2019-11-08T21:25:00Z"/>
              <w:rFonts w:asciiTheme="minorHAnsi" w:hAnsiTheme="minorHAnsi"/>
              <w:b w:val="0"/>
              <w:noProof/>
              <w:sz w:val="22"/>
            </w:rPr>
          </w:pPr>
          <w:del w:id="323" w:author="HIKARI" w:date="2019-11-08T21:25:00Z">
            <w:r w:rsidRPr="00D2561B" w:rsidDel="00D2561B">
              <w:rPr>
                <w:noProof/>
                <w:rPrChange w:id="324" w:author="HIKARI" w:date="2019-11-08T21:25:00Z">
                  <w:rPr>
                    <w:rStyle w:val="Hyperlink"/>
                    <w:iCs/>
                    <w:noProof/>
                  </w:rPr>
                </w:rPrChange>
              </w:rPr>
              <w:delText>3.1.1.</w:delText>
            </w:r>
            <w:r w:rsidDel="00D2561B">
              <w:rPr>
                <w:rFonts w:asciiTheme="minorHAnsi" w:hAnsiTheme="minorHAnsi"/>
                <w:b w:val="0"/>
                <w:noProof/>
                <w:sz w:val="22"/>
              </w:rPr>
              <w:tab/>
            </w:r>
            <w:r w:rsidRPr="00D2561B" w:rsidDel="00D2561B">
              <w:rPr>
                <w:noProof/>
                <w:rPrChange w:id="325" w:author="HIKARI" w:date="2019-11-08T21:25:00Z">
                  <w:rPr>
                    <w:rStyle w:val="Hyperlink"/>
                    <w:iCs/>
                    <w:noProof/>
                  </w:rPr>
                </w:rPrChange>
              </w:rPr>
              <w:delText>Tổng quan</w:delText>
            </w:r>
            <w:r w:rsidDel="00D2561B">
              <w:rPr>
                <w:noProof/>
                <w:webHidden/>
              </w:rPr>
              <w:tab/>
              <w:delText>13</w:delText>
            </w:r>
          </w:del>
        </w:p>
        <w:p w14:paraId="56D16FA8" w14:textId="41B7245D" w:rsidR="008019A6" w:rsidDel="00D2561B" w:rsidRDefault="008019A6">
          <w:pPr>
            <w:pStyle w:val="TOC4"/>
            <w:tabs>
              <w:tab w:val="left" w:pos="1540"/>
              <w:tab w:val="right" w:leader="dot" w:pos="10024"/>
            </w:tabs>
            <w:rPr>
              <w:del w:id="326" w:author="HIKARI" w:date="2019-11-08T21:25:00Z"/>
              <w:rFonts w:asciiTheme="minorHAnsi" w:hAnsiTheme="minorHAnsi"/>
              <w:b w:val="0"/>
              <w:noProof/>
              <w:sz w:val="22"/>
            </w:rPr>
          </w:pPr>
          <w:del w:id="327" w:author="HIKARI" w:date="2019-11-08T21:25:00Z">
            <w:r w:rsidRPr="00D2561B" w:rsidDel="00D2561B">
              <w:rPr>
                <w:noProof/>
                <w:rPrChange w:id="328" w:author="HIKARI" w:date="2019-11-08T21:25:00Z">
                  <w:rPr>
                    <w:rStyle w:val="Hyperlink"/>
                    <w:iCs/>
                    <w:noProof/>
                  </w:rPr>
                </w:rPrChange>
              </w:rPr>
              <w:delText>3.1.2.</w:delText>
            </w:r>
            <w:r w:rsidDel="00D2561B">
              <w:rPr>
                <w:rFonts w:asciiTheme="minorHAnsi" w:hAnsiTheme="minorHAnsi"/>
                <w:b w:val="0"/>
                <w:noProof/>
                <w:sz w:val="22"/>
              </w:rPr>
              <w:tab/>
            </w:r>
            <w:r w:rsidRPr="00D2561B" w:rsidDel="00D2561B">
              <w:rPr>
                <w:noProof/>
                <w:rPrChange w:id="329" w:author="HIKARI" w:date="2019-11-08T21:25:00Z">
                  <w:rPr>
                    <w:rStyle w:val="Hyperlink"/>
                    <w:iCs/>
                    <w:noProof/>
                  </w:rPr>
                </w:rPrChange>
              </w:rPr>
              <w:delText>Chi tiết</w:delText>
            </w:r>
            <w:r w:rsidDel="00D2561B">
              <w:rPr>
                <w:noProof/>
                <w:webHidden/>
              </w:rPr>
              <w:tab/>
              <w:delText>16</w:delText>
            </w:r>
          </w:del>
        </w:p>
        <w:p w14:paraId="3BB5658F" w14:textId="152B8EF3" w:rsidR="008019A6" w:rsidDel="00D2561B" w:rsidRDefault="008019A6">
          <w:pPr>
            <w:pStyle w:val="TOC4"/>
            <w:tabs>
              <w:tab w:val="left" w:pos="1540"/>
              <w:tab w:val="right" w:leader="dot" w:pos="10024"/>
            </w:tabs>
            <w:rPr>
              <w:del w:id="330" w:author="HIKARI" w:date="2019-11-08T21:25:00Z"/>
              <w:rFonts w:asciiTheme="minorHAnsi" w:hAnsiTheme="minorHAnsi"/>
              <w:b w:val="0"/>
              <w:noProof/>
              <w:sz w:val="22"/>
            </w:rPr>
          </w:pPr>
          <w:del w:id="331" w:author="HIKARI" w:date="2019-11-08T21:25:00Z">
            <w:r w:rsidRPr="00D2561B" w:rsidDel="00D2561B">
              <w:rPr>
                <w:noProof/>
                <w:rPrChange w:id="332" w:author="HIKARI" w:date="2019-11-08T21:25:00Z">
                  <w:rPr>
                    <w:rStyle w:val="Hyperlink"/>
                    <w:iCs/>
                    <w:noProof/>
                  </w:rPr>
                </w:rPrChange>
              </w:rPr>
              <w:delText>3.1.3.</w:delText>
            </w:r>
            <w:r w:rsidDel="00D2561B">
              <w:rPr>
                <w:rFonts w:asciiTheme="minorHAnsi" w:hAnsiTheme="minorHAnsi"/>
                <w:b w:val="0"/>
                <w:noProof/>
                <w:sz w:val="22"/>
              </w:rPr>
              <w:tab/>
            </w:r>
            <w:r w:rsidRPr="00D2561B" w:rsidDel="00D2561B">
              <w:rPr>
                <w:noProof/>
                <w:rPrChange w:id="333" w:author="HIKARI" w:date="2019-11-08T21:25:00Z">
                  <w:rPr>
                    <w:rStyle w:val="Hyperlink"/>
                    <w:iCs/>
                    <w:noProof/>
                  </w:rPr>
                </w:rPrChange>
              </w:rPr>
              <w:delText>Đặc tả lớp</w:delText>
            </w:r>
            <w:r w:rsidDel="00D2561B">
              <w:rPr>
                <w:noProof/>
                <w:webHidden/>
              </w:rPr>
              <w:tab/>
              <w:delText>16</w:delText>
            </w:r>
          </w:del>
        </w:p>
        <w:p w14:paraId="3905FD82" w14:textId="7C9AEF66" w:rsidR="008019A6" w:rsidDel="00D2561B" w:rsidRDefault="008019A6">
          <w:pPr>
            <w:pStyle w:val="TOC4"/>
            <w:tabs>
              <w:tab w:val="left" w:pos="1540"/>
              <w:tab w:val="right" w:leader="dot" w:pos="10024"/>
            </w:tabs>
            <w:rPr>
              <w:del w:id="334" w:author="HIKARI" w:date="2019-11-08T21:25:00Z"/>
              <w:rFonts w:asciiTheme="minorHAnsi" w:hAnsiTheme="minorHAnsi"/>
              <w:b w:val="0"/>
              <w:noProof/>
              <w:sz w:val="22"/>
            </w:rPr>
          </w:pPr>
          <w:del w:id="335" w:author="HIKARI" w:date="2019-11-08T21:25:00Z">
            <w:r w:rsidRPr="00D2561B" w:rsidDel="00D2561B">
              <w:rPr>
                <w:noProof/>
                <w:rPrChange w:id="336" w:author="HIKARI" w:date="2019-11-08T21:25:00Z">
                  <w:rPr>
                    <w:rStyle w:val="Hyperlink"/>
                    <w:iCs/>
                    <w:noProof/>
                  </w:rPr>
                </w:rPrChange>
              </w:rPr>
              <w:delText>3.1.4.</w:delText>
            </w:r>
            <w:r w:rsidDel="00D2561B">
              <w:rPr>
                <w:rFonts w:asciiTheme="minorHAnsi" w:hAnsiTheme="minorHAnsi"/>
                <w:b w:val="0"/>
                <w:noProof/>
                <w:sz w:val="22"/>
              </w:rPr>
              <w:tab/>
            </w:r>
            <w:r w:rsidRPr="00D2561B" w:rsidDel="00D2561B">
              <w:rPr>
                <w:noProof/>
                <w:rPrChange w:id="337" w:author="HIKARI" w:date="2019-11-08T21:25:00Z">
                  <w:rPr>
                    <w:rStyle w:val="Hyperlink"/>
                    <w:iCs/>
                    <w:noProof/>
                  </w:rPr>
                </w:rPrChange>
              </w:rPr>
              <w:delText>Đặc tả các phương thức trong lớp</w:delText>
            </w:r>
            <w:r w:rsidDel="00D2561B">
              <w:rPr>
                <w:noProof/>
                <w:webHidden/>
              </w:rPr>
              <w:tab/>
              <w:delText>18</w:delText>
            </w:r>
          </w:del>
        </w:p>
        <w:p w14:paraId="35DB46E8" w14:textId="57123F57" w:rsidR="008019A6" w:rsidDel="00D2561B" w:rsidRDefault="008019A6">
          <w:pPr>
            <w:pStyle w:val="TOC3"/>
            <w:tabs>
              <w:tab w:val="left" w:pos="1320"/>
              <w:tab w:val="right" w:leader="dot" w:pos="10024"/>
            </w:tabs>
            <w:rPr>
              <w:del w:id="338" w:author="HIKARI" w:date="2019-11-08T21:25:00Z"/>
              <w:rFonts w:asciiTheme="minorHAnsi" w:eastAsiaTheme="minorEastAsia" w:hAnsiTheme="minorHAnsi" w:cstheme="minorBidi"/>
              <w:b w:val="0"/>
              <w:noProof/>
              <w:sz w:val="22"/>
              <w:szCs w:val="22"/>
            </w:rPr>
          </w:pPr>
          <w:del w:id="339" w:author="HIKARI" w:date="2019-11-08T21:25:00Z">
            <w:r w:rsidRPr="00D2561B" w:rsidDel="00D2561B">
              <w:rPr>
                <w:noProof/>
                <w:rPrChange w:id="340" w:author="HIKARI" w:date="2019-11-08T21:25:00Z">
                  <w:rPr>
                    <w:rStyle w:val="Hyperlink"/>
                    <w:noProof/>
                  </w:rPr>
                </w:rPrChange>
              </w:rPr>
              <w:delText>3.2.</w:delText>
            </w:r>
            <w:r w:rsidDel="00D2561B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</w:rPr>
              <w:tab/>
            </w:r>
            <w:r w:rsidRPr="00D2561B" w:rsidDel="00D2561B">
              <w:rPr>
                <w:noProof/>
                <w:rPrChange w:id="341" w:author="HIKARI" w:date="2019-11-08T21:25:00Z">
                  <w:rPr>
                    <w:rStyle w:val="Hyperlink"/>
                    <w:noProof/>
                  </w:rPr>
                </w:rPrChange>
              </w:rPr>
              <w:delText>Thiết kế lớp chức năng</w:delText>
            </w:r>
            <w:r w:rsidDel="00D2561B">
              <w:rPr>
                <w:noProof/>
                <w:webHidden/>
              </w:rPr>
              <w:tab/>
              <w:delText>18</w:delText>
            </w:r>
          </w:del>
        </w:p>
        <w:p w14:paraId="383C1497" w14:textId="0649CD2B" w:rsidR="008019A6" w:rsidDel="00D2561B" w:rsidRDefault="008019A6">
          <w:pPr>
            <w:pStyle w:val="TOC4"/>
            <w:tabs>
              <w:tab w:val="left" w:pos="1540"/>
              <w:tab w:val="right" w:leader="dot" w:pos="10024"/>
            </w:tabs>
            <w:rPr>
              <w:del w:id="342" w:author="HIKARI" w:date="2019-11-08T21:25:00Z"/>
              <w:rFonts w:asciiTheme="minorHAnsi" w:hAnsiTheme="minorHAnsi"/>
              <w:b w:val="0"/>
              <w:noProof/>
              <w:sz w:val="22"/>
            </w:rPr>
          </w:pPr>
          <w:del w:id="343" w:author="HIKARI" w:date="2019-11-08T21:25:00Z">
            <w:r w:rsidRPr="00D2561B" w:rsidDel="00D2561B">
              <w:rPr>
                <w:noProof/>
                <w:rPrChange w:id="344" w:author="HIKARI" w:date="2019-11-08T21:25:00Z">
                  <w:rPr>
                    <w:rStyle w:val="Hyperlink"/>
                    <w:noProof/>
                  </w:rPr>
                </w:rPrChange>
              </w:rPr>
              <w:delText>3.2.1.</w:delText>
            </w:r>
            <w:r w:rsidDel="00D2561B">
              <w:rPr>
                <w:rFonts w:asciiTheme="minorHAnsi" w:hAnsiTheme="minorHAnsi"/>
                <w:b w:val="0"/>
                <w:noProof/>
                <w:sz w:val="22"/>
              </w:rPr>
              <w:tab/>
            </w:r>
            <w:r w:rsidRPr="00D2561B" w:rsidDel="00D2561B">
              <w:rPr>
                <w:noProof/>
                <w:rPrChange w:id="345" w:author="HIKARI" w:date="2019-11-08T21:25:00Z">
                  <w:rPr>
                    <w:rStyle w:val="Hyperlink"/>
                    <w:noProof/>
                  </w:rPr>
                </w:rPrChange>
              </w:rPr>
              <w:delText>Tổng quan</w:delText>
            </w:r>
            <w:r w:rsidDel="00D2561B">
              <w:rPr>
                <w:noProof/>
                <w:webHidden/>
              </w:rPr>
              <w:tab/>
              <w:delText>18</w:delText>
            </w:r>
          </w:del>
        </w:p>
        <w:p w14:paraId="73EEA451" w14:textId="727EC5C6" w:rsidR="008019A6" w:rsidDel="00D2561B" w:rsidRDefault="008019A6">
          <w:pPr>
            <w:pStyle w:val="TOC4"/>
            <w:tabs>
              <w:tab w:val="left" w:pos="1540"/>
              <w:tab w:val="right" w:leader="dot" w:pos="10024"/>
            </w:tabs>
            <w:rPr>
              <w:del w:id="346" w:author="HIKARI" w:date="2019-11-08T21:25:00Z"/>
              <w:rFonts w:asciiTheme="minorHAnsi" w:hAnsiTheme="minorHAnsi"/>
              <w:b w:val="0"/>
              <w:noProof/>
              <w:sz w:val="22"/>
            </w:rPr>
          </w:pPr>
          <w:del w:id="347" w:author="HIKARI" w:date="2019-11-08T21:25:00Z">
            <w:r w:rsidRPr="00D2561B" w:rsidDel="00D2561B">
              <w:rPr>
                <w:noProof/>
                <w:rPrChange w:id="348" w:author="HIKARI" w:date="2019-11-08T21:25:00Z">
                  <w:rPr>
                    <w:rStyle w:val="Hyperlink"/>
                    <w:noProof/>
                  </w:rPr>
                </w:rPrChange>
              </w:rPr>
              <w:delText>3.2.2.</w:delText>
            </w:r>
            <w:r w:rsidDel="00D2561B">
              <w:rPr>
                <w:rFonts w:asciiTheme="minorHAnsi" w:hAnsiTheme="minorHAnsi"/>
                <w:b w:val="0"/>
                <w:noProof/>
                <w:sz w:val="22"/>
              </w:rPr>
              <w:tab/>
            </w:r>
            <w:r w:rsidRPr="00D2561B" w:rsidDel="00D2561B">
              <w:rPr>
                <w:noProof/>
                <w:rPrChange w:id="349" w:author="HIKARI" w:date="2019-11-08T21:25:00Z">
                  <w:rPr>
                    <w:rStyle w:val="Hyperlink"/>
                    <w:noProof/>
                  </w:rPr>
                </w:rPrChange>
              </w:rPr>
              <w:delText>Đặc tả lớp</w:delText>
            </w:r>
            <w:r w:rsidDel="00D2561B">
              <w:rPr>
                <w:noProof/>
                <w:webHidden/>
              </w:rPr>
              <w:tab/>
              <w:delText>19</w:delText>
            </w:r>
          </w:del>
        </w:p>
        <w:p w14:paraId="2522B1DC" w14:textId="5456F74F" w:rsidR="008019A6" w:rsidDel="00D2561B" w:rsidRDefault="008019A6">
          <w:pPr>
            <w:pStyle w:val="TOC4"/>
            <w:tabs>
              <w:tab w:val="left" w:pos="1540"/>
              <w:tab w:val="right" w:leader="dot" w:pos="10024"/>
            </w:tabs>
            <w:rPr>
              <w:del w:id="350" w:author="HIKARI" w:date="2019-11-08T21:25:00Z"/>
              <w:rFonts w:asciiTheme="minorHAnsi" w:hAnsiTheme="minorHAnsi"/>
              <w:b w:val="0"/>
              <w:noProof/>
              <w:sz w:val="22"/>
            </w:rPr>
          </w:pPr>
          <w:del w:id="351" w:author="HIKARI" w:date="2019-11-08T21:25:00Z">
            <w:r w:rsidRPr="00D2561B" w:rsidDel="00D2561B">
              <w:rPr>
                <w:noProof/>
                <w:rPrChange w:id="352" w:author="HIKARI" w:date="2019-11-08T21:25:00Z">
                  <w:rPr>
                    <w:rStyle w:val="Hyperlink"/>
                    <w:iCs/>
                    <w:noProof/>
                  </w:rPr>
                </w:rPrChange>
              </w:rPr>
              <w:delText>3.2.3.</w:delText>
            </w:r>
            <w:r w:rsidDel="00D2561B">
              <w:rPr>
                <w:rFonts w:asciiTheme="minorHAnsi" w:hAnsiTheme="minorHAnsi"/>
                <w:b w:val="0"/>
                <w:noProof/>
                <w:sz w:val="22"/>
              </w:rPr>
              <w:tab/>
            </w:r>
            <w:r w:rsidRPr="00D2561B" w:rsidDel="00D2561B">
              <w:rPr>
                <w:noProof/>
                <w:rPrChange w:id="353" w:author="HIKARI" w:date="2019-11-08T21:25:00Z">
                  <w:rPr>
                    <w:rStyle w:val="Hyperlink"/>
                    <w:iCs/>
                    <w:noProof/>
                  </w:rPr>
                </w:rPrChange>
              </w:rPr>
              <w:delText>Đặc tả các phương thức trong lớp</w:delText>
            </w:r>
            <w:r w:rsidDel="00D2561B">
              <w:rPr>
                <w:noProof/>
                <w:webHidden/>
              </w:rPr>
              <w:tab/>
              <w:delText>20</w:delText>
            </w:r>
          </w:del>
        </w:p>
        <w:p w14:paraId="3F0E1745" w14:textId="122E6420" w:rsidR="008019A6" w:rsidDel="00D2561B" w:rsidRDefault="008019A6">
          <w:pPr>
            <w:pStyle w:val="TOC1"/>
            <w:rPr>
              <w:del w:id="354" w:author="HIKARI" w:date="2019-11-08T21:25:00Z"/>
              <w:rFonts w:asciiTheme="minorHAnsi" w:eastAsiaTheme="minorEastAsia" w:hAnsiTheme="minorHAnsi" w:cstheme="minorBidi"/>
              <w:b w:val="0"/>
              <w:i w:val="0"/>
              <w:iCs w:val="0"/>
              <w:sz w:val="22"/>
              <w:szCs w:val="22"/>
            </w:rPr>
          </w:pPr>
          <w:del w:id="355" w:author="HIKARI" w:date="2019-11-08T21:25:00Z">
            <w:r w:rsidRPr="00D2561B" w:rsidDel="00D2561B">
              <w:rPr>
                <w:rPrChange w:id="356" w:author="HIKARI" w:date="2019-11-08T21:25:00Z">
                  <w:rPr>
                    <w:rStyle w:val="Hyperlink"/>
                    <w:i w:val="0"/>
                    <w:iCs w:val="0"/>
                  </w:rPr>
                </w:rPrChange>
              </w:rPr>
              <w:delText>Chương 4: Cài đặt và kiểm thử</w:delText>
            </w:r>
            <w:r w:rsidDel="00D2561B">
              <w:rPr>
                <w:webHidden/>
              </w:rPr>
              <w:tab/>
              <w:delText>24</w:delText>
            </w:r>
          </w:del>
        </w:p>
        <w:p w14:paraId="1A9F7D72" w14:textId="154E4728" w:rsidR="008019A6" w:rsidDel="00D2561B" w:rsidRDefault="008019A6">
          <w:pPr>
            <w:pStyle w:val="TOC1"/>
            <w:rPr>
              <w:del w:id="357" w:author="HIKARI" w:date="2019-11-08T21:25:00Z"/>
              <w:rFonts w:asciiTheme="minorHAnsi" w:eastAsiaTheme="minorEastAsia" w:hAnsiTheme="minorHAnsi" w:cstheme="minorBidi"/>
              <w:b w:val="0"/>
              <w:i w:val="0"/>
              <w:iCs w:val="0"/>
              <w:sz w:val="22"/>
              <w:szCs w:val="22"/>
            </w:rPr>
          </w:pPr>
          <w:del w:id="358" w:author="HIKARI" w:date="2019-11-08T21:25:00Z">
            <w:r w:rsidRPr="00D2561B" w:rsidDel="00D2561B">
              <w:rPr>
                <w:rPrChange w:id="359" w:author="HIKARI" w:date="2019-11-08T21:25:00Z">
                  <w:rPr>
                    <w:rStyle w:val="Hyperlink"/>
                    <w:i w:val="0"/>
                    <w:iCs w:val="0"/>
                  </w:rPr>
                </w:rPrChange>
              </w:rPr>
              <w:delText>Chương 5: Kết luận và hướng phát triển</w:delText>
            </w:r>
            <w:r w:rsidDel="00D2561B">
              <w:rPr>
                <w:webHidden/>
              </w:rPr>
              <w:tab/>
              <w:delText>25</w:delText>
            </w:r>
          </w:del>
        </w:p>
        <w:p w14:paraId="739C4DE9" w14:textId="54123A1F" w:rsidR="008019A6" w:rsidDel="00D2561B" w:rsidRDefault="008019A6">
          <w:pPr>
            <w:pStyle w:val="TOC2"/>
            <w:tabs>
              <w:tab w:val="left" w:pos="880"/>
              <w:tab w:val="right" w:leader="dot" w:pos="10024"/>
            </w:tabs>
            <w:rPr>
              <w:del w:id="360" w:author="HIKARI" w:date="2019-11-08T21:25:00Z"/>
              <w:rFonts w:asciiTheme="minorHAnsi" w:eastAsiaTheme="minorEastAsia" w:hAnsiTheme="minorHAnsi" w:cstheme="minorBidi"/>
              <w:b w:val="0"/>
              <w:i w:val="0"/>
              <w:noProof/>
              <w:sz w:val="22"/>
              <w:szCs w:val="22"/>
            </w:rPr>
          </w:pPr>
          <w:del w:id="361" w:author="HIKARI" w:date="2019-11-08T21:25:00Z">
            <w:r w:rsidRPr="00D2561B" w:rsidDel="00D2561B">
              <w:rPr>
                <w:noProof/>
                <w:rPrChange w:id="362" w:author="HIKARI" w:date="2019-11-08T21:25:00Z">
                  <w:rPr>
                    <w:rStyle w:val="Hyperlink"/>
                    <w:i w:val="0"/>
                    <w:iCs/>
                    <w:noProof/>
                  </w:rPr>
                </w:rPrChange>
              </w:rPr>
              <w:delText>1.</w:delText>
            </w:r>
            <w:r w:rsidDel="00D2561B">
              <w:rPr>
                <w:rFonts w:asciiTheme="minorHAnsi" w:eastAsiaTheme="minorEastAsia" w:hAnsiTheme="minorHAnsi" w:cstheme="minorBidi"/>
                <w:b w:val="0"/>
                <w:i w:val="0"/>
                <w:noProof/>
                <w:sz w:val="22"/>
                <w:szCs w:val="22"/>
              </w:rPr>
              <w:tab/>
            </w:r>
            <w:r w:rsidRPr="00D2561B" w:rsidDel="00D2561B">
              <w:rPr>
                <w:noProof/>
                <w:rPrChange w:id="363" w:author="HIKARI" w:date="2019-11-08T21:25:00Z">
                  <w:rPr>
                    <w:rStyle w:val="Hyperlink"/>
                    <w:i w:val="0"/>
                    <w:iCs/>
                    <w:noProof/>
                  </w:rPr>
                </w:rPrChange>
              </w:rPr>
              <w:delText>Kết luận</w:delText>
            </w:r>
            <w:r w:rsidDel="00D2561B">
              <w:rPr>
                <w:noProof/>
                <w:webHidden/>
              </w:rPr>
              <w:tab/>
              <w:delText>25</w:delText>
            </w:r>
          </w:del>
        </w:p>
        <w:p w14:paraId="4E65D922" w14:textId="55B81A35" w:rsidR="008019A6" w:rsidDel="00D2561B" w:rsidRDefault="008019A6">
          <w:pPr>
            <w:pStyle w:val="TOC2"/>
            <w:tabs>
              <w:tab w:val="left" w:pos="880"/>
              <w:tab w:val="right" w:leader="dot" w:pos="10024"/>
            </w:tabs>
            <w:rPr>
              <w:del w:id="364" w:author="HIKARI" w:date="2019-11-08T21:25:00Z"/>
              <w:rFonts w:asciiTheme="minorHAnsi" w:eastAsiaTheme="minorEastAsia" w:hAnsiTheme="minorHAnsi" w:cstheme="minorBidi"/>
              <w:b w:val="0"/>
              <w:i w:val="0"/>
              <w:noProof/>
              <w:sz w:val="22"/>
              <w:szCs w:val="22"/>
            </w:rPr>
          </w:pPr>
          <w:del w:id="365" w:author="HIKARI" w:date="2019-11-08T21:25:00Z">
            <w:r w:rsidRPr="00D2561B" w:rsidDel="00D2561B">
              <w:rPr>
                <w:noProof/>
                <w:rPrChange w:id="366" w:author="HIKARI" w:date="2019-11-08T21:25:00Z">
                  <w:rPr>
                    <w:rStyle w:val="Hyperlink"/>
                    <w:i w:val="0"/>
                    <w:iCs/>
                    <w:noProof/>
                  </w:rPr>
                </w:rPrChange>
              </w:rPr>
              <w:delText>2.</w:delText>
            </w:r>
            <w:r w:rsidDel="00D2561B">
              <w:rPr>
                <w:rFonts w:asciiTheme="minorHAnsi" w:eastAsiaTheme="minorEastAsia" w:hAnsiTheme="minorHAnsi" w:cstheme="minorBidi"/>
                <w:b w:val="0"/>
                <w:i w:val="0"/>
                <w:noProof/>
                <w:sz w:val="22"/>
                <w:szCs w:val="22"/>
              </w:rPr>
              <w:tab/>
            </w:r>
            <w:r w:rsidRPr="00D2561B" w:rsidDel="00D2561B">
              <w:rPr>
                <w:noProof/>
                <w:rPrChange w:id="367" w:author="HIKARI" w:date="2019-11-08T21:25:00Z">
                  <w:rPr>
                    <w:rStyle w:val="Hyperlink"/>
                    <w:i w:val="0"/>
                    <w:iCs/>
                    <w:noProof/>
                  </w:rPr>
                </w:rPrChange>
              </w:rPr>
              <w:delText>Hướng phát triển</w:delText>
            </w:r>
            <w:r w:rsidDel="00D2561B">
              <w:rPr>
                <w:noProof/>
                <w:webHidden/>
              </w:rPr>
              <w:tab/>
              <w:delText>25</w:delText>
            </w:r>
          </w:del>
        </w:p>
        <w:p w14:paraId="3447C000" w14:textId="27A23EFB" w:rsidR="008019A6" w:rsidDel="00D2561B" w:rsidRDefault="008019A6">
          <w:pPr>
            <w:pStyle w:val="TOC1"/>
            <w:rPr>
              <w:del w:id="368" w:author="HIKARI" w:date="2019-11-08T21:25:00Z"/>
              <w:rFonts w:asciiTheme="minorHAnsi" w:eastAsiaTheme="minorEastAsia" w:hAnsiTheme="minorHAnsi" w:cstheme="minorBidi"/>
              <w:b w:val="0"/>
              <w:i w:val="0"/>
              <w:iCs w:val="0"/>
              <w:sz w:val="22"/>
              <w:szCs w:val="22"/>
            </w:rPr>
          </w:pPr>
          <w:del w:id="369" w:author="HIKARI" w:date="2019-11-08T21:25:00Z">
            <w:r w:rsidRPr="00D2561B" w:rsidDel="00D2561B">
              <w:rPr>
                <w:rPrChange w:id="370" w:author="HIKARI" w:date="2019-11-08T21:25:00Z">
                  <w:rPr>
                    <w:rStyle w:val="Hyperlink"/>
                    <w:i w:val="0"/>
                    <w:iCs w:val="0"/>
                  </w:rPr>
                </w:rPrChange>
              </w:rPr>
              <w:delText>Tài liệu tham khảo</w:delText>
            </w:r>
            <w:r w:rsidDel="00D2561B">
              <w:rPr>
                <w:webHidden/>
              </w:rPr>
              <w:tab/>
              <w:delText>25</w:delText>
            </w:r>
          </w:del>
        </w:p>
        <w:p w14:paraId="03AE8105" w14:textId="3F9D80E3" w:rsidR="0008475D" w:rsidRPr="00E24C10" w:rsidRDefault="006C7A24" w:rsidP="006C7A24">
          <w:pPr>
            <w:pStyle w:val="TOC1"/>
            <w:sectPr w:rsidR="0008475D" w:rsidRPr="00E24C10" w:rsidSect="007839B1">
              <w:footerReference w:type="default" r:id="rId10"/>
              <w:pgSz w:w="11906" w:h="16838"/>
              <w:pgMar w:top="720" w:right="720" w:bottom="720" w:left="1152" w:header="850" w:footer="850" w:gutter="0"/>
              <w:pgNumType w:start="1"/>
              <w:cols w:space="708"/>
              <w:docGrid w:linePitch="360"/>
            </w:sectPr>
          </w:pPr>
          <w:r>
            <w:fldChar w:fldCharType="end"/>
          </w:r>
        </w:p>
      </w:sdtContent>
    </w:sdt>
    <w:p w14:paraId="118B8DED" w14:textId="3EC77152" w:rsidR="00C5579A" w:rsidRPr="00E24C10" w:rsidRDefault="0048368C" w:rsidP="0048368C">
      <w:pPr>
        <w:pStyle w:val="Heading1"/>
        <w:spacing w:before="0"/>
        <w:rPr>
          <w:rFonts w:cs="Times New Roman"/>
        </w:rPr>
      </w:pPr>
      <w:bookmarkStart w:id="371" w:name="_Toc531431819"/>
      <w:bookmarkStart w:id="372" w:name="_Toc24298305"/>
      <w:proofErr w:type="spellStart"/>
      <w:r>
        <w:rPr>
          <w:rFonts w:cs="Times New Roman"/>
        </w:rPr>
        <w:lastRenderedPageBreak/>
        <w:t>D</w:t>
      </w:r>
      <w:r w:rsidRPr="00E24C10">
        <w:rPr>
          <w:rFonts w:cs="Times New Roman"/>
        </w:rPr>
        <w:t>anh</w:t>
      </w:r>
      <w:proofErr w:type="spellEnd"/>
      <w:r w:rsidRPr="00E24C10">
        <w:rPr>
          <w:rFonts w:cs="Times New Roman"/>
        </w:rPr>
        <w:t xml:space="preserve"> </w:t>
      </w:r>
      <w:proofErr w:type="spellStart"/>
      <w:r w:rsidRPr="00E24C10">
        <w:rPr>
          <w:rFonts w:cs="Times New Roman"/>
        </w:rPr>
        <w:t>mục</w:t>
      </w:r>
      <w:proofErr w:type="spellEnd"/>
      <w:r w:rsidRPr="00E24C10">
        <w:rPr>
          <w:rFonts w:cs="Times New Roman"/>
        </w:rPr>
        <w:t xml:space="preserve"> </w:t>
      </w:r>
      <w:proofErr w:type="spellStart"/>
      <w:r w:rsidRPr="00E24C10">
        <w:rPr>
          <w:rFonts w:cs="Times New Roman"/>
        </w:rPr>
        <w:t>các</w:t>
      </w:r>
      <w:proofErr w:type="spellEnd"/>
      <w:r w:rsidRPr="00E24C10">
        <w:rPr>
          <w:rFonts w:cs="Times New Roman"/>
        </w:rPr>
        <w:t xml:space="preserve"> </w:t>
      </w:r>
      <w:proofErr w:type="spellStart"/>
      <w:r w:rsidRPr="00E24C10">
        <w:rPr>
          <w:rFonts w:cs="Times New Roman"/>
        </w:rPr>
        <w:t>hình</w:t>
      </w:r>
      <w:bookmarkEnd w:id="371"/>
      <w:bookmarkEnd w:id="372"/>
      <w:proofErr w:type="spellEnd"/>
    </w:p>
    <w:p w14:paraId="194CB598" w14:textId="181EA4A5" w:rsidR="00B40D21" w:rsidRDefault="005740E2" w:rsidP="00B40D21">
      <w:pPr>
        <w:pStyle w:val="TableofFigures"/>
        <w:tabs>
          <w:tab w:val="right" w:leader="dot" w:pos="10358"/>
        </w:tabs>
        <w:spacing w:after="120"/>
        <w:rPr>
          <w:ins w:id="373" w:author="HIKARI" w:date="2019-11-10T17:11:00Z"/>
          <w:rFonts w:asciiTheme="minorHAnsi" w:eastAsiaTheme="minorEastAsia" w:hAnsiTheme="minorHAnsi" w:cstheme="minorBidi"/>
          <w:b w:val="0"/>
          <w:noProof/>
          <w:sz w:val="22"/>
          <w:szCs w:val="22"/>
        </w:rPr>
        <w:pPrChange w:id="374" w:author="HIKARI" w:date="2019-11-10T17:12:00Z">
          <w:pPr>
            <w:pStyle w:val="TableofFigures"/>
            <w:tabs>
              <w:tab w:val="right" w:leader="dot" w:pos="10358"/>
            </w:tabs>
          </w:pPr>
        </w:pPrChange>
      </w:pPr>
      <w:r>
        <w:rPr>
          <w:b w:val="0"/>
          <w:i/>
          <w:szCs w:val="26"/>
        </w:rPr>
        <w:fldChar w:fldCharType="begin"/>
      </w:r>
      <w:r>
        <w:rPr>
          <w:b w:val="0"/>
          <w:i/>
          <w:szCs w:val="26"/>
        </w:rPr>
        <w:instrText xml:space="preserve"> TOC \h \z \c "Hình" </w:instrText>
      </w:r>
      <w:r>
        <w:rPr>
          <w:b w:val="0"/>
          <w:i/>
          <w:szCs w:val="26"/>
        </w:rPr>
        <w:fldChar w:fldCharType="separate"/>
      </w:r>
      <w:ins w:id="375" w:author="HIKARI" w:date="2019-11-10T17:11:00Z">
        <w:r w:rsidR="00B40D21" w:rsidRPr="007368A8">
          <w:rPr>
            <w:rStyle w:val="Hyperlink"/>
            <w:noProof/>
          </w:rPr>
          <w:fldChar w:fldCharType="begin"/>
        </w:r>
        <w:r w:rsidR="00B40D21" w:rsidRPr="007368A8">
          <w:rPr>
            <w:rStyle w:val="Hyperlink"/>
            <w:noProof/>
          </w:rPr>
          <w:instrText xml:space="preserve"> </w:instrText>
        </w:r>
        <w:r w:rsidR="00B40D21">
          <w:rPr>
            <w:noProof/>
          </w:rPr>
          <w:instrText>HYPERLINK \l "_Toc24298356"</w:instrText>
        </w:r>
        <w:r w:rsidR="00B40D21" w:rsidRPr="007368A8">
          <w:rPr>
            <w:rStyle w:val="Hyperlink"/>
            <w:noProof/>
          </w:rPr>
          <w:instrText xml:space="preserve"> </w:instrText>
        </w:r>
        <w:r w:rsidR="00B40D21" w:rsidRPr="007368A8">
          <w:rPr>
            <w:rStyle w:val="Hyperlink"/>
            <w:noProof/>
          </w:rPr>
        </w:r>
        <w:r w:rsidR="00B40D21" w:rsidRPr="007368A8">
          <w:rPr>
            <w:rStyle w:val="Hyperlink"/>
            <w:noProof/>
          </w:rPr>
          <w:fldChar w:fldCharType="separate"/>
        </w:r>
        <w:r w:rsidR="00B40D21" w:rsidRPr="007368A8">
          <w:rPr>
            <w:rStyle w:val="Hyperlink"/>
            <w:noProof/>
          </w:rPr>
          <w:t>Hình 1: Mô hình mạng Neural nhân tạo</w:t>
        </w:r>
        <w:r w:rsidR="00B40D21">
          <w:rPr>
            <w:noProof/>
            <w:webHidden/>
          </w:rPr>
          <w:tab/>
        </w:r>
        <w:r w:rsidR="00B40D21">
          <w:rPr>
            <w:noProof/>
            <w:webHidden/>
          </w:rPr>
          <w:fldChar w:fldCharType="begin"/>
        </w:r>
        <w:r w:rsidR="00B40D21">
          <w:rPr>
            <w:noProof/>
            <w:webHidden/>
          </w:rPr>
          <w:instrText xml:space="preserve"> PAGEREF _Toc24298356 \h </w:instrText>
        </w:r>
        <w:r w:rsidR="00B40D21">
          <w:rPr>
            <w:noProof/>
            <w:webHidden/>
          </w:rPr>
        </w:r>
      </w:ins>
      <w:r w:rsidR="00B40D21">
        <w:rPr>
          <w:noProof/>
          <w:webHidden/>
        </w:rPr>
        <w:fldChar w:fldCharType="separate"/>
      </w:r>
      <w:r w:rsidR="000D50D6">
        <w:rPr>
          <w:noProof/>
          <w:webHidden/>
        </w:rPr>
        <w:t>5</w:t>
      </w:r>
      <w:ins w:id="376" w:author="HIKARI" w:date="2019-11-10T17:11:00Z">
        <w:r w:rsidR="00B40D21">
          <w:rPr>
            <w:noProof/>
            <w:webHidden/>
          </w:rPr>
          <w:fldChar w:fldCharType="end"/>
        </w:r>
        <w:r w:rsidR="00B40D21" w:rsidRPr="007368A8">
          <w:rPr>
            <w:rStyle w:val="Hyperlink"/>
            <w:noProof/>
          </w:rPr>
          <w:fldChar w:fldCharType="end"/>
        </w:r>
      </w:ins>
    </w:p>
    <w:p w14:paraId="2EDF3CD2" w14:textId="70C13AA5" w:rsidR="00B40D21" w:rsidRDefault="00B40D21" w:rsidP="00B40D21">
      <w:pPr>
        <w:pStyle w:val="TableofFigures"/>
        <w:tabs>
          <w:tab w:val="right" w:leader="dot" w:pos="10358"/>
        </w:tabs>
        <w:spacing w:after="120"/>
        <w:rPr>
          <w:ins w:id="377" w:author="HIKARI" w:date="2019-11-10T17:11:00Z"/>
          <w:rFonts w:asciiTheme="minorHAnsi" w:eastAsiaTheme="minorEastAsia" w:hAnsiTheme="minorHAnsi" w:cstheme="minorBidi"/>
          <w:b w:val="0"/>
          <w:noProof/>
          <w:sz w:val="22"/>
          <w:szCs w:val="22"/>
        </w:rPr>
        <w:pPrChange w:id="378" w:author="HIKARI" w:date="2019-11-10T17:12:00Z">
          <w:pPr>
            <w:pStyle w:val="TableofFigures"/>
            <w:tabs>
              <w:tab w:val="right" w:leader="dot" w:pos="10358"/>
            </w:tabs>
          </w:pPr>
        </w:pPrChange>
      </w:pPr>
      <w:ins w:id="379" w:author="HIKARI" w:date="2019-11-10T17:11:00Z">
        <w:r w:rsidRPr="007368A8">
          <w:rPr>
            <w:rStyle w:val="Hyperlink"/>
            <w:noProof/>
          </w:rPr>
          <w:fldChar w:fldCharType="begin"/>
        </w:r>
        <w:r w:rsidRPr="007368A8">
          <w:rPr>
            <w:rStyle w:val="Hyperlink"/>
            <w:noProof/>
          </w:rPr>
          <w:instrText xml:space="preserve"> </w:instrText>
        </w:r>
        <w:r>
          <w:rPr>
            <w:noProof/>
          </w:rPr>
          <w:instrText>HYPERLINK \l "_Toc24298357"</w:instrText>
        </w:r>
        <w:r w:rsidRPr="007368A8">
          <w:rPr>
            <w:rStyle w:val="Hyperlink"/>
            <w:noProof/>
          </w:rPr>
          <w:instrText xml:space="preserve"> </w:instrText>
        </w:r>
        <w:r w:rsidRPr="007368A8">
          <w:rPr>
            <w:rStyle w:val="Hyperlink"/>
            <w:noProof/>
          </w:rPr>
        </w:r>
        <w:r w:rsidRPr="007368A8">
          <w:rPr>
            <w:rStyle w:val="Hyperlink"/>
            <w:noProof/>
          </w:rPr>
          <w:fldChar w:fldCharType="separate"/>
        </w:r>
        <w:r w:rsidRPr="007368A8">
          <w:rPr>
            <w:rStyle w:val="Hyperlink"/>
            <w:noProof/>
          </w:rPr>
          <w:t>Hình 2: Use case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_Toc24298357 \h </w:instrText>
        </w:r>
        <w:r>
          <w:rPr>
            <w:noProof/>
            <w:webHidden/>
          </w:rPr>
        </w:r>
      </w:ins>
      <w:r>
        <w:rPr>
          <w:noProof/>
          <w:webHidden/>
        </w:rPr>
        <w:fldChar w:fldCharType="separate"/>
      </w:r>
      <w:r w:rsidR="000D50D6">
        <w:rPr>
          <w:noProof/>
          <w:webHidden/>
        </w:rPr>
        <w:t>7</w:t>
      </w:r>
      <w:ins w:id="380" w:author="HIKARI" w:date="2019-11-10T17:11:00Z">
        <w:r>
          <w:rPr>
            <w:noProof/>
            <w:webHidden/>
          </w:rPr>
          <w:fldChar w:fldCharType="end"/>
        </w:r>
        <w:r w:rsidRPr="007368A8">
          <w:rPr>
            <w:rStyle w:val="Hyperlink"/>
            <w:noProof/>
          </w:rPr>
          <w:fldChar w:fldCharType="end"/>
        </w:r>
      </w:ins>
    </w:p>
    <w:p w14:paraId="452D0B65" w14:textId="046D55E7" w:rsidR="00B40D21" w:rsidRDefault="00B40D21" w:rsidP="00B40D21">
      <w:pPr>
        <w:pStyle w:val="TableofFigures"/>
        <w:tabs>
          <w:tab w:val="right" w:leader="dot" w:pos="10358"/>
        </w:tabs>
        <w:spacing w:after="120"/>
        <w:rPr>
          <w:ins w:id="381" w:author="HIKARI" w:date="2019-11-10T17:11:00Z"/>
          <w:rFonts w:asciiTheme="minorHAnsi" w:eastAsiaTheme="minorEastAsia" w:hAnsiTheme="minorHAnsi" w:cstheme="minorBidi"/>
          <w:b w:val="0"/>
          <w:noProof/>
          <w:sz w:val="22"/>
          <w:szCs w:val="22"/>
        </w:rPr>
        <w:pPrChange w:id="382" w:author="HIKARI" w:date="2019-11-10T17:12:00Z">
          <w:pPr>
            <w:pStyle w:val="TableofFigures"/>
            <w:tabs>
              <w:tab w:val="right" w:leader="dot" w:pos="10358"/>
            </w:tabs>
          </w:pPr>
        </w:pPrChange>
      </w:pPr>
      <w:ins w:id="383" w:author="HIKARI" w:date="2019-11-10T17:11:00Z">
        <w:r w:rsidRPr="007368A8">
          <w:rPr>
            <w:rStyle w:val="Hyperlink"/>
            <w:noProof/>
          </w:rPr>
          <w:fldChar w:fldCharType="begin"/>
        </w:r>
        <w:r w:rsidRPr="007368A8">
          <w:rPr>
            <w:rStyle w:val="Hyperlink"/>
            <w:noProof/>
          </w:rPr>
          <w:instrText xml:space="preserve"> </w:instrText>
        </w:r>
        <w:r>
          <w:rPr>
            <w:noProof/>
          </w:rPr>
          <w:instrText>HYPERLINK \l "_Toc24298358"</w:instrText>
        </w:r>
        <w:r w:rsidRPr="007368A8">
          <w:rPr>
            <w:rStyle w:val="Hyperlink"/>
            <w:noProof/>
          </w:rPr>
          <w:instrText xml:space="preserve"> </w:instrText>
        </w:r>
        <w:r w:rsidRPr="007368A8">
          <w:rPr>
            <w:rStyle w:val="Hyperlink"/>
            <w:noProof/>
          </w:rPr>
        </w:r>
        <w:r w:rsidRPr="007368A8">
          <w:rPr>
            <w:rStyle w:val="Hyperlink"/>
            <w:noProof/>
          </w:rPr>
          <w:fldChar w:fldCharType="separate"/>
        </w:r>
        <w:r w:rsidRPr="007368A8">
          <w:rPr>
            <w:rStyle w:val="Hyperlink"/>
            <w:noProof/>
          </w:rPr>
          <w:t>Hình 3: Minh hoạ dữ liệu đầu vào.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_Toc24298358 \h </w:instrText>
        </w:r>
        <w:r>
          <w:rPr>
            <w:noProof/>
            <w:webHidden/>
          </w:rPr>
        </w:r>
      </w:ins>
      <w:r>
        <w:rPr>
          <w:noProof/>
          <w:webHidden/>
        </w:rPr>
        <w:fldChar w:fldCharType="separate"/>
      </w:r>
      <w:r w:rsidR="000D50D6">
        <w:rPr>
          <w:noProof/>
          <w:webHidden/>
        </w:rPr>
        <w:t>7</w:t>
      </w:r>
      <w:ins w:id="384" w:author="HIKARI" w:date="2019-11-10T17:11:00Z">
        <w:r>
          <w:rPr>
            <w:noProof/>
            <w:webHidden/>
          </w:rPr>
          <w:fldChar w:fldCharType="end"/>
        </w:r>
        <w:r w:rsidRPr="007368A8">
          <w:rPr>
            <w:rStyle w:val="Hyperlink"/>
            <w:noProof/>
          </w:rPr>
          <w:fldChar w:fldCharType="end"/>
        </w:r>
      </w:ins>
    </w:p>
    <w:p w14:paraId="6C1B09FD" w14:textId="1E04FD34" w:rsidR="00B40D21" w:rsidRDefault="00B40D21" w:rsidP="00B40D21">
      <w:pPr>
        <w:pStyle w:val="TableofFigures"/>
        <w:tabs>
          <w:tab w:val="right" w:leader="dot" w:pos="10358"/>
        </w:tabs>
        <w:spacing w:after="120"/>
        <w:rPr>
          <w:ins w:id="385" w:author="HIKARI" w:date="2019-11-10T17:11:00Z"/>
          <w:rFonts w:asciiTheme="minorHAnsi" w:eastAsiaTheme="minorEastAsia" w:hAnsiTheme="minorHAnsi" w:cstheme="minorBidi"/>
          <w:b w:val="0"/>
          <w:noProof/>
          <w:sz w:val="22"/>
          <w:szCs w:val="22"/>
        </w:rPr>
        <w:pPrChange w:id="386" w:author="HIKARI" w:date="2019-11-10T17:12:00Z">
          <w:pPr>
            <w:pStyle w:val="TableofFigures"/>
            <w:tabs>
              <w:tab w:val="right" w:leader="dot" w:pos="10358"/>
            </w:tabs>
          </w:pPr>
        </w:pPrChange>
      </w:pPr>
      <w:ins w:id="387" w:author="HIKARI" w:date="2019-11-10T17:11:00Z">
        <w:r w:rsidRPr="007368A8">
          <w:rPr>
            <w:rStyle w:val="Hyperlink"/>
            <w:noProof/>
          </w:rPr>
          <w:fldChar w:fldCharType="begin"/>
        </w:r>
        <w:r w:rsidRPr="007368A8">
          <w:rPr>
            <w:rStyle w:val="Hyperlink"/>
            <w:noProof/>
          </w:rPr>
          <w:instrText xml:space="preserve"> </w:instrText>
        </w:r>
        <w:r>
          <w:rPr>
            <w:noProof/>
          </w:rPr>
          <w:instrText>HYPERLINK \l "_Toc24298359"</w:instrText>
        </w:r>
        <w:r w:rsidRPr="007368A8">
          <w:rPr>
            <w:rStyle w:val="Hyperlink"/>
            <w:noProof/>
          </w:rPr>
          <w:instrText xml:space="preserve"> </w:instrText>
        </w:r>
        <w:r w:rsidRPr="007368A8">
          <w:rPr>
            <w:rStyle w:val="Hyperlink"/>
            <w:noProof/>
          </w:rPr>
        </w:r>
        <w:r w:rsidRPr="007368A8">
          <w:rPr>
            <w:rStyle w:val="Hyperlink"/>
            <w:noProof/>
          </w:rPr>
          <w:fldChar w:fldCharType="separate"/>
        </w:r>
        <w:r w:rsidRPr="007368A8">
          <w:rPr>
            <w:rStyle w:val="Hyperlink"/>
            <w:noProof/>
          </w:rPr>
          <w:t>Hình 4: Minh hoạ dữ liệu trả ra.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_Toc24298359 \h </w:instrText>
        </w:r>
        <w:r>
          <w:rPr>
            <w:noProof/>
            <w:webHidden/>
          </w:rPr>
        </w:r>
      </w:ins>
      <w:r>
        <w:rPr>
          <w:noProof/>
          <w:webHidden/>
        </w:rPr>
        <w:fldChar w:fldCharType="separate"/>
      </w:r>
      <w:r w:rsidR="000D50D6">
        <w:rPr>
          <w:noProof/>
          <w:webHidden/>
        </w:rPr>
        <w:t>8</w:t>
      </w:r>
      <w:ins w:id="388" w:author="HIKARI" w:date="2019-11-10T17:11:00Z">
        <w:r>
          <w:rPr>
            <w:noProof/>
            <w:webHidden/>
          </w:rPr>
          <w:fldChar w:fldCharType="end"/>
        </w:r>
        <w:r w:rsidRPr="007368A8">
          <w:rPr>
            <w:rStyle w:val="Hyperlink"/>
            <w:noProof/>
          </w:rPr>
          <w:fldChar w:fldCharType="end"/>
        </w:r>
      </w:ins>
    </w:p>
    <w:p w14:paraId="645B291E" w14:textId="0016D146" w:rsidR="00B40D21" w:rsidRDefault="00B40D21" w:rsidP="00B40D21">
      <w:pPr>
        <w:pStyle w:val="TableofFigures"/>
        <w:tabs>
          <w:tab w:val="right" w:leader="dot" w:pos="10358"/>
        </w:tabs>
        <w:spacing w:after="120"/>
        <w:rPr>
          <w:ins w:id="389" w:author="HIKARI" w:date="2019-11-10T17:11:00Z"/>
          <w:rFonts w:asciiTheme="minorHAnsi" w:eastAsiaTheme="minorEastAsia" w:hAnsiTheme="minorHAnsi" w:cstheme="minorBidi"/>
          <w:b w:val="0"/>
          <w:noProof/>
          <w:sz w:val="22"/>
          <w:szCs w:val="22"/>
        </w:rPr>
        <w:pPrChange w:id="390" w:author="HIKARI" w:date="2019-11-10T17:12:00Z">
          <w:pPr>
            <w:pStyle w:val="TableofFigures"/>
            <w:tabs>
              <w:tab w:val="right" w:leader="dot" w:pos="10358"/>
            </w:tabs>
          </w:pPr>
        </w:pPrChange>
      </w:pPr>
      <w:ins w:id="391" w:author="HIKARI" w:date="2019-11-10T17:11:00Z">
        <w:r w:rsidRPr="007368A8">
          <w:rPr>
            <w:rStyle w:val="Hyperlink"/>
            <w:noProof/>
          </w:rPr>
          <w:fldChar w:fldCharType="begin"/>
        </w:r>
        <w:r w:rsidRPr="007368A8">
          <w:rPr>
            <w:rStyle w:val="Hyperlink"/>
            <w:noProof/>
          </w:rPr>
          <w:instrText xml:space="preserve"> </w:instrText>
        </w:r>
        <w:r>
          <w:rPr>
            <w:noProof/>
          </w:rPr>
          <w:instrText>HYPERLINK \l "_Toc24298360"</w:instrText>
        </w:r>
        <w:r w:rsidRPr="007368A8">
          <w:rPr>
            <w:rStyle w:val="Hyperlink"/>
            <w:noProof/>
          </w:rPr>
          <w:instrText xml:space="preserve"> </w:instrText>
        </w:r>
        <w:r w:rsidRPr="007368A8">
          <w:rPr>
            <w:rStyle w:val="Hyperlink"/>
            <w:noProof/>
          </w:rPr>
        </w:r>
        <w:r w:rsidRPr="007368A8">
          <w:rPr>
            <w:rStyle w:val="Hyperlink"/>
            <w:noProof/>
          </w:rPr>
          <w:fldChar w:fldCharType="separate"/>
        </w:r>
        <w:r w:rsidRPr="007368A8">
          <w:rPr>
            <w:rStyle w:val="Hyperlink"/>
            <w:noProof/>
          </w:rPr>
          <w:t>Hình 5: Cấu trúc file script mô tả một layer trong Model Tensorflow ANN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_Toc24298360 \h </w:instrText>
        </w:r>
        <w:r>
          <w:rPr>
            <w:noProof/>
            <w:webHidden/>
          </w:rPr>
        </w:r>
      </w:ins>
      <w:r>
        <w:rPr>
          <w:noProof/>
          <w:webHidden/>
        </w:rPr>
        <w:fldChar w:fldCharType="separate"/>
      </w:r>
      <w:r w:rsidR="000D50D6">
        <w:rPr>
          <w:noProof/>
          <w:webHidden/>
        </w:rPr>
        <w:t>11</w:t>
      </w:r>
      <w:ins w:id="392" w:author="HIKARI" w:date="2019-11-10T17:11:00Z">
        <w:r>
          <w:rPr>
            <w:noProof/>
            <w:webHidden/>
          </w:rPr>
          <w:fldChar w:fldCharType="end"/>
        </w:r>
        <w:r w:rsidRPr="007368A8">
          <w:rPr>
            <w:rStyle w:val="Hyperlink"/>
            <w:noProof/>
          </w:rPr>
          <w:fldChar w:fldCharType="end"/>
        </w:r>
      </w:ins>
    </w:p>
    <w:p w14:paraId="184547A1" w14:textId="3B3872DF" w:rsidR="00B40D21" w:rsidRDefault="00B40D21" w:rsidP="00B40D21">
      <w:pPr>
        <w:pStyle w:val="TableofFigures"/>
        <w:tabs>
          <w:tab w:val="right" w:leader="dot" w:pos="10358"/>
        </w:tabs>
        <w:spacing w:after="120"/>
        <w:rPr>
          <w:ins w:id="393" w:author="HIKARI" w:date="2019-11-10T17:11:00Z"/>
          <w:rFonts w:asciiTheme="minorHAnsi" w:eastAsiaTheme="minorEastAsia" w:hAnsiTheme="minorHAnsi" w:cstheme="minorBidi"/>
          <w:b w:val="0"/>
          <w:noProof/>
          <w:sz w:val="22"/>
          <w:szCs w:val="22"/>
        </w:rPr>
        <w:pPrChange w:id="394" w:author="HIKARI" w:date="2019-11-10T17:12:00Z">
          <w:pPr>
            <w:pStyle w:val="TableofFigures"/>
            <w:tabs>
              <w:tab w:val="right" w:leader="dot" w:pos="10358"/>
            </w:tabs>
          </w:pPr>
        </w:pPrChange>
      </w:pPr>
      <w:ins w:id="395" w:author="HIKARI" w:date="2019-11-10T17:11:00Z">
        <w:r w:rsidRPr="007368A8">
          <w:rPr>
            <w:rStyle w:val="Hyperlink"/>
            <w:noProof/>
          </w:rPr>
          <w:fldChar w:fldCharType="begin"/>
        </w:r>
        <w:r w:rsidRPr="007368A8">
          <w:rPr>
            <w:rStyle w:val="Hyperlink"/>
            <w:noProof/>
          </w:rPr>
          <w:instrText xml:space="preserve"> </w:instrText>
        </w:r>
        <w:r>
          <w:rPr>
            <w:noProof/>
          </w:rPr>
          <w:instrText>HYPERLINK \l "_Toc24298361"</w:instrText>
        </w:r>
        <w:r w:rsidRPr="007368A8">
          <w:rPr>
            <w:rStyle w:val="Hyperlink"/>
            <w:noProof/>
          </w:rPr>
          <w:instrText xml:space="preserve"> </w:instrText>
        </w:r>
        <w:r w:rsidRPr="007368A8">
          <w:rPr>
            <w:rStyle w:val="Hyperlink"/>
            <w:noProof/>
          </w:rPr>
        </w:r>
        <w:r w:rsidRPr="007368A8">
          <w:rPr>
            <w:rStyle w:val="Hyperlink"/>
            <w:noProof/>
          </w:rPr>
          <w:fldChar w:fldCharType="separate"/>
        </w:r>
        <w:r w:rsidRPr="007368A8">
          <w:rPr>
            <w:rStyle w:val="Hyperlink"/>
            <w:noProof/>
          </w:rPr>
          <w:t>Hình 6: Giao diện phần mềm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_Toc24298361 \h </w:instrText>
        </w:r>
        <w:r>
          <w:rPr>
            <w:noProof/>
            <w:webHidden/>
          </w:rPr>
        </w:r>
      </w:ins>
      <w:r>
        <w:rPr>
          <w:noProof/>
          <w:webHidden/>
        </w:rPr>
        <w:fldChar w:fldCharType="separate"/>
      </w:r>
      <w:r w:rsidR="000D50D6">
        <w:rPr>
          <w:noProof/>
          <w:webHidden/>
        </w:rPr>
        <w:t>13</w:t>
      </w:r>
      <w:ins w:id="396" w:author="HIKARI" w:date="2019-11-10T17:11:00Z">
        <w:r>
          <w:rPr>
            <w:noProof/>
            <w:webHidden/>
          </w:rPr>
          <w:fldChar w:fldCharType="end"/>
        </w:r>
        <w:r w:rsidRPr="007368A8">
          <w:rPr>
            <w:rStyle w:val="Hyperlink"/>
            <w:noProof/>
          </w:rPr>
          <w:fldChar w:fldCharType="end"/>
        </w:r>
      </w:ins>
    </w:p>
    <w:p w14:paraId="34D9BC43" w14:textId="11E9B252" w:rsidR="00B40D21" w:rsidRDefault="00B40D21" w:rsidP="00B40D21">
      <w:pPr>
        <w:pStyle w:val="TableofFigures"/>
        <w:tabs>
          <w:tab w:val="right" w:leader="dot" w:pos="10358"/>
        </w:tabs>
        <w:spacing w:after="120"/>
        <w:rPr>
          <w:ins w:id="397" w:author="HIKARI" w:date="2019-11-10T17:11:00Z"/>
          <w:rFonts w:asciiTheme="minorHAnsi" w:eastAsiaTheme="minorEastAsia" w:hAnsiTheme="minorHAnsi" w:cstheme="minorBidi"/>
          <w:b w:val="0"/>
          <w:noProof/>
          <w:sz w:val="22"/>
          <w:szCs w:val="22"/>
        </w:rPr>
        <w:pPrChange w:id="398" w:author="HIKARI" w:date="2019-11-10T17:12:00Z">
          <w:pPr>
            <w:pStyle w:val="TableofFigures"/>
            <w:tabs>
              <w:tab w:val="right" w:leader="dot" w:pos="10358"/>
            </w:tabs>
          </w:pPr>
        </w:pPrChange>
      </w:pPr>
      <w:ins w:id="399" w:author="HIKARI" w:date="2019-11-10T17:11:00Z">
        <w:r w:rsidRPr="007368A8">
          <w:rPr>
            <w:rStyle w:val="Hyperlink"/>
            <w:noProof/>
          </w:rPr>
          <w:fldChar w:fldCharType="begin"/>
        </w:r>
        <w:r w:rsidRPr="007368A8">
          <w:rPr>
            <w:rStyle w:val="Hyperlink"/>
            <w:noProof/>
          </w:rPr>
          <w:instrText xml:space="preserve"> </w:instrText>
        </w:r>
        <w:r>
          <w:rPr>
            <w:noProof/>
          </w:rPr>
          <w:instrText>HYPERLINK \l "_Toc24298362"</w:instrText>
        </w:r>
        <w:r w:rsidRPr="007368A8">
          <w:rPr>
            <w:rStyle w:val="Hyperlink"/>
            <w:noProof/>
          </w:rPr>
          <w:instrText xml:space="preserve"> </w:instrText>
        </w:r>
        <w:r w:rsidRPr="007368A8">
          <w:rPr>
            <w:rStyle w:val="Hyperlink"/>
            <w:noProof/>
          </w:rPr>
        </w:r>
        <w:r w:rsidRPr="007368A8">
          <w:rPr>
            <w:rStyle w:val="Hyperlink"/>
            <w:noProof/>
          </w:rPr>
          <w:fldChar w:fldCharType="separate"/>
        </w:r>
        <w:r w:rsidRPr="007368A8">
          <w:rPr>
            <w:rStyle w:val="Hyperlink"/>
            <w:noProof/>
          </w:rPr>
          <w:t>Hình 7: UML Diagram biểu diễn các lớp trong phần mềm.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_Toc24298362 \h </w:instrText>
        </w:r>
        <w:r>
          <w:rPr>
            <w:noProof/>
            <w:webHidden/>
          </w:rPr>
        </w:r>
      </w:ins>
      <w:r>
        <w:rPr>
          <w:noProof/>
          <w:webHidden/>
        </w:rPr>
        <w:fldChar w:fldCharType="separate"/>
      </w:r>
      <w:r w:rsidR="000D50D6">
        <w:rPr>
          <w:noProof/>
          <w:webHidden/>
        </w:rPr>
        <w:t>20</w:t>
      </w:r>
      <w:ins w:id="400" w:author="HIKARI" w:date="2019-11-10T17:11:00Z">
        <w:r>
          <w:rPr>
            <w:noProof/>
            <w:webHidden/>
          </w:rPr>
          <w:fldChar w:fldCharType="end"/>
        </w:r>
        <w:r w:rsidRPr="007368A8">
          <w:rPr>
            <w:rStyle w:val="Hyperlink"/>
            <w:noProof/>
          </w:rPr>
          <w:fldChar w:fldCharType="end"/>
        </w:r>
      </w:ins>
    </w:p>
    <w:p w14:paraId="201828D7" w14:textId="107A238D" w:rsidR="00B40D21" w:rsidRDefault="00B40D21" w:rsidP="00B40D21">
      <w:pPr>
        <w:pStyle w:val="TableofFigures"/>
        <w:tabs>
          <w:tab w:val="right" w:leader="dot" w:pos="10358"/>
        </w:tabs>
        <w:spacing w:after="120"/>
        <w:rPr>
          <w:ins w:id="401" w:author="HIKARI" w:date="2019-11-10T17:11:00Z"/>
          <w:rFonts w:asciiTheme="minorHAnsi" w:eastAsiaTheme="minorEastAsia" w:hAnsiTheme="minorHAnsi" w:cstheme="minorBidi"/>
          <w:b w:val="0"/>
          <w:noProof/>
          <w:sz w:val="22"/>
          <w:szCs w:val="22"/>
        </w:rPr>
        <w:pPrChange w:id="402" w:author="HIKARI" w:date="2019-11-10T17:12:00Z">
          <w:pPr>
            <w:pStyle w:val="TableofFigures"/>
            <w:tabs>
              <w:tab w:val="right" w:leader="dot" w:pos="10358"/>
            </w:tabs>
          </w:pPr>
        </w:pPrChange>
      </w:pPr>
      <w:ins w:id="403" w:author="HIKARI" w:date="2019-11-10T17:11:00Z">
        <w:r w:rsidRPr="007368A8">
          <w:rPr>
            <w:rStyle w:val="Hyperlink"/>
            <w:noProof/>
          </w:rPr>
          <w:fldChar w:fldCharType="begin"/>
        </w:r>
        <w:r w:rsidRPr="007368A8">
          <w:rPr>
            <w:rStyle w:val="Hyperlink"/>
            <w:noProof/>
          </w:rPr>
          <w:instrText xml:space="preserve"> </w:instrText>
        </w:r>
        <w:r>
          <w:rPr>
            <w:noProof/>
          </w:rPr>
          <w:instrText>HYPERLINK \l "_Toc24298363"</w:instrText>
        </w:r>
        <w:r w:rsidRPr="007368A8">
          <w:rPr>
            <w:rStyle w:val="Hyperlink"/>
            <w:noProof/>
          </w:rPr>
          <w:instrText xml:space="preserve"> </w:instrText>
        </w:r>
        <w:r w:rsidRPr="007368A8">
          <w:rPr>
            <w:rStyle w:val="Hyperlink"/>
            <w:noProof/>
          </w:rPr>
        </w:r>
        <w:r w:rsidRPr="007368A8">
          <w:rPr>
            <w:rStyle w:val="Hyperlink"/>
            <w:noProof/>
          </w:rPr>
          <w:fldChar w:fldCharType="separate"/>
        </w:r>
        <w:r w:rsidRPr="007368A8">
          <w:rPr>
            <w:rStyle w:val="Hyperlink"/>
            <w:noProof/>
          </w:rPr>
          <w:t>Hình 8: Kiểm thử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_Toc24298363 \h </w:instrText>
        </w:r>
        <w:r>
          <w:rPr>
            <w:noProof/>
            <w:webHidden/>
          </w:rPr>
        </w:r>
      </w:ins>
      <w:r>
        <w:rPr>
          <w:noProof/>
          <w:webHidden/>
        </w:rPr>
        <w:fldChar w:fldCharType="separate"/>
      </w:r>
      <w:r w:rsidR="000D50D6">
        <w:rPr>
          <w:noProof/>
          <w:webHidden/>
        </w:rPr>
        <w:t>29</w:t>
      </w:r>
      <w:ins w:id="404" w:author="HIKARI" w:date="2019-11-10T17:11:00Z">
        <w:r>
          <w:rPr>
            <w:noProof/>
            <w:webHidden/>
          </w:rPr>
          <w:fldChar w:fldCharType="end"/>
        </w:r>
        <w:r w:rsidRPr="007368A8">
          <w:rPr>
            <w:rStyle w:val="Hyperlink"/>
            <w:noProof/>
          </w:rPr>
          <w:fldChar w:fldCharType="end"/>
        </w:r>
      </w:ins>
    </w:p>
    <w:p w14:paraId="59E3730E" w14:textId="33A36F57" w:rsidR="00B40D21" w:rsidRDefault="00B40D21" w:rsidP="00B40D21">
      <w:pPr>
        <w:pStyle w:val="TableofFigures"/>
        <w:tabs>
          <w:tab w:val="right" w:leader="dot" w:pos="10358"/>
        </w:tabs>
        <w:spacing w:after="120"/>
        <w:rPr>
          <w:ins w:id="405" w:author="HIKARI" w:date="2019-11-10T17:11:00Z"/>
          <w:rFonts w:asciiTheme="minorHAnsi" w:eastAsiaTheme="minorEastAsia" w:hAnsiTheme="minorHAnsi" w:cstheme="minorBidi"/>
          <w:b w:val="0"/>
          <w:noProof/>
          <w:sz w:val="22"/>
          <w:szCs w:val="22"/>
        </w:rPr>
        <w:pPrChange w:id="406" w:author="HIKARI" w:date="2019-11-10T17:12:00Z">
          <w:pPr>
            <w:pStyle w:val="TableofFigures"/>
            <w:tabs>
              <w:tab w:val="right" w:leader="dot" w:pos="10358"/>
            </w:tabs>
          </w:pPr>
        </w:pPrChange>
      </w:pPr>
      <w:ins w:id="407" w:author="HIKARI" w:date="2019-11-10T17:11:00Z">
        <w:r w:rsidRPr="007368A8">
          <w:rPr>
            <w:rStyle w:val="Hyperlink"/>
            <w:noProof/>
          </w:rPr>
          <w:fldChar w:fldCharType="begin"/>
        </w:r>
        <w:r w:rsidRPr="007368A8">
          <w:rPr>
            <w:rStyle w:val="Hyperlink"/>
            <w:noProof/>
          </w:rPr>
          <w:instrText xml:space="preserve"> </w:instrText>
        </w:r>
        <w:r>
          <w:rPr>
            <w:noProof/>
          </w:rPr>
          <w:instrText>HYPERLINK \l "_Toc24298364"</w:instrText>
        </w:r>
        <w:r w:rsidRPr="007368A8">
          <w:rPr>
            <w:rStyle w:val="Hyperlink"/>
            <w:noProof/>
          </w:rPr>
          <w:instrText xml:space="preserve"> </w:instrText>
        </w:r>
        <w:r w:rsidRPr="007368A8">
          <w:rPr>
            <w:rStyle w:val="Hyperlink"/>
            <w:noProof/>
          </w:rPr>
        </w:r>
        <w:r w:rsidRPr="007368A8">
          <w:rPr>
            <w:rStyle w:val="Hyperlink"/>
            <w:noProof/>
          </w:rPr>
          <w:fldChar w:fldCharType="separate"/>
        </w:r>
        <w:r w:rsidRPr="007368A8">
          <w:rPr>
            <w:rStyle w:val="Hyperlink"/>
            <w:noProof/>
          </w:rPr>
          <w:t>Hình 9: Kiểm thử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_Toc24298364 \h </w:instrText>
        </w:r>
        <w:r>
          <w:rPr>
            <w:noProof/>
            <w:webHidden/>
          </w:rPr>
        </w:r>
      </w:ins>
      <w:r>
        <w:rPr>
          <w:noProof/>
          <w:webHidden/>
        </w:rPr>
        <w:fldChar w:fldCharType="separate"/>
      </w:r>
      <w:r w:rsidR="000D50D6">
        <w:rPr>
          <w:noProof/>
          <w:webHidden/>
        </w:rPr>
        <w:t>30</w:t>
      </w:r>
      <w:ins w:id="408" w:author="HIKARI" w:date="2019-11-10T17:11:00Z">
        <w:r>
          <w:rPr>
            <w:noProof/>
            <w:webHidden/>
          </w:rPr>
          <w:fldChar w:fldCharType="end"/>
        </w:r>
        <w:r w:rsidRPr="007368A8">
          <w:rPr>
            <w:rStyle w:val="Hyperlink"/>
            <w:noProof/>
          </w:rPr>
          <w:fldChar w:fldCharType="end"/>
        </w:r>
      </w:ins>
    </w:p>
    <w:p w14:paraId="05C1CDB6" w14:textId="4E829BD9" w:rsidR="00B40D21" w:rsidRDefault="00B40D21" w:rsidP="00B40D21">
      <w:pPr>
        <w:pStyle w:val="TableofFigures"/>
        <w:tabs>
          <w:tab w:val="right" w:leader="dot" w:pos="10358"/>
        </w:tabs>
        <w:spacing w:after="120"/>
        <w:rPr>
          <w:ins w:id="409" w:author="HIKARI" w:date="2019-11-10T17:11:00Z"/>
          <w:rFonts w:asciiTheme="minorHAnsi" w:eastAsiaTheme="minorEastAsia" w:hAnsiTheme="minorHAnsi" w:cstheme="minorBidi"/>
          <w:b w:val="0"/>
          <w:noProof/>
          <w:sz w:val="22"/>
          <w:szCs w:val="22"/>
        </w:rPr>
        <w:pPrChange w:id="410" w:author="HIKARI" w:date="2019-11-10T17:12:00Z">
          <w:pPr>
            <w:pStyle w:val="TableofFigures"/>
            <w:tabs>
              <w:tab w:val="right" w:leader="dot" w:pos="10358"/>
            </w:tabs>
          </w:pPr>
        </w:pPrChange>
      </w:pPr>
      <w:ins w:id="411" w:author="HIKARI" w:date="2019-11-10T17:11:00Z">
        <w:r w:rsidRPr="007368A8">
          <w:rPr>
            <w:rStyle w:val="Hyperlink"/>
            <w:noProof/>
          </w:rPr>
          <w:fldChar w:fldCharType="begin"/>
        </w:r>
        <w:r w:rsidRPr="007368A8">
          <w:rPr>
            <w:rStyle w:val="Hyperlink"/>
            <w:noProof/>
          </w:rPr>
          <w:instrText xml:space="preserve"> </w:instrText>
        </w:r>
        <w:r>
          <w:rPr>
            <w:noProof/>
          </w:rPr>
          <w:instrText>HYPERLINK \l "_Toc24298365"</w:instrText>
        </w:r>
        <w:r w:rsidRPr="007368A8">
          <w:rPr>
            <w:rStyle w:val="Hyperlink"/>
            <w:noProof/>
          </w:rPr>
          <w:instrText xml:space="preserve"> </w:instrText>
        </w:r>
        <w:r w:rsidRPr="007368A8">
          <w:rPr>
            <w:rStyle w:val="Hyperlink"/>
            <w:noProof/>
          </w:rPr>
        </w:r>
        <w:r w:rsidRPr="007368A8">
          <w:rPr>
            <w:rStyle w:val="Hyperlink"/>
            <w:noProof/>
          </w:rPr>
          <w:fldChar w:fldCharType="separate"/>
        </w:r>
        <w:r w:rsidRPr="007368A8">
          <w:rPr>
            <w:rStyle w:val="Hyperlink"/>
            <w:noProof/>
          </w:rPr>
          <w:t>Hình 10: Kiểm thử 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_Toc24298365 \h </w:instrText>
        </w:r>
        <w:r>
          <w:rPr>
            <w:noProof/>
            <w:webHidden/>
          </w:rPr>
        </w:r>
      </w:ins>
      <w:r>
        <w:rPr>
          <w:noProof/>
          <w:webHidden/>
        </w:rPr>
        <w:fldChar w:fldCharType="separate"/>
      </w:r>
      <w:r w:rsidR="000D50D6">
        <w:rPr>
          <w:noProof/>
          <w:webHidden/>
        </w:rPr>
        <w:t>31</w:t>
      </w:r>
      <w:ins w:id="412" w:author="HIKARI" w:date="2019-11-10T17:11:00Z">
        <w:r>
          <w:rPr>
            <w:noProof/>
            <w:webHidden/>
          </w:rPr>
          <w:fldChar w:fldCharType="end"/>
        </w:r>
        <w:r w:rsidRPr="007368A8">
          <w:rPr>
            <w:rStyle w:val="Hyperlink"/>
            <w:noProof/>
          </w:rPr>
          <w:fldChar w:fldCharType="end"/>
        </w:r>
      </w:ins>
    </w:p>
    <w:p w14:paraId="76FD68A0" w14:textId="6BF53823" w:rsidR="00B40D21" w:rsidRDefault="00B40D21" w:rsidP="00B40D21">
      <w:pPr>
        <w:pStyle w:val="TableofFigures"/>
        <w:tabs>
          <w:tab w:val="right" w:leader="dot" w:pos="10358"/>
        </w:tabs>
        <w:spacing w:after="120"/>
        <w:rPr>
          <w:ins w:id="413" w:author="HIKARI" w:date="2019-11-10T17:11:00Z"/>
          <w:rFonts w:asciiTheme="minorHAnsi" w:eastAsiaTheme="minorEastAsia" w:hAnsiTheme="minorHAnsi" w:cstheme="minorBidi"/>
          <w:b w:val="0"/>
          <w:noProof/>
          <w:sz w:val="22"/>
          <w:szCs w:val="22"/>
        </w:rPr>
        <w:pPrChange w:id="414" w:author="HIKARI" w:date="2019-11-10T17:12:00Z">
          <w:pPr>
            <w:pStyle w:val="TableofFigures"/>
            <w:tabs>
              <w:tab w:val="right" w:leader="dot" w:pos="10358"/>
            </w:tabs>
          </w:pPr>
        </w:pPrChange>
      </w:pPr>
      <w:ins w:id="415" w:author="HIKARI" w:date="2019-11-10T17:11:00Z">
        <w:r w:rsidRPr="007368A8">
          <w:rPr>
            <w:rStyle w:val="Hyperlink"/>
            <w:noProof/>
          </w:rPr>
          <w:fldChar w:fldCharType="begin"/>
        </w:r>
        <w:r w:rsidRPr="007368A8">
          <w:rPr>
            <w:rStyle w:val="Hyperlink"/>
            <w:noProof/>
          </w:rPr>
          <w:instrText xml:space="preserve"> </w:instrText>
        </w:r>
        <w:r>
          <w:rPr>
            <w:noProof/>
          </w:rPr>
          <w:instrText>HYPERLINK \l "_Toc24298366"</w:instrText>
        </w:r>
        <w:r w:rsidRPr="007368A8">
          <w:rPr>
            <w:rStyle w:val="Hyperlink"/>
            <w:noProof/>
          </w:rPr>
          <w:instrText xml:space="preserve"> </w:instrText>
        </w:r>
        <w:r w:rsidRPr="007368A8">
          <w:rPr>
            <w:rStyle w:val="Hyperlink"/>
            <w:noProof/>
          </w:rPr>
        </w:r>
        <w:r w:rsidRPr="007368A8">
          <w:rPr>
            <w:rStyle w:val="Hyperlink"/>
            <w:noProof/>
          </w:rPr>
          <w:fldChar w:fldCharType="separate"/>
        </w:r>
        <w:r w:rsidRPr="007368A8">
          <w:rPr>
            <w:rStyle w:val="Hyperlink"/>
            <w:noProof/>
          </w:rPr>
          <w:t>Hình 11: Kiểm thử 4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_Toc24298366 \h </w:instrText>
        </w:r>
        <w:r>
          <w:rPr>
            <w:noProof/>
            <w:webHidden/>
          </w:rPr>
        </w:r>
      </w:ins>
      <w:r>
        <w:rPr>
          <w:noProof/>
          <w:webHidden/>
        </w:rPr>
        <w:fldChar w:fldCharType="separate"/>
      </w:r>
      <w:r w:rsidR="000D50D6">
        <w:rPr>
          <w:noProof/>
          <w:webHidden/>
        </w:rPr>
        <w:t>31</w:t>
      </w:r>
      <w:ins w:id="416" w:author="HIKARI" w:date="2019-11-10T17:11:00Z">
        <w:r>
          <w:rPr>
            <w:noProof/>
            <w:webHidden/>
          </w:rPr>
          <w:fldChar w:fldCharType="end"/>
        </w:r>
        <w:r w:rsidRPr="007368A8">
          <w:rPr>
            <w:rStyle w:val="Hyperlink"/>
            <w:noProof/>
          </w:rPr>
          <w:fldChar w:fldCharType="end"/>
        </w:r>
      </w:ins>
    </w:p>
    <w:p w14:paraId="72A3B417" w14:textId="3AAF1516" w:rsidR="00B40D21" w:rsidRDefault="00B40D21" w:rsidP="00B40D21">
      <w:pPr>
        <w:pStyle w:val="TableofFigures"/>
        <w:tabs>
          <w:tab w:val="right" w:leader="dot" w:pos="10358"/>
        </w:tabs>
        <w:spacing w:after="120"/>
        <w:rPr>
          <w:ins w:id="417" w:author="HIKARI" w:date="2019-11-10T17:11:00Z"/>
          <w:rFonts w:asciiTheme="minorHAnsi" w:eastAsiaTheme="minorEastAsia" w:hAnsiTheme="minorHAnsi" w:cstheme="minorBidi"/>
          <w:b w:val="0"/>
          <w:noProof/>
          <w:sz w:val="22"/>
          <w:szCs w:val="22"/>
        </w:rPr>
        <w:pPrChange w:id="418" w:author="HIKARI" w:date="2019-11-10T17:12:00Z">
          <w:pPr>
            <w:pStyle w:val="TableofFigures"/>
            <w:tabs>
              <w:tab w:val="right" w:leader="dot" w:pos="10358"/>
            </w:tabs>
          </w:pPr>
        </w:pPrChange>
      </w:pPr>
      <w:ins w:id="419" w:author="HIKARI" w:date="2019-11-10T17:11:00Z">
        <w:r w:rsidRPr="007368A8">
          <w:rPr>
            <w:rStyle w:val="Hyperlink"/>
            <w:noProof/>
          </w:rPr>
          <w:fldChar w:fldCharType="begin"/>
        </w:r>
        <w:r w:rsidRPr="007368A8">
          <w:rPr>
            <w:rStyle w:val="Hyperlink"/>
            <w:noProof/>
          </w:rPr>
          <w:instrText xml:space="preserve"> </w:instrText>
        </w:r>
        <w:r>
          <w:rPr>
            <w:noProof/>
          </w:rPr>
          <w:instrText>HYPERLINK \l "_Toc24298367"</w:instrText>
        </w:r>
        <w:r w:rsidRPr="007368A8">
          <w:rPr>
            <w:rStyle w:val="Hyperlink"/>
            <w:noProof/>
          </w:rPr>
          <w:instrText xml:space="preserve"> </w:instrText>
        </w:r>
        <w:r w:rsidRPr="007368A8">
          <w:rPr>
            <w:rStyle w:val="Hyperlink"/>
            <w:noProof/>
          </w:rPr>
        </w:r>
        <w:r w:rsidRPr="007368A8">
          <w:rPr>
            <w:rStyle w:val="Hyperlink"/>
            <w:noProof/>
          </w:rPr>
          <w:fldChar w:fldCharType="separate"/>
        </w:r>
        <w:r w:rsidRPr="007368A8">
          <w:rPr>
            <w:rStyle w:val="Hyperlink"/>
            <w:noProof/>
          </w:rPr>
          <w:t>Hình 12: Kiểm thử 5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_Toc24298367 \h </w:instrText>
        </w:r>
        <w:r>
          <w:rPr>
            <w:noProof/>
            <w:webHidden/>
          </w:rPr>
        </w:r>
      </w:ins>
      <w:r>
        <w:rPr>
          <w:noProof/>
          <w:webHidden/>
        </w:rPr>
        <w:fldChar w:fldCharType="separate"/>
      </w:r>
      <w:r w:rsidR="000D50D6">
        <w:rPr>
          <w:noProof/>
          <w:webHidden/>
        </w:rPr>
        <w:t>32</w:t>
      </w:r>
      <w:ins w:id="420" w:author="HIKARI" w:date="2019-11-10T17:11:00Z">
        <w:r>
          <w:rPr>
            <w:noProof/>
            <w:webHidden/>
          </w:rPr>
          <w:fldChar w:fldCharType="end"/>
        </w:r>
        <w:r w:rsidRPr="007368A8">
          <w:rPr>
            <w:rStyle w:val="Hyperlink"/>
            <w:noProof/>
          </w:rPr>
          <w:fldChar w:fldCharType="end"/>
        </w:r>
      </w:ins>
    </w:p>
    <w:p w14:paraId="48D5981E" w14:textId="0D40BAD6" w:rsidR="005740E2" w:rsidDel="00B40D21" w:rsidRDefault="005740E2" w:rsidP="00EE00F8">
      <w:pPr>
        <w:pStyle w:val="TableofFigures"/>
        <w:tabs>
          <w:tab w:val="right" w:leader="dot" w:pos="10358"/>
        </w:tabs>
        <w:spacing w:after="120"/>
        <w:rPr>
          <w:del w:id="421" w:author="HIKARI" w:date="2019-11-10T17:11:00Z"/>
          <w:noProof/>
        </w:rPr>
      </w:pPr>
      <w:del w:id="422" w:author="HIKARI" w:date="2019-11-10T17:11:00Z">
        <w:r w:rsidRPr="00B40D21" w:rsidDel="00B40D21">
          <w:rPr>
            <w:noProof/>
            <w:rPrChange w:id="423" w:author="HIKARI" w:date="2019-11-10T17:11:00Z">
              <w:rPr>
                <w:rStyle w:val="Hyperlink"/>
                <w:noProof/>
              </w:rPr>
            </w:rPrChange>
          </w:rPr>
          <w:delText>Hình 1: Mô hình mạng Neural nhân tạo</w:delText>
        </w:r>
        <w:r w:rsidDel="00B40D21">
          <w:rPr>
            <w:noProof/>
            <w:webHidden/>
          </w:rPr>
          <w:tab/>
        </w:r>
        <w:r w:rsidR="009C0A1F" w:rsidDel="00B40D21">
          <w:rPr>
            <w:noProof/>
            <w:webHidden/>
          </w:rPr>
          <w:delText>4</w:delText>
        </w:r>
      </w:del>
    </w:p>
    <w:p w14:paraId="453987E5" w14:textId="3587288B" w:rsidR="005740E2" w:rsidDel="00B40D21" w:rsidRDefault="005740E2" w:rsidP="00EE00F8">
      <w:pPr>
        <w:pStyle w:val="TableofFigures"/>
        <w:tabs>
          <w:tab w:val="right" w:leader="dot" w:pos="10358"/>
        </w:tabs>
        <w:spacing w:after="120"/>
        <w:rPr>
          <w:del w:id="424" w:author="HIKARI" w:date="2019-11-10T17:11:00Z"/>
          <w:noProof/>
        </w:rPr>
      </w:pPr>
      <w:del w:id="425" w:author="HIKARI" w:date="2019-11-10T17:11:00Z">
        <w:r w:rsidRPr="00B40D21" w:rsidDel="00B40D21">
          <w:rPr>
            <w:noProof/>
            <w:rPrChange w:id="426" w:author="HIKARI" w:date="2019-11-10T17:11:00Z">
              <w:rPr>
                <w:rStyle w:val="Hyperlink"/>
                <w:noProof/>
              </w:rPr>
            </w:rPrChange>
          </w:rPr>
          <w:delText>Hình 2: Use case diagram</w:delText>
        </w:r>
        <w:r w:rsidDel="00B40D21">
          <w:rPr>
            <w:noProof/>
            <w:webHidden/>
          </w:rPr>
          <w:tab/>
        </w:r>
      </w:del>
      <w:del w:id="427" w:author="HIKARI" w:date="2019-11-08T21:26:00Z">
        <w:r w:rsidDel="00D2561B">
          <w:rPr>
            <w:noProof/>
            <w:webHidden/>
          </w:rPr>
          <w:delText>6</w:delText>
        </w:r>
      </w:del>
    </w:p>
    <w:p w14:paraId="4B1F4398" w14:textId="7CB8C142" w:rsidR="005740E2" w:rsidDel="00B40D21" w:rsidRDefault="005740E2" w:rsidP="00EE00F8">
      <w:pPr>
        <w:pStyle w:val="TableofFigures"/>
        <w:tabs>
          <w:tab w:val="right" w:leader="dot" w:pos="10358"/>
        </w:tabs>
        <w:spacing w:after="120"/>
        <w:rPr>
          <w:del w:id="428" w:author="HIKARI" w:date="2019-11-10T17:11:00Z"/>
          <w:noProof/>
        </w:rPr>
      </w:pPr>
      <w:del w:id="429" w:author="HIKARI" w:date="2019-11-10T17:11:00Z">
        <w:r w:rsidRPr="00B40D21" w:rsidDel="00B40D21">
          <w:rPr>
            <w:noProof/>
            <w:rPrChange w:id="430" w:author="HIKARI" w:date="2019-11-10T17:11:00Z">
              <w:rPr>
                <w:rStyle w:val="Hyperlink"/>
                <w:noProof/>
              </w:rPr>
            </w:rPrChange>
          </w:rPr>
          <w:delText>Hình 3: Minh hoạ dữ liệu đầu vào.</w:delText>
        </w:r>
        <w:r w:rsidDel="00B40D21">
          <w:rPr>
            <w:noProof/>
            <w:webHidden/>
          </w:rPr>
          <w:tab/>
        </w:r>
        <w:r w:rsidR="009C0A1F" w:rsidDel="00B40D21">
          <w:rPr>
            <w:noProof/>
            <w:webHidden/>
          </w:rPr>
          <w:delText>6</w:delText>
        </w:r>
      </w:del>
    </w:p>
    <w:p w14:paraId="0970EB2C" w14:textId="1D2B215C" w:rsidR="005740E2" w:rsidDel="00B40D21" w:rsidRDefault="005740E2" w:rsidP="000D50D6">
      <w:pPr>
        <w:pStyle w:val="TableofFigures"/>
        <w:tabs>
          <w:tab w:val="right" w:leader="dot" w:pos="10358"/>
        </w:tabs>
        <w:spacing w:after="120"/>
        <w:rPr>
          <w:del w:id="431" w:author="HIKARI" w:date="2019-11-10T17:11:00Z"/>
          <w:noProof/>
        </w:rPr>
      </w:pPr>
      <w:del w:id="432" w:author="HIKARI" w:date="2019-11-10T17:11:00Z">
        <w:r w:rsidRPr="00B40D21" w:rsidDel="00B40D21">
          <w:rPr>
            <w:noProof/>
            <w:rPrChange w:id="433" w:author="HIKARI" w:date="2019-11-10T17:11:00Z">
              <w:rPr>
                <w:rStyle w:val="Hyperlink"/>
                <w:noProof/>
              </w:rPr>
            </w:rPrChange>
          </w:rPr>
          <w:delText>Hình 4: Minh hoạ dữ liệu trả ra.</w:delText>
        </w:r>
        <w:r w:rsidDel="00B40D21">
          <w:rPr>
            <w:noProof/>
            <w:webHidden/>
          </w:rPr>
          <w:tab/>
        </w:r>
      </w:del>
      <w:del w:id="434" w:author="HIKARI" w:date="2019-11-08T21:26:00Z">
        <w:r w:rsidDel="00D2561B">
          <w:rPr>
            <w:noProof/>
            <w:webHidden/>
          </w:rPr>
          <w:delText>7</w:delText>
        </w:r>
      </w:del>
    </w:p>
    <w:p w14:paraId="4BFABF5D" w14:textId="0E9CEB78" w:rsidR="005740E2" w:rsidDel="00B40D21" w:rsidRDefault="005740E2" w:rsidP="000D50D6">
      <w:pPr>
        <w:pStyle w:val="TableofFigures"/>
        <w:tabs>
          <w:tab w:val="right" w:leader="dot" w:pos="10358"/>
        </w:tabs>
        <w:spacing w:after="120"/>
        <w:rPr>
          <w:del w:id="435" w:author="HIKARI" w:date="2019-11-10T17:11:00Z"/>
          <w:noProof/>
        </w:rPr>
      </w:pPr>
      <w:del w:id="436" w:author="HIKARI" w:date="2019-11-10T17:11:00Z">
        <w:r w:rsidRPr="00B40D21" w:rsidDel="00B40D21">
          <w:rPr>
            <w:noProof/>
            <w:rPrChange w:id="437" w:author="HIKARI" w:date="2019-11-10T17:11:00Z">
              <w:rPr>
                <w:rStyle w:val="Hyperlink"/>
                <w:noProof/>
              </w:rPr>
            </w:rPrChange>
          </w:rPr>
          <w:delText>Hình 5: Cấu trúc file script mô tả một layer trong Model Tensorflow ANN</w:delText>
        </w:r>
        <w:r w:rsidDel="00B40D21">
          <w:rPr>
            <w:noProof/>
            <w:webHidden/>
          </w:rPr>
          <w:tab/>
        </w:r>
        <w:r w:rsidR="009C0A1F" w:rsidDel="00B40D21">
          <w:rPr>
            <w:noProof/>
            <w:webHidden/>
          </w:rPr>
          <w:delText>9</w:delText>
        </w:r>
      </w:del>
    </w:p>
    <w:p w14:paraId="6D8C3E74" w14:textId="1AAB7721" w:rsidR="005740E2" w:rsidDel="00B40D21" w:rsidRDefault="005740E2" w:rsidP="000D50D6">
      <w:pPr>
        <w:pStyle w:val="TableofFigures"/>
        <w:tabs>
          <w:tab w:val="right" w:leader="dot" w:pos="10358"/>
        </w:tabs>
        <w:spacing w:after="120"/>
        <w:rPr>
          <w:del w:id="438" w:author="HIKARI" w:date="2019-11-10T17:11:00Z"/>
          <w:noProof/>
        </w:rPr>
      </w:pPr>
      <w:del w:id="439" w:author="HIKARI" w:date="2019-11-10T17:11:00Z">
        <w:r w:rsidRPr="00B40D21" w:rsidDel="00B40D21">
          <w:rPr>
            <w:noProof/>
            <w:rPrChange w:id="440" w:author="HIKARI" w:date="2019-11-10T17:11:00Z">
              <w:rPr>
                <w:rStyle w:val="Hyperlink"/>
                <w:noProof/>
              </w:rPr>
            </w:rPrChange>
          </w:rPr>
          <w:delText>Hình 6: Giao diện phần mềm</w:delText>
        </w:r>
        <w:r w:rsidDel="00B40D21">
          <w:rPr>
            <w:noProof/>
            <w:webHidden/>
          </w:rPr>
          <w:tab/>
        </w:r>
      </w:del>
      <w:del w:id="441" w:author="HIKARI" w:date="2019-11-08T21:26:00Z">
        <w:r w:rsidDel="00D2561B">
          <w:rPr>
            <w:noProof/>
            <w:webHidden/>
          </w:rPr>
          <w:delText>11</w:delText>
        </w:r>
      </w:del>
    </w:p>
    <w:p w14:paraId="3844E905" w14:textId="3F05E303" w:rsidR="005740E2" w:rsidDel="00B40D21" w:rsidRDefault="005740E2" w:rsidP="00B40D21">
      <w:pPr>
        <w:pStyle w:val="TableofFigures"/>
        <w:tabs>
          <w:tab w:val="right" w:leader="dot" w:pos="10358"/>
        </w:tabs>
        <w:spacing w:after="120"/>
        <w:rPr>
          <w:del w:id="442" w:author="HIKARI" w:date="2019-11-10T17:11:00Z"/>
          <w:noProof/>
        </w:rPr>
        <w:pPrChange w:id="443" w:author="HIKARI" w:date="2019-11-10T17:12:00Z">
          <w:pPr>
            <w:pStyle w:val="TableofFigures"/>
            <w:tabs>
              <w:tab w:val="right" w:leader="dot" w:pos="10358"/>
            </w:tabs>
            <w:spacing w:after="120"/>
          </w:pPr>
        </w:pPrChange>
      </w:pPr>
      <w:del w:id="444" w:author="HIKARI" w:date="2019-11-10T17:11:00Z">
        <w:r w:rsidRPr="00B40D21" w:rsidDel="00B40D21">
          <w:rPr>
            <w:noProof/>
            <w:rPrChange w:id="445" w:author="HIKARI" w:date="2019-11-10T17:11:00Z">
              <w:rPr>
                <w:rStyle w:val="Hyperlink"/>
                <w:noProof/>
              </w:rPr>
            </w:rPrChange>
          </w:rPr>
          <w:delText>Hình 7: UML Diagram biểu diễn các lớp trong phần mềm.</w:delText>
        </w:r>
        <w:r w:rsidDel="00B40D21">
          <w:rPr>
            <w:noProof/>
            <w:webHidden/>
          </w:rPr>
          <w:tab/>
        </w:r>
      </w:del>
      <w:del w:id="446" w:author="HIKARI" w:date="2019-11-09T21:18:00Z">
        <w:r w:rsidR="00D2561B" w:rsidDel="009C0A1F">
          <w:rPr>
            <w:noProof/>
            <w:webHidden/>
          </w:rPr>
          <w:delText>16</w:delText>
        </w:r>
      </w:del>
    </w:p>
    <w:p w14:paraId="31D08541" w14:textId="46AC287A" w:rsidR="00F96C7E" w:rsidRPr="00E24C10" w:rsidRDefault="005740E2" w:rsidP="00B40D21">
      <w:pPr>
        <w:rPr>
          <w:b w:val="0"/>
          <w:i/>
          <w:szCs w:val="26"/>
        </w:rPr>
        <w:pPrChange w:id="447" w:author="HIKARI" w:date="2019-11-10T17:12:00Z">
          <w:pPr/>
        </w:pPrChange>
      </w:pPr>
      <w:r>
        <w:rPr>
          <w:b w:val="0"/>
          <w:i/>
          <w:szCs w:val="26"/>
        </w:rPr>
        <w:fldChar w:fldCharType="end"/>
      </w:r>
    </w:p>
    <w:p w14:paraId="2794E562" w14:textId="77777777" w:rsidR="00F96C7E" w:rsidRPr="00E24C10" w:rsidRDefault="00F96C7E" w:rsidP="00F96C7E">
      <w:pPr>
        <w:rPr>
          <w:b w:val="0"/>
          <w:i/>
          <w:szCs w:val="26"/>
        </w:rPr>
      </w:pPr>
    </w:p>
    <w:p w14:paraId="1630A11E" w14:textId="77777777" w:rsidR="00F96C7E" w:rsidRPr="00E24C10" w:rsidRDefault="00F96C7E" w:rsidP="00F96C7E">
      <w:pPr>
        <w:rPr>
          <w:b w:val="0"/>
          <w:i/>
          <w:szCs w:val="26"/>
        </w:rPr>
      </w:pPr>
    </w:p>
    <w:p w14:paraId="62A1BE6F" w14:textId="77777777" w:rsidR="00D94C2B" w:rsidRPr="00E24C10" w:rsidRDefault="00D94C2B" w:rsidP="00F96C7E">
      <w:pPr>
        <w:rPr>
          <w:b w:val="0"/>
          <w:szCs w:val="26"/>
        </w:rPr>
      </w:pPr>
    </w:p>
    <w:p w14:paraId="72138D8D" w14:textId="77777777" w:rsidR="00D94C2B" w:rsidRPr="00E24C10" w:rsidRDefault="00D94C2B" w:rsidP="00D94C2B">
      <w:pPr>
        <w:jc w:val="center"/>
        <w:rPr>
          <w:b w:val="0"/>
          <w:sz w:val="36"/>
        </w:rPr>
      </w:pPr>
    </w:p>
    <w:p w14:paraId="732A4345" w14:textId="77777777" w:rsidR="00D94C2B" w:rsidRPr="00E24C10" w:rsidRDefault="00D94C2B" w:rsidP="00D94C2B">
      <w:pPr>
        <w:jc w:val="center"/>
        <w:rPr>
          <w:b w:val="0"/>
          <w:sz w:val="36"/>
        </w:rPr>
      </w:pPr>
    </w:p>
    <w:p w14:paraId="3763A162" w14:textId="77777777" w:rsidR="00D94C2B" w:rsidRPr="00E24C10" w:rsidRDefault="00D94C2B" w:rsidP="00D94C2B">
      <w:pPr>
        <w:jc w:val="center"/>
        <w:rPr>
          <w:b w:val="0"/>
          <w:sz w:val="36"/>
        </w:rPr>
      </w:pPr>
    </w:p>
    <w:p w14:paraId="0432F510" w14:textId="77777777" w:rsidR="00D94C2B" w:rsidRPr="00E24C10" w:rsidRDefault="00D94C2B" w:rsidP="00D94C2B">
      <w:pPr>
        <w:jc w:val="center"/>
        <w:rPr>
          <w:b w:val="0"/>
          <w:sz w:val="36"/>
        </w:rPr>
      </w:pPr>
    </w:p>
    <w:p w14:paraId="31F00CBA" w14:textId="77777777" w:rsidR="00D94C2B" w:rsidRPr="00E24C10" w:rsidRDefault="00D94C2B" w:rsidP="00D94C2B">
      <w:pPr>
        <w:jc w:val="center"/>
        <w:rPr>
          <w:b w:val="0"/>
          <w:sz w:val="36"/>
        </w:rPr>
      </w:pPr>
    </w:p>
    <w:p w14:paraId="612511F6" w14:textId="77777777" w:rsidR="00D94C2B" w:rsidRPr="00E24C10" w:rsidDel="00B40D21" w:rsidRDefault="00D94C2B" w:rsidP="00D94C2B">
      <w:pPr>
        <w:jc w:val="center"/>
        <w:rPr>
          <w:del w:id="448" w:author="HIKARI" w:date="2019-11-10T17:12:00Z"/>
          <w:b w:val="0"/>
          <w:sz w:val="36"/>
        </w:rPr>
      </w:pPr>
    </w:p>
    <w:p w14:paraId="662EF4C3" w14:textId="77777777" w:rsidR="00D94C2B" w:rsidRPr="00E24C10" w:rsidDel="00B40D21" w:rsidRDefault="00D94C2B" w:rsidP="00D94C2B">
      <w:pPr>
        <w:jc w:val="center"/>
        <w:rPr>
          <w:del w:id="449" w:author="HIKARI" w:date="2019-11-10T17:12:00Z"/>
          <w:b w:val="0"/>
          <w:sz w:val="36"/>
        </w:rPr>
      </w:pPr>
    </w:p>
    <w:p w14:paraId="3270DA59" w14:textId="0E65C358" w:rsidR="00D94C2B" w:rsidRPr="00E24C10" w:rsidDel="00B40D21" w:rsidRDefault="00D94C2B" w:rsidP="00D94C2B">
      <w:pPr>
        <w:jc w:val="center"/>
        <w:rPr>
          <w:del w:id="450" w:author="HIKARI" w:date="2019-11-10T17:12:00Z"/>
          <w:b w:val="0"/>
          <w:sz w:val="36"/>
        </w:rPr>
      </w:pPr>
    </w:p>
    <w:p w14:paraId="0C945A4A" w14:textId="08C0DB1D" w:rsidR="0008475D" w:rsidRPr="00E24C10" w:rsidRDefault="0008475D" w:rsidP="0008475D">
      <w:pPr>
        <w:tabs>
          <w:tab w:val="left" w:pos="9414"/>
        </w:tabs>
      </w:pPr>
    </w:p>
    <w:p w14:paraId="183D88E9" w14:textId="2CE953B9" w:rsidR="00386118" w:rsidRPr="00E24C10" w:rsidRDefault="0048368C" w:rsidP="0048368C">
      <w:pPr>
        <w:pStyle w:val="Heading1"/>
        <w:spacing w:before="0"/>
        <w:rPr>
          <w:rFonts w:cs="Times New Roman"/>
        </w:rPr>
      </w:pPr>
      <w:bookmarkStart w:id="451" w:name="_Toc531431820"/>
      <w:bookmarkStart w:id="452" w:name="_Toc24298306"/>
      <w:proofErr w:type="spellStart"/>
      <w:r>
        <w:rPr>
          <w:rFonts w:cs="Times New Roman"/>
        </w:rPr>
        <w:lastRenderedPageBreak/>
        <w:t>D</w:t>
      </w:r>
      <w:r w:rsidRPr="00E24C10">
        <w:rPr>
          <w:rFonts w:cs="Times New Roman"/>
        </w:rPr>
        <w:t>anh</w:t>
      </w:r>
      <w:proofErr w:type="spellEnd"/>
      <w:r w:rsidRPr="00E24C10">
        <w:rPr>
          <w:rFonts w:cs="Times New Roman"/>
        </w:rPr>
        <w:t xml:space="preserve"> </w:t>
      </w:r>
      <w:proofErr w:type="spellStart"/>
      <w:r w:rsidRPr="00E24C10">
        <w:rPr>
          <w:rFonts w:cs="Times New Roman"/>
        </w:rPr>
        <w:t>mục</w:t>
      </w:r>
      <w:proofErr w:type="spellEnd"/>
      <w:r w:rsidRPr="00E24C10">
        <w:rPr>
          <w:rFonts w:cs="Times New Roman"/>
        </w:rPr>
        <w:t xml:space="preserve"> </w:t>
      </w:r>
      <w:proofErr w:type="spellStart"/>
      <w:r w:rsidRPr="00E24C10">
        <w:rPr>
          <w:rFonts w:cs="Times New Roman"/>
        </w:rPr>
        <w:t>các</w:t>
      </w:r>
      <w:proofErr w:type="spellEnd"/>
      <w:r w:rsidRPr="00E24C10">
        <w:rPr>
          <w:rFonts w:cs="Times New Roman"/>
        </w:rPr>
        <w:t xml:space="preserve"> </w:t>
      </w:r>
      <w:proofErr w:type="spellStart"/>
      <w:r w:rsidRPr="00E24C10">
        <w:rPr>
          <w:rFonts w:cs="Times New Roman"/>
        </w:rPr>
        <w:t>bảng</w:t>
      </w:r>
      <w:bookmarkEnd w:id="451"/>
      <w:bookmarkEnd w:id="452"/>
      <w:proofErr w:type="spellEnd"/>
    </w:p>
    <w:p w14:paraId="26C70144" w14:textId="55305A2E" w:rsidR="00B40D21" w:rsidRDefault="008019A6" w:rsidP="00906A68">
      <w:pPr>
        <w:pStyle w:val="TableofFigures"/>
        <w:tabs>
          <w:tab w:val="right" w:leader="dot" w:pos="10358"/>
        </w:tabs>
        <w:spacing w:after="120"/>
        <w:rPr>
          <w:ins w:id="453" w:author="HIKARI" w:date="2019-11-10T17:12:00Z"/>
          <w:rFonts w:asciiTheme="minorHAnsi" w:eastAsiaTheme="minorEastAsia" w:hAnsiTheme="minorHAnsi" w:cstheme="minorBidi"/>
          <w:b w:val="0"/>
          <w:noProof/>
          <w:sz w:val="22"/>
          <w:szCs w:val="22"/>
        </w:rPr>
        <w:pPrChange w:id="454" w:author="HIKARI" w:date="2019-11-10T17:14:00Z">
          <w:pPr>
            <w:pStyle w:val="TableofFigures"/>
            <w:tabs>
              <w:tab w:val="right" w:leader="dot" w:pos="10358"/>
            </w:tabs>
          </w:pPr>
        </w:pPrChange>
      </w:pPr>
      <w:r>
        <w:rPr>
          <w:b w:val="0"/>
          <w:i/>
          <w:szCs w:val="26"/>
        </w:rPr>
        <w:fldChar w:fldCharType="begin"/>
      </w:r>
      <w:r>
        <w:rPr>
          <w:b w:val="0"/>
          <w:i/>
          <w:szCs w:val="26"/>
        </w:rPr>
        <w:instrText xml:space="preserve"> TOC \h \z \c "Bảng" </w:instrText>
      </w:r>
      <w:r>
        <w:rPr>
          <w:b w:val="0"/>
          <w:i/>
          <w:szCs w:val="26"/>
        </w:rPr>
        <w:fldChar w:fldCharType="separate"/>
      </w:r>
      <w:ins w:id="455" w:author="HIKARI" w:date="2019-11-10T17:12:00Z">
        <w:r w:rsidR="00B40D21" w:rsidRPr="00730012">
          <w:rPr>
            <w:rStyle w:val="Hyperlink"/>
            <w:noProof/>
          </w:rPr>
          <w:fldChar w:fldCharType="begin"/>
        </w:r>
        <w:r w:rsidR="00B40D21" w:rsidRPr="00730012">
          <w:rPr>
            <w:rStyle w:val="Hyperlink"/>
            <w:noProof/>
          </w:rPr>
          <w:instrText xml:space="preserve"> </w:instrText>
        </w:r>
        <w:r w:rsidR="00B40D21">
          <w:rPr>
            <w:noProof/>
          </w:rPr>
          <w:instrText>HYPERLINK \l "_Toc24298368"</w:instrText>
        </w:r>
        <w:r w:rsidR="00B40D21" w:rsidRPr="00730012">
          <w:rPr>
            <w:rStyle w:val="Hyperlink"/>
            <w:noProof/>
          </w:rPr>
          <w:instrText xml:space="preserve"> </w:instrText>
        </w:r>
        <w:r w:rsidR="00B40D21" w:rsidRPr="00730012">
          <w:rPr>
            <w:rStyle w:val="Hyperlink"/>
            <w:noProof/>
          </w:rPr>
        </w:r>
        <w:r w:rsidR="00B40D21" w:rsidRPr="00730012">
          <w:rPr>
            <w:rStyle w:val="Hyperlink"/>
            <w:noProof/>
          </w:rPr>
          <w:fldChar w:fldCharType="separate"/>
        </w:r>
        <w:r w:rsidR="00B40D21" w:rsidRPr="00730012">
          <w:rPr>
            <w:rStyle w:val="Hyperlink"/>
            <w:noProof/>
          </w:rPr>
          <w:t>Bảng 1: Kế hoạch theo tuần</w:t>
        </w:r>
        <w:r w:rsidR="00B40D21">
          <w:rPr>
            <w:noProof/>
            <w:webHidden/>
          </w:rPr>
          <w:tab/>
        </w:r>
        <w:r w:rsidR="00B40D21">
          <w:rPr>
            <w:noProof/>
            <w:webHidden/>
          </w:rPr>
          <w:fldChar w:fldCharType="begin"/>
        </w:r>
        <w:r w:rsidR="00B40D21">
          <w:rPr>
            <w:noProof/>
            <w:webHidden/>
          </w:rPr>
          <w:instrText xml:space="preserve"> PAGEREF _Toc24298368 \h </w:instrText>
        </w:r>
        <w:r w:rsidR="00B40D21">
          <w:rPr>
            <w:noProof/>
            <w:webHidden/>
          </w:rPr>
        </w:r>
      </w:ins>
      <w:r w:rsidR="00B40D21">
        <w:rPr>
          <w:noProof/>
          <w:webHidden/>
        </w:rPr>
        <w:fldChar w:fldCharType="separate"/>
      </w:r>
      <w:r w:rsidR="000D50D6">
        <w:rPr>
          <w:noProof/>
          <w:webHidden/>
        </w:rPr>
        <w:t>9</w:t>
      </w:r>
      <w:ins w:id="456" w:author="HIKARI" w:date="2019-11-10T17:12:00Z">
        <w:r w:rsidR="00B40D21">
          <w:rPr>
            <w:noProof/>
            <w:webHidden/>
          </w:rPr>
          <w:fldChar w:fldCharType="end"/>
        </w:r>
        <w:r w:rsidR="00B40D21" w:rsidRPr="00730012">
          <w:rPr>
            <w:rStyle w:val="Hyperlink"/>
            <w:noProof/>
          </w:rPr>
          <w:fldChar w:fldCharType="end"/>
        </w:r>
      </w:ins>
    </w:p>
    <w:p w14:paraId="3B884573" w14:textId="1E1DDE0A" w:rsidR="00B40D21" w:rsidRDefault="00B40D21" w:rsidP="00906A68">
      <w:pPr>
        <w:pStyle w:val="TableofFigures"/>
        <w:tabs>
          <w:tab w:val="right" w:leader="dot" w:pos="10358"/>
        </w:tabs>
        <w:spacing w:after="120"/>
        <w:rPr>
          <w:ins w:id="457" w:author="HIKARI" w:date="2019-11-10T17:12:00Z"/>
          <w:rFonts w:asciiTheme="minorHAnsi" w:eastAsiaTheme="minorEastAsia" w:hAnsiTheme="minorHAnsi" w:cstheme="minorBidi"/>
          <w:b w:val="0"/>
          <w:noProof/>
          <w:sz w:val="22"/>
          <w:szCs w:val="22"/>
        </w:rPr>
        <w:pPrChange w:id="458" w:author="HIKARI" w:date="2019-11-10T17:14:00Z">
          <w:pPr>
            <w:pStyle w:val="TableofFigures"/>
            <w:tabs>
              <w:tab w:val="right" w:leader="dot" w:pos="10358"/>
            </w:tabs>
          </w:pPr>
        </w:pPrChange>
      </w:pPr>
      <w:ins w:id="459" w:author="HIKARI" w:date="2019-11-10T17:12:00Z">
        <w:r w:rsidRPr="00730012">
          <w:rPr>
            <w:rStyle w:val="Hyperlink"/>
            <w:noProof/>
          </w:rPr>
          <w:fldChar w:fldCharType="begin"/>
        </w:r>
        <w:r w:rsidRPr="00730012">
          <w:rPr>
            <w:rStyle w:val="Hyperlink"/>
            <w:noProof/>
          </w:rPr>
          <w:instrText xml:space="preserve"> </w:instrText>
        </w:r>
        <w:r>
          <w:rPr>
            <w:noProof/>
          </w:rPr>
          <w:instrText>HYPERLINK \l "_Toc24298369"</w:instrText>
        </w:r>
        <w:r w:rsidRPr="00730012">
          <w:rPr>
            <w:rStyle w:val="Hyperlink"/>
            <w:noProof/>
          </w:rPr>
          <w:instrText xml:space="preserve"> </w:instrText>
        </w:r>
        <w:r w:rsidRPr="00730012">
          <w:rPr>
            <w:rStyle w:val="Hyperlink"/>
            <w:noProof/>
          </w:rPr>
        </w:r>
        <w:r w:rsidRPr="00730012">
          <w:rPr>
            <w:rStyle w:val="Hyperlink"/>
            <w:noProof/>
          </w:rPr>
          <w:fldChar w:fldCharType="separate"/>
        </w:r>
        <w:r w:rsidRPr="00730012">
          <w:rPr>
            <w:rStyle w:val="Hyperlink"/>
            <w:noProof/>
          </w:rPr>
          <w:t>Bảng 2: Phân công công việc &amp; đóp góp của mỗi sinh viên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_Toc24298369 \h </w:instrText>
        </w:r>
        <w:r>
          <w:rPr>
            <w:noProof/>
            <w:webHidden/>
          </w:rPr>
        </w:r>
      </w:ins>
      <w:r>
        <w:rPr>
          <w:noProof/>
          <w:webHidden/>
        </w:rPr>
        <w:fldChar w:fldCharType="separate"/>
      </w:r>
      <w:r w:rsidR="000D50D6">
        <w:rPr>
          <w:noProof/>
          <w:webHidden/>
        </w:rPr>
        <w:t>10</w:t>
      </w:r>
      <w:ins w:id="460" w:author="HIKARI" w:date="2019-11-10T17:12:00Z">
        <w:r>
          <w:rPr>
            <w:noProof/>
            <w:webHidden/>
          </w:rPr>
          <w:fldChar w:fldCharType="end"/>
        </w:r>
        <w:r w:rsidRPr="00730012">
          <w:rPr>
            <w:rStyle w:val="Hyperlink"/>
            <w:noProof/>
          </w:rPr>
          <w:fldChar w:fldCharType="end"/>
        </w:r>
      </w:ins>
    </w:p>
    <w:p w14:paraId="75DD2C02" w14:textId="6149E024" w:rsidR="00B40D21" w:rsidRDefault="00B40D21" w:rsidP="00906A68">
      <w:pPr>
        <w:pStyle w:val="TableofFigures"/>
        <w:tabs>
          <w:tab w:val="right" w:leader="dot" w:pos="10358"/>
        </w:tabs>
        <w:spacing w:after="120"/>
        <w:rPr>
          <w:ins w:id="461" w:author="HIKARI" w:date="2019-11-10T17:12:00Z"/>
          <w:rFonts w:asciiTheme="minorHAnsi" w:eastAsiaTheme="minorEastAsia" w:hAnsiTheme="minorHAnsi" w:cstheme="minorBidi"/>
          <w:b w:val="0"/>
          <w:noProof/>
          <w:sz w:val="22"/>
          <w:szCs w:val="22"/>
        </w:rPr>
        <w:pPrChange w:id="462" w:author="HIKARI" w:date="2019-11-10T17:14:00Z">
          <w:pPr>
            <w:pStyle w:val="TableofFigures"/>
            <w:tabs>
              <w:tab w:val="right" w:leader="dot" w:pos="10358"/>
            </w:tabs>
          </w:pPr>
        </w:pPrChange>
      </w:pPr>
      <w:ins w:id="463" w:author="HIKARI" w:date="2019-11-10T17:12:00Z">
        <w:r w:rsidRPr="00730012">
          <w:rPr>
            <w:rStyle w:val="Hyperlink"/>
            <w:noProof/>
          </w:rPr>
          <w:fldChar w:fldCharType="begin"/>
        </w:r>
        <w:r w:rsidRPr="00730012">
          <w:rPr>
            <w:rStyle w:val="Hyperlink"/>
            <w:noProof/>
          </w:rPr>
          <w:instrText xml:space="preserve"> </w:instrText>
        </w:r>
        <w:r>
          <w:rPr>
            <w:noProof/>
          </w:rPr>
          <w:instrText>HYPERLINK \l "_Toc24298370"</w:instrText>
        </w:r>
        <w:r w:rsidRPr="00730012">
          <w:rPr>
            <w:rStyle w:val="Hyperlink"/>
            <w:noProof/>
          </w:rPr>
          <w:instrText xml:space="preserve"> </w:instrText>
        </w:r>
        <w:r w:rsidRPr="00730012">
          <w:rPr>
            <w:rStyle w:val="Hyperlink"/>
            <w:noProof/>
          </w:rPr>
        </w:r>
        <w:r w:rsidRPr="00730012">
          <w:rPr>
            <w:rStyle w:val="Hyperlink"/>
            <w:noProof/>
          </w:rPr>
          <w:fldChar w:fldCharType="separate"/>
        </w:r>
        <w:r w:rsidRPr="00730012">
          <w:rPr>
            <w:rStyle w:val="Hyperlink"/>
            <w:noProof/>
          </w:rPr>
          <w:t>Bảng 3: Đặc tả giao diện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_Toc24298370 \h </w:instrText>
        </w:r>
        <w:r>
          <w:rPr>
            <w:noProof/>
            <w:webHidden/>
          </w:rPr>
        </w:r>
      </w:ins>
      <w:r>
        <w:rPr>
          <w:noProof/>
          <w:webHidden/>
        </w:rPr>
        <w:fldChar w:fldCharType="separate"/>
      </w:r>
      <w:r w:rsidR="000D50D6">
        <w:rPr>
          <w:noProof/>
          <w:webHidden/>
        </w:rPr>
        <w:t>13</w:t>
      </w:r>
      <w:ins w:id="464" w:author="HIKARI" w:date="2019-11-10T17:12:00Z">
        <w:r>
          <w:rPr>
            <w:noProof/>
            <w:webHidden/>
          </w:rPr>
          <w:fldChar w:fldCharType="end"/>
        </w:r>
        <w:r w:rsidRPr="00730012">
          <w:rPr>
            <w:rStyle w:val="Hyperlink"/>
            <w:noProof/>
          </w:rPr>
          <w:fldChar w:fldCharType="end"/>
        </w:r>
      </w:ins>
    </w:p>
    <w:p w14:paraId="40EE43C2" w14:textId="361D0FBF" w:rsidR="00B40D21" w:rsidRDefault="00B40D21" w:rsidP="00906A68">
      <w:pPr>
        <w:pStyle w:val="TableofFigures"/>
        <w:tabs>
          <w:tab w:val="right" w:leader="dot" w:pos="10358"/>
        </w:tabs>
        <w:spacing w:after="120"/>
        <w:rPr>
          <w:ins w:id="465" w:author="HIKARI" w:date="2019-11-10T17:12:00Z"/>
          <w:rFonts w:asciiTheme="minorHAnsi" w:eastAsiaTheme="minorEastAsia" w:hAnsiTheme="minorHAnsi" w:cstheme="minorBidi"/>
          <w:b w:val="0"/>
          <w:noProof/>
          <w:sz w:val="22"/>
          <w:szCs w:val="22"/>
        </w:rPr>
        <w:pPrChange w:id="466" w:author="HIKARI" w:date="2019-11-10T17:14:00Z">
          <w:pPr>
            <w:pStyle w:val="TableofFigures"/>
            <w:tabs>
              <w:tab w:val="right" w:leader="dot" w:pos="10358"/>
            </w:tabs>
          </w:pPr>
        </w:pPrChange>
      </w:pPr>
      <w:ins w:id="467" w:author="HIKARI" w:date="2019-11-10T17:12:00Z">
        <w:r w:rsidRPr="00730012">
          <w:rPr>
            <w:rStyle w:val="Hyperlink"/>
            <w:noProof/>
          </w:rPr>
          <w:fldChar w:fldCharType="begin"/>
        </w:r>
        <w:r w:rsidRPr="00730012">
          <w:rPr>
            <w:rStyle w:val="Hyperlink"/>
            <w:noProof/>
          </w:rPr>
          <w:instrText xml:space="preserve"> </w:instrText>
        </w:r>
        <w:r>
          <w:rPr>
            <w:noProof/>
          </w:rPr>
          <w:instrText>HYPERLINK \l "_Toc24298371"</w:instrText>
        </w:r>
        <w:r w:rsidRPr="00730012">
          <w:rPr>
            <w:rStyle w:val="Hyperlink"/>
            <w:noProof/>
          </w:rPr>
          <w:instrText xml:space="preserve"> </w:instrText>
        </w:r>
        <w:r w:rsidRPr="00730012">
          <w:rPr>
            <w:rStyle w:val="Hyperlink"/>
            <w:noProof/>
          </w:rPr>
        </w:r>
        <w:r w:rsidRPr="00730012">
          <w:rPr>
            <w:rStyle w:val="Hyperlink"/>
            <w:noProof/>
          </w:rPr>
          <w:fldChar w:fldCharType="separate"/>
        </w:r>
        <w:r w:rsidRPr="00730012">
          <w:rPr>
            <w:rStyle w:val="Hyperlink"/>
            <w:noProof/>
          </w:rPr>
          <w:t>Bảng 4: Các Class và Attributes ứng với các layer.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_Toc24298371 \h </w:instrText>
        </w:r>
        <w:r>
          <w:rPr>
            <w:noProof/>
            <w:webHidden/>
          </w:rPr>
        </w:r>
      </w:ins>
      <w:r>
        <w:rPr>
          <w:noProof/>
          <w:webHidden/>
        </w:rPr>
        <w:fldChar w:fldCharType="separate"/>
      </w:r>
      <w:r w:rsidR="000D50D6">
        <w:rPr>
          <w:noProof/>
          <w:webHidden/>
        </w:rPr>
        <w:t>17</w:t>
      </w:r>
      <w:ins w:id="468" w:author="HIKARI" w:date="2019-11-10T17:12:00Z">
        <w:r>
          <w:rPr>
            <w:noProof/>
            <w:webHidden/>
          </w:rPr>
          <w:fldChar w:fldCharType="end"/>
        </w:r>
        <w:r w:rsidRPr="00730012">
          <w:rPr>
            <w:rStyle w:val="Hyperlink"/>
            <w:noProof/>
          </w:rPr>
          <w:fldChar w:fldCharType="end"/>
        </w:r>
      </w:ins>
    </w:p>
    <w:p w14:paraId="0FAA4D36" w14:textId="42F4BF42" w:rsidR="00B40D21" w:rsidRDefault="00B40D21" w:rsidP="00906A68">
      <w:pPr>
        <w:pStyle w:val="TableofFigures"/>
        <w:tabs>
          <w:tab w:val="right" w:leader="dot" w:pos="10358"/>
        </w:tabs>
        <w:spacing w:after="120"/>
        <w:rPr>
          <w:ins w:id="469" w:author="HIKARI" w:date="2019-11-10T17:12:00Z"/>
          <w:rFonts w:asciiTheme="minorHAnsi" w:eastAsiaTheme="minorEastAsia" w:hAnsiTheme="minorHAnsi" w:cstheme="minorBidi"/>
          <w:b w:val="0"/>
          <w:noProof/>
          <w:sz w:val="22"/>
          <w:szCs w:val="22"/>
        </w:rPr>
        <w:pPrChange w:id="470" w:author="HIKARI" w:date="2019-11-10T17:14:00Z">
          <w:pPr>
            <w:pStyle w:val="TableofFigures"/>
            <w:tabs>
              <w:tab w:val="right" w:leader="dot" w:pos="10358"/>
            </w:tabs>
          </w:pPr>
        </w:pPrChange>
      </w:pPr>
      <w:ins w:id="471" w:author="HIKARI" w:date="2019-11-10T17:12:00Z">
        <w:r w:rsidRPr="00730012">
          <w:rPr>
            <w:rStyle w:val="Hyperlink"/>
            <w:noProof/>
          </w:rPr>
          <w:fldChar w:fldCharType="begin"/>
        </w:r>
        <w:r w:rsidRPr="00730012">
          <w:rPr>
            <w:rStyle w:val="Hyperlink"/>
            <w:noProof/>
          </w:rPr>
          <w:instrText xml:space="preserve"> </w:instrText>
        </w:r>
        <w:r>
          <w:rPr>
            <w:noProof/>
          </w:rPr>
          <w:instrText>HYPERLINK \l "_Toc24298372"</w:instrText>
        </w:r>
        <w:r w:rsidRPr="00730012">
          <w:rPr>
            <w:rStyle w:val="Hyperlink"/>
            <w:noProof/>
          </w:rPr>
          <w:instrText xml:space="preserve"> </w:instrText>
        </w:r>
        <w:r w:rsidRPr="00730012">
          <w:rPr>
            <w:rStyle w:val="Hyperlink"/>
            <w:noProof/>
          </w:rPr>
        </w:r>
        <w:r w:rsidRPr="00730012">
          <w:rPr>
            <w:rStyle w:val="Hyperlink"/>
            <w:noProof/>
          </w:rPr>
          <w:fldChar w:fldCharType="separate"/>
        </w:r>
        <w:r w:rsidRPr="00730012">
          <w:rPr>
            <w:rStyle w:val="Hyperlink"/>
            <w:noProof/>
          </w:rPr>
          <w:t>Bảng 5: Chi tiết chức năng các layer trong ANN Model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_Toc24298372 \h </w:instrText>
        </w:r>
        <w:r>
          <w:rPr>
            <w:noProof/>
            <w:webHidden/>
          </w:rPr>
        </w:r>
      </w:ins>
      <w:r>
        <w:rPr>
          <w:noProof/>
          <w:webHidden/>
        </w:rPr>
        <w:fldChar w:fldCharType="separate"/>
      </w:r>
      <w:r w:rsidR="000D50D6">
        <w:rPr>
          <w:noProof/>
          <w:webHidden/>
        </w:rPr>
        <w:t>19</w:t>
      </w:r>
      <w:ins w:id="472" w:author="HIKARI" w:date="2019-11-10T17:12:00Z">
        <w:r>
          <w:rPr>
            <w:noProof/>
            <w:webHidden/>
          </w:rPr>
          <w:fldChar w:fldCharType="end"/>
        </w:r>
        <w:r w:rsidRPr="00730012">
          <w:rPr>
            <w:rStyle w:val="Hyperlink"/>
            <w:noProof/>
          </w:rPr>
          <w:fldChar w:fldCharType="end"/>
        </w:r>
      </w:ins>
    </w:p>
    <w:p w14:paraId="1360BB08" w14:textId="1910E7ED" w:rsidR="00B40D21" w:rsidRDefault="00B40D21" w:rsidP="00906A68">
      <w:pPr>
        <w:pStyle w:val="TableofFigures"/>
        <w:tabs>
          <w:tab w:val="right" w:leader="dot" w:pos="10358"/>
        </w:tabs>
        <w:spacing w:after="120"/>
        <w:rPr>
          <w:ins w:id="473" w:author="HIKARI" w:date="2019-11-10T17:12:00Z"/>
          <w:rFonts w:asciiTheme="minorHAnsi" w:eastAsiaTheme="minorEastAsia" w:hAnsiTheme="minorHAnsi" w:cstheme="minorBidi"/>
          <w:b w:val="0"/>
          <w:noProof/>
          <w:sz w:val="22"/>
          <w:szCs w:val="22"/>
        </w:rPr>
        <w:pPrChange w:id="474" w:author="HIKARI" w:date="2019-11-10T17:14:00Z">
          <w:pPr>
            <w:pStyle w:val="TableofFigures"/>
            <w:tabs>
              <w:tab w:val="right" w:leader="dot" w:pos="10358"/>
            </w:tabs>
          </w:pPr>
        </w:pPrChange>
      </w:pPr>
      <w:ins w:id="475" w:author="HIKARI" w:date="2019-11-10T17:12:00Z">
        <w:r w:rsidRPr="00730012">
          <w:rPr>
            <w:rStyle w:val="Hyperlink"/>
            <w:noProof/>
          </w:rPr>
          <w:fldChar w:fldCharType="begin"/>
        </w:r>
        <w:r w:rsidRPr="00730012">
          <w:rPr>
            <w:rStyle w:val="Hyperlink"/>
            <w:noProof/>
          </w:rPr>
          <w:instrText xml:space="preserve"> </w:instrText>
        </w:r>
        <w:r>
          <w:rPr>
            <w:noProof/>
          </w:rPr>
          <w:instrText>HYPERLINK \l "_Toc24298373"</w:instrText>
        </w:r>
        <w:r w:rsidRPr="00730012">
          <w:rPr>
            <w:rStyle w:val="Hyperlink"/>
            <w:noProof/>
          </w:rPr>
          <w:instrText xml:space="preserve"> </w:instrText>
        </w:r>
        <w:r w:rsidRPr="00730012">
          <w:rPr>
            <w:rStyle w:val="Hyperlink"/>
            <w:noProof/>
          </w:rPr>
        </w:r>
        <w:r w:rsidRPr="00730012">
          <w:rPr>
            <w:rStyle w:val="Hyperlink"/>
            <w:noProof/>
          </w:rPr>
          <w:fldChar w:fldCharType="separate"/>
        </w:r>
        <w:r w:rsidRPr="00730012">
          <w:rPr>
            <w:rStyle w:val="Hyperlink"/>
            <w:noProof/>
          </w:rPr>
          <w:t>Bảng 6: Danh mục các lớp cho các Layer của TensorFlow Layers API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_Toc24298373 \h </w:instrText>
        </w:r>
        <w:r>
          <w:rPr>
            <w:noProof/>
            <w:webHidden/>
          </w:rPr>
        </w:r>
      </w:ins>
      <w:r>
        <w:rPr>
          <w:noProof/>
          <w:webHidden/>
        </w:rPr>
        <w:fldChar w:fldCharType="separate"/>
      </w:r>
      <w:r w:rsidR="000D50D6">
        <w:rPr>
          <w:noProof/>
          <w:webHidden/>
        </w:rPr>
        <w:t>21</w:t>
      </w:r>
      <w:ins w:id="476" w:author="HIKARI" w:date="2019-11-10T17:12:00Z">
        <w:r>
          <w:rPr>
            <w:noProof/>
            <w:webHidden/>
          </w:rPr>
          <w:fldChar w:fldCharType="end"/>
        </w:r>
        <w:r w:rsidRPr="00730012">
          <w:rPr>
            <w:rStyle w:val="Hyperlink"/>
            <w:noProof/>
          </w:rPr>
          <w:fldChar w:fldCharType="end"/>
        </w:r>
      </w:ins>
    </w:p>
    <w:p w14:paraId="00F3CE0B" w14:textId="25A13313" w:rsidR="00B40D21" w:rsidRDefault="00B40D21" w:rsidP="00906A68">
      <w:pPr>
        <w:pStyle w:val="TableofFigures"/>
        <w:tabs>
          <w:tab w:val="right" w:leader="dot" w:pos="10358"/>
        </w:tabs>
        <w:spacing w:after="120"/>
        <w:rPr>
          <w:ins w:id="477" w:author="HIKARI" w:date="2019-11-10T17:12:00Z"/>
          <w:rFonts w:asciiTheme="minorHAnsi" w:eastAsiaTheme="minorEastAsia" w:hAnsiTheme="minorHAnsi" w:cstheme="minorBidi"/>
          <w:b w:val="0"/>
          <w:noProof/>
          <w:sz w:val="22"/>
          <w:szCs w:val="22"/>
        </w:rPr>
        <w:pPrChange w:id="478" w:author="HIKARI" w:date="2019-11-10T17:14:00Z">
          <w:pPr>
            <w:pStyle w:val="TableofFigures"/>
            <w:tabs>
              <w:tab w:val="right" w:leader="dot" w:pos="10358"/>
            </w:tabs>
          </w:pPr>
        </w:pPrChange>
      </w:pPr>
      <w:ins w:id="479" w:author="HIKARI" w:date="2019-11-10T17:12:00Z">
        <w:r w:rsidRPr="00730012">
          <w:rPr>
            <w:rStyle w:val="Hyperlink"/>
            <w:noProof/>
          </w:rPr>
          <w:fldChar w:fldCharType="begin"/>
        </w:r>
        <w:r w:rsidRPr="00730012">
          <w:rPr>
            <w:rStyle w:val="Hyperlink"/>
            <w:noProof/>
          </w:rPr>
          <w:instrText xml:space="preserve"> </w:instrText>
        </w:r>
        <w:r>
          <w:rPr>
            <w:noProof/>
          </w:rPr>
          <w:instrText>HYPERLINK \l "_Toc24298374"</w:instrText>
        </w:r>
        <w:r w:rsidRPr="00730012">
          <w:rPr>
            <w:rStyle w:val="Hyperlink"/>
            <w:noProof/>
          </w:rPr>
          <w:instrText xml:space="preserve"> </w:instrText>
        </w:r>
        <w:r w:rsidRPr="00730012">
          <w:rPr>
            <w:rStyle w:val="Hyperlink"/>
            <w:noProof/>
          </w:rPr>
        </w:r>
        <w:r w:rsidRPr="00730012">
          <w:rPr>
            <w:rStyle w:val="Hyperlink"/>
            <w:noProof/>
          </w:rPr>
          <w:fldChar w:fldCharType="separate"/>
        </w:r>
        <w:r w:rsidRPr="00730012">
          <w:rPr>
            <w:rStyle w:val="Hyperlink"/>
            <w:noProof/>
          </w:rPr>
          <w:t>Bảng 7: Đặc tả các phươn thức trong lớp Layer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_Toc24298374 \h </w:instrText>
        </w:r>
        <w:r>
          <w:rPr>
            <w:noProof/>
            <w:webHidden/>
          </w:rPr>
        </w:r>
      </w:ins>
      <w:r>
        <w:rPr>
          <w:noProof/>
          <w:webHidden/>
        </w:rPr>
        <w:fldChar w:fldCharType="separate"/>
      </w:r>
      <w:r w:rsidR="000D50D6">
        <w:rPr>
          <w:noProof/>
          <w:webHidden/>
        </w:rPr>
        <w:t>22</w:t>
      </w:r>
      <w:ins w:id="480" w:author="HIKARI" w:date="2019-11-10T17:12:00Z">
        <w:r>
          <w:rPr>
            <w:noProof/>
            <w:webHidden/>
          </w:rPr>
          <w:fldChar w:fldCharType="end"/>
        </w:r>
        <w:r w:rsidRPr="00730012">
          <w:rPr>
            <w:rStyle w:val="Hyperlink"/>
            <w:noProof/>
          </w:rPr>
          <w:fldChar w:fldCharType="end"/>
        </w:r>
      </w:ins>
    </w:p>
    <w:p w14:paraId="24342EF3" w14:textId="5F6FC078" w:rsidR="00B40D21" w:rsidRDefault="00B40D21" w:rsidP="00906A68">
      <w:pPr>
        <w:pStyle w:val="TableofFigures"/>
        <w:tabs>
          <w:tab w:val="right" w:leader="dot" w:pos="10358"/>
        </w:tabs>
        <w:spacing w:after="120"/>
        <w:rPr>
          <w:ins w:id="481" w:author="HIKARI" w:date="2019-11-10T17:12:00Z"/>
          <w:rFonts w:asciiTheme="minorHAnsi" w:eastAsiaTheme="minorEastAsia" w:hAnsiTheme="minorHAnsi" w:cstheme="minorBidi"/>
          <w:b w:val="0"/>
          <w:noProof/>
          <w:sz w:val="22"/>
          <w:szCs w:val="22"/>
        </w:rPr>
        <w:pPrChange w:id="482" w:author="HIKARI" w:date="2019-11-10T17:14:00Z">
          <w:pPr>
            <w:pStyle w:val="TableofFigures"/>
            <w:tabs>
              <w:tab w:val="right" w:leader="dot" w:pos="10358"/>
            </w:tabs>
          </w:pPr>
        </w:pPrChange>
      </w:pPr>
      <w:ins w:id="483" w:author="HIKARI" w:date="2019-11-10T17:12:00Z">
        <w:r w:rsidRPr="00730012">
          <w:rPr>
            <w:rStyle w:val="Hyperlink"/>
            <w:noProof/>
          </w:rPr>
          <w:fldChar w:fldCharType="begin"/>
        </w:r>
        <w:r w:rsidRPr="00730012">
          <w:rPr>
            <w:rStyle w:val="Hyperlink"/>
            <w:noProof/>
          </w:rPr>
          <w:instrText xml:space="preserve"> </w:instrText>
        </w:r>
        <w:r>
          <w:rPr>
            <w:noProof/>
          </w:rPr>
          <w:instrText>HYPERLINK \l "_Toc24298375"</w:instrText>
        </w:r>
        <w:r w:rsidRPr="00730012">
          <w:rPr>
            <w:rStyle w:val="Hyperlink"/>
            <w:noProof/>
          </w:rPr>
          <w:instrText xml:space="preserve"> </w:instrText>
        </w:r>
        <w:r w:rsidRPr="00730012">
          <w:rPr>
            <w:rStyle w:val="Hyperlink"/>
            <w:noProof/>
          </w:rPr>
        </w:r>
        <w:r w:rsidRPr="00730012">
          <w:rPr>
            <w:rStyle w:val="Hyperlink"/>
            <w:noProof/>
          </w:rPr>
          <w:fldChar w:fldCharType="separate"/>
        </w:r>
        <w:r w:rsidRPr="00730012">
          <w:rPr>
            <w:rStyle w:val="Hyperlink"/>
            <w:noProof/>
          </w:rPr>
          <w:t>Bảng 8: Đặc tả các lớp chức năng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_Toc24298375 \h </w:instrText>
        </w:r>
        <w:r>
          <w:rPr>
            <w:noProof/>
            <w:webHidden/>
          </w:rPr>
        </w:r>
      </w:ins>
      <w:r>
        <w:rPr>
          <w:noProof/>
          <w:webHidden/>
        </w:rPr>
        <w:fldChar w:fldCharType="separate"/>
      </w:r>
      <w:r w:rsidR="000D50D6">
        <w:rPr>
          <w:noProof/>
          <w:webHidden/>
        </w:rPr>
        <w:t>24</w:t>
      </w:r>
      <w:ins w:id="484" w:author="HIKARI" w:date="2019-11-10T17:12:00Z">
        <w:r>
          <w:rPr>
            <w:noProof/>
            <w:webHidden/>
          </w:rPr>
          <w:fldChar w:fldCharType="end"/>
        </w:r>
        <w:r w:rsidRPr="00730012">
          <w:rPr>
            <w:rStyle w:val="Hyperlink"/>
            <w:noProof/>
          </w:rPr>
          <w:fldChar w:fldCharType="end"/>
        </w:r>
      </w:ins>
    </w:p>
    <w:p w14:paraId="00F9E78A" w14:textId="3C0FEB18" w:rsidR="00B40D21" w:rsidRDefault="00B40D21" w:rsidP="00906A68">
      <w:pPr>
        <w:pStyle w:val="TableofFigures"/>
        <w:tabs>
          <w:tab w:val="right" w:leader="dot" w:pos="10358"/>
        </w:tabs>
        <w:spacing w:after="120"/>
        <w:rPr>
          <w:ins w:id="485" w:author="HIKARI" w:date="2019-11-10T17:12:00Z"/>
          <w:rFonts w:asciiTheme="minorHAnsi" w:eastAsiaTheme="minorEastAsia" w:hAnsiTheme="minorHAnsi" w:cstheme="minorBidi"/>
          <w:b w:val="0"/>
          <w:noProof/>
          <w:sz w:val="22"/>
          <w:szCs w:val="22"/>
        </w:rPr>
        <w:pPrChange w:id="486" w:author="HIKARI" w:date="2019-11-10T17:14:00Z">
          <w:pPr>
            <w:pStyle w:val="TableofFigures"/>
            <w:tabs>
              <w:tab w:val="right" w:leader="dot" w:pos="10358"/>
            </w:tabs>
          </w:pPr>
        </w:pPrChange>
      </w:pPr>
      <w:ins w:id="487" w:author="HIKARI" w:date="2019-11-10T17:12:00Z">
        <w:r w:rsidRPr="00730012">
          <w:rPr>
            <w:rStyle w:val="Hyperlink"/>
            <w:noProof/>
          </w:rPr>
          <w:fldChar w:fldCharType="begin"/>
        </w:r>
        <w:r w:rsidRPr="00730012">
          <w:rPr>
            <w:rStyle w:val="Hyperlink"/>
            <w:noProof/>
          </w:rPr>
          <w:instrText xml:space="preserve"> </w:instrText>
        </w:r>
        <w:r>
          <w:rPr>
            <w:noProof/>
          </w:rPr>
          <w:instrText>HYPERLINK \l "_Toc24298376"</w:instrText>
        </w:r>
        <w:r w:rsidRPr="00730012">
          <w:rPr>
            <w:rStyle w:val="Hyperlink"/>
            <w:noProof/>
          </w:rPr>
          <w:instrText xml:space="preserve"> </w:instrText>
        </w:r>
        <w:r w:rsidRPr="00730012">
          <w:rPr>
            <w:rStyle w:val="Hyperlink"/>
            <w:noProof/>
          </w:rPr>
        </w:r>
        <w:r w:rsidRPr="00730012">
          <w:rPr>
            <w:rStyle w:val="Hyperlink"/>
            <w:noProof/>
          </w:rPr>
          <w:fldChar w:fldCharType="separate"/>
        </w:r>
        <w:r w:rsidRPr="00730012">
          <w:rPr>
            <w:rStyle w:val="Hyperlink"/>
            <w:noProof/>
          </w:rPr>
          <w:t>Bảng 9: Đặc tả các phương thức trong lớp Render_MasterControl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_Toc24298376 \h </w:instrText>
        </w:r>
        <w:r>
          <w:rPr>
            <w:noProof/>
            <w:webHidden/>
          </w:rPr>
        </w:r>
      </w:ins>
      <w:r>
        <w:rPr>
          <w:noProof/>
          <w:webHidden/>
        </w:rPr>
        <w:fldChar w:fldCharType="separate"/>
      </w:r>
      <w:r w:rsidR="000D50D6">
        <w:rPr>
          <w:noProof/>
          <w:webHidden/>
        </w:rPr>
        <w:t>24</w:t>
      </w:r>
      <w:ins w:id="488" w:author="HIKARI" w:date="2019-11-10T17:12:00Z">
        <w:r>
          <w:rPr>
            <w:noProof/>
            <w:webHidden/>
          </w:rPr>
          <w:fldChar w:fldCharType="end"/>
        </w:r>
        <w:r w:rsidRPr="00730012">
          <w:rPr>
            <w:rStyle w:val="Hyperlink"/>
            <w:noProof/>
          </w:rPr>
          <w:fldChar w:fldCharType="end"/>
        </w:r>
      </w:ins>
    </w:p>
    <w:p w14:paraId="0E344E26" w14:textId="20146077" w:rsidR="00B40D21" w:rsidRDefault="00B40D21" w:rsidP="00906A68">
      <w:pPr>
        <w:pStyle w:val="TableofFigures"/>
        <w:tabs>
          <w:tab w:val="right" w:leader="dot" w:pos="10358"/>
        </w:tabs>
        <w:spacing w:after="120"/>
        <w:rPr>
          <w:ins w:id="489" w:author="HIKARI" w:date="2019-11-10T17:12:00Z"/>
          <w:rFonts w:asciiTheme="minorHAnsi" w:eastAsiaTheme="minorEastAsia" w:hAnsiTheme="minorHAnsi" w:cstheme="minorBidi"/>
          <w:b w:val="0"/>
          <w:noProof/>
          <w:sz w:val="22"/>
          <w:szCs w:val="22"/>
        </w:rPr>
        <w:pPrChange w:id="490" w:author="HIKARI" w:date="2019-11-10T17:14:00Z">
          <w:pPr>
            <w:pStyle w:val="TableofFigures"/>
            <w:tabs>
              <w:tab w:val="right" w:leader="dot" w:pos="10358"/>
            </w:tabs>
          </w:pPr>
        </w:pPrChange>
      </w:pPr>
      <w:ins w:id="491" w:author="HIKARI" w:date="2019-11-10T17:12:00Z">
        <w:r w:rsidRPr="00730012">
          <w:rPr>
            <w:rStyle w:val="Hyperlink"/>
            <w:noProof/>
          </w:rPr>
          <w:fldChar w:fldCharType="begin"/>
        </w:r>
        <w:r w:rsidRPr="00730012">
          <w:rPr>
            <w:rStyle w:val="Hyperlink"/>
            <w:noProof/>
          </w:rPr>
          <w:instrText xml:space="preserve"> </w:instrText>
        </w:r>
        <w:r>
          <w:rPr>
            <w:noProof/>
          </w:rPr>
          <w:instrText>HYPERLINK \l "_Toc24298377"</w:instrText>
        </w:r>
        <w:r w:rsidRPr="00730012">
          <w:rPr>
            <w:rStyle w:val="Hyperlink"/>
            <w:noProof/>
          </w:rPr>
          <w:instrText xml:space="preserve"> </w:instrText>
        </w:r>
        <w:r w:rsidRPr="00730012">
          <w:rPr>
            <w:rStyle w:val="Hyperlink"/>
            <w:noProof/>
          </w:rPr>
        </w:r>
        <w:r w:rsidRPr="00730012">
          <w:rPr>
            <w:rStyle w:val="Hyperlink"/>
            <w:noProof/>
          </w:rPr>
          <w:fldChar w:fldCharType="separate"/>
        </w:r>
        <w:r w:rsidRPr="00730012">
          <w:rPr>
            <w:rStyle w:val="Hyperlink"/>
            <w:noProof/>
          </w:rPr>
          <w:t>Bảng 10: Đặc tả các phương thức trong lớp TensorModel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_Toc24298377 \h </w:instrText>
        </w:r>
        <w:r>
          <w:rPr>
            <w:noProof/>
            <w:webHidden/>
          </w:rPr>
        </w:r>
      </w:ins>
      <w:r>
        <w:rPr>
          <w:noProof/>
          <w:webHidden/>
        </w:rPr>
        <w:fldChar w:fldCharType="separate"/>
      </w:r>
      <w:r w:rsidR="000D50D6">
        <w:rPr>
          <w:noProof/>
          <w:webHidden/>
        </w:rPr>
        <w:t>25</w:t>
      </w:r>
      <w:ins w:id="492" w:author="HIKARI" w:date="2019-11-10T17:12:00Z">
        <w:r>
          <w:rPr>
            <w:noProof/>
            <w:webHidden/>
          </w:rPr>
          <w:fldChar w:fldCharType="end"/>
        </w:r>
        <w:r w:rsidRPr="00730012">
          <w:rPr>
            <w:rStyle w:val="Hyperlink"/>
            <w:noProof/>
          </w:rPr>
          <w:fldChar w:fldCharType="end"/>
        </w:r>
      </w:ins>
    </w:p>
    <w:p w14:paraId="07A6BBB3" w14:textId="5D6D7E74" w:rsidR="00B40D21" w:rsidRDefault="00B40D21" w:rsidP="00906A68">
      <w:pPr>
        <w:pStyle w:val="TableofFigures"/>
        <w:tabs>
          <w:tab w:val="right" w:leader="dot" w:pos="10358"/>
        </w:tabs>
        <w:spacing w:after="120"/>
        <w:rPr>
          <w:ins w:id="493" w:author="HIKARI" w:date="2019-11-10T17:12:00Z"/>
          <w:rFonts w:asciiTheme="minorHAnsi" w:eastAsiaTheme="minorEastAsia" w:hAnsiTheme="minorHAnsi" w:cstheme="minorBidi"/>
          <w:b w:val="0"/>
          <w:noProof/>
          <w:sz w:val="22"/>
          <w:szCs w:val="22"/>
        </w:rPr>
        <w:pPrChange w:id="494" w:author="HIKARI" w:date="2019-11-10T17:14:00Z">
          <w:pPr>
            <w:pStyle w:val="TableofFigures"/>
            <w:tabs>
              <w:tab w:val="right" w:leader="dot" w:pos="10358"/>
            </w:tabs>
          </w:pPr>
        </w:pPrChange>
      </w:pPr>
      <w:ins w:id="495" w:author="HIKARI" w:date="2019-11-10T17:12:00Z">
        <w:r w:rsidRPr="00730012">
          <w:rPr>
            <w:rStyle w:val="Hyperlink"/>
            <w:noProof/>
          </w:rPr>
          <w:fldChar w:fldCharType="begin"/>
        </w:r>
        <w:r w:rsidRPr="00730012">
          <w:rPr>
            <w:rStyle w:val="Hyperlink"/>
            <w:noProof/>
          </w:rPr>
          <w:instrText xml:space="preserve"> </w:instrText>
        </w:r>
        <w:r>
          <w:rPr>
            <w:noProof/>
          </w:rPr>
          <w:instrText>HYPERLINK \l "_Toc24298378"</w:instrText>
        </w:r>
        <w:r w:rsidRPr="00730012">
          <w:rPr>
            <w:rStyle w:val="Hyperlink"/>
            <w:noProof/>
          </w:rPr>
          <w:instrText xml:space="preserve"> </w:instrText>
        </w:r>
        <w:r w:rsidRPr="00730012">
          <w:rPr>
            <w:rStyle w:val="Hyperlink"/>
            <w:noProof/>
          </w:rPr>
        </w:r>
        <w:r w:rsidRPr="00730012">
          <w:rPr>
            <w:rStyle w:val="Hyperlink"/>
            <w:noProof/>
          </w:rPr>
          <w:fldChar w:fldCharType="separate"/>
        </w:r>
        <w:r w:rsidRPr="00730012">
          <w:rPr>
            <w:rStyle w:val="Hyperlink"/>
            <w:noProof/>
          </w:rPr>
          <w:t>Bảng 11: Đặc tả các phương thức trong lớp ConnectorRender_Control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_Toc24298378 \h </w:instrText>
        </w:r>
        <w:r>
          <w:rPr>
            <w:noProof/>
            <w:webHidden/>
          </w:rPr>
        </w:r>
      </w:ins>
      <w:r>
        <w:rPr>
          <w:noProof/>
          <w:webHidden/>
        </w:rPr>
        <w:fldChar w:fldCharType="separate"/>
      </w:r>
      <w:r w:rsidR="000D50D6">
        <w:rPr>
          <w:noProof/>
          <w:webHidden/>
        </w:rPr>
        <w:t>26</w:t>
      </w:r>
      <w:ins w:id="496" w:author="HIKARI" w:date="2019-11-10T17:12:00Z">
        <w:r>
          <w:rPr>
            <w:noProof/>
            <w:webHidden/>
          </w:rPr>
          <w:fldChar w:fldCharType="end"/>
        </w:r>
        <w:r w:rsidRPr="00730012">
          <w:rPr>
            <w:rStyle w:val="Hyperlink"/>
            <w:noProof/>
          </w:rPr>
          <w:fldChar w:fldCharType="end"/>
        </w:r>
      </w:ins>
    </w:p>
    <w:p w14:paraId="227B659F" w14:textId="24F38B99" w:rsidR="00B40D21" w:rsidRDefault="00B40D21" w:rsidP="00906A68">
      <w:pPr>
        <w:pStyle w:val="TableofFigures"/>
        <w:tabs>
          <w:tab w:val="right" w:leader="dot" w:pos="10358"/>
        </w:tabs>
        <w:spacing w:after="120"/>
        <w:rPr>
          <w:ins w:id="497" w:author="HIKARI" w:date="2019-11-10T17:12:00Z"/>
          <w:rFonts w:asciiTheme="minorHAnsi" w:eastAsiaTheme="minorEastAsia" w:hAnsiTheme="minorHAnsi" w:cstheme="minorBidi"/>
          <w:b w:val="0"/>
          <w:noProof/>
          <w:sz w:val="22"/>
          <w:szCs w:val="22"/>
        </w:rPr>
        <w:pPrChange w:id="498" w:author="HIKARI" w:date="2019-11-10T17:14:00Z">
          <w:pPr>
            <w:pStyle w:val="TableofFigures"/>
            <w:tabs>
              <w:tab w:val="right" w:leader="dot" w:pos="10358"/>
            </w:tabs>
          </w:pPr>
        </w:pPrChange>
      </w:pPr>
      <w:ins w:id="499" w:author="HIKARI" w:date="2019-11-10T17:12:00Z">
        <w:r w:rsidRPr="00730012">
          <w:rPr>
            <w:rStyle w:val="Hyperlink"/>
            <w:noProof/>
          </w:rPr>
          <w:fldChar w:fldCharType="begin"/>
        </w:r>
        <w:r w:rsidRPr="00730012">
          <w:rPr>
            <w:rStyle w:val="Hyperlink"/>
            <w:noProof/>
          </w:rPr>
          <w:instrText xml:space="preserve"> </w:instrText>
        </w:r>
        <w:r>
          <w:rPr>
            <w:noProof/>
          </w:rPr>
          <w:instrText>HYPERLINK \l "_Toc24298379"</w:instrText>
        </w:r>
        <w:r w:rsidRPr="00730012">
          <w:rPr>
            <w:rStyle w:val="Hyperlink"/>
            <w:noProof/>
          </w:rPr>
          <w:instrText xml:space="preserve"> </w:instrText>
        </w:r>
        <w:r w:rsidRPr="00730012">
          <w:rPr>
            <w:rStyle w:val="Hyperlink"/>
            <w:noProof/>
          </w:rPr>
        </w:r>
        <w:r w:rsidRPr="00730012">
          <w:rPr>
            <w:rStyle w:val="Hyperlink"/>
            <w:noProof/>
          </w:rPr>
          <w:fldChar w:fldCharType="separate"/>
        </w:r>
        <w:r w:rsidRPr="00730012">
          <w:rPr>
            <w:rStyle w:val="Hyperlink"/>
            <w:noProof/>
          </w:rPr>
          <w:t>Bảng 12: Đặc tả các phương thức trong lớp SlidePanel_Control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_Toc24298379 \h </w:instrText>
        </w:r>
        <w:r>
          <w:rPr>
            <w:noProof/>
            <w:webHidden/>
          </w:rPr>
        </w:r>
      </w:ins>
      <w:r>
        <w:rPr>
          <w:noProof/>
          <w:webHidden/>
        </w:rPr>
        <w:fldChar w:fldCharType="separate"/>
      </w:r>
      <w:r w:rsidR="000D50D6">
        <w:rPr>
          <w:noProof/>
          <w:webHidden/>
        </w:rPr>
        <w:t>26</w:t>
      </w:r>
      <w:ins w:id="500" w:author="HIKARI" w:date="2019-11-10T17:12:00Z">
        <w:r>
          <w:rPr>
            <w:noProof/>
            <w:webHidden/>
          </w:rPr>
          <w:fldChar w:fldCharType="end"/>
        </w:r>
        <w:r w:rsidRPr="00730012">
          <w:rPr>
            <w:rStyle w:val="Hyperlink"/>
            <w:noProof/>
          </w:rPr>
          <w:fldChar w:fldCharType="end"/>
        </w:r>
      </w:ins>
    </w:p>
    <w:p w14:paraId="72F642F3" w14:textId="4B2FFDE8" w:rsidR="00B40D21" w:rsidRDefault="00B40D21" w:rsidP="00906A68">
      <w:pPr>
        <w:pStyle w:val="TableofFigures"/>
        <w:tabs>
          <w:tab w:val="right" w:leader="dot" w:pos="10358"/>
        </w:tabs>
        <w:spacing w:after="120"/>
        <w:rPr>
          <w:ins w:id="501" w:author="HIKARI" w:date="2019-11-10T17:12:00Z"/>
          <w:rFonts w:asciiTheme="minorHAnsi" w:eastAsiaTheme="minorEastAsia" w:hAnsiTheme="minorHAnsi" w:cstheme="minorBidi"/>
          <w:b w:val="0"/>
          <w:noProof/>
          <w:sz w:val="22"/>
          <w:szCs w:val="22"/>
        </w:rPr>
        <w:pPrChange w:id="502" w:author="HIKARI" w:date="2019-11-10T17:14:00Z">
          <w:pPr>
            <w:pStyle w:val="TableofFigures"/>
            <w:tabs>
              <w:tab w:val="right" w:leader="dot" w:pos="10358"/>
            </w:tabs>
          </w:pPr>
        </w:pPrChange>
      </w:pPr>
      <w:ins w:id="503" w:author="HIKARI" w:date="2019-11-10T17:12:00Z">
        <w:r w:rsidRPr="00730012">
          <w:rPr>
            <w:rStyle w:val="Hyperlink"/>
            <w:noProof/>
          </w:rPr>
          <w:fldChar w:fldCharType="begin"/>
        </w:r>
        <w:r w:rsidRPr="00730012">
          <w:rPr>
            <w:rStyle w:val="Hyperlink"/>
            <w:noProof/>
          </w:rPr>
          <w:instrText xml:space="preserve"> </w:instrText>
        </w:r>
        <w:r>
          <w:rPr>
            <w:noProof/>
          </w:rPr>
          <w:instrText>HYPERLINK \l "_Toc24298380"</w:instrText>
        </w:r>
        <w:r w:rsidRPr="00730012">
          <w:rPr>
            <w:rStyle w:val="Hyperlink"/>
            <w:noProof/>
          </w:rPr>
          <w:instrText xml:space="preserve"> </w:instrText>
        </w:r>
        <w:r w:rsidRPr="00730012">
          <w:rPr>
            <w:rStyle w:val="Hyperlink"/>
            <w:noProof/>
          </w:rPr>
        </w:r>
        <w:r w:rsidRPr="00730012">
          <w:rPr>
            <w:rStyle w:val="Hyperlink"/>
            <w:noProof/>
          </w:rPr>
          <w:fldChar w:fldCharType="separate"/>
        </w:r>
        <w:r w:rsidRPr="00730012">
          <w:rPr>
            <w:rStyle w:val="Hyperlink"/>
            <w:noProof/>
          </w:rPr>
          <w:t>Bảng 13: Đặc tả các phương thức trong lớp Arrow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_Toc24298380 \h </w:instrText>
        </w:r>
        <w:r>
          <w:rPr>
            <w:noProof/>
            <w:webHidden/>
          </w:rPr>
        </w:r>
      </w:ins>
      <w:r>
        <w:rPr>
          <w:noProof/>
          <w:webHidden/>
        </w:rPr>
        <w:fldChar w:fldCharType="separate"/>
      </w:r>
      <w:r w:rsidR="000D50D6">
        <w:rPr>
          <w:noProof/>
          <w:webHidden/>
        </w:rPr>
        <w:t>27</w:t>
      </w:r>
      <w:ins w:id="504" w:author="HIKARI" w:date="2019-11-10T17:12:00Z">
        <w:r>
          <w:rPr>
            <w:noProof/>
            <w:webHidden/>
          </w:rPr>
          <w:fldChar w:fldCharType="end"/>
        </w:r>
        <w:r w:rsidRPr="00730012">
          <w:rPr>
            <w:rStyle w:val="Hyperlink"/>
            <w:noProof/>
          </w:rPr>
          <w:fldChar w:fldCharType="end"/>
        </w:r>
      </w:ins>
    </w:p>
    <w:p w14:paraId="6C735B56" w14:textId="48DDA430" w:rsidR="00B40D21" w:rsidRDefault="00B40D21" w:rsidP="00906A68">
      <w:pPr>
        <w:pStyle w:val="TableofFigures"/>
        <w:tabs>
          <w:tab w:val="right" w:leader="dot" w:pos="10358"/>
        </w:tabs>
        <w:spacing w:after="120"/>
        <w:rPr>
          <w:ins w:id="505" w:author="HIKARI" w:date="2019-11-10T17:12:00Z"/>
          <w:rFonts w:asciiTheme="minorHAnsi" w:eastAsiaTheme="minorEastAsia" w:hAnsiTheme="minorHAnsi" w:cstheme="minorBidi"/>
          <w:b w:val="0"/>
          <w:noProof/>
          <w:sz w:val="22"/>
          <w:szCs w:val="22"/>
        </w:rPr>
        <w:pPrChange w:id="506" w:author="HIKARI" w:date="2019-11-10T17:14:00Z">
          <w:pPr>
            <w:pStyle w:val="TableofFigures"/>
            <w:tabs>
              <w:tab w:val="right" w:leader="dot" w:pos="10358"/>
            </w:tabs>
          </w:pPr>
        </w:pPrChange>
      </w:pPr>
      <w:ins w:id="507" w:author="HIKARI" w:date="2019-11-10T17:12:00Z">
        <w:r w:rsidRPr="00730012">
          <w:rPr>
            <w:rStyle w:val="Hyperlink"/>
            <w:noProof/>
          </w:rPr>
          <w:fldChar w:fldCharType="begin"/>
        </w:r>
        <w:r w:rsidRPr="00730012">
          <w:rPr>
            <w:rStyle w:val="Hyperlink"/>
            <w:noProof/>
          </w:rPr>
          <w:instrText xml:space="preserve"> </w:instrText>
        </w:r>
        <w:r>
          <w:rPr>
            <w:noProof/>
          </w:rPr>
          <w:instrText>HYPERLINK \l "_Toc24298381"</w:instrText>
        </w:r>
        <w:r w:rsidRPr="00730012">
          <w:rPr>
            <w:rStyle w:val="Hyperlink"/>
            <w:noProof/>
          </w:rPr>
          <w:instrText xml:space="preserve"> </w:instrText>
        </w:r>
        <w:r w:rsidRPr="00730012">
          <w:rPr>
            <w:rStyle w:val="Hyperlink"/>
            <w:noProof/>
          </w:rPr>
        </w:r>
        <w:r w:rsidRPr="00730012">
          <w:rPr>
            <w:rStyle w:val="Hyperlink"/>
            <w:noProof/>
          </w:rPr>
          <w:fldChar w:fldCharType="separate"/>
        </w:r>
        <w:r w:rsidRPr="00730012">
          <w:rPr>
            <w:rStyle w:val="Hyperlink"/>
            <w:noProof/>
          </w:rPr>
          <w:t>Bảng 14: Đặc tả các phương thức trong lớp TextInput_Hander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_Toc24298381 \h </w:instrText>
        </w:r>
        <w:r>
          <w:rPr>
            <w:noProof/>
            <w:webHidden/>
          </w:rPr>
        </w:r>
      </w:ins>
      <w:r>
        <w:rPr>
          <w:noProof/>
          <w:webHidden/>
        </w:rPr>
        <w:fldChar w:fldCharType="separate"/>
      </w:r>
      <w:r w:rsidR="000D50D6">
        <w:rPr>
          <w:noProof/>
          <w:webHidden/>
        </w:rPr>
        <w:t>27</w:t>
      </w:r>
      <w:ins w:id="508" w:author="HIKARI" w:date="2019-11-10T17:12:00Z">
        <w:r>
          <w:rPr>
            <w:noProof/>
            <w:webHidden/>
          </w:rPr>
          <w:fldChar w:fldCharType="end"/>
        </w:r>
        <w:r w:rsidRPr="00730012">
          <w:rPr>
            <w:rStyle w:val="Hyperlink"/>
            <w:noProof/>
          </w:rPr>
          <w:fldChar w:fldCharType="end"/>
        </w:r>
      </w:ins>
    </w:p>
    <w:p w14:paraId="46D93E83" w14:textId="2083E436" w:rsidR="008019A6" w:rsidDel="009C0A1F" w:rsidRDefault="008019A6" w:rsidP="001F2A96">
      <w:pPr>
        <w:pStyle w:val="TableofFigures"/>
        <w:tabs>
          <w:tab w:val="right" w:leader="dot" w:pos="10358"/>
        </w:tabs>
        <w:spacing w:after="120"/>
        <w:rPr>
          <w:del w:id="509" w:author="HIKARI" w:date="2019-11-09T21:18:00Z"/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del w:id="510" w:author="HIKARI" w:date="2019-11-09T21:18:00Z">
        <w:r w:rsidRPr="009C0A1F" w:rsidDel="009C0A1F">
          <w:rPr>
            <w:noProof/>
            <w:rPrChange w:id="511" w:author="HIKARI" w:date="2019-11-09T21:18:00Z">
              <w:rPr>
                <w:rStyle w:val="Hyperlink"/>
                <w:noProof/>
              </w:rPr>
            </w:rPrChange>
          </w:rPr>
          <w:delText>Bảng 1: Kế hoạch theo tuần</w:delText>
        </w:r>
        <w:r w:rsidDel="009C0A1F">
          <w:rPr>
            <w:noProof/>
            <w:webHidden/>
          </w:rPr>
          <w:tab/>
        </w:r>
        <w:r w:rsidR="00D2561B" w:rsidDel="009C0A1F">
          <w:rPr>
            <w:noProof/>
            <w:webHidden/>
          </w:rPr>
          <w:delText>8</w:delText>
        </w:r>
      </w:del>
    </w:p>
    <w:p w14:paraId="174011D7" w14:textId="01123471" w:rsidR="008019A6" w:rsidDel="009C0A1F" w:rsidRDefault="008019A6" w:rsidP="001F2A96">
      <w:pPr>
        <w:pStyle w:val="TableofFigures"/>
        <w:tabs>
          <w:tab w:val="right" w:leader="dot" w:pos="10358"/>
        </w:tabs>
        <w:spacing w:after="120"/>
        <w:rPr>
          <w:del w:id="512" w:author="HIKARI" w:date="2019-11-09T21:18:00Z"/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del w:id="513" w:author="HIKARI" w:date="2019-11-09T21:18:00Z">
        <w:r w:rsidRPr="009C0A1F" w:rsidDel="009C0A1F">
          <w:rPr>
            <w:noProof/>
            <w:rPrChange w:id="514" w:author="HIKARI" w:date="2019-11-09T21:18:00Z">
              <w:rPr>
                <w:rStyle w:val="Hyperlink"/>
                <w:noProof/>
              </w:rPr>
            </w:rPrChange>
          </w:rPr>
          <w:delText>Bảng 2: Phân công công việc &amp; đóp góp của mỗi sinh viên</w:delText>
        </w:r>
        <w:r w:rsidDel="009C0A1F">
          <w:rPr>
            <w:noProof/>
            <w:webHidden/>
          </w:rPr>
          <w:tab/>
        </w:r>
        <w:r w:rsidR="00D2561B" w:rsidDel="009C0A1F">
          <w:rPr>
            <w:noProof/>
            <w:webHidden/>
          </w:rPr>
          <w:delText>8</w:delText>
        </w:r>
      </w:del>
    </w:p>
    <w:p w14:paraId="0FF92E50" w14:textId="23650C51" w:rsidR="008019A6" w:rsidDel="009C0A1F" w:rsidRDefault="008019A6" w:rsidP="001F2A96">
      <w:pPr>
        <w:pStyle w:val="TableofFigures"/>
        <w:tabs>
          <w:tab w:val="right" w:leader="dot" w:pos="10358"/>
        </w:tabs>
        <w:spacing w:after="120"/>
        <w:rPr>
          <w:del w:id="515" w:author="HIKARI" w:date="2019-11-09T21:18:00Z"/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del w:id="516" w:author="HIKARI" w:date="2019-11-09T21:18:00Z">
        <w:r w:rsidRPr="009C0A1F" w:rsidDel="009C0A1F">
          <w:rPr>
            <w:noProof/>
            <w:rPrChange w:id="517" w:author="HIKARI" w:date="2019-11-09T21:18:00Z">
              <w:rPr>
                <w:rStyle w:val="Hyperlink"/>
                <w:noProof/>
              </w:rPr>
            </w:rPrChange>
          </w:rPr>
          <w:delText>Bảng 3: Đặc tả giao diện</w:delText>
        </w:r>
        <w:r w:rsidDel="009C0A1F">
          <w:rPr>
            <w:noProof/>
            <w:webHidden/>
          </w:rPr>
          <w:tab/>
        </w:r>
        <w:r w:rsidR="00D2561B" w:rsidDel="009C0A1F">
          <w:rPr>
            <w:noProof/>
            <w:webHidden/>
          </w:rPr>
          <w:delText>11</w:delText>
        </w:r>
      </w:del>
    </w:p>
    <w:p w14:paraId="6572784B" w14:textId="4C8CC795" w:rsidR="008019A6" w:rsidDel="009C0A1F" w:rsidRDefault="008019A6" w:rsidP="001F2A96">
      <w:pPr>
        <w:pStyle w:val="TableofFigures"/>
        <w:tabs>
          <w:tab w:val="right" w:leader="dot" w:pos="10358"/>
        </w:tabs>
        <w:spacing w:after="120"/>
        <w:rPr>
          <w:del w:id="518" w:author="HIKARI" w:date="2019-11-09T21:18:00Z"/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del w:id="519" w:author="HIKARI" w:date="2019-11-09T21:18:00Z">
        <w:r w:rsidRPr="009C0A1F" w:rsidDel="009C0A1F">
          <w:rPr>
            <w:noProof/>
            <w:rPrChange w:id="520" w:author="HIKARI" w:date="2019-11-09T21:18:00Z">
              <w:rPr>
                <w:rStyle w:val="Hyperlink"/>
                <w:noProof/>
              </w:rPr>
            </w:rPrChange>
          </w:rPr>
          <w:delText>Bảng 4: Các Class và Attributes ứng với các layer.</w:delText>
        </w:r>
        <w:r w:rsidDel="009C0A1F">
          <w:rPr>
            <w:noProof/>
            <w:webHidden/>
          </w:rPr>
          <w:tab/>
        </w:r>
        <w:r w:rsidR="00D2561B" w:rsidDel="009C0A1F">
          <w:rPr>
            <w:noProof/>
            <w:webHidden/>
          </w:rPr>
          <w:delText>14</w:delText>
        </w:r>
      </w:del>
    </w:p>
    <w:p w14:paraId="737DCF27" w14:textId="13C3FAA3" w:rsidR="008019A6" w:rsidDel="009C0A1F" w:rsidRDefault="008019A6" w:rsidP="001F2A96">
      <w:pPr>
        <w:pStyle w:val="TableofFigures"/>
        <w:tabs>
          <w:tab w:val="right" w:leader="dot" w:pos="10358"/>
        </w:tabs>
        <w:spacing w:after="120"/>
        <w:rPr>
          <w:del w:id="521" w:author="HIKARI" w:date="2019-11-09T21:18:00Z"/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del w:id="522" w:author="HIKARI" w:date="2019-11-09T21:18:00Z">
        <w:r w:rsidRPr="009C0A1F" w:rsidDel="009C0A1F">
          <w:rPr>
            <w:noProof/>
            <w:rPrChange w:id="523" w:author="HIKARI" w:date="2019-11-09T21:18:00Z">
              <w:rPr>
                <w:rStyle w:val="Hyperlink"/>
                <w:noProof/>
              </w:rPr>
            </w:rPrChange>
          </w:rPr>
          <w:delText>Bảng 5: Chi tiết chức năng các layer trong ANN Model</w:delText>
        </w:r>
        <w:r w:rsidDel="009C0A1F">
          <w:rPr>
            <w:noProof/>
            <w:webHidden/>
          </w:rPr>
          <w:tab/>
        </w:r>
        <w:r w:rsidR="00D2561B" w:rsidDel="009C0A1F">
          <w:rPr>
            <w:noProof/>
            <w:webHidden/>
          </w:rPr>
          <w:delText>15</w:delText>
        </w:r>
      </w:del>
    </w:p>
    <w:p w14:paraId="3C80F950" w14:textId="721A0661" w:rsidR="008019A6" w:rsidDel="009C0A1F" w:rsidRDefault="008019A6" w:rsidP="001F2A96">
      <w:pPr>
        <w:pStyle w:val="TableofFigures"/>
        <w:tabs>
          <w:tab w:val="right" w:leader="dot" w:pos="10358"/>
        </w:tabs>
        <w:spacing w:after="120"/>
        <w:rPr>
          <w:del w:id="524" w:author="HIKARI" w:date="2019-11-09T21:18:00Z"/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del w:id="525" w:author="HIKARI" w:date="2019-11-09T21:18:00Z">
        <w:r w:rsidRPr="009C0A1F" w:rsidDel="009C0A1F">
          <w:rPr>
            <w:noProof/>
            <w:rPrChange w:id="526" w:author="HIKARI" w:date="2019-11-09T21:18:00Z">
              <w:rPr>
                <w:rStyle w:val="Hyperlink"/>
                <w:noProof/>
              </w:rPr>
            </w:rPrChange>
          </w:rPr>
          <w:delText>Bảng 6: Danh mục các lớp cho các Layer của TensorFlow Layers API</w:delText>
        </w:r>
        <w:r w:rsidDel="009C0A1F">
          <w:rPr>
            <w:noProof/>
            <w:webHidden/>
          </w:rPr>
          <w:tab/>
        </w:r>
        <w:r w:rsidR="00D2561B" w:rsidDel="009C0A1F">
          <w:rPr>
            <w:noProof/>
            <w:webHidden/>
          </w:rPr>
          <w:delText>16</w:delText>
        </w:r>
      </w:del>
    </w:p>
    <w:p w14:paraId="3AE94C80" w14:textId="004FEDE0" w:rsidR="008019A6" w:rsidDel="009C0A1F" w:rsidRDefault="008019A6" w:rsidP="001F2A96">
      <w:pPr>
        <w:pStyle w:val="TableofFigures"/>
        <w:tabs>
          <w:tab w:val="right" w:leader="dot" w:pos="10358"/>
        </w:tabs>
        <w:spacing w:after="120"/>
        <w:rPr>
          <w:del w:id="527" w:author="HIKARI" w:date="2019-11-09T21:18:00Z"/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del w:id="528" w:author="HIKARI" w:date="2019-11-09T21:18:00Z">
        <w:r w:rsidRPr="009C0A1F" w:rsidDel="009C0A1F">
          <w:rPr>
            <w:noProof/>
            <w:rPrChange w:id="529" w:author="HIKARI" w:date="2019-11-09T21:18:00Z">
              <w:rPr>
                <w:rStyle w:val="Hyperlink"/>
                <w:noProof/>
              </w:rPr>
            </w:rPrChange>
          </w:rPr>
          <w:delText>Bảng 7: Đặc tả các phươn thức trong lớp Layer</w:delText>
        </w:r>
        <w:r w:rsidDel="009C0A1F">
          <w:rPr>
            <w:noProof/>
            <w:webHidden/>
          </w:rPr>
          <w:tab/>
        </w:r>
        <w:r w:rsidR="00D2561B" w:rsidDel="009C0A1F">
          <w:rPr>
            <w:noProof/>
            <w:webHidden/>
          </w:rPr>
          <w:delText>18</w:delText>
        </w:r>
      </w:del>
    </w:p>
    <w:p w14:paraId="2328AD8F" w14:textId="0E1FCCB4" w:rsidR="008019A6" w:rsidDel="009C0A1F" w:rsidRDefault="008019A6" w:rsidP="001F2A96">
      <w:pPr>
        <w:pStyle w:val="TableofFigures"/>
        <w:tabs>
          <w:tab w:val="right" w:leader="dot" w:pos="10358"/>
        </w:tabs>
        <w:spacing w:after="120"/>
        <w:rPr>
          <w:del w:id="530" w:author="HIKARI" w:date="2019-11-09T21:18:00Z"/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del w:id="531" w:author="HIKARI" w:date="2019-11-09T21:18:00Z">
        <w:r w:rsidRPr="009C0A1F" w:rsidDel="009C0A1F">
          <w:rPr>
            <w:noProof/>
            <w:rPrChange w:id="532" w:author="HIKARI" w:date="2019-11-09T21:18:00Z">
              <w:rPr>
                <w:rStyle w:val="Hyperlink"/>
                <w:noProof/>
              </w:rPr>
            </w:rPrChange>
          </w:rPr>
          <w:delText>Bảng 8: Đặc tả các lớp chức năng</w:delText>
        </w:r>
        <w:r w:rsidDel="009C0A1F">
          <w:rPr>
            <w:noProof/>
            <w:webHidden/>
          </w:rPr>
          <w:tab/>
        </w:r>
        <w:r w:rsidR="00D2561B" w:rsidDel="009C0A1F">
          <w:rPr>
            <w:noProof/>
            <w:webHidden/>
          </w:rPr>
          <w:delText>19</w:delText>
        </w:r>
      </w:del>
    </w:p>
    <w:p w14:paraId="6A96FF5E" w14:textId="07358A05" w:rsidR="008019A6" w:rsidDel="009C0A1F" w:rsidRDefault="008019A6" w:rsidP="001F2A96">
      <w:pPr>
        <w:pStyle w:val="TableofFigures"/>
        <w:tabs>
          <w:tab w:val="right" w:leader="dot" w:pos="10358"/>
        </w:tabs>
        <w:spacing w:after="120"/>
        <w:rPr>
          <w:del w:id="533" w:author="HIKARI" w:date="2019-11-09T21:18:00Z"/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del w:id="534" w:author="HIKARI" w:date="2019-11-09T21:18:00Z">
        <w:r w:rsidRPr="009C0A1F" w:rsidDel="009C0A1F">
          <w:rPr>
            <w:noProof/>
            <w:rPrChange w:id="535" w:author="HIKARI" w:date="2019-11-09T21:18:00Z">
              <w:rPr>
                <w:rStyle w:val="Hyperlink"/>
                <w:noProof/>
              </w:rPr>
            </w:rPrChange>
          </w:rPr>
          <w:delText>Bảng 9: Đặc tả các phương thức trong lớp Render_MasterControl</w:delText>
        </w:r>
        <w:r w:rsidDel="009C0A1F">
          <w:rPr>
            <w:noProof/>
            <w:webHidden/>
          </w:rPr>
          <w:tab/>
        </w:r>
        <w:r w:rsidR="00D2561B" w:rsidDel="009C0A1F">
          <w:rPr>
            <w:noProof/>
            <w:webHidden/>
          </w:rPr>
          <w:delText>20</w:delText>
        </w:r>
      </w:del>
    </w:p>
    <w:p w14:paraId="3DCFB0BC" w14:textId="7D92CEC1" w:rsidR="008019A6" w:rsidDel="009C0A1F" w:rsidRDefault="008019A6" w:rsidP="001F2A96">
      <w:pPr>
        <w:pStyle w:val="TableofFigures"/>
        <w:tabs>
          <w:tab w:val="right" w:leader="dot" w:pos="10358"/>
        </w:tabs>
        <w:spacing w:after="120"/>
        <w:rPr>
          <w:del w:id="536" w:author="HIKARI" w:date="2019-11-09T21:18:00Z"/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del w:id="537" w:author="HIKARI" w:date="2019-11-09T21:18:00Z">
        <w:r w:rsidRPr="009C0A1F" w:rsidDel="009C0A1F">
          <w:rPr>
            <w:noProof/>
            <w:rPrChange w:id="538" w:author="HIKARI" w:date="2019-11-09T21:18:00Z">
              <w:rPr>
                <w:rStyle w:val="Hyperlink"/>
                <w:noProof/>
              </w:rPr>
            </w:rPrChange>
          </w:rPr>
          <w:delText>Bảng 10: Đặc tả các phương thức trong lớp TensorModel</w:delText>
        </w:r>
        <w:r w:rsidDel="009C0A1F">
          <w:rPr>
            <w:noProof/>
            <w:webHidden/>
          </w:rPr>
          <w:tab/>
        </w:r>
      </w:del>
      <w:del w:id="539" w:author="HIKARI" w:date="2019-11-08T21:26:00Z">
        <w:r w:rsidDel="00D2561B">
          <w:rPr>
            <w:noProof/>
            <w:webHidden/>
          </w:rPr>
          <w:delText>21</w:delText>
        </w:r>
      </w:del>
    </w:p>
    <w:p w14:paraId="63BBF23D" w14:textId="2C77D128" w:rsidR="008019A6" w:rsidDel="009C0A1F" w:rsidRDefault="008019A6" w:rsidP="001F2A96">
      <w:pPr>
        <w:pStyle w:val="TableofFigures"/>
        <w:tabs>
          <w:tab w:val="right" w:leader="dot" w:pos="10358"/>
        </w:tabs>
        <w:spacing w:after="120"/>
        <w:rPr>
          <w:del w:id="540" w:author="HIKARI" w:date="2019-11-09T21:18:00Z"/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del w:id="541" w:author="HIKARI" w:date="2019-11-09T21:18:00Z">
        <w:r w:rsidRPr="009C0A1F" w:rsidDel="009C0A1F">
          <w:rPr>
            <w:noProof/>
            <w:rPrChange w:id="542" w:author="HIKARI" w:date="2019-11-09T21:18:00Z">
              <w:rPr>
                <w:rStyle w:val="Hyperlink"/>
                <w:noProof/>
              </w:rPr>
            </w:rPrChange>
          </w:rPr>
          <w:delText>Bảng 11: Đặc tả các phương thức trong lớp ConnectorRender_Control</w:delText>
        </w:r>
        <w:r w:rsidDel="009C0A1F">
          <w:rPr>
            <w:noProof/>
            <w:webHidden/>
          </w:rPr>
          <w:tab/>
        </w:r>
        <w:r w:rsidR="00D2561B" w:rsidDel="009C0A1F">
          <w:rPr>
            <w:noProof/>
            <w:webHidden/>
          </w:rPr>
          <w:delText>21</w:delText>
        </w:r>
      </w:del>
    </w:p>
    <w:p w14:paraId="3C48F51D" w14:textId="3154C0D1" w:rsidR="008019A6" w:rsidDel="009C0A1F" w:rsidRDefault="008019A6" w:rsidP="001F2A96">
      <w:pPr>
        <w:pStyle w:val="TableofFigures"/>
        <w:tabs>
          <w:tab w:val="right" w:leader="dot" w:pos="10358"/>
        </w:tabs>
        <w:spacing w:after="120"/>
        <w:rPr>
          <w:del w:id="543" w:author="HIKARI" w:date="2019-11-09T21:18:00Z"/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del w:id="544" w:author="HIKARI" w:date="2019-11-09T21:18:00Z">
        <w:r w:rsidRPr="009C0A1F" w:rsidDel="009C0A1F">
          <w:rPr>
            <w:noProof/>
            <w:rPrChange w:id="545" w:author="HIKARI" w:date="2019-11-09T21:18:00Z">
              <w:rPr>
                <w:rStyle w:val="Hyperlink"/>
                <w:noProof/>
              </w:rPr>
            </w:rPrChange>
          </w:rPr>
          <w:delText>Bảng 12: Đặc tả các phương thức trong lớp SlidePanel_Control</w:delText>
        </w:r>
        <w:r w:rsidDel="009C0A1F">
          <w:rPr>
            <w:noProof/>
            <w:webHidden/>
          </w:rPr>
          <w:tab/>
        </w:r>
        <w:r w:rsidR="00D2561B" w:rsidDel="009C0A1F">
          <w:rPr>
            <w:noProof/>
            <w:webHidden/>
          </w:rPr>
          <w:delText>22</w:delText>
        </w:r>
      </w:del>
    </w:p>
    <w:p w14:paraId="55F0230A" w14:textId="3D5BDD75" w:rsidR="008019A6" w:rsidDel="009C0A1F" w:rsidRDefault="008019A6" w:rsidP="001F2A96">
      <w:pPr>
        <w:pStyle w:val="TableofFigures"/>
        <w:tabs>
          <w:tab w:val="right" w:leader="dot" w:pos="10358"/>
        </w:tabs>
        <w:spacing w:after="120"/>
        <w:rPr>
          <w:del w:id="546" w:author="HIKARI" w:date="2019-11-09T21:18:00Z"/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del w:id="547" w:author="HIKARI" w:date="2019-11-09T21:18:00Z">
        <w:r w:rsidRPr="009C0A1F" w:rsidDel="009C0A1F">
          <w:rPr>
            <w:noProof/>
            <w:rPrChange w:id="548" w:author="HIKARI" w:date="2019-11-09T21:18:00Z">
              <w:rPr>
                <w:rStyle w:val="Hyperlink"/>
                <w:noProof/>
              </w:rPr>
            </w:rPrChange>
          </w:rPr>
          <w:delText>Bảng 13: Đặc tả các phương thức trong lớp Arrow</w:delText>
        </w:r>
        <w:r w:rsidDel="009C0A1F">
          <w:rPr>
            <w:noProof/>
            <w:webHidden/>
          </w:rPr>
          <w:tab/>
        </w:r>
        <w:r w:rsidR="00D2561B" w:rsidDel="009C0A1F">
          <w:rPr>
            <w:noProof/>
            <w:webHidden/>
          </w:rPr>
          <w:delText>22</w:delText>
        </w:r>
      </w:del>
    </w:p>
    <w:p w14:paraId="787D17BD" w14:textId="2240C2B1" w:rsidR="008019A6" w:rsidDel="009C0A1F" w:rsidRDefault="008019A6" w:rsidP="001F2A96">
      <w:pPr>
        <w:pStyle w:val="TableofFigures"/>
        <w:tabs>
          <w:tab w:val="right" w:leader="dot" w:pos="10358"/>
        </w:tabs>
        <w:spacing w:after="120"/>
        <w:rPr>
          <w:del w:id="549" w:author="HIKARI" w:date="2019-11-09T21:18:00Z"/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del w:id="550" w:author="HIKARI" w:date="2019-11-09T21:18:00Z">
        <w:r w:rsidRPr="009C0A1F" w:rsidDel="009C0A1F">
          <w:rPr>
            <w:noProof/>
            <w:rPrChange w:id="551" w:author="HIKARI" w:date="2019-11-09T21:18:00Z">
              <w:rPr>
                <w:rStyle w:val="Hyperlink"/>
                <w:noProof/>
              </w:rPr>
            </w:rPrChange>
          </w:rPr>
          <w:delText>Bảng 14: Đặc tả các phương thức trong lớp TextInput_Hander</w:delText>
        </w:r>
        <w:r w:rsidDel="009C0A1F">
          <w:rPr>
            <w:noProof/>
            <w:webHidden/>
          </w:rPr>
          <w:tab/>
        </w:r>
        <w:r w:rsidR="00D2561B" w:rsidDel="009C0A1F">
          <w:rPr>
            <w:noProof/>
            <w:webHidden/>
          </w:rPr>
          <w:delText>22</w:delText>
        </w:r>
      </w:del>
    </w:p>
    <w:p w14:paraId="59DBA038" w14:textId="4FE5E652" w:rsidR="003B2EBF" w:rsidRDefault="008019A6" w:rsidP="003B2EBF">
      <w:pPr>
        <w:rPr>
          <w:b w:val="0"/>
          <w:i/>
          <w:szCs w:val="26"/>
        </w:rPr>
      </w:pPr>
      <w:r>
        <w:rPr>
          <w:b w:val="0"/>
          <w:i/>
          <w:szCs w:val="26"/>
        </w:rPr>
        <w:fldChar w:fldCharType="end"/>
      </w:r>
    </w:p>
    <w:p w14:paraId="41C1B2C1" w14:textId="16E72ECA" w:rsidR="008019A6" w:rsidRDefault="008019A6" w:rsidP="003B2EBF">
      <w:pPr>
        <w:rPr>
          <w:b w:val="0"/>
          <w:i/>
          <w:szCs w:val="26"/>
        </w:rPr>
      </w:pPr>
    </w:p>
    <w:p w14:paraId="3DFAB8AD" w14:textId="77777777" w:rsidR="008019A6" w:rsidRDefault="008019A6" w:rsidP="003B2EBF">
      <w:pPr>
        <w:rPr>
          <w:b w:val="0"/>
          <w:i/>
          <w:szCs w:val="26"/>
        </w:rPr>
      </w:pPr>
    </w:p>
    <w:p w14:paraId="2CFA3274" w14:textId="77777777" w:rsidR="003B2EBF" w:rsidRDefault="003B2EBF" w:rsidP="003B2EBF">
      <w:pPr>
        <w:rPr>
          <w:b w:val="0"/>
          <w:i/>
          <w:szCs w:val="26"/>
        </w:rPr>
      </w:pPr>
    </w:p>
    <w:p w14:paraId="44264411" w14:textId="77777777" w:rsidR="003B2EBF" w:rsidRDefault="003B2EBF" w:rsidP="003B2EBF">
      <w:pPr>
        <w:rPr>
          <w:b w:val="0"/>
          <w:i/>
          <w:szCs w:val="26"/>
        </w:rPr>
      </w:pPr>
    </w:p>
    <w:p w14:paraId="376A98BB" w14:textId="77777777" w:rsidR="003B2EBF" w:rsidRDefault="003B2EBF" w:rsidP="003B2EBF">
      <w:pPr>
        <w:rPr>
          <w:b w:val="0"/>
          <w:i/>
          <w:szCs w:val="26"/>
        </w:rPr>
      </w:pPr>
    </w:p>
    <w:p w14:paraId="23358493" w14:textId="77777777" w:rsidR="003B2EBF" w:rsidRDefault="003B2EBF" w:rsidP="003B2EBF">
      <w:pPr>
        <w:rPr>
          <w:b w:val="0"/>
          <w:i/>
          <w:szCs w:val="26"/>
        </w:rPr>
      </w:pPr>
    </w:p>
    <w:p w14:paraId="44D1DD87" w14:textId="77777777" w:rsidR="003B2EBF" w:rsidRDefault="003B2EBF" w:rsidP="003B2EBF">
      <w:pPr>
        <w:rPr>
          <w:b w:val="0"/>
          <w:i/>
          <w:szCs w:val="26"/>
        </w:rPr>
      </w:pPr>
    </w:p>
    <w:p w14:paraId="3A34831F" w14:textId="77777777" w:rsidR="003B2EBF" w:rsidRDefault="003B2EBF" w:rsidP="003B2EBF">
      <w:pPr>
        <w:rPr>
          <w:b w:val="0"/>
          <w:i/>
          <w:szCs w:val="26"/>
        </w:rPr>
      </w:pPr>
    </w:p>
    <w:p w14:paraId="62E4A1A2" w14:textId="77777777" w:rsidR="003B2EBF" w:rsidRDefault="003B2EBF" w:rsidP="003B2EBF">
      <w:pPr>
        <w:outlineLvl w:val="0"/>
        <w:rPr>
          <w:b w:val="0"/>
          <w:i/>
          <w:szCs w:val="26"/>
        </w:rPr>
      </w:pPr>
    </w:p>
    <w:p w14:paraId="21F68730" w14:textId="2A17820B" w:rsidR="00A05F94" w:rsidRPr="00E24C10" w:rsidRDefault="0048368C">
      <w:pPr>
        <w:pStyle w:val="Heading1"/>
        <w:pPrChange w:id="552" w:author="HIKARI" w:date="2019-11-08T21:12:00Z">
          <w:pPr>
            <w:jc w:val="center"/>
            <w:outlineLvl w:val="0"/>
          </w:pPr>
        </w:pPrChange>
      </w:pPr>
      <w:bookmarkStart w:id="553" w:name="_Toc24298307"/>
      <w:proofErr w:type="spellStart"/>
      <w:r>
        <w:lastRenderedPageBreak/>
        <w:t>C</w:t>
      </w:r>
      <w:r w:rsidRPr="00E24C10">
        <w:t>hương</w:t>
      </w:r>
      <w:proofErr w:type="spellEnd"/>
      <w:r w:rsidRPr="00E24C10">
        <w:t xml:space="preserve"> 1: </w:t>
      </w:r>
      <w:proofErr w:type="spellStart"/>
      <w:r>
        <w:t>T</w:t>
      </w:r>
      <w:r w:rsidRPr="00E24C10">
        <w:t>ổng</w:t>
      </w:r>
      <w:proofErr w:type="spellEnd"/>
      <w:r w:rsidRPr="00E24C10">
        <w:t xml:space="preserve"> </w:t>
      </w:r>
      <w:proofErr w:type="spellStart"/>
      <w:r w:rsidRPr="00E24C10">
        <w:t>quan</w:t>
      </w:r>
      <w:proofErr w:type="spellEnd"/>
      <w:r w:rsidRPr="00E24C10">
        <w:t xml:space="preserve"> </w:t>
      </w:r>
      <w:proofErr w:type="spellStart"/>
      <w:r w:rsidRPr="00E24C10">
        <w:t>chương</w:t>
      </w:r>
      <w:proofErr w:type="spellEnd"/>
      <w:r w:rsidRPr="00E24C10">
        <w:t xml:space="preserve"> </w:t>
      </w:r>
      <w:proofErr w:type="spellStart"/>
      <w:r w:rsidRPr="00E24C10">
        <w:t>trình</w:t>
      </w:r>
      <w:bookmarkEnd w:id="553"/>
      <w:proofErr w:type="spellEnd"/>
    </w:p>
    <w:p w14:paraId="09AD0FB0" w14:textId="4F3DD209" w:rsidR="002A09CC" w:rsidRDefault="0008475D">
      <w:pPr>
        <w:pStyle w:val="Heading2"/>
        <w:numPr>
          <w:ilvl w:val="0"/>
          <w:numId w:val="42"/>
        </w:numPr>
        <w:pPrChange w:id="554" w:author="HIKARI" w:date="2019-11-08T21:15:00Z">
          <w:pPr>
            <w:pStyle w:val="ListParagraph"/>
            <w:numPr>
              <w:numId w:val="2"/>
            </w:numPr>
            <w:ind w:hanging="360"/>
            <w:outlineLvl w:val="1"/>
          </w:pPr>
        </w:pPrChange>
      </w:pPr>
      <w:bookmarkStart w:id="555" w:name="_Toc24298308"/>
      <w:proofErr w:type="spellStart"/>
      <w:r w:rsidRPr="00E24C10">
        <w:t>Giới</w:t>
      </w:r>
      <w:proofErr w:type="spellEnd"/>
      <w:r w:rsidRPr="00E24C10">
        <w:t xml:space="preserve"> </w:t>
      </w:r>
      <w:proofErr w:type="spellStart"/>
      <w:r w:rsidRPr="00E24C10">
        <w:t>thiệu</w:t>
      </w:r>
      <w:proofErr w:type="spellEnd"/>
      <w:r w:rsidRPr="00E24C10">
        <w:t xml:space="preserve"> </w:t>
      </w:r>
      <w:proofErr w:type="spellStart"/>
      <w:r w:rsidR="002F05EA" w:rsidRPr="00E24C10">
        <w:t>chung</w:t>
      </w:r>
      <w:bookmarkEnd w:id="555"/>
      <w:proofErr w:type="spellEnd"/>
    </w:p>
    <w:p w14:paraId="13AA65EE" w14:textId="6917CF19" w:rsidR="00136198" w:rsidRDefault="00136198">
      <w:pPr>
        <w:pStyle w:val="Heading3"/>
        <w:numPr>
          <w:ilvl w:val="1"/>
          <w:numId w:val="42"/>
        </w:numPr>
        <w:ind w:left="1440"/>
        <w:pPrChange w:id="556" w:author="HIKARI" w:date="2019-11-08T21:16:00Z">
          <w:pPr>
            <w:pStyle w:val="ListParagraph"/>
            <w:numPr>
              <w:ilvl w:val="1"/>
              <w:numId w:val="2"/>
            </w:numPr>
            <w:ind w:left="1440" w:hanging="720"/>
            <w:outlineLvl w:val="1"/>
          </w:pPr>
        </w:pPrChange>
      </w:pPr>
      <w:bookmarkStart w:id="557" w:name="_Toc24298309"/>
      <w:proofErr w:type="spellStart"/>
      <w:r w:rsidRPr="00136198">
        <w:t>Về</w:t>
      </w:r>
      <w:proofErr w:type="spellEnd"/>
      <w:r w:rsidRPr="00136198">
        <w:t xml:space="preserve"> </w:t>
      </w:r>
      <w:proofErr w:type="spellStart"/>
      <w:r w:rsidRPr="00136198">
        <w:t>đồ</w:t>
      </w:r>
      <w:proofErr w:type="spellEnd"/>
      <w:r w:rsidRPr="00136198">
        <w:t xml:space="preserve"> </w:t>
      </w:r>
      <w:proofErr w:type="spellStart"/>
      <w:r w:rsidRPr="00136198">
        <w:t>án</w:t>
      </w:r>
      <w:proofErr w:type="spellEnd"/>
      <w:r w:rsidRPr="00136198">
        <w:t xml:space="preserve"> </w:t>
      </w:r>
      <w:proofErr w:type="spellStart"/>
      <w:r w:rsidRPr="00136198">
        <w:t>phần</w:t>
      </w:r>
      <w:proofErr w:type="spellEnd"/>
      <w:r w:rsidRPr="00136198">
        <w:t xml:space="preserve"> </w:t>
      </w:r>
      <w:proofErr w:type="spellStart"/>
      <w:r w:rsidRPr="00136198">
        <w:t>mềm</w:t>
      </w:r>
      <w:proofErr w:type="spellEnd"/>
      <w:r w:rsidRPr="00136198">
        <w:t xml:space="preserve"> </w:t>
      </w:r>
      <w:proofErr w:type="spellStart"/>
      <w:r w:rsidRPr="00136198">
        <w:t>vẽ</w:t>
      </w:r>
      <w:proofErr w:type="spellEnd"/>
      <w:r w:rsidRPr="00136198">
        <w:t xml:space="preserve"> Diagram TensorFlow</w:t>
      </w:r>
      <w:bookmarkEnd w:id="557"/>
    </w:p>
    <w:p w14:paraId="523152DA" w14:textId="05830366" w:rsidR="00136198" w:rsidRDefault="00136198">
      <w:pPr>
        <w:pStyle w:val="Heading4"/>
        <w:numPr>
          <w:ilvl w:val="2"/>
          <w:numId w:val="42"/>
        </w:numPr>
        <w:ind w:left="2160"/>
        <w:rPr>
          <w:ins w:id="558" w:author="HIKARI" w:date="2019-11-08T22:06:00Z"/>
        </w:rPr>
      </w:pPr>
      <w:bookmarkStart w:id="559" w:name="_Toc24298310"/>
      <w:proofErr w:type="spellStart"/>
      <w:r w:rsidRPr="00136198">
        <w:t>Yêu</w:t>
      </w:r>
      <w:proofErr w:type="spellEnd"/>
      <w:r w:rsidRPr="00136198">
        <w:t xml:space="preserve"> </w:t>
      </w:r>
      <w:proofErr w:type="spellStart"/>
      <w:r w:rsidRPr="00136198">
        <w:t>cầu</w:t>
      </w:r>
      <w:proofErr w:type="spellEnd"/>
      <w:r w:rsidRPr="00136198">
        <w:t xml:space="preserve"> </w:t>
      </w:r>
      <w:proofErr w:type="spellStart"/>
      <w:r w:rsidRPr="00136198">
        <w:t>đồ</w:t>
      </w:r>
      <w:proofErr w:type="spellEnd"/>
      <w:r w:rsidRPr="00136198">
        <w:t xml:space="preserve"> </w:t>
      </w:r>
      <w:proofErr w:type="spellStart"/>
      <w:r w:rsidRPr="00136198">
        <w:t>án</w:t>
      </w:r>
      <w:bookmarkEnd w:id="559"/>
      <w:proofErr w:type="spellEnd"/>
    </w:p>
    <w:p w14:paraId="0E260273" w14:textId="0B6D063C" w:rsidR="00101C72" w:rsidRPr="00101C72" w:rsidRDefault="00101C72" w:rsidP="0090526D">
      <w:pPr>
        <w:ind w:left="720"/>
        <w:jc w:val="both"/>
        <w:rPr>
          <w:b w:val="0"/>
          <w:bCs/>
          <w:rPrChange w:id="560" w:author="HIKARI" w:date="2019-11-08T22:10:00Z">
            <w:rPr/>
          </w:rPrChange>
        </w:rPr>
        <w:pPrChange w:id="561" w:author="HIKARI" w:date="2019-11-10T17:22:00Z">
          <w:pPr>
            <w:pStyle w:val="ListParagraph"/>
            <w:numPr>
              <w:ilvl w:val="2"/>
              <w:numId w:val="2"/>
            </w:numPr>
            <w:ind w:left="2160" w:hanging="1080"/>
            <w:outlineLvl w:val="1"/>
          </w:pPr>
        </w:pPrChange>
      </w:pPr>
      <w:proofErr w:type="spellStart"/>
      <w:ins w:id="562" w:author="HIKARI" w:date="2019-11-08T22:07:00Z">
        <w:r w:rsidRPr="00101C72">
          <w:rPr>
            <w:b w:val="0"/>
            <w:bCs/>
            <w:rPrChange w:id="563" w:author="HIKARI" w:date="2019-11-08T22:10:00Z">
              <w:rPr/>
            </w:rPrChange>
          </w:rPr>
          <w:t>Thiết</w:t>
        </w:r>
        <w:proofErr w:type="spellEnd"/>
        <w:r w:rsidRPr="00101C72">
          <w:rPr>
            <w:b w:val="0"/>
            <w:bCs/>
            <w:rPrChange w:id="564" w:author="HIKARI" w:date="2019-11-08T22:10:00Z">
              <w:rPr/>
            </w:rPrChange>
          </w:rPr>
          <w:t xml:space="preserve"> </w:t>
        </w:r>
        <w:proofErr w:type="spellStart"/>
        <w:r w:rsidRPr="00101C72">
          <w:rPr>
            <w:b w:val="0"/>
            <w:bCs/>
            <w:rPrChange w:id="565" w:author="HIKARI" w:date="2019-11-08T22:10:00Z">
              <w:rPr/>
            </w:rPrChange>
          </w:rPr>
          <w:t>kế</w:t>
        </w:r>
        <w:proofErr w:type="spellEnd"/>
        <w:r w:rsidRPr="00101C72">
          <w:rPr>
            <w:b w:val="0"/>
            <w:bCs/>
            <w:rPrChange w:id="566" w:author="HIKARI" w:date="2019-11-08T22:10:00Z">
              <w:rPr/>
            </w:rPrChange>
          </w:rPr>
          <w:t xml:space="preserve"> </w:t>
        </w:r>
        <w:proofErr w:type="spellStart"/>
        <w:r w:rsidRPr="00101C72">
          <w:rPr>
            <w:b w:val="0"/>
            <w:bCs/>
            <w:rPrChange w:id="567" w:author="HIKARI" w:date="2019-11-08T22:10:00Z">
              <w:rPr/>
            </w:rPrChange>
          </w:rPr>
          <w:t>và</w:t>
        </w:r>
        <w:proofErr w:type="spellEnd"/>
        <w:r w:rsidRPr="00101C72">
          <w:rPr>
            <w:b w:val="0"/>
            <w:bCs/>
            <w:rPrChange w:id="568" w:author="HIKARI" w:date="2019-11-08T22:10:00Z">
              <w:rPr/>
            </w:rPrChange>
          </w:rPr>
          <w:t xml:space="preserve"> </w:t>
        </w:r>
        <w:proofErr w:type="spellStart"/>
        <w:r w:rsidRPr="00101C72">
          <w:rPr>
            <w:b w:val="0"/>
            <w:bCs/>
            <w:rPrChange w:id="569" w:author="HIKARI" w:date="2019-11-08T22:10:00Z">
              <w:rPr/>
            </w:rPrChange>
          </w:rPr>
          <w:t>xây</w:t>
        </w:r>
        <w:proofErr w:type="spellEnd"/>
        <w:r w:rsidRPr="00101C72">
          <w:rPr>
            <w:b w:val="0"/>
            <w:bCs/>
            <w:rPrChange w:id="570" w:author="HIKARI" w:date="2019-11-08T22:10:00Z">
              <w:rPr/>
            </w:rPrChange>
          </w:rPr>
          <w:t xml:space="preserve"> </w:t>
        </w:r>
        <w:proofErr w:type="spellStart"/>
        <w:r w:rsidRPr="00101C72">
          <w:rPr>
            <w:b w:val="0"/>
            <w:bCs/>
            <w:rPrChange w:id="571" w:author="HIKARI" w:date="2019-11-08T22:10:00Z">
              <w:rPr/>
            </w:rPrChange>
          </w:rPr>
          <w:t>dựng</w:t>
        </w:r>
        <w:proofErr w:type="spellEnd"/>
        <w:r w:rsidRPr="00101C72">
          <w:rPr>
            <w:b w:val="0"/>
            <w:bCs/>
            <w:rPrChange w:id="572" w:author="HIKARI" w:date="2019-11-08T22:10:00Z">
              <w:rPr/>
            </w:rPrChange>
          </w:rPr>
          <w:t xml:space="preserve"> </w:t>
        </w:r>
        <w:proofErr w:type="spellStart"/>
        <w:r w:rsidRPr="00101C72">
          <w:rPr>
            <w:b w:val="0"/>
            <w:bCs/>
            <w:rPrChange w:id="573" w:author="HIKARI" w:date="2019-11-08T22:10:00Z">
              <w:rPr/>
            </w:rPrChange>
          </w:rPr>
          <w:t>phần</w:t>
        </w:r>
        <w:proofErr w:type="spellEnd"/>
        <w:r w:rsidRPr="00101C72">
          <w:rPr>
            <w:b w:val="0"/>
            <w:bCs/>
            <w:rPrChange w:id="574" w:author="HIKARI" w:date="2019-11-08T22:10:00Z">
              <w:rPr/>
            </w:rPrChange>
          </w:rPr>
          <w:t xml:space="preserve"> </w:t>
        </w:r>
        <w:proofErr w:type="spellStart"/>
        <w:r w:rsidRPr="00101C72">
          <w:rPr>
            <w:b w:val="0"/>
            <w:bCs/>
            <w:rPrChange w:id="575" w:author="HIKARI" w:date="2019-11-08T22:10:00Z">
              <w:rPr/>
            </w:rPrChange>
          </w:rPr>
          <w:t>mềm</w:t>
        </w:r>
        <w:proofErr w:type="spellEnd"/>
        <w:r w:rsidRPr="00101C72">
          <w:rPr>
            <w:b w:val="0"/>
            <w:bCs/>
            <w:rPrChange w:id="576" w:author="HIKARI" w:date="2019-11-08T22:10:00Z">
              <w:rPr/>
            </w:rPrChange>
          </w:rPr>
          <w:t xml:space="preserve"> </w:t>
        </w:r>
        <w:proofErr w:type="spellStart"/>
        <w:r w:rsidRPr="00101C72">
          <w:rPr>
            <w:b w:val="0"/>
            <w:bCs/>
            <w:rPrChange w:id="577" w:author="HIKARI" w:date="2019-11-08T22:10:00Z">
              <w:rPr/>
            </w:rPrChange>
          </w:rPr>
          <w:t>hướng</w:t>
        </w:r>
        <w:proofErr w:type="spellEnd"/>
        <w:r w:rsidRPr="00101C72">
          <w:rPr>
            <w:b w:val="0"/>
            <w:bCs/>
            <w:rPrChange w:id="578" w:author="HIKARI" w:date="2019-11-08T22:10:00Z">
              <w:rPr/>
            </w:rPrChange>
          </w:rPr>
          <w:t xml:space="preserve"> </w:t>
        </w:r>
        <w:proofErr w:type="spellStart"/>
        <w:r w:rsidRPr="00101C72">
          <w:rPr>
            <w:b w:val="0"/>
            <w:bCs/>
            <w:rPrChange w:id="579" w:author="HIKARI" w:date="2019-11-08T22:10:00Z">
              <w:rPr/>
            </w:rPrChange>
          </w:rPr>
          <w:t>đối</w:t>
        </w:r>
        <w:proofErr w:type="spellEnd"/>
        <w:r w:rsidRPr="00101C72">
          <w:rPr>
            <w:b w:val="0"/>
            <w:bCs/>
            <w:rPrChange w:id="580" w:author="HIKARI" w:date="2019-11-08T22:10:00Z">
              <w:rPr/>
            </w:rPrChange>
          </w:rPr>
          <w:t xml:space="preserve"> </w:t>
        </w:r>
        <w:proofErr w:type="spellStart"/>
        <w:r w:rsidRPr="00101C72">
          <w:rPr>
            <w:b w:val="0"/>
            <w:bCs/>
            <w:rPrChange w:id="581" w:author="HIKARI" w:date="2019-11-08T22:10:00Z">
              <w:rPr/>
            </w:rPrChange>
          </w:rPr>
          <w:t>tượng</w:t>
        </w:r>
        <w:proofErr w:type="spellEnd"/>
        <w:r w:rsidRPr="00101C72">
          <w:rPr>
            <w:b w:val="0"/>
            <w:bCs/>
            <w:rPrChange w:id="582" w:author="HIKARI" w:date="2019-11-08T22:10:00Z">
              <w:rPr/>
            </w:rPrChange>
          </w:rPr>
          <w:t xml:space="preserve"> </w:t>
        </w:r>
        <w:proofErr w:type="spellStart"/>
        <w:r w:rsidRPr="00101C72">
          <w:rPr>
            <w:b w:val="0"/>
            <w:bCs/>
            <w:rPrChange w:id="583" w:author="HIKARI" w:date="2019-11-08T22:10:00Z">
              <w:rPr/>
            </w:rPrChange>
          </w:rPr>
          <w:t>giải</w:t>
        </w:r>
        <w:proofErr w:type="spellEnd"/>
        <w:r w:rsidRPr="00101C72">
          <w:rPr>
            <w:b w:val="0"/>
            <w:bCs/>
            <w:rPrChange w:id="584" w:author="HIKARI" w:date="2019-11-08T22:10:00Z">
              <w:rPr/>
            </w:rPrChange>
          </w:rPr>
          <w:t xml:space="preserve"> </w:t>
        </w:r>
        <w:proofErr w:type="spellStart"/>
        <w:r w:rsidRPr="00101C72">
          <w:rPr>
            <w:b w:val="0"/>
            <w:bCs/>
            <w:rPrChange w:id="585" w:author="HIKARI" w:date="2019-11-08T22:10:00Z">
              <w:rPr/>
            </w:rPrChange>
          </w:rPr>
          <w:t>quyết</w:t>
        </w:r>
        <w:proofErr w:type="spellEnd"/>
        <w:r w:rsidRPr="00101C72">
          <w:rPr>
            <w:b w:val="0"/>
            <w:bCs/>
            <w:rPrChange w:id="586" w:author="HIKARI" w:date="2019-11-08T22:10:00Z">
              <w:rPr/>
            </w:rPrChange>
          </w:rPr>
          <w:t xml:space="preserve"> </w:t>
        </w:r>
        <w:proofErr w:type="spellStart"/>
        <w:r w:rsidRPr="00101C72">
          <w:rPr>
            <w:b w:val="0"/>
            <w:bCs/>
            <w:rPrChange w:id="587" w:author="HIKARI" w:date="2019-11-08T22:10:00Z">
              <w:rPr/>
            </w:rPrChange>
          </w:rPr>
          <w:t>yêu</w:t>
        </w:r>
        <w:proofErr w:type="spellEnd"/>
        <w:r w:rsidRPr="00101C72">
          <w:rPr>
            <w:b w:val="0"/>
            <w:bCs/>
            <w:rPrChange w:id="588" w:author="HIKARI" w:date="2019-11-08T22:10:00Z">
              <w:rPr/>
            </w:rPrChange>
          </w:rPr>
          <w:t xml:space="preserve"> </w:t>
        </w:r>
        <w:proofErr w:type="spellStart"/>
        <w:r w:rsidRPr="00101C72">
          <w:rPr>
            <w:b w:val="0"/>
            <w:bCs/>
            <w:rPrChange w:id="589" w:author="HIKARI" w:date="2019-11-08T22:10:00Z">
              <w:rPr/>
            </w:rPrChange>
          </w:rPr>
          <w:t>cầu</w:t>
        </w:r>
        <w:proofErr w:type="spellEnd"/>
        <w:r w:rsidRPr="00101C72">
          <w:rPr>
            <w:b w:val="0"/>
            <w:bCs/>
            <w:rPrChange w:id="590" w:author="HIKARI" w:date="2019-11-08T22:10:00Z">
              <w:rPr/>
            </w:rPrChange>
          </w:rPr>
          <w:t xml:space="preserve"> </w:t>
        </w:r>
        <w:proofErr w:type="spellStart"/>
        <w:r w:rsidRPr="00101C72">
          <w:rPr>
            <w:b w:val="0"/>
            <w:bCs/>
            <w:rPrChange w:id="591" w:author="HIKARI" w:date="2019-11-08T22:10:00Z">
              <w:rPr/>
            </w:rPrChange>
          </w:rPr>
          <w:t>vẽ</w:t>
        </w:r>
        <w:proofErr w:type="spellEnd"/>
        <w:r w:rsidRPr="00101C72">
          <w:rPr>
            <w:b w:val="0"/>
            <w:bCs/>
            <w:rPrChange w:id="592" w:author="HIKARI" w:date="2019-11-08T22:10:00Z">
              <w:rPr/>
            </w:rPrChange>
          </w:rPr>
          <w:t xml:space="preserve"> Diagram</w:t>
        </w:r>
      </w:ins>
      <w:ins w:id="593" w:author="HIKARI" w:date="2019-11-08T22:09:00Z">
        <w:r w:rsidRPr="00101C72">
          <w:rPr>
            <w:b w:val="0"/>
            <w:bCs/>
            <w:rPrChange w:id="594" w:author="HIKARI" w:date="2019-11-08T22:10:00Z">
              <w:rPr/>
            </w:rPrChange>
          </w:rPr>
          <w:t xml:space="preserve"> </w:t>
        </w:r>
      </w:ins>
      <w:proofErr w:type="spellStart"/>
      <w:ins w:id="595" w:author="HIKARI" w:date="2019-11-08T22:10:00Z">
        <w:r w:rsidRPr="00101C72">
          <w:rPr>
            <w:b w:val="0"/>
            <w:bCs/>
            <w:rPrChange w:id="596" w:author="HIKARI" w:date="2019-11-08T22:10:00Z">
              <w:rPr/>
            </w:rPrChange>
          </w:rPr>
          <w:t>sử</w:t>
        </w:r>
        <w:proofErr w:type="spellEnd"/>
        <w:r w:rsidRPr="00101C72">
          <w:rPr>
            <w:b w:val="0"/>
            <w:bCs/>
            <w:rPrChange w:id="597" w:author="HIKARI" w:date="2019-11-08T22:10:00Z">
              <w:rPr/>
            </w:rPrChange>
          </w:rPr>
          <w:t xml:space="preserve"> </w:t>
        </w:r>
        <w:proofErr w:type="spellStart"/>
        <w:r w:rsidRPr="00101C72">
          <w:rPr>
            <w:b w:val="0"/>
            <w:bCs/>
            <w:rPrChange w:id="598" w:author="HIKARI" w:date="2019-11-08T22:10:00Z">
              <w:rPr/>
            </w:rPrChange>
          </w:rPr>
          <w:t>dụng</w:t>
        </w:r>
        <w:proofErr w:type="spellEnd"/>
        <w:r w:rsidRPr="00101C72">
          <w:rPr>
            <w:b w:val="0"/>
            <w:bCs/>
            <w:rPrChange w:id="599" w:author="HIKARI" w:date="2019-11-08T22:10:00Z">
              <w:rPr/>
            </w:rPrChange>
          </w:rPr>
          <w:t xml:space="preserve"> TensorFlow Layer API</w:t>
        </w:r>
      </w:ins>
      <w:ins w:id="600" w:author="HIKARI" w:date="2019-11-08T22:07:00Z">
        <w:r w:rsidRPr="00101C72">
          <w:rPr>
            <w:b w:val="0"/>
            <w:bCs/>
            <w:rPrChange w:id="601" w:author="HIKARI" w:date="2019-11-08T22:10:00Z">
              <w:rPr/>
            </w:rPrChange>
          </w:rPr>
          <w:t xml:space="preserve"> </w:t>
        </w:r>
        <w:proofErr w:type="spellStart"/>
        <w:r w:rsidRPr="00101C72">
          <w:rPr>
            <w:b w:val="0"/>
            <w:bCs/>
            <w:rPrChange w:id="602" w:author="HIKARI" w:date="2019-11-08T22:10:00Z">
              <w:rPr/>
            </w:rPrChange>
          </w:rPr>
          <w:t>cho</w:t>
        </w:r>
        <w:proofErr w:type="spellEnd"/>
        <w:r w:rsidRPr="00101C72">
          <w:rPr>
            <w:b w:val="0"/>
            <w:bCs/>
            <w:rPrChange w:id="603" w:author="HIKARI" w:date="2019-11-08T22:10:00Z">
              <w:rPr/>
            </w:rPrChange>
          </w:rPr>
          <w:t xml:space="preserve"> </w:t>
        </w:r>
        <w:proofErr w:type="spellStart"/>
        <w:r w:rsidRPr="00101C72">
          <w:rPr>
            <w:b w:val="0"/>
            <w:bCs/>
            <w:rPrChange w:id="604" w:author="HIKARI" w:date="2019-11-08T22:10:00Z">
              <w:rPr/>
            </w:rPrChange>
          </w:rPr>
          <w:t>mô</w:t>
        </w:r>
        <w:proofErr w:type="spellEnd"/>
        <w:r w:rsidRPr="00101C72">
          <w:rPr>
            <w:b w:val="0"/>
            <w:bCs/>
            <w:rPrChange w:id="605" w:author="HIKARI" w:date="2019-11-08T22:10:00Z">
              <w:rPr/>
            </w:rPrChange>
          </w:rPr>
          <w:t xml:space="preserve"> </w:t>
        </w:r>
        <w:proofErr w:type="spellStart"/>
        <w:r w:rsidRPr="00101C72">
          <w:rPr>
            <w:b w:val="0"/>
            <w:bCs/>
            <w:rPrChange w:id="606" w:author="HIKARI" w:date="2019-11-08T22:10:00Z">
              <w:rPr/>
            </w:rPrChange>
          </w:rPr>
          <w:t>hình</w:t>
        </w:r>
        <w:proofErr w:type="spellEnd"/>
        <w:r w:rsidRPr="00101C72">
          <w:rPr>
            <w:b w:val="0"/>
            <w:bCs/>
            <w:rPrChange w:id="607" w:author="HIKARI" w:date="2019-11-08T22:10:00Z">
              <w:rPr/>
            </w:rPrChange>
          </w:rPr>
          <w:t xml:space="preserve"> </w:t>
        </w:r>
      </w:ins>
      <w:proofErr w:type="spellStart"/>
      <w:ins w:id="608" w:author="HIKARI" w:date="2019-11-08T22:08:00Z">
        <w:r w:rsidRPr="00101C72">
          <w:rPr>
            <w:b w:val="0"/>
            <w:bCs/>
            <w:rPrChange w:id="609" w:author="HIKARI" w:date="2019-11-08T22:10:00Z">
              <w:rPr/>
            </w:rPrChange>
          </w:rPr>
          <w:t>mạng</w:t>
        </w:r>
        <w:proofErr w:type="spellEnd"/>
        <w:r w:rsidRPr="00101C72">
          <w:rPr>
            <w:b w:val="0"/>
            <w:bCs/>
            <w:rPrChange w:id="610" w:author="HIKARI" w:date="2019-11-08T22:10:00Z">
              <w:rPr/>
            </w:rPrChange>
          </w:rPr>
          <w:t xml:space="preserve"> </w:t>
        </w:r>
        <w:proofErr w:type="spellStart"/>
        <w:r w:rsidRPr="00101C72">
          <w:rPr>
            <w:b w:val="0"/>
            <w:bCs/>
            <w:rPrChange w:id="611" w:author="HIKARI" w:date="2019-11-08T22:10:00Z">
              <w:rPr/>
            </w:rPrChange>
          </w:rPr>
          <w:t>thần</w:t>
        </w:r>
        <w:proofErr w:type="spellEnd"/>
        <w:r w:rsidRPr="00101C72">
          <w:rPr>
            <w:b w:val="0"/>
            <w:bCs/>
            <w:rPrChange w:id="612" w:author="HIKARI" w:date="2019-11-08T22:10:00Z">
              <w:rPr/>
            </w:rPrChange>
          </w:rPr>
          <w:t xml:space="preserve"> </w:t>
        </w:r>
        <w:proofErr w:type="spellStart"/>
        <w:r w:rsidRPr="00101C72">
          <w:rPr>
            <w:b w:val="0"/>
            <w:bCs/>
            <w:rPrChange w:id="613" w:author="HIKARI" w:date="2019-11-08T22:10:00Z">
              <w:rPr/>
            </w:rPrChange>
          </w:rPr>
          <w:t>kinh</w:t>
        </w:r>
        <w:proofErr w:type="spellEnd"/>
        <w:r w:rsidRPr="00101C72">
          <w:rPr>
            <w:b w:val="0"/>
            <w:bCs/>
            <w:rPrChange w:id="614" w:author="HIKARI" w:date="2019-11-08T22:10:00Z">
              <w:rPr/>
            </w:rPrChange>
          </w:rPr>
          <w:t xml:space="preserve"> </w:t>
        </w:r>
        <w:proofErr w:type="spellStart"/>
        <w:r w:rsidRPr="00101C72">
          <w:rPr>
            <w:b w:val="0"/>
            <w:bCs/>
            <w:rPrChange w:id="615" w:author="HIKARI" w:date="2019-11-08T22:10:00Z">
              <w:rPr/>
            </w:rPrChange>
          </w:rPr>
          <w:t>nhân</w:t>
        </w:r>
        <w:proofErr w:type="spellEnd"/>
        <w:r w:rsidRPr="00101C72">
          <w:rPr>
            <w:b w:val="0"/>
            <w:bCs/>
            <w:rPrChange w:id="616" w:author="HIKARI" w:date="2019-11-08T22:10:00Z">
              <w:rPr/>
            </w:rPrChange>
          </w:rPr>
          <w:t xml:space="preserve"> </w:t>
        </w:r>
        <w:proofErr w:type="spellStart"/>
        <w:r w:rsidRPr="00101C72">
          <w:rPr>
            <w:b w:val="0"/>
            <w:bCs/>
            <w:rPrChange w:id="617" w:author="HIKARI" w:date="2019-11-08T22:10:00Z">
              <w:rPr/>
            </w:rPrChange>
          </w:rPr>
          <w:t>tạo</w:t>
        </w:r>
        <w:proofErr w:type="spellEnd"/>
        <w:r w:rsidRPr="00101C72">
          <w:rPr>
            <w:b w:val="0"/>
            <w:bCs/>
            <w:rPrChange w:id="618" w:author="HIKARI" w:date="2019-11-08T22:10:00Z">
              <w:rPr/>
            </w:rPrChange>
          </w:rPr>
          <w:t xml:space="preserve"> </w:t>
        </w:r>
      </w:ins>
      <w:proofErr w:type="spellStart"/>
      <w:ins w:id="619" w:author="HIKARI" w:date="2019-11-08T22:10:00Z">
        <w:r>
          <w:rPr>
            <w:b w:val="0"/>
            <w:bCs/>
          </w:rPr>
          <w:t>từ</w:t>
        </w:r>
        <w:proofErr w:type="spellEnd"/>
        <w:r>
          <w:rPr>
            <w:b w:val="0"/>
            <w:bCs/>
          </w:rPr>
          <w:t xml:space="preserve"> </w:t>
        </w:r>
        <w:proofErr w:type="spellStart"/>
        <w:r>
          <w:rPr>
            <w:b w:val="0"/>
            <w:bCs/>
          </w:rPr>
          <w:t>mô</w:t>
        </w:r>
        <w:proofErr w:type="spellEnd"/>
        <w:r>
          <w:rPr>
            <w:b w:val="0"/>
            <w:bCs/>
          </w:rPr>
          <w:t xml:space="preserve"> </w:t>
        </w:r>
        <w:proofErr w:type="spellStart"/>
        <w:r>
          <w:rPr>
            <w:b w:val="0"/>
            <w:bCs/>
          </w:rPr>
          <w:t>tả</w:t>
        </w:r>
        <w:proofErr w:type="spellEnd"/>
        <w:r>
          <w:rPr>
            <w:b w:val="0"/>
            <w:bCs/>
          </w:rPr>
          <w:t xml:space="preserve"> </w:t>
        </w:r>
        <w:proofErr w:type="spellStart"/>
        <w:r>
          <w:rPr>
            <w:b w:val="0"/>
            <w:bCs/>
          </w:rPr>
          <w:t>bằng</w:t>
        </w:r>
        <w:proofErr w:type="spellEnd"/>
        <w:r>
          <w:rPr>
            <w:b w:val="0"/>
            <w:bCs/>
          </w:rPr>
          <w:t xml:space="preserve"> Python scripts </w:t>
        </w:r>
        <w:proofErr w:type="spellStart"/>
        <w:r>
          <w:rPr>
            <w:b w:val="0"/>
            <w:bCs/>
          </w:rPr>
          <w:t>của</w:t>
        </w:r>
        <w:proofErr w:type="spellEnd"/>
        <w:r>
          <w:rPr>
            <w:b w:val="0"/>
            <w:bCs/>
          </w:rPr>
          <w:t xml:space="preserve"> </w:t>
        </w:r>
        <w:proofErr w:type="spellStart"/>
        <w:r>
          <w:rPr>
            <w:b w:val="0"/>
            <w:bCs/>
          </w:rPr>
          <w:t>người</w:t>
        </w:r>
        <w:proofErr w:type="spellEnd"/>
        <w:r>
          <w:rPr>
            <w:b w:val="0"/>
            <w:bCs/>
          </w:rPr>
          <w:t xml:space="preserve"> </w:t>
        </w:r>
      </w:ins>
      <w:proofErr w:type="spellStart"/>
      <w:ins w:id="620" w:author="HIKARI" w:date="2019-11-08T22:11:00Z">
        <w:r>
          <w:rPr>
            <w:b w:val="0"/>
            <w:bCs/>
          </w:rPr>
          <w:t>dùng</w:t>
        </w:r>
      </w:ins>
      <w:proofErr w:type="spellEnd"/>
      <w:ins w:id="621" w:author="HIKARI" w:date="2019-11-10T17:21:00Z">
        <w:r w:rsidR="001C69BD">
          <w:rPr>
            <w:b w:val="0"/>
            <w:bCs/>
          </w:rPr>
          <w:t>.</w:t>
        </w:r>
      </w:ins>
    </w:p>
    <w:p w14:paraId="0767572B" w14:textId="065E4431" w:rsidR="00136198" w:rsidRDefault="00136198">
      <w:pPr>
        <w:pStyle w:val="Heading4"/>
        <w:numPr>
          <w:ilvl w:val="2"/>
          <w:numId w:val="42"/>
        </w:numPr>
        <w:ind w:left="2160"/>
        <w:rPr>
          <w:ins w:id="622" w:author="HIKARI" w:date="2019-11-08T22:10:00Z"/>
        </w:rPr>
      </w:pPr>
      <w:bookmarkStart w:id="623" w:name="_Toc24298311"/>
      <w:proofErr w:type="spellStart"/>
      <w:r w:rsidRPr="00136198">
        <w:t>Phân</w:t>
      </w:r>
      <w:proofErr w:type="spellEnd"/>
      <w:r w:rsidRPr="00136198">
        <w:t xml:space="preserve"> </w:t>
      </w:r>
      <w:proofErr w:type="spellStart"/>
      <w:r w:rsidRPr="00136198">
        <w:t>tích</w:t>
      </w:r>
      <w:proofErr w:type="spellEnd"/>
      <w:r w:rsidRPr="00136198">
        <w:t xml:space="preserve"> </w:t>
      </w:r>
      <w:proofErr w:type="spellStart"/>
      <w:r w:rsidRPr="00136198">
        <w:t>đồ</w:t>
      </w:r>
      <w:proofErr w:type="spellEnd"/>
      <w:r w:rsidRPr="00136198">
        <w:t xml:space="preserve"> </w:t>
      </w:r>
      <w:proofErr w:type="spellStart"/>
      <w:r w:rsidRPr="00136198">
        <w:t>án</w:t>
      </w:r>
      <w:bookmarkEnd w:id="623"/>
      <w:proofErr w:type="spellEnd"/>
    </w:p>
    <w:p w14:paraId="696AB336" w14:textId="1AF69075" w:rsidR="00101C72" w:rsidRDefault="00101C72" w:rsidP="00101C72">
      <w:pPr>
        <w:pStyle w:val="ListParagraph"/>
        <w:numPr>
          <w:ilvl w:val="0"/>
          <w:numId w:val="45"/>
        </w:numPr>
        <w:rPr>
          <w:ins w:id="624" w:author="HIKARI" w:date="2019-11-08T22:18:00Z"/>
          <w:b w:val="0"/>
          <w:bCs/>
        </w:rPr>
      </w:pPr>
      <w:proofErr w:type="spellStart"/>
      <w:ins w:id="625" w:author="HIKARI" w:date="2019-11-08T22:10:00Z">
        <w:r w:rsidRPr="00A5282E">
          <w:rPr>
            <w:b w:val="0"/>
            <w:bCs/>
            <w:rPrChange w:id="626" w:author="HIKARI" w:date="2019-11-08T22:18:00Z">
              <w:rPr/>
            </w:rPrChange>
          </w:rPr>
          <w:t>Xây</w:t>
        </w:r>
        <w:proofErr w:type="spellEnd"/>
        <w:r w:rsidRPr="00A5282E">
          <w:rPr>
            <w:b w:val="0"/>
            <w:bCs/>
            <w:rPrChange w:id="627" w:author="HIKARI" w:date="2019-11-08T22:18:00Z">
              <w:rPr/>
            </w:rPrChange>
          </w:rPr>
          <w:t xml:space="preserve"> </w:t>
        </w:r>
        <w:proofErr w:type="spellStart"/>
        <w:r w:rsidRPr="00A5282E">
          <w:rPr>
            <w:b w:val="0"/>
            <w:bCs/>
            <w:rPrChange w:id="628" w:author="HIKARI" w:date="2019-11-08T22:18:00Z">
              <w:rPr/>
            </w:rPrChange>
          </w:rPr>
          <w:t>dựng</w:t>
        </w:r>
        <w:proofErr w:type="spellEnd"/>
        <w:r w:rsidRPr="00A5282E">
          <w:rPr>
            <w:b w:val="0"/>
            <w:bCs/>
            <w:rPrChange w:id="629" w:author="HIKARI" w:date="2019-11-08T22:18:00Z">
              <w:rPr/>
            </w:rPrChange>
          </w:rPr>
          <w:t xml:space="preserve"> </w:t>
        </w:r>
        <w:proofErr w:type="spellStart"/>
        <w:r w:rsidRPr="00A5282E">
          <w:rPr>
            <w:b w:val="0"/>
            <w:bCs/>
            <w:rPrChange w:id="630" w:author="HIKARI" w:date="2019-11-08T22:18:00Z">
              <w:rPr/>
            </w:rPrChange>
          </w:rPr>
          <w:t>phần</w:t>
        </w:r>
        <w:proofErr w:type="spellEnd"/>
        <w:r w:rsidRPr="00A5282E">
          <w:rPr>
            <w:b w:val="0"/>
            <w:bCs/>
            <w:rPrChange w:id="631" w:author="HIKARI" w:date="2019-11-08T22:18:00Z">
              <w:rPr/>
            </w:rPrChange>
          </w:rPr>
          <w:t xml:space="preserve"> </w:t>
        </w:r>
        <w:proofErr w:type="spellStart"/>
        <w:r w:rsidRPr="00A5282E">
          <w:rPr>
            <w:b w:val="0"/>
            <w:bCs/>
            <w:rPrChange w:id="632" w:author="HIKARI" w:date="2019-11-08T22:18:00Z">
              <w:rPr/>
            </w:rPrChange>
          </w:rPr>
          <w:t>mềm</w:t>
        </w:r>
        <w:proofErr w:type="spellEnd"/>
        <w:r w:rsidRPr="00A5282E">
          <w:rPr>
            <w:b w:val="0"/>
            <w:bCs/>
            <w:rPrChange w:id="633" w:author="HIKARI" w:date="2019-11-08T22:18:00Z">
              <w:rPr/>
            </w:rPrChange>
          </w:rPr>
          <w:t xml:space="preserve"> </w:t>
        </w:r>
        <w:proofErr w:type="spellStart"/>
        <w:r w:rsidRPr="00A5282E">
          <w:rPr>
            <w:b w:val="0"/>
            <w:bCs/>
            <w:rPrChange w:id="634" w:author="HIKARI" w:date="2019-11-08T22:18:00Z">
              <w:rPr/>
            </w:rPrChange>
          </w:rPr>
          <w:t>hướng</w:t>
        </w:r>
        <w:proofErr w:type="spellEnd"/>
        <w:r w:rsidRPr="00A5282E">
          <w:rPr>
            <w:b w:val="0"/>
            <w:bCs/>
            <w:rPrChange w:id="635" w:author="HIKARI" w:date="2019-11-08T22:18:00Z">
              <w:rPr/>
            </w:rPrChange>
          </w:rPr>
          <w:t xml:space="preserve"> </w:t>
        </w:r>
        <w:proofErr w:type="spellStart"/>
        <w:r w:rsidRPr="00A5282E">
          <w:rPr>
            <w:b w:val="0"/>
            <w:bCs/>
            <w:rPrChange w:id="636" w:author="HIKARI" w:date="2019-11-08T22:18:00Z">
              <w:rPr/>
            </w:rPrChange>
          </w:rPr>
          <w:t>đối</w:t>
        </w:r>
        <w:proofErr w:type="spellEnd"/>
        <w:r w:rsidRPr="00A5282E">
          <w:rPr>
            <w:b w:val="0"/>
            <w:bCs/>
            <w:rPrChange w:id="637" w:author="HIKARI" w:date="2019-11-08T22:18:00Z">
              <w:rPr/>
            </w:rPrChange>
          </w:rPr>
          <w:t xml:space="preserve"> </w:t>
        </w:r>
        <w:proofErr w:type="spellStart"/>
        <w:r w:rsidRPr="00A5282E">
          <w:rPr>
            <w:b w:val="0"/>
            <w:bCs/>
            <w:rPrChange w:id="638" w:author="HIKARI" w:date="2019-11-08T22:18:00Z">
              <w:rPr/>
            </w:rPrChange>
          </w:rPr>
          <w:t>tượng</w:t>
        </w:r>
      </w:ins>
      <w:proofErr w:type="spellEnd"/>
      <w:ins w:id="639" w:author="HIKARI" w:date="2019-11-08T22:22:00Z">
        <w:r w:rsidR="00314126">
          <w:rPr>
            <w:b w:val="0"/>
            <w:bCs/>
          </w:rPr>
          <w:t>.</w:t>
        </w:r>
      </w:ins>
    </w:p>
    <w:p w14:paraId="1D908EBF" w14:textId="5633C417" w:rsidR="00A5282E" w:rsidRDefault="00A5282E" w:rsidP="00A5282E">
      <w:pPr>
        <w:pStyle w:val="ListParagraph"/>
        <w:numPr>
          <w:ilvl w:val="0"/>
          <w:numId w:val="45"/>
        </w:numPr>
        <w:rPr>
          <w:ins w:id="640" w:author="HIKARI" w:date="2019-11-08T22:18:00Z"/>
          <w:b w:val="0"/>
          <w:bCs/>
        </w:rPr>
      </w:pPr>
      <w:proofErr w:type="spellStart"/>
      <w:ins w:id="641" w:author="HIKARI" w:date="2019-11-08T22:18:00Z">
        <w:r>
          <w:rPr>
            <w:b w:val="0"/>
            <w:bCs/>
          </w:rPr>
          <w:t>Phân</w:t>
        </w:r>
        <w:proofErr w:type="spellEnd"/>
        <w:r>
          <w:rPr>
            <w:b w:val="0"/>
            <w:bCs/>
          </w:rPr>
          <w:t xml:space="preserve"> </w:t>
        </w:r>
        <w:proofErr w:type="spellStart"/>
        <w:r>
          <w:rPr>
            <w:b w:val="0"/>
            <w:bCs/>
          </w:rPr>
          <w:t>tích</w:t>
        </w:r>
        <w:proofErr w:type="spellEnd"/>
        <w:r>
          <w:rPr>
            <w:b w:val="0"/>
            <w:bCs/>
          </w:rPr>
          <w:t xml:space="preserve"> text (</w:t>
        </w:r>
        <w:proofErr w:type="spellStart"/>
        <w:r>
          <w:rPr>
            <w:b w:val="0"/>
            <w:bCs/>
          </w:rPr>
          <w:t>Đọc</w:t>
        </w:r>
        <w:proofErr w:type="spellEnd"/>
        <w:r>
          <w:rPr>
            <w:b w:val="0"/>
            <w:bCs/>
          </w:rPr>
          <w:t xml:space="preserve"> string) </w:t>
        </w:r>
        <w:proofErr w:type="spellStart"/>
        <w:r>
          <w:rPr>
            <w:b w:val="0"/>
            <w:bCs/>
          </w:rPr>
          <w:t>để</w:t>
        </w:r>
        <w:proofErr w:type="spellEnd"/>
        <w:r>
          <w:rPr>
            <w:b w:val="0"/>
            <w:bCs/>
          </w:rPr>
          <w:t xml:space="preserve"> </w:t>
        </w:r>
        <w:proofErr w:type="spellStart"/>
        <w:r>
          <w:rPr>
            <w:b w:val="0"/>
            <w:bCs/>
          </w:rPr>
          <w:t>lấy</w:t>
        </w:r>
        <w:proofErr w:type="spellEnd"/>
        <w:r>
          <w:rPr>
            <w:b w:val="0"/>
            <w:bCs/>
          </w:rPr>
          <w:t xml:space="preserve"> </w:t>
        </w:r>
        <w:proofErr w:type="spellStart"/>
        <w:r>
          <w:rPr>
            <w:b w:val="0"/>
            <w:bCs/>
          </w:rPr>
          <w:t>dữ</w:t>
        </w:r>
        <w:proofErr w:type="spellEnd"/>
        <w:r>
          <w:rPr>
            <w:b w:val="0"/>
            <w:bCs/>
          </w:rPr>
          <w:t xml:space="preserve"> </w:t>
        </w:r>
        <w:proofErr w:type="spellStart"/>
        <w:r>
          <w:rPr>
            <w:b w:val="0"/>
            <w:bCs/>
          </w:rPr>
          <w:t>liệu</w:t>
        </w:r>
        <w:proofErr w:type="spellEnd"/>
        <w:r>
          <w:rPr>
            <w:b w:val="0"/>
            <w:bCs/>
          </w:rPr>
          <w:t xml:space="preserve"> </w:t>
        </w:r>
        <w:proofErr w:type="spellStart"/>
        <w:r>
          <w:rPr>
            <w:b w:val="0"/>
            <w:bCs/>
          </w:rPr>
          <w:t>đầu</w:t>
        </w:r>
        <w:proofErr w:type="spellEnd"/>
        <w:r>
          <w:rPr>
            <w:b w:val="0"/>
            <w:bCs/>
          </w:rPr>
          <w:t xml:space="preserve"> </w:t>
        </w:r>
        <w:proofErr w:type="spellStart"/>
        <w:r>
          <w:rPr>
            <w:b w:val="0"/>
            <w:bCs/>
          </w:rPr>
          <w:t>vào</w:t>
        </w:r>
      </w:ins>
      <w:proofErr w:type="spellEnd"/>
      <w:ins w:id="642" w:author="HIKARI" w:date="2019-11-08T22:22:00Z">
        <w:r w:rsidR="00314126">
          <w:rPr>
            <w:b w:val="0"/>
            <w:bCs/>
          </w:rPr>
          <w:t>.</w:t>
        </w:r>
      </w:ins>
    </w:p>
    <w:p w14:paraId="1CC10DDC" w14:textId="1E203F94" w:rsidR="00A5282E" w:rsidRPr="00A5282E" w:rsidRDefault="00A5282E">
      <w:pPr>
        <w:pStyle w:val="ListParagraph"/>
        <w:numPr>
          <w:ilvl w:val="0"/>
          <w:numId w:val="45"/>
        </w:numPr>
        <w:rPr>
          <w:b w:val="0"/>
          <w:bCs/>
          <w:rPrChange w:id="643" w:author="HIKARI" w:date="2019-11-08T22:18:00Z">
            <w:rPr/>
          </w:rPrChange>
        </w:rPr>
        <w:pPrChange w:id="644" w:author="HIKARI" w:date="2019-11-08T22:18:00Z">
          <w:pPr>
            <w:pStyle w:val="ListParagraph"/>
            <w:numPr>
              <w:ilvl w:val="2"/>
              <w:numId w:val="2"/>
            </w:numPr>
            <w:ind w:left="2160" w:hanging="1080"/>
            <w:outlineLvl w:val="1"/>
          </w:pPr>
        </w:pPrChange>
      </w:pPr>
      <w:proofErr w:type="spellStart"/>
      <w:ins w:id="645" w:author="HIKARI" w:date="2019-11-08T22:18:00Z">
        <w:r>
          <w:rPr>
            <w:b w:val="0"/>
            <w:bCs/>
          </w:rPr>
          <w:t>Dữ</w:t>
        </w:r>
        <w:proofErr w:type="spellEnd"/>
        <w:r>
          <w:rPr>
            <w:b w:val="0"/>
            <w:bCs/>
          </w:rPr>
          <w:t xml:space="preserve"> </w:t>
        </w:r>
        <w:proofErr w:type="spellStart"/>
        <w:r>
          <w:rPr>
            <w:b w:val="0"/>
            <w:bCs/>
          </w:rPr>
          <w:t>liệu</w:t>
        </w:r>
        <w:proofErr w:type="spellEnd"/>
        <w:r>
          <w:rPr>
            <w:b w:val="0"/>
            <w:bCs/>
          </w:rPr>
          <w:t xml:space="preserve"> </w:t>
        </w:r>
        <w:proofErr w:type="spellStart"/>
        <w:r>
          <w:rPr>
            <w:b w:val="0"/>
            <w:bCs/>
          </w:rPr>
          <w:t>đầu</w:t>
        </w:r>
        <w:proofErr w:type="spellEnd"/>
        <w:r>
          <w:rPr>
            <w:b w:val="0"/>
            <w:bCs/>
          </w:rPr>
          <w:t xml:space="preserve"> ra </w:t>
        </w:r>
        <w:proofErr w:type="spellStart"/>
        <w:r>
          <w:rPr>
            <w:b w:val="0"/>
            <w:bCs/>
          </w:rPr>
          <w:t>đưa</w:t>
        </w:r>
        <w:proofErr w:type="spellEnd"/>
        <w:r>
          <w:rPr>
            <w:b w:val="0"/>
            <w:bCs/>
          </w:rPr>
          <w:t xml:space="preserve"> </w:t>
        </w:r>
        <w:proofErr w:type="spellStart"/>
        <w:r>
          <w:rPr>
            <w:b w:val="0"/>
            <w:bCs/>
          </w:rPr>
          <w:t>tới</w:t>
        </w:r>
        <w:proofErr w:type="spellEnd"/>
        <w:r>
          <w:rPr>
            <w:b w:val="0"/>
            <w:bCs/>
          </w:rPr>
          <w:t xml:space="preserve"> </w:t>
        </w:r>
        <w:proofErr w:type="spellStart"/>
        <w:r>
          <w:rPr>
            <w:b w:val="0"/>
            <w:bCs/>
          </w:rPr>
          <w:t>ch</w:t>
        </w:r>
      </w:ins>
      <w:ins w:id="646" w:author="HIKARI" w:date="2019-11-08T22:19:00Z">
        <w:r>
          <w:rPr>
            <w:b w:val="0"/>
            <w:bCs/>
          </w:rPr>
          <w:t>o</w:t>
        </w:r>
        <w:proofErr w:type="spellEnd"/>
        <w:r>
          <w:rPr>
            <w:b w:val="0"/>
            <w:bCs/>
          </w:rPr>
          <w:t xml:space="preserve"> </w:t>
        </w:r>
        <w:proofErr w:type="spellStart"/>
        <w:r>
          <w:rPr>
            <w:b w:val="0"/>
            <w:bCs/>
          </w:rPr>
          <w:t>người</w:t>
        </w:r>
        <w:proofErr w:type="spellEnd"/>
        <w:r>
          <w:rPr>
            <w:b w:val="0"/>
            <w:bCs/>
          </w:rPr>
          <w:t xml:space="preserve"> </w:t>
        </w:r>
        <w:proofErr w:type="spellStart"/>
        <w:r>
          <w:rPr>
            <w:b w:val="0"/>
            <w:bCs/>
          </w:rPr>
          <w:t>dùng</w:t>
        </w:r>
        <w:proofErr w:type="spellEnd"/>
        <w:r>
          <w:rPr>
            <w:b w:val="0"/>
            <w:bCs/>
          </w:rPr>
          <w:t xml:space="preserve"> </w:t>
        </w:r>
        <w:proofErr w:type="spellStart"/>
        <w:r>
          <w:rPr>
            <w:b w:val="0"/>
            <w:bCs/>
          </w:rPr>
          <w:t>dạng</w:t>
        </w:r>
        <w:proofErr w:type="spellEnd"/>
        <w:r>
          <w:rPr>
            <w:b w:val="0"/>
            <w:bCs/>
          </w:rPr>
          <w:t xml:space="preserve"> </w:t>
        </w:r>
        <w:proofErr w:type="spellStart"/>
        <w:r>
          <w:rPr>
            <w:b w:val="0"/>
            <w:bCs/>
          </w:rPr>
          <w:t>đồ</w:t>
        </w:r>
        <w:proofErr w:type="spellEnd"/>
        <w:r>
          <w:rPr>
            <w:b w:val="0"/>
            <w:bCs/>
          </w:rPr>
          <w:t xml:space="preserve"> </w:t>
        </w:r>
        <w:proofErr w:type="spellStart"/>
        <w:r>
          <w:rPr>
            <w:b w:val="0"/>
            <w:bCs/>
          </w:rPr>
          <w:t>hoạ</w:t>
        </w:r>
      </w:ins>
      <w:proofErr w:type="spellEnd"/>
      <w:ins w:id="647" w:author="HIKARI" w:date="2019-11-08T22:22:00Z">
        <w:r w:rsidR="00314126">
          <w:rPr>
            <w:b w:val="0"/>
            <w:bCs/>
          </w:rPr>
          <w:t>.</w:t>
        </w:r>
      </w:ins>
    </w:p>
    <w:p w14:paraId="20AB3A97" w14:textId="001093C7" w:rsidR="00136198" w:rsidRDefault="00136198">
      <w:pPr>
        <w:pStyle w:val="Heading4"/>
        <w:numPr>
          <w:ilvl w:val="2"/>
          <w:numId w:val="42"/>
        </w:numPr>
        <w:ind w:left="2160"/>
        <w:rPr>
          <w:ins w:id="648" w:author="HIKARI" w:date="2019-11-08T22:22:00Z"/>
        </w:rPr>
      </w:pPr>
      <w:bookmarkStart w:id="649" w:name="_Toc24298312"/>
      <w:proofErr w:type="spellStart"/>
      <w:r w:rsidRPr="00136198">
        <w:t>Phương</w:t>
      </w:r>
      <w:proofErr w:type="spellEnd"/>
      <w:r w:rsidRPr="00136198">
        <w:t xml:space="preserve"> </w:t>
      </w:r>
      <w:proofErr w:type="spellStart"/>
      <w:r w:rsidRPr="00136198">
        <w:t>hướng</w:t>
      </w:r>
      <w:proofErr w:type="spellEnd"/>
      <w:r w:rsidRPr="00136198">
        <w:t xml:space="preserve"> </w:t>
      </w:r>
      <w:proofErr w:type="spellStart"/>
      <w:r w:rsidRPr="00136198">
        <w:t>thực</w:t>
      </w:r>
      <w:proofErr w:type="spellEnd"/>
      <w:r w:rsidRPr="00136198">
        <w:t xml:space="preserve"> </w:t>
      </w:r>
      <w:proofErr w:type="spellStart"/>
      <w:r w:rsidRPr="00136198">
        <w:t>hiện</w:t>
      </w:r>
      <w:bookmarkEnd w:id="649"/>
      <w:proofErr w:type="spellEnd"/>
    </w:p>
    <w:p w14:paraId="1701E069" w14:textId="42F9FD08" w:rsidR="00314126" w:rsidRDefault="00314126" w:rsidP="00314126">
      <w:pPr>
        <w:pStyle w:val="ListParagraph"/>
        <w:numPr>
          <w:ilvl w:val="0"/>
          <w:numId w:val="45"/>
        </w:numPr>
        <w:rPr>
          <w:ins w:id="650" w:author="HIKARI" w:date="2019-11-08T22:25:00Z"/>
          <w:b w:val="0"/>
          <w:bCs/>
        </w:rPr>
      </w:pPr>
      <w:proofErr w:type="spellStart"/>
      <w:ins w:id="651" w:author="HIKARI" w:date="2019-11-08T22:22:00Z">
        <w:r w:rsidRPr="00314126">
          <w:rPr>
            <w:b w:val="0"/>
            <w:bCs/>
            <w:rPrChange w:id="652" w:author="HIKARI" w:date="2019-11-08T22:25:00Z">
              <w:rPr/>
            </w:rPrChange>
          </w:rPr>
          <w:t>Xây</w:t>
        </w:r>
        <w:proofErr w:type="spellEnd"/>
        <w:r w:rsidRPr="00314126">
          <w:rPr>
            <w:b w:val="0"/>
            <w:bCs/>
            <w:rPrChange w:id="653" w:author="HIKARI" w:date="2019-11-08T22:25:00Z">
              <w:rPr/>
            </w:rPrChange>
          </w:rPr>
          <w:t xml:space="preserve"> </w:t>
        </w:r>
        <w:proofErr w:type="spellStart"/>
        <w:r w:rsidRPr="00314126">
          <w:rPr>
            <w:b w:val="0"/>
            <w:bCs/>
            <w:rPrChange w:id="654" w:author="HIKARI" w:date="2019-11-08T22:25:00Z">
              <w:rPr/>
            </w:rPrChange>
          </w:rPr>
          <w:t>dựng</w:t>
        </w:r>
        <w:proofErr w:type="spellEnd"/>
        <w:r w:rsidRPr="00314126">
          <w:rPr>
            <w:b w:val="0"/>
            <w:bCs/>
            <w:rPrChange w:id="655" w:author="HIKARI" w:date="2019-11-08T22:25:00Z">
              <w:rPr/>
            </w:rPrChange>
          </w:rPr>
          <w:t xml:space="preserve"> </w:t>
        </w:r>
        <w:proofErr w:type="spellStart"/>
        <w:r w:rsidRPr="00314126">
          <w:rPr>
            <w:b w:val="0"/>
            <w:bCs/>
            <w:rPrChange w:id="656" w:author="HIKARI" w:date="2019-11-08T22:25:00Z">
              <w:rPr/>
            </w:rPrChange>
          </w:rPr>
          <w:t>phần</w:t>
        </w:r>
        <w:proofErr w:type="spellEnd"/>
        <w:r w:rsidRPr="00314126">
          <w:rPr>
            <w:b w:val="0"/>
            <w:bCs/>
            <w:rPrChange w:id="657" w:author="HIKARI" w:date="2019-11-08T22:25:00Z">
              <w:rPr/>
            </w:rPrChange>
          </w:rPr>
          <w:t xml:space="preserve"> </w:t>
        </w:r>
        <w:proofErr w:type="spellStart"/>
        <w:r w:rsidRPr="00314126">
          <w:rPr>
            <w:b w:val="0"/>
            <w:bCs/>
            <w:rPrChange w:id="658" w:author="HIKARI" w:date="2019-11-08T22:25:00Z">
              <w:rPr/>
            </w:rPrChange>
          </w:rPr>
          <w:t>mềm</w:t>
        </w:r>
        <w:proofErr w:type="spellEnd"/>
        <w:r w:rsidRPr="00314126">
          <w:rPr>
            <w:b w:val="0"/>
            <w:bCs/>
            <w:rPrChange w:id="659" w:author="HIKARI" w:date="2019-11-08T22:25:00Z">
              <w:rPr/>
            </w:rPrChange>
          </w:rPr>
          <w:t xml:space="preserve"> </w:t>
        </w:r>
        <w:proofErr w:type="spellStart"/>
        <w:r w:rsidRPr="00314126">
          <w:rPr>
            <w:b w:val="0"/>
            <w:bCs/>
            <w:rPrChange w:id="660" w:author="HIKARI" w:date="2019-11-08T22:25:00Z">
              <w:rPr/>
            </w:rPrChange>
          </w:rPr>
          <w:t>hướng</w:t>
        </w:r>
        <w:proofErr w:type="spellEnd"/>
        <w:r w:rsidRPr="00314126">
          <w:rPr>
            <w:b w:val="0"/>
            <w:bCs/>
            <w:rPrChange w:id="661" w:author="HIKARI" w:date="2019-11-08T22:25:00Z">
              <w:rPr/>
            </w:rPrChange>
          </w:rPr>
          <w:t xml:space="preserve"> </w:t>
        </w:r>
        <w:proofErr w:type="spellStart"/>
        <w:r w:rsidRPr="00314126">
          <w:rPr>
            <w:b w:val="0"/>
            <w:bCs/>
            <w:rPrChange w:id="662" w:author="HIKARI" w:date="2019-11-08T22:25:00Z">
              <w:rPr/>
            </w:rPrChange>
          </w:rPr>
          <w:t>đối</w:t>
        </w:r>
        <w:proofErr w:type="spellEnd"/>
        <w:r w:rsidRPr="00314126">
          <w:rPr>
            <w:b w:val="0"/>
            <w:bCs/>
            <w:rPrChange w:id="663" w:author="HIKARI" w:date="2019-11-08T22:25:00Z">
              <w:rPr/>
            </w:rPrChange>
          </w:rPr>
          <w:t xml:space="preserve"> </w:t>
        </w:r>
        <w:proofErr w:type="spellStart"/>
        <w:r w:rsidRPr="00314126">
          <w:rPr>
            <w:b w:val="0"/>
            <w:bCs/>
            <w:rPrChange w:id="664" w:author="HIKARI" w:date="2019-11-08T22:25:00Z">
              <w:rPr/>
            </w:rPrChange>
          </w:rPr>
          <w:t>tượng</w:t>
        </w:r>
        <w:proofErr w:type="spellEnd"/>
        <w:r w:rsidRPr="00314126">
          <w:rPr>
            <w:b w:val="0"/>
            <w:bCs/>
            <w:rPrChange w:id="665" w:author="HIKARI" w:date="2019-11-08T22:25:00Z">
              <w:rPr/>
            </w:rPrChange>
          </w:rPr>
          <w:t xml:space="preserve"> </w:t>
        </w:r>
        <w:proofErr w:type="spellStart"/>
        <w:r w:rsidRPr="00314126">
          <w:rPr>
            <w:b w:val="0"/>
            <w:bCs/>
            <w:rPrChange w:id="666" w:author="HIKARI" w:date="2019-11-08T22:25:00Z">
              <w:rPr/>
            </w:rPrChange>
          </w:rPr>
          <w:t>bằng</w:t>
        </w:r>
        <w:proofErr w:type="spellEnd"/>
        <w:r w:rsidRPr="00314126">
          <w:rPr>
            <w:b w:val="0"/>
            <w:bCs/>
            <w:rPrChange w:id="667" w:author="HIKARI" w:date="2019-11-08T22:25:00Z">
              <w:rPr/>
            </w:rPrChange>
          </w:rPr>
          <w:t xml:space="preserve"> C#, </w:t>
        </w:r>
        <w:proofErr w:type="spellStart"/>
        <w:r w:rsidRPr="00314126">
          <w:rPr>
            <w:b w:val="0"/>
            <w:bCs/>
            <w:rPrChange w:id="668" w:author="HIKARI" w:date="2019-11-08T22:25:00Z">
              <w:rPr/>
            </w:rPrChange>
          </w:rPr>
          <w:t>đáp</w:t>
        </w:r>
        <w:proofErr w:type="spellEnd"/>
        <w:r w:rsidRPr="00314126">
          <w:rPr>
            <w:b w:val="0"/>
            <w:bCs/>
            <w:rPrChange w:id="669" w:author="HIKARI" w:date="2019-11-08T22:25:00Z">
              <w:rPr/>
            </w:rPrChange>
          </w:rPr>
          <w:t xml:space="preserve"> </w:t>
        </w:r>
        <w:proofErr w:type="spellStart"/>
        <w:r w:rsidRPr="00314126">
          <w:rPr>
            <w:b w:val="0"/>
            <w:bCs/>
            <w:rPrChange w:id="670" w:author="HIKARI" w:date="2019-11-08T22:25:00Z">
              <w:rPr/>
            </w:rPrChange>
          </w:rPr>
          <w:t>ứng</w:t>
        </w:r>
        <w:proofErr w:type="spellEnd"/>
        <w:r w:rsidRPr="00314126">
          <w:rPr>
            <w:b w:val="0"/>
            <w:bCs/>
            <w:rPrChange w:id="671" w:author="HIKARI" w:date="2019-11-08T22:25:00Z">
              <w:rPr/>
            </w:rPrChange>
          </w:rPr>
          <w:t xml:space="preserve"> </w:t>
        </w:r>
        <w:proofErr w:type="spellStart"/>
        <w:r w:rsidRPr="00314126">
          <w:rPr>
            <w:b w:val="0"/>
            <w:bCs/>
            <w:rPrChange w:id="672" w:author="HIKARI" w:date="2019-11-08T22:25:00Z">
              <w:rPr/>
            </w:rPrChange>
          </w:rPr>
          <w:t>cả</w:t>
        </w:r>
        <w:proofErr w:type="spellEnd"/>
        <w:r w:rsidRPr="00314126">
          <w:rPr>
            <w:b w:val="0"/>
            <w:bCs/>
            <w:rPrChange w:id="673" w:author="HIKARI" w:date="2019-11-08T22:25:00Z">
              <w:rPr/>
            </w:rPrChange>
          </w:rPr>
          <w:t xml:space="preserve"> </w:t>
        </w:r>
      </w:ins>
      <w:ins w:id="674" w:author="HIKARI" w:date="2019-11-08T22:23:00Z">
        <w:r w:rsidRPr="00314126">
          <w:rPr>
            <w:b w:val="0"/>
            <w:bCs/>
            <w:rPrChange w:id="675" w:author="HIKARI" w:date="2019-11-08T22:25:00Z">
              <w:rPr/>
            </w:rPrChange>
          </w:rPr>
          <w:t xml:space="preserve">4 </w:t>
        </w:r>
        <w:proofErr w:type="spellStart"/>
        <w:r w:rsidRPr="00314126">
          <w:rPr>
            <w:b w:val="0"/>
            <w:bCs/>
            <w:rPrChange w:id="676" w:author="HIKARI" w:date="2019-11-08T22:25:00Z">
              <w:rPr/>
            </w:rPrChange>
          </w:rPr>
          <w:t>tính</w:t>
        </w:r>
        <w:proofErr w:type="spellEnd"/>
        <w:r w:rsidRPr="00314126">
          <w:rPr>
            <w:b w:val="0"/>
            <w:bCs/>
            <w:rPrChange w:id="677" w:author="HIKARI" w:date="2019-11-08T22:25:00Z">
              <w:rPr/>
            </w:rPrChange>
          </w:rPr>
          <w:t xml:space="preserve"> </w:t>
        </w:r>
        <w:proofErr w:type="spellStart"/>
        <w:r w:rsidRPr="00314126">
          <w:rPr>
            <w:b w:val="0"/>
            <w:bCs/>
            <w:rPrChange w:id="678" w:author="HIKARI" w:date="2019-11-08T22:25:00Z">
              <w:rPr/>
            </w:rPrChange>
          </w:rPr>
          <w:t>chất</w:t>
        </w:r>
      </w:ins>
      <w:proofErr w:type="spellEnd"/>
      <w:ins w:id="679" w:author="HIKARI" w:date="2019-11-10T17:21:00Z">
        <w:r w:rsidR="001C69BD">
          <w:rPr>
            <w:b w:val="0"/>
            <w:bCs/>
          </w:rPr>
          <w:t>:</w:t>
        </w:r>
      </w:ins>
      <w:ins w:id="680" w:author="HIKARI" w:date="2019-11-08T22:23:00Z">
        <w:r w:rsidRPr="00314126">
          <w:rPr>
            <w:b w:val="0"/>
            <w:bCs/>
            <w:rPrChange w:id="681" w:author="HIKARI" w:date="2019-11-08T22:25:00Z">
              <w:rPr/>
            </w:rPrChange>
          </w:rPr>
          <w:t xml:space="preserve"> </w:t>
        </w:r>
      </w:ins>
      <w:proofErr w:type="spellStart"/>
      <w:ins w:id="682" w:author="HIKARI" w:date="2019-11-10T17:21:00Z">
        <w:r w:rsidR="001C69BD">
          <w:rPr>
            <w:b w:val="0"/>
            <w:bCs/>
          </w:rPr>
          <w:t>K</w:t>
        </w:r>
      </w:ins>
      <w:ins w:id="683" w:author="HIKARI" w:date="2019-11-08T22:23:00Z">
        <w:r w:rsidRPr="00314126">
          <w:rPr>
            <w:b w:val="0"/>
            <w:bCs/>
            <w:rPrChange w:id="684" w:author="HIKARI" w:date="2019-11-08T22:25:00Z">
              <w:rPr/>
            </w:rPrChange>
          </w:rPr>
          <w:t>ế</w:t>
        </w:r>
        <w:proofErr w:type="spellEnd"/>
        <w:r w:rsidRPr="00314126">
          <w:rPr>
            <w:b w:val="0"/>
            <w:bCs/>
            <w:rPrChange w:id="685" w:author="HIKARI" w:date="2019-11-08T22:25:00Z">
              <w:rPr/>
            </w:rPrChange>
          </w:rPr>
          <w:t xml:space="preserve"> </w:t>
        </w:r>
        <w:proofErr w:type="spellStart"/>
        <w:r w:rsidRPr="00314126">
          <w:rPr>
            <w:b w:val="0"/>
            <w:bCs/>
            <w:rPrChange w:id="686" w:author="HIKARI" w:date="2019-11-08T22:25:00Z">
              <w:rPr/>
            </w:rPrChange>
          </w:rPr>
          <w:t>thừa</w:t>
        </w:r>
        <w:proofErr w:type="spellEnd"/>
        <w:r w:rsidRPr="00314126">
          <w:rPr>
            <w:b w:val="0"/>
            <w:bCs/>
            <w:rPrChange w:id="687" w:author="HIKARI" w:date="2019-11-08T22:25:00Z">
              <w:rPr/>
            </w:rPrChange>
          </w:rPr>
          <w:t xml:space="preserve">, </w:t>
        </w:r>
        <w:proofErr w:type="spellStart"/>
        <w:r w:rsidRPr="00314126">
          <w:rPr>
            <w:b w:val="0"/>
            <w:bCs/>
            <w:rPrChange w:id="688" w:author="HIKARI" w:date="2019-11-08T22:25:00Z">
              <w:rPr/>
            </w:rPrChange>
          </w:rPr>
          <w:t>đóng</w:t>
        </w:r>
        <w:proofErr w:type="spellEnd"/>
        <w:r w:rsidRPr="00314126">
          <w:rPr>
            <w:b w:val="0"/>
            <w:bCs/>
            <w:rPrChange w:id="689" w:author="HIKARI" w:date="2019-11-08T22:25:00Z">
              <w:rPr/>
            </w:rPrChange>
          </w:rPr>
          <w:t xml:space="preserve"> </w:t>
        </w:r>
        <w:proofErr w:type="spellStart"/>
        <w:r w:rsidRPr="00314126">
          <w:rPr>
            <w:b w:val="0"/>
            <w:bCs/>
            <w:rPrChange w:id="690" w:author="HIKARI" w:date="2019-11-08T22:25:00Z">
              <w:rPr/>
            </w:rPrChange>
          </w:rPr>
          <w:t>gói</w:t>
        </w:r>
      </w:ins>
      <w:proofErr w:type="spellEnd"/>
      <w:ins w:id="691" w:author="HIKARI" w:date="2019-11-08T22:24:00Z">
        <w:r w:rsidRPr="00314126">
          <w:rPr>
            <w:b w:val="0"/>
            <w:bCs/>
            <w:rPrChange w:id="692" w:author="HIKARI" w:date="2019-11-08T22:25:00Z">
              <w:rPr/>
            </w:rPrChange>
          </w:rPr>
          <w:t xml:space="preserve">, </w:t>
        </w:r>
        <w:proofErr w:type="spellStart"/>
        <w:r w:rsidRPr="00314126">
          <w:rPr>
            <w:b w:val="0"/>
            <w:bCs/>
            <w:rPrChange w:id="693" w:author="HIKARI" w:date="2019-11-08T22:25:00Z">
              <w:rPr/>
            </w:rPrChange>
          </w:rPr>
          <w:t>đa</w:t>
        </w:r>
        <w:proofErr w:type="spellEnd"/>
        <w:r w:rsidRPr="00314126">
          <w:rPr>
            <w:b w:val="0"/>
            <w:bCs/>
            <w:rPrChange w:id="694" w:author="HIKARI" w:date="2019-11-08T22:25:00Z">
              <w:rPr/>
            </w:rPrChange>
          </w:rPr>
          <w:t xml:space="preserve"> </w:t>
        </w:r>
        <w:proofErr w:type="spellStart"/>
        <w:r w:rsidRPr="00314126">
          <w:rPr>
            <w:b w:val="0"/>
            <w:bCs/>
            <w:rPrChange w:id="695" w:author="HIKARI" w:date="2019-11-08T22:25:00Z">
              <w:rPr/>
            </w:rPrChange>
          </w:rPr>
          <w:t>hình</w:t>
        </w:r>
      </w:ins>
      <w:proofErr w:type="spellEnd"/>
      <w:ins w:id="696" w:author="HIKARI" w:date="2019-11-10T17:21:00Z">
        <w:r w:rsidR="001C69BD">
          <w:rPr>
            <w:b w:val="0"/>
            <w:bCs/>
          </w:rPr>
          <w:t xml:space="preserve"> </w:t>
        </w:r>
        <w:proofErr w:type="spellStart"/>
        <w:r w:rsidR="001C69BD">
          <w:rPr>
            <w:b w:val="0"/>
            <w:bCs/>
          </w:rPr>
          <w:t>và</w:t>
        </w:r>
      </w:ins>
      <w:proofErr w:type="spellEnd"/>
      <w:ins w:id="697" w:author="HIKARI" w:date="2019-11-08T22:24:00Z">
        <w:r w:rsidRPr="00314126">
          <w:rPr>
            <w:b w:val="0"/>
            <w:bCs/>
            <w:rPrChange w:id="698" w:author="HIKARI" w:date="2019-11-08T22:25:00Z">
              <w:rPr/>
            </w:rPrChange>
          </w:rPr>
          <w:t xml:space="preserve"> </w:t>
        </w:r>
        <w:proofErr w:type="spellStart"/>
        <w:r w:rsidRPr="00314126">
          <w:rPr>
            <w:b w:val="0"/>
            <w:bCs/>
            <w:rPrChange w:id="699" w:author="HIKARI" w:date="2019-11-08T22:25:00Z">
              <w:rPr/>
            </w:rPrChange>
          </w:rPr>
          <w:t>trù</w:t>
        </w:r>
        <w:proofErr w:type="spellEnd"/>
        <w:r w:rsidRPr="00314126">
          <w:rPr>
            <w:b w:val="0"/>
            <w:bCs/>
            <w:rPrChange w:id="700" w:author="HIKARI" w:date="2019-11-08T22:25:00Z">
              <w:rPr/>
            </w:rPrChange>
          </w:rPr>
          <w:t xml:space="preserve"> </w:t>
        </w:r>
        <w:proofErr w:type="spellStart"/>
        <w:r w:rsidRPr="00314126">
          <w:rPr>
            <w:b w:val="0"/>
            <w:bCs/>
            <w:rPrChange w:id="701" w:author="HIKARI" w:date="2019-11-08T22:25:00Z">
              <w:rPr/>
            </w:rPrChange>
          </w:rPr>
          <w:t>t</w:t>
        </w:r>
      </w:ins>
      <w:ins w:id="702" w:author="HIKARI" w:date="2019-11-10T17:21:00Z">
        <w:r w:rsidR="001C69BD">
          <w:rPr>
            <w:b w:val="0"/>
            <w:bCs/>
          </w:rPr>
          <w:t>ượ</w:t>
        </w:r>
      </w:ins>
      <w:ins w:id="703" w:author="HIKARI" w:date="2019-11-08T22:24:00Z">
        <w:r w:rsidRPr="00314126">
          <w:rPr>
            <w:b w:val="0"/>
            <w:bCs/>
            <w:rPrChange w:id="704" w:author="HIKARI" w:date="2019-11-08T22:25:00Z">
              <w:rPr/>
            </w:rPrChange>
          </w:rPr>
          <w:t>ng</w:t>
        </w:r>
      </w:ins>
      <w:proofErr w:type="spellEnd"/>
      <w:ins w:id="705" w:author="HIKARI" w:date="2019-11-08T22:25:00Z">
        <w:r w:rsidRPr="00314126">
          <w:rPr>
            <w:b w:val="0"/>
            <w:bCs/>
            <w:rPrChange w:id="706" w:author="HIKARI" w:date="2019-11-08T22:25:00Z">
              <w:rPr/>
            </w:rPrChange>
          </w:rPr>
          <w:t>.</w:t>
        </w:r>
      </w:ins>
    </w:p>
    <w:p w14:paraId="5FBEF866" w14:textId="7AE75CC3" w:rsidR="00314126" w:rsidRPr="00314126" w:rsidRDefault="00314126">
      <w:pPr>
        <w:pStyle w:val="ListParagraph"/>
        <w:numPr>
          <w:ilvl w:val="0"/>
          <w:numId w:val="45"/>
        </w:numPr>
        <w:rPr>
          <w:b w:val="0"/>
          <w:bCs/>
          <w:rPrChange w:id="707" w:author="HIKARI" w:date="2019-11-08T22:25:00Z">
            <w:rPr/>
          </w:rPrChange>
        </w:rPr>
        <w:pPrChange w:id="708" w:author="HIKARI" w:date="2019-11-08T22:22:00Z">
          <w:pPr>
            <w:pStyle w:val="ListParagraph"/>
            <w:numPr>
              <w:ilvl w:val="2"/>
              <w:numId w:val="2"/>
            </w:numPr>
            <w:ind w:left="2160" w:hanging="1080"/>
            <w:outlineLvl w:val="1"/>
          </w:pPr>
        </w:pPrChange>
      </w:pPr>
      <w:proofErr w:type="spellStart"/>
      <w:ins w:id="709" w:author="HIKARI" w:date="2019-11-08T22:26:00Z">
        <w:r>
          <w:rPr>
            <w:b w:val="0"/>
            <w:bCs/>
          </w:rPr>
          <w:t>Ứng</w:t>
        </w:r>
        <w:proofErr w:type="spellEnd"/>
        <w:r>
          <w:rPr>
            <w:b w:val="0"/>
            <w:bCs/>
          </w:rPr>
          <w:t xml:space="preserve"> </w:t>
        </w:r>
        <w:proofErr w:type="spellStart"/>
        <w:r>
          <w:rPr>
            <w:b w:val="0"/>
            <w:bCs/>
          </w:rPr>
          <w:t>dụng</w:t>
        </w:r>
        <w:proofErr w:type="spellEnd"/>
        <w:r>
          <w:rPr>
            <w:b w:val="0"/>
            <w:bCs/>
          </w:rPr>
          <w:t xml:space="preserve"> </w:t>
        </w:r>
        <w:proofErr w:type="spellStart"/>
        <w:r>
          <w:rPr>
            <w:b w:val="0"/>
            <w:bCs/>
          </w:rPr>
          <w:t>công</w:t>
        </w:r>
        <w:proofErr w:type="spellEnd"/>
        <w:r>
          <w:rPr>
            <w:b w:val="0"/>
            <w:bCs/>
          </w:rPr>
          <w:t xml:space="preserve"> </w:t>
        </w:r>
        <w:proofErr w:type="spellStart"/>
        <w:r>
          <w:rPr>
            <w:b w:val="0"/>
            <w:bCs/>
          </w:rPr>
          <w:t>nghệ</w:t>
        </w:r>
        <w:proofErr w:type="spellEnd"/>
        <w:r>
          <w:rPr>
            <w:b w:val="0"/>
            <w:bCs/>
          </w:rPr>
          <w:t xml:space="preserve"> </w:t>
        </w:r>
        <w:r w:rsidRPr="00314126">
          <w:rPr>
            <w:b w:val="0"/>
            <w:bCs/>
          </w:rPr>
          <w:t>Windows Presentation Foundation</w:t>
        </w:r>
        <w:r>
          <w:rPr>
            <w:b w:val="0"/>
            <w:bCs/>
          </w:rPr>
          <w:t xml:space="preserve"> (WPF) </w:t>
        </w:r>
        <w:proofErr w:type="spellStart"/>
        <w:r>
          <w:rPr>
            <w:b w:val="0"/>
            <w:bCs/>
          </w:rPr>
          <w:t>vào</w:t>
        </w:r>
        <w:proofErr w:type="spellEnd"/>
        <w:r>
          <w:rPr>
            <w:b w:val="0"/>
            <w:bCs/>
          </w:rPr>
          <w:t xml:space="preserve"> </w:t>
        </w:r>
        <w:proofErr w:type="spellStart"/>
        <w:r>
          <w:rPr>
            <w:b w:val="0"/>
            <w:bCs/>
          </w:rPr>
          <w:t>thiết</w:t>
        </w:r>
        <w:proofErr w:type="spellEnd"/>
        <w:r>
          <w:rPr>
            <w:b w:val="0"/>
            <w:bCs/>
          </w:rPr>
          <w:t xml:space="preserve"> </w:t>
        </w:r>
        <w:proofErr w:type="spellStart"/>
        <w:r>
          <w:rPr>
            <w:b w:val="0"/>
            <w:bCs/>
          </w:rPr>
          <w:t>kế</w:t>
        </w:r>
        <w:proofErr w:type="spellEnd"/>
        <w:r>
          <w:rPr>
            <w:b w:val="0"/>
            <w:bCs/>
          </w:rPr>
          <w:t xml:space="preserve"> </w:t>
        </w:r>
        <w:proofErr w:type="spellStart"/>
        <w:r>
          <w:rPr>
            <w:b w:val="0"/>
            <w:bCs/>
          </w:rPr>
          <w:t>giao</w:t>
        </w:r>
        <w:proofErr w:type="spellEnd"/>
        <w:r>
          <w:rPr>
            <w:b w:val="0"/>
            <w:bCs/>
          </w:rPr>
          <w:t xml:space="preserve"> </w:t>
        </w:r>
        <w:proofErr w:type="spellStart"/>
        <w:r>
          <w:rPr>
            <w:b w:val="0"/>
            <w:bCs/>
          </w:rPr>
          <w:t>diện</w:t>
        </w:r>
        <w:proofErr w:type="spellEnd"/>
        <w:r>
          <w:rPr>
            <w:b w:val="0"/>
            <w:bCs/>
          </w:rPr>
          <w:t xml:space="preserve"> </w:t>
        </w:r>
        <w:proofErr w:type="spellStart"/>
        <w:r>
          <w:rPr>
            <w:b w:val="0"/>
            <w:bCs/>
          </w:rPr>
          <w:t>người</w:t>
        </w:r>
        <w:proofErr w:type="spellEnd"/>
        <w:r>
          <w:rPr>
            <w:b w:val="0"/>
            <w:bCs/>
          </w:rPr>
          <w:t xml:space="preserve"> </w:t>
        </w:r>
        <w:proofErr w:type="spellStart"/>
        <w:r>
          <w:rPr>
            <w:b w:val="0"/>
            <w:bCs/>
          </w:rPr>
          <w:t>dùng</w:t>
        </w:r>
        <w:proofErr w:type="spellEnd"/>
        <w:r>
          <w:rPr>
            <w:b w:val="0"/>
            <w:bCs/>
          </w:rPr>
          <w:t>.</w:t>
        </w:r>
      </w:ins>
    </w:p>
    <w:p w14:paraId="4F3F7ED8" w14:textId="71C3BF34" w:rsidR="006A52B7" w:rsidRPr="00E24C10" w:rsidRDefault="002F05EA">
      <w:pPr>
        <w:pStyle w:val="Heading3"/>
        <w:numPr>
          <w:ilvl w:val="1"/>
          <w:numId w:val="42"/>
        </w:numPr>
        <w:ind w:left="1440"/>
        <w:pPrChange w:id="710" w:author="HIKARI" w:date="2019-11-08T21:16:00Z">
          <w:pPr>
            <w:pStyle w:val="ListParagraph"/>
            <w:numPr>
              <w:ilvl w:val="1"/>
              <w:numId w:val="2"/>
            </w:numPr>
            <w:ind w:left="1440" w:hanging="720"/>
            <w:outlineLvl w:val="2"/>
          </w:pPr>
        </w:pPrChange>
      </w:pPr>
      <w:bookmarkStart w:id="711" w:name="_Toc24298313"/>
      <w:r w:rsidRPr="00E24C10">
        <w:t xml:space="preserve">Machine Learning, </w:t>
      </w:r>
      <w:proofErr w:type="spellStart"/>
      <w:r w:rsidRPr="00E24C10">
        <w:t>Tensorflow</w:t>
      </w:r>
      <w:proofErr w:type="spellEnd"/>
      <w:r w:rsidRPr="00E24C10">
        <w:t xml:space="preserve"> </w:t>
      </w:r>
      <w:proofErr w:type="spellStart"/>
      <w:r w:rsidRPr="00E24C10">
        <w:t>và</w:t>
      </w:r>
      <w:proofErr w:type="spellEnd"/>
      <w:r w:rsidRPr="00E24C10">
        <w:t xml:space="preserve"> Layers API</w:t>
      </w:r>
      <w:bookmarkEnd w:id="711"/>
    </w:p>
    <w:p w14:paraId="51F20F3E" w14:textId="1CF246CF" w:rsidR="006A52B7" w:rsidRDefault="002F05EA">
      <w:pPr>
        <w:pStyle w:val="Heading4"/>
        <w:numPr>
          <w:ilvl w:val="2"/>
          <w:numId w:val="42"/>
        </w:numPr>
        <w:ind w:left="2160"/>
        <w:pPrChange w:id="712" w:author="HIKARI" w:date="2019-11-08T21:16:00Z">
          <w:pPr>
            <w:pStyle w:val="ListParagraph"/>
            <w:numPr>
              <w:ilvl w:val="2"/>
              <w:numId w:val="2"/>
            </w:numPr>
            <w:ind w:left="2160" w:hanging="1080"/>
            <w:outlineLvl w:val="3"/>
          </w:pPr>
        </w:pPrChange>
      </w:pPr>
      <w:bookmarkStart w:id="713" w:name="_Toc24298314"/>
      <w:proofErr w:type="spellStart"/>
      <w:r w:rsidRPr="00E24C10">
        <w:t>Lí</w:t>
      </w:r>
      <w:proofErr w:type="spellEnd"/>
      <w:r w:rsidRPr="00E24C10">
        <w:t xml:space="preserve"> </w:t>
      </w:r>
      <w:proofErr w:type="spellStart"/>
      <w:r w:rsidRPr="00E24C10">
        <w:t>thuyết</w:t>
      </w:r>
      <w:proofErr w:type="spellEnd"/>
      <w:r w:rsidRPr="00E24C10">
        <w:t xml:space="preserve"> Machine Learning </w:t>
      </w:r>
      <w:proofErr w:type="spellStart"/>
      <w:r w:rsidRPr="00E24C10">
        <w:t>cơ</w:t>
      </w:r>
      <w:proofErr w:type="spellEnd"/>
      <w:r w:rsidRPr="00E24C10">
        <w:t xml:space="preserve"> </w:t>
      </w:r>
      <w:proofErr w:type="spellStart"/>
      <w:r w:rsidRPr="00E24C10">
        <w:t>bản</w:t>
      </w:r>
      <w:bookmarkEnd w:id="713"/>
      <w:proofErr w:type="spellEnd"/>
    </w:p>
    <w:p w14:paraId="091E83A6" w14:textId="67443173" w:rsidR="00E24C10" w:rsidRDefault="00E24C10" w:rsidP="001719AC">
      <w:pPr>
        <w:ind w:firstLine="720"/>
        <w:jc w:val="both"/>
        <w:rPr>
          <w:b w:val="0"/>
          <w:bCs/>
          <w:szCs w:val="26"/>
        </w:rPr>
      </w:pPr>
      <w:proofErr w:type="spellStart"/>
      <w:r w:rsidRPr="00E24C10">
        <w:rPr>
          <w:b w:val="0"/>
          <w:bCs/>
          <w:szCs w:val="26"/>
        </w:rPr>
        <w:t>Những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năm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gần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đây</w:t>
      </w:r>
      <w:proofErr w:type="spellEnd"/>
      <w:r w:rsidRPr="00E24C10">
        <w:rPr>
          <w:b w:val="0"/>
          <w:bCs/>
          <w:szCs w:val="26"/>
        </w:rPr>
        <w:t xml:space="preserve">, </w:t>
      </w:r>
      <w:del w:id="714" w:author="phunghx@gmail.com" w:date="2019-11-08T20:17:00Z">
        <w:r w:rsidRPr="00E24C10" w:rsidDel="006961FC">
          <w:rPr>
            <w:b w:val="0"/>
            <w:bCs/>
            <w:szCs w:val="26"/>
          </w:rPr>
          <w:delText xml:space="preserve">AI - </w:delText>
        </w:r>
      </w:del>
      <w:r w:rsidRPr="00E24C10">
        <w:rPr>
          <w:b w:val="0"/>
          <w:bCs/>
          <w:szCs w:val="26"/>
        </w:rPr>
        <w:t>Artificial Intelligence (</w:t>
      </w:r>
      <w:proofErr w:type="spellStart"/>
      <w:r w:rsidRPr="00E24C10">
        <w:rPr>
          <w:b w:val="0"/>
          <w:bCs/>
          <w:szCs w:val="26"/>
        </w:rPr>
        <w:t>Trí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Tuệ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Nhân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Tạo</w:t>
      </w:r>
      <w:proofErr w:type="spellEnd"/>
      <w:ins w:id="715" w:author="phunghx@gmail.com" w:date="2019-11-08T20:17:00Z">
        <w:r w:rsidR="006961FC">
          <w:rPr>
            <w:b w:val="0"/>
            <w:bCs/>
            <w:szCs w:val="26"/>
          </w:rPr>
          <w:t xml:space="preserve"> - AI</w:t>
        </w:r>
      </w:ins>
      <w:r w:rsidRPr="00E24C10">
        <w:rPr>
          <w:b w:val="0"/>
          <w:bCs/>
          <w:szCs w:val="26"/>
        </w:rPr>
        <w:t xml:space="preserve">), </w:t>
      </w:r>
      <w:proofErr w:type="spellStart"/>
      <w:r w:rsidRPr="00E24C10">
        <w:rPr>
          <w:b w:val="0"/>
          <w:bCs/>
          <w:szCs w:val="26"/>
        </w:rPr>
        <w:t>và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cụ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thể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hơn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là</w:t>
      </w:r>
      <w:proofErr w:type="spellEnd"/>
      <w:r w:rsidRPr="00E24C10">
        <w:rPr>
          <w:b w:val="0"/>
          <w:bCs/>
          <w:szCs w:val="26"/>
        </w:rPr>
        <w:t xml:space="preserve"> Machine Learning (</w:t>
      </w:r>
      <w:proofErr w:type="spellStart"/>
      <w:r w:rsidRPr="00E24C10">
        <w:rPr>
          <w:b w:val="0"/>
          <w:bCs/>
          <w:szCs w:val="26"/>
        </w:rPr>
        <w:t>Học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Máy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hoặc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Máy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Học</w:t>
      </w:r>
      <w:proofErr w:type="spellEnd"/>
      <w:r w:rsidRPr="00E24C10">
        <w:rPr>
          <w:b w:val="0"/>
          <w:bCs/>
          <w:szCs w:val="26"/>
        </w:rPr>
        <w:t xml:space="preserve">) </w:t>
      </w:r>
      <w:proofErr w:type="spellStart"/>
      <w:r w:rsidRPr="00E24C10">
        <w:rPr>
          <w:b w:val="0"/>
          <w:bCs/>
          <w:szCs w:val="26"/>
        </w:rPr>
        <w:t>nổi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lên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như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một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bằng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chứng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của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cuộc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cách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mạng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công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nghiệp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lần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thứ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tư</w:t>
      </w:r>
      <w:proofErr w:type="spellEnd"/>
      <w:r w:rsidRPr="00E24C10">
        <w:rPr>
          <w:b w:val="0"/>
          <w:bCs/>
          <w:szCs w:val="26"/>
        </w:rPr>
        <w:t xml:space="preserve">. </w:t>
      </w:r>
      <w:del w:id="716" w:author="phunghx@gmail.com" w:date="2019-11-08T20:18:00Z">
        <w:r w:rsidRPr="00E24C10" w:rsidDel="006961FC">
          <w:rPr>
            <w:b w:val="0"/>
            <w:bCs/>
            <w:szCs w:val="26"/>
          </w:rPr>
          <w:delText>Trí Tuệ Nhân Tạo</w:delText>
        </w:r>
      </w:del>
      <w:ins w:id="717" w:author="phunghx@gmail.com" w:date="2019-11-08T20:18:00Z">
        <w:r w:rsidR="006961FC">
          <w:rPr>
            <w:b w:val="0"/>
            <w:bCs/>
            <w:szCs w:val="26"/>
          </w:rPr>
          <w:t xml:space="preserve"> </w:t>
        </w:r>
        <w:proofErr w:type="spellStart"/>
        <w:r w:rsidR="006961FC">
          <w:rPr>
            <w:b w:val="0"/>
            <w:bCs/>
            <w:szCs w:val="26"/>
          </w:rPr>
          <w:t>AI</w:t>
        </w:r>
      </w:ins>
      <w:del w:id="718" w:author="phunghx@gmail.com" w:date="2019-11-08T20:18:00Z">
        <w:r w:rsidRPr="00E24C10" w:rsidDel="006961FC">
          <w:rPr>
            <w:b w:val="0"/>
            <w:bCs/>
            <w:szCs w:val="26"/>
          </w:rPr>
          <w:delText xml:space="preserve"> </w:delText>
        </w:r>
      </w:del>
      <w:r w:rsidRPr="00E24C10">
        <w:rPr>
          <w:b w:val="0"/>
          <w:bCs/>
          <w:szCs w:val="26"/>
        </w:rPr>
        <w:t>đang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len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lỏi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vào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mọi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lĩnh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vực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trong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đời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sống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mà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có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thể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chúng</w:t>
      </w:r>
      <w:proofErr w:type="spellEnd"/>
      <w:r w:rsidRPr="00E24C10">
        <w:rPr>
          <w:b w:val="0"/>
          <w:bCs/>
          <w:szCs w:val="26"/>
        </w:rPr>
        <w:t xml:space="preserve"> ta </w:t>
      </w:r>
      <w:proofErr w:type="spellStart"/>
      <w:r w:rsidRPr="00E24C10">
        <w:rPr>
          <w:b w:val="0"/>
          <w:bCs/>
          <w:szCs w:val="26"/>
        </w:rPr>
        <w:t>không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nhận</w:t>
      </w:r>
      <w:proofErr w:type="spellEnd"/>
      <w:r w:rsidRPr="00E24C10">
        <w:rPr>
          <w:b w:val="0"/>
          <w:bCs/>
          <w:szCs w:val="26"/>
        </w:rPr>
        <w:t xml:space="preserve"> ra. </w:t>
      </w:r>
      <w:proofErr w:type="spellStart"/>
      <w:r w:rsidRPr="00E24C10">
        <w:rPr>
          <w:b w:val="0"/>
          <w:bCs/>
          <w:szCs w:val="26"/>
        </w:rPr>
        <w:t>Xe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tự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hành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của</w:t>
      </w:r>
      <w:proofErr w:type="spellEnd"/>
      <w:r w:rsidRPr="00E24C10">
        <w:rPr>
          <w:b w:val="0"/>
          <w:bCs/>
          <w:szCs w:val="26"/>
        </w:rPr>
        <w:t xml:space="preserve"> Google </w:t>
      </w:r>
      <w:proofErr w:type="spellStart"/>
      <w:r w:rsidRPr="00E24C10">
        <w:rPr>
          <w:b w:val="0"/>
          <w:bCs/>
          <w:szCs w:val="26"/>
        </w:rPr>
        <w:t>và</w:t>
      </w:r>
      <w:proofErr w:type="spellEnd"/>
      <w:r w:rsidRPr="00E24C10">
        <w:rPr>
          <w:b w:val="0"/>
          <w:bCs/>
          <w:szCs w:val="26"/>
        </w:rPr>
        <w:t xml:space="preserve"> Tesla, </w:t>
      </w:r>
      <w:proofErr w:type="spellStart"/>
      <w:r w:rsidRPr="00E24C10">
        <w:rPr>
          <w:b w:val="0"/>
          <w:bCs/>
          <w:szCs w:val="26"/>
        </w:rPr>
        <w:t>hệ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thống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tự</w:t>
      </w:r>
      <w:proofErr w:type="spellEnd"/>
      <w:r w:rsidRPr="00E24C10">
        <w:rPr>
          <w:b w:val="0"/>
          <w:bCs/>
          <w:szCs w:val="26"/>
        </w:rPr>
        <w:t xml:space="preserve"> tag </w:t>
      </w:r>
      <w:proofErr w:type="spellStart"/>
      <w:r w:rsidRPr="00E24C10">
        <w:rPr>
          <w:b w:val="0"/>
          <w:bCs/>
          <w:szCs w:val="26"/>
        </w:rPr>
        <w:t>khuôn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mặt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trong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ảnh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của</w:t>
      </w:r>
      <w:proofErr w:type="spellEnd"/>
      <w:r w:rsidRPr="00E24C10">
        <w:rPr>
          <w:b w:val="0"/>
          <w:bCs/>
          <w:szCs w:val="26"/>
        </w:rPr>
        <w:t xml:space="preserve"> Facebook, </w:t>
      </w:r>
      <w:proofErr w:type="spellStart"/>
      <w:r w:rsidRPr="00E24C10">
        <w:rPr>
          <w:b w:val="0"/>
          <w:bCs/>
          <w:szCs w:val="26"/>
        </w:rPr>
        <w:t>trợ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lý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ảo</w:t>
      </w:r>
      <w:proofErr w:type="spellEnd"/>
      <w:r w:rsidRPr="00E24C10">
        <w:rPr>
          <w:b w:val="0"/>
          <w:bCs/>
          <w:szCs w:val="26"/>
        </w:rPr>
        <w:t xml:space="preserve"> Siri </w:t>
      </w:r>
      <w:proofErr w:type="spellStart"/>
      <w:r w:rsidRPr="00E24C10">
        <w:rPr>
          <w:b w:val="0"/>
          <w:bCs/>
          <w:szCs w:val="26"/>
        </w:rPr>
        <w:t>của</w:t>
      </w:r>
      <w:proofErr w:type="spellEnd"/>
      <w:r w:rsidRPr="00E24C10">
        <w:rPr>
          <w:b w:val="0"/>
          <w:bCs/>
          <w:szCs w:val="26"/>
        </w:rPr>
        <w:t xml:space="preserve"> Apple, </w:t>
      </w:r>
      <w:proofErr w:type="spellStart"/>
      <w:r>
        <w:rPr>
          <w:b w:val="0"/>
          <w:bCs/>
          <w:szCs w:val="26"/>
        </w:rPr>
        <w:t>trợ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lí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ảo</w:t>
      </w:r>
      <w:proofErr w:type="spellEnd"/>
      <w:r>
        <w:rPr>
          <w:b w:val="0"/>
          <w:bCs/>
          <w:szCs w:val="26"/>
        </w:rPr>
        <w:t xml:space="preserve"> Alexa </w:t>
      </w:r>
      <w:proofErr w:type="spellStart"/>
      <w:r>
        <w:rPr>
          <w:b w:val="0"/>
          <w:bCs/>
          <w:szCs w:val="26"/>
        </w:rPr>
        <w:t>của</w:t>
      </w:r>
      <w:proofErr w:type="spellEnd"/>
      <w:r>
        <w:rPr>
          <w:b w:val="0"/>
          <w:bCs/>
          <w:szCs w:val="26"/>
        </w:rPr>
        <w:t xml:space="preserve"> Amazon, Cortana </w:t>
      </w:r>
      <w:proofErr w:type="spellStart"/>
      <w:r>
        <w:rPr>
          <w:b w:val="0"/>
          <w:bCs/>
          <w:szCs w:val="26"/>
        </w:rPr>
        <w:t>của</w:t>
      </w:r>
      <w:proofErr w:type="spellEnd"/>
      <w:r>
        <w:rPr>
          <w:b w:val="0"/>
          <w:bCs/>
          <w:szCs w:val="26"/>
        </w:rPr>
        <w:t xml:space="preserve"> Microsoft, </w:t>
      </w:r>
      <w:proofErr w:type="spellStart"/>
      <w:r w:rsidRPr="00E24C10">
        <w:rPr>
          <w:b w:val="0"/>
          <w:bCs/>
          <w:szCs w:val="26"/>
        </w:rPr>
        <w:t>hệ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thống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gợi</w:t>
      </w:r>
      <w:proofErr w:type="spellEnd"/>
      <w:r w:rsidRPr="00E24C10">
        <w:rPr>
          <w:b w:val="0"/>
          <w:bCs/>
          <w:szCs w:val="26"/>
        </w:rPr>
        <w:t xml:space="preserve"> ý </w:t>
      </w:r>
      <w:proofErr w:type="spellStart"/>
      <w:r w:rsidRPr="00E24C10">
        <w:rPr>
          <w:b w:val="0"/>
          <w:bCs/>
          <w:szCs w:val="26"/>
        </w:rPr>
        <w:t>sản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phẩm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của</w:t>
      </w:r>
      <w:proofErr w:type="spellEnd"/>
      <w:r w:rsidRPr="00E24C10">
        <w:rPr>
          <w:b w:val="0"/>
          <w:bCs/>
          <w:szCs w:val="26"/>
        </w:rPr>
        <w:t xml:space="preserve"> Amazon, </w:t>
      </w:r>
      <w:proofErr w:type="spellStart"/>
      <w:r w:rsidRPr="00E24C10">
        <w:rPr>
          <w:b w:val="0"/>
          <w:bCs/>
          <w:szCs w:val="26"/>
        </w:rPr>
        <w:t>hệ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thống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gợi</w:t>
      </w:r>
      <w:proofErr w:type="spellEnd"/>
      <w:r w:rsidRPr="00E24C10">
        <w:rPr>
          <w:b w:val="0"/>
          <w:bCs/>
          <w:szCs w:val="26"/>
        </w:rPr>
        <w:t xml:space="preserve"> ý </w:t>
      </w:r>
      <w:proofErr w:type="spellStart"/>
      <w:r w:rsidRPr="00E24C10">
        <w:rPr>
          <w:b w:val="0"/>
          <w:bCs/>
          <w:szCs w:val="26"/>
        </w:rPr>
        <w:t>phim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của</w:t>
      </w:r>
      <w:proofErr w:type="spellEnd"/>
      <w:r w:rsidRPr="00E24C10">
        <w:rPr>
          <w:b w:val="0"/>
          <w:bCs/>
          <w:szCs w:val="26"/>
        </w:rPr>
        <w:t xml:space="preserve"> Netflix, </w:t>
      </w:r>
      <w:proofErr w:type="spellStart"/>
      <w:r w:rsidRPr="00E24C10">
        <w:rPr>
          <w:b w:val="0"/>
          <w:bCs/>
          <w:szCs w:val="26"/>
        </w:rPr>
        <w:t>máy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chơi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cờ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vây</w:t>
      </w:r>
      <w:proofErr w:type="spellEnd"/>
      <w:r w:rsidRPr="00E24C10">
        <w:rPr>
          <w:b w:val="0"/>
          <w:bCs/>
          <w:szCs w:val="26"/>
        </w:rPr>
        <w:t xml:space="preserve"> AlphaGo </w:t>
      </w:r>
      <w:proofErr w:type="spellStart"/>
      <w:r w:rsidRPr="00E24C10">
        <w:rPr>
          <w:b w:val="0"/>
          <w:bCs/>
          <w:szCs w:val="26"/>
        </w:rPr>
        <w:t>của</w:t>
      </w:r>
      <w:proofErr w:type="spellEnd"/>
      <w:r w:rsidRPr="00E24C10">
        <w:rPr>
          <w:b w:val="0"/>
          <w:bCs/>
          <w:szCs w:val="26"/>
        </w:rPr>
        <w:t xml:space="preserve"> Google DeepMind, …, </w:t>
      </w:r>
      <w:proofErr w:type="spellStart"/>
      <w:r w:rsidRPr="00E24C10">
        <w:rPr>
          <w:b w:val="0"/>
          <w:bCs/>
          <w:szCs w:val="26"/>
        </w:rPr>
        <w:t>chỉ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là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một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vài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trong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vô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vàn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những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ứng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dụng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của</w:t>
      </w:r>
      <w:proofErr w:type="spellEnd"/>
      <w:r w:rsidRPr="00E24C10">
        <w:rPr>
          <w:b w:val="0"/>
          <w:bCs/>
          <w:szCs w:val="26"/>
        </w:rPr>
        <w:t xml:space="preserve"> AI</w:t>
      </w:r>
      <w:r>
        <w:rPr>
          <w:b w:val="0"/>
          <w:bCs/>
          <w:szCs w:val="26"/>
        </w:rPr>
        <w:t>.</w:t>
      </w:r>
    </w:p>
    <w:p w14:paraId="37318A85" w14:textId="49E7F7BD" w:rsidR="00E24C10" w:rsidDel="000D418A" w:rsidRDefault="00E24C10" w:rsidP="001719AC">
      <w:pPr>
        <w:ind w:firstLine="720"/>
        <w:jc w:val="both"/>
        <w:rPr>
          <w:del w:id="719" w:author="HIKARI" w:date="2019-11-09T20:37:00Z"/>
          <w:b w:val="0"/>
          <w:bCs/>
          <w:szCs w:val="26"/>
        </w:rPr>
      </w:pPr>
      <w:r w:rsidRPr="00E24C10">
        <w:rPr>
          <w:b w:val="0"/>
          <w:bCs/>
          <w:szCs w:val="26"/>
        </w:rPr>
        <w:t xml:space="preserve">Machine Learning </w:t>
      </w:r>
      <w:proofErr w:type="spellStart"/>
      <w:r w:rsidRPr="00E24C10">
        <w:rPr>
          <w:b w:val="0"/>
          <w:bCs/>
          <w:szCs w:val="26"/>
        </w:rPr>
        <w:t>là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một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tập</w:t>
      </w:r>
      <w:proofErr w:type="spellEnd"/>
      <w:r w:rsidRPr="00E24C10">
        <w:rPr>
          <w:b w:val="0"/>
          <w:bCs/>
          <w:szCs w:val="26"/>
        </w:rPr>
        <w:t xml:space="preserve"> con </w:t>
      </w:r>
      <w:proofErr w:type="spellStart"/>
      <w:r w:rsidRPr="00E24C10">
        <w:rPr>
          <w:b w:val="0"/>
          <w:bCs/>
          <w:szCs w:val="26"/>
        </w:rPr>
        <w:t>của</w:t>
      </w:r>
      <w:proofErr w:type="spellEnd"/>
      <w:r w:rsidRPr="00E24C10">
        <w:rPr>
          <w:b w:val="0"/>
          <w:bCs/>
          <w:szCs w:val="26"/>
        </w:rPr>
        <w:t xml:space="preserve"> AI. Theo </w:t>
      </w:r>
      <w:proofErr w:type="spellStart"/>
      <w:r w:rsidRPr="00E24C10">
        <w:rPr>
          <w:b w:val="0"/>
          <w:bCs/>
          <w:szCs w:val="26"/>
        </w:rPr>
        <w:t>định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nghĩa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của</w:t>
      </w:r>
      <w:proofErr w:type="spellEnd"/>
      <w:r w:rsidRPr="00E24C10">
        <w:rPr>
          <w:b w:val="0"/>
          <w:bCs/>
          <w:szCs w:val="26"/>
        </w:rPr>
        <w:t xml:space="preserve"> Wikipedia, Machine learning is the subfield of computer science that “gives computers the ability to learn without being explicitly programmed”. </w:t>
      </w:r>
      <w:proofErr w:type="spellStart"/>
      <w:r w:rsidRPr="00E24C10">
        <w:rPr>
          <w:b w:val="0"/>
          <w:bCs/>
          <w:szCs w:val="26"/>
        </w:rPr>
        <w:t>Nói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đơn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giản</w:t>
      </w:r>
      <w:proofErr w:type="spellEnd"/>
      <w:r w:rsidRPr="00E24C10">
        <w:rPr>
          <w:b w:val="0"/>
          <w:bCs/>
          <w:szCs w:val="26"/>
        </w:rPr>
        <w:t xml:space="preserve">, Machine Learning </w:t>
      </w:r>
      <w:proofErr w:type="spellStart"/>
      <w:r w:rsidRPr="00E24C10">
        <w:rPr>
          <w:b w:val="0"/>
          <w:bCs/>
          <w:szCs w:val="26"/>
        </w:rPr>
        <w:t>là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một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lĩnh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vực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nhỏ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của</w:t>
      </w:r>
      <w:proofErr w:type="spellEnd"/>
      <w:r w:rsidRPr="00E24C10">
        <w:rPr>
          <w:b w:val="0"/>
          <w:bCs/>
          <w:szCs w:val="26"/>
        </w:rPr>
        <w:t xml:space="preserve"> Khoa </w:t>
      </w:r>
      <w:proofErr w:type="spellStart"/>
      <w:r w:rsidRPr="00E24C10">
        <w:rPr>
          <w:b w:val="0"/>
          <w:bCs/>
          <w:szCs w:val="26"/>
        </w:rPr>
        <w:t>Học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Máy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Tính</w:t>
      </w:r>
      <w:proofErr w:type="spellEnd"/>
      <w:r w:rsidRPr="00E24C10">
        <w:rPr>
          <w:b w:val="0"/>
          <w:bCs/>
          <w:szCs w:val="26"/>
        </w:rPr>
        <w:t xml:space="preserve">, </w:t>
      </w:r>
      <w:proofErr w:type="spellStart"/>
      <w:r w:rsidRPr="00E24C10">
        <w:rPr>
          <w:b w:val="0"/>
          <w:bCs/>
          <w:szCs w:val="26"/>
        </w:rPr>
        <w:t>nó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có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khả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năng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tự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học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hỏi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dựa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trên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dữ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liệu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đưa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vào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mà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không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cần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phải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được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lập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trình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cụ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thể</w:t>
      </w:r>
      <w:proofErr w:type="spellEnd"/>
      <w:r>
        <w:rPr>
          <w:b w:val="0"/>
          <w:bCs/>
          <w:szCs w:val="26"/>
        </w:rPr>
        <w:t>.</w:t>
      </w:r>
    </w:p>
    <w:p w14:paraId="6317F2D0" w14:textId="77777777" w:rsidR="00F71041" w:rsidRPr="00E24C10" w:rsidRDefault="00F71041">
      <w:pPr>
        <w:ind w:firstLine="720"/>
        <w:jc w:val="both"/>
        <w:rPr>
          <w:b w:val="0"/>
        </w:rPr>
      </w:pPr>
    </w:p>
    <w:p w14:paraId="1794D7BD" w14:textId="0246AD24" w:rsidR="006A52B7" w:rsidRDefault="002F05EA">
      <w:pPr>
        <w:pStyle w:val="Heading4"/>
        <w:numPr>
          <w:ilvl w:val="2"/>
          <w:numId w:val="42"/>
        </w:numPr>
        <w:ind w:left="1980"/>
        <w:pPrChange w:id="720" w:author="HIKARI" w:date="2019-11-08T21:17:00Z">
          <w:pPr>
            <w:pStyle w:val="ListParagraph"/>
            <w:numPr>
              <w:ilvl w:val="2"/>
              <w:numId w:val="2"/>
            </w:numPr>
            <w:ind w:left="2160" w:hanging="1080"/>
            <w:outlineLvl w:val="3"/>
          </w:pPr>
        </w:pPrChange>
      </w:pPr>
      <w:bookmarkStart w:id="721" w:name="_Toc24298315"/>
      <w:proofErr w:type="spellStart"/>
      <w:r w:rsidRPr="00E24C10">
        <w:lastRenderedPageBreak/>
        <w:t>Thư</w:t>
      </w:r>
      <w:proofErr w:type="spellEnd"/>
      <w:r w:rsidRPr="00E24C10">
        <w:t xml:space="preserve"> </w:t>
      </w:r>
      <w:proofErr w:type="spellStart"/>
      <w:r w:rsidRPr="00E24C10">
        <w:t>viện</w:t>
      </w:r>
      <w:proofErr w:type="spellEnd"/>
      <w:r w:rsidRPr="00E24C10">
        <w:t xml:space="preserve"> ML Tensor</w:t>
      </w:r>
      <w:ins w:id="722" w:author="HIKARI" w:date="2019-11-09T14:57:00Z">
        <w:r w:rsidR="00A758DB">
          <w:t>F</w:t>
        </w:r>
      </w:ins>
      <w:del w:id="723" w:author="HIKARI" w:date="2019-11-09T14:57:00Z">
        <w:r w:rsidRPr="00E24C10" w:rsidDel="00A758DB">
          <w:delText>f</w:delText>
        </w:r>
      </w:del>
      <w:r w:rsidRPr="00E24C10">
        <w:t>low</w:t>
      </w:r>
      <w:bookmarkEnd w:id="721"/>
    </w:p>
    <w:p w14:paraId="30009A37" w14:textId="7927F3AB" w:rsidR="00A66198" w:rsidDel="000D418A" w:rsidRDefault="00A66198" w:rsidP="0090526D">
      <w:pPr>
        <w:ind w:firstLine="720"/>
        <w:jc w:val="both"/>
        <w:rPr>
          <w:del w:id="724" w:author="HIKARI" w:date="2019-11-09T20:37:00Z"/>
          <w:b w:val="0"/>
          <w:bCs/>
          <w:szCs w:val="26"/>
        </w:rPr>
        <w:pPrChange w:id="725" w:author="HIKARI" w:date="2019-11-10T17:22:00Z">
          <w:pPr>
            <w:ind w:firstLine="720"/>
          </w:pPr>
        </w:pPrChange>
      </w:pPr>
      <w:r w:rsidRPr="00A66198">
        <w:rPr>
          <w:b w:val="0"/>
          <w:bCs/>
          <w:szCs w:val="26"/>
        </w:rPr>
        <w:t>TensorFlow</w:t>
      </w:r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là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một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thư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viện</w:t>
      </w:r>
      <w:proofErr w:type="spellEnd"/>
      <w:r>
        <w:rPr>
          <w:b w:val="0"/>
          <w:bCs/>
          <w:szCs w:val="26"/>
        </w:rPr>
        <w:t xml:space="preserve"> Machine </w:t>
      </w:r>
      <w:proofErr w:type="spellStart"/>
      <w:r>
        <w:rPr>
          <w:b w:val="0"/>
          <w:bCs/>
          <w:szCs w:val="26"/>
        </w:rPr>
        <w:t>Learining</w:t>
      </w:r>
      <w:proofErr w:type="spellEnd"/>
      <w:r w:rsidRPr="00A66198">
        <w:rPr>
          <w:b w:val="0"/>
          <w:bCs/>
          <w:szCs w:val="26"/>
        </w:rPr>
        <w:t xml:space="preserve"> </w:t>
      </w:r>
      <w:proofErr w:type="spellStart"/>
      <w:r w:rsidRPr="00A66198">
        <w:rPr>
          <w:b w:val="0"/>
          <w:bCs/>
          <w:szCs w:val="26"/>
        </w:rPr>
        <w:t>được</w:t>
      </w:r>
      <w:proofErr w:type="spellEnd"/>
      <w:r w:rsidRPr="00A66198">
        <w:rPr>
          <w:b w:val="0"/>
          <w:bCs/>
          <w:szCs w:val="26"/>
        </w:rPr>
        <w:t xml:space="preserve"> Google </w:t>
      </w:r>
      <w:proofErr w:type="spellStart"/>
      <w:r w:rsidRPr="00A66198">
        <w:rPr>
          <w:b w:val="0"/>
          <w:bCs/>
          <w:szCs w:val="26"/>
        </w:rPr>
        <w:t>phát</w:t>
      </w:r>
      <w:proofErr w:type="spellEnd"/>
      <w:r w:rsidRPr="00A66198">
        <w:rPr>
          <w:b w:val="0"/>
          <w:bCs/>
          <w:szCs w:val="26"/>
        </w:rPr>
        <w:t xml:space="preserve"> </w:t>
      </w:r>
      <w:proofErr w:type="spellStart"/>
      <w:r w:rsidRPr="00A66198">
        <w:rPr>
          <w:b w:val="0"/>
          <w:bCs/>
          <w:szCs w:val="26"/>
        </w:rPr>
        <w:t>triển</w:t>
      </w:r>
      <w:proofErr w:type="spellEnd"/>
      <w:r w:rsidRPr="00A66198">
        <w:rPr>
          <w:b w:val="0"/>
          <w:bCs/>
          <w:szCs w:val="26"/>
        </w:rPr>
        <w:t xml:space="preserve"> </w:t>
      </w:r>
      <w:proofErr w:type="spellStart"/>
      <w:r w:rsidRPr="00A66198">
        <w:rPr>
          <w:b w:val="0"/>
          <w:bCs/>
          <w:szCs w:val="26"/>
        </w:rPr>
        <w:t>và</w:t>
      </w:r>
      <w:proofErr w:type="spellEnd"/>
      <w:r w:rsidRPr="00A66198">
        <w:rPr>
          <w:b w:val="0"/>
          <w:bCs/>
          <w:szCs w:val="26"/>
        </w:rPr>
        <w:t xml:space="preserve"> </w:t>
      </w:r>
      <w:proofErr w:type="spellStart"/>
      <w:r w:rsidRPr="00A66198">
        <w:rPr>
          <w:b w:val="0"/>
          <w:bCs/>
          <w:szCs w:val="26"/>
        </w:rPr>
        <w:t>phát</w:t>
      </w:r>
      <w:proofErr w:type="spellEnd"/>
      <w:r w:rsidRPr="00A66198">
        <w:rPr>
          <w:b w:val="0"/>
          <w:bCs/>
          <w:szCs w:val="26"/>
        </w:rPr>
        <w:t xml:space="preserve"> </w:t>
      </w:r>
      <w:proofErr w:type="spellStart"/>
      <w:r w:rsidRPr="00A66198">
        <w:rPr>
          <w:b w:val="0"/>
          <w:bCs/>
          <w:szCs w:val="26"/>
        </w:rPr>
        <w:t>hành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vào</w:t>
      </w:r>
      <w:proofErr w:type="spellEnd"/>
      <w:r w:rsidRPr="00A66198">
        <w:rPr>
          <w:b w:val="0"/>
          <w:bCs/>
          <w:szCs w:val="26"/>
        </w:rPr>
        <w:t xml:space="preserve"> </w:t>
      </w:r>
      <w:proofErr w:type="spellStart"/>
      <w:r w:rsidRPr="00A66198">
        <w:rPr>
          <w:b w:val="0"/>
          <w:bCs/>
          <w:szCs w:val="26"/>
        </w:rPr>
        <w:t>tháng</w:t>
      </w:r>
      <w:proofErr w:type="spellEnd"/>
      <w:r w:rsidRPr="00A66198">
        <w:rPr>
          <w:b w:val="0"/>
          <w:bCs/>
          <w:szCs w:val="26"/>
        </w:rPr>
        <w:t xml:space="preserve"> 10 </w:t>
      </w:r>
      <w:proofErr w:type="spellStart"/>
      <w:r w:rsidRPr="00A66198">
        <w:rPr>
          <w:b w:val="0"/>
          <w:bCs/>
          <w:szCs w:val="26"/>
        </w:rPr>
        <w:t>năm</w:t>
      </w:r>
      <w:proofErr w:type="spellEnd"/>
      <w:r w:rsidRPr="00A66198">
        <w:rPr>
          <w:b w:val="0"/>
          <w:bCs/>
          <w:szCs w:val="26"/>
        </w:rPr>
        <w:t xml:space="preserve"> 2015. </w:t>
      </w:r>
      <w:proofErr w:type="spellStart"/>
      <w:r w:rsidRPr="00A66198">
        <w:rPr>
          <w:b w:val="0"/>
          <w:bCs/>
          <w:szCs w:val="26"/>
        </w:rPr>
        <w:t>Thư</w:t>
      </w:r>
      <w:proofErr w:type="spellEnd"/>
      <w:r w:rsidRPr="00A66198">
        <w:rPr>
          <w:b w:val="0"/>
          <w:bCs/>
          <w:szCs w:val="26"/>
        </w:rPr>
        <w:t xml:space="preserve"> </w:t>
      </w:r>
      <w:proofErr w:type="spellStart"/>
      <w:r w:rsidRPr="00A66198">
        <w:rPr>
          <w:b w:val="0"/>
          <w:bCs/>
          <w:szCs w:val="26"/>
        </w:rPr>
        <w:t>viện</w:t>
      </w:r>
      <w:proofErr w:type="spellEnd"/>
      <w:r w:rsidRPr="00A66198">
        <w:rPr>
          <w:b w:val="0"/>
          <w:bCs/>
          <w:szCs w:val="26"/>
        </w:rPr>
        <w:t xml:space="preserve"> </w:t>
      </w:r>
      <w:proofErr w:type="spellStart"/>
      <w:r w:rsidRPr="00A66198">
        <w:rPr>
          <w:b w:val="0"/>
          <w:bCs/>
          <w:szCs w:val="26"/>
        </w:rPr>
        <w:t>này</w:t>
      </w:r>
      <w:proofErr w:type="spellEnd"/>
      <w:r w:rsidRPr="00A66198">
        <w:rPr>
          <w:b w:val="0"/>
          <w:bCs/>
          <w:szCs w:val="26"/>
        </w:rPr>
        <w:t xml:space="preserve"> </w:t>
      </w:r>
      <w:proofErr w:type="spellStart"/>
      <w:r w:rsidRPr="00A66198">
        <w:rPr>
          <w:b w:val="0"/>
          <w:bCs/>
          <w:szCs w:val="26"/>
        </w:rPr>
        <w:t>hỗ</w:t>
      </w:r>
      <w:proofErr w:type="spellEnd"/>
      <w:r w:rsidRPr="00A66198">
        <w:rPr>
          <w:b w:val="0"/>
          <w:bCs/>
          <w:szCs w:val="26"/>
        </w:rPr>
        <w:t xml:space="preserve"> </w:t>
      </w:r>
      <w:proofErr w:type="spellStart"/>
      <w:r w:rsidRPr="00A66198">
        <w:rPr>
          <w:b w:val="0"/>
          <w:bCs/>
          <w:szCs w:val="26"/>
        </w:rPr>
        <w:t>trợ</w:t>
      </w:r>
      <w:proofErr w:type="spellEnd"/>
      <w:r w:rsidRPr="00A66198">
        <w:rPr>
          <w:b w:val="0"/>
          <w:bCs/>
          <w:szCs w:val="26"/>
        </w:rPr>
        <w:t xml:space="preserve"> </w:t>
      </w:r>
      <w:proofErr w:type="spellStart"/>
      <w:r w:rsidRPr="00A66198">
        <w:rPr>
          <w:b w:val="0"/>
          <w:bCs/>
          <w:szCs w:val="26"/>
        </w:rPr>
        <w:t>xây</w:t>
      </w:r>
      <w:proofErr w:type="spellEnd"/>
      <w:r w:rsidRPr="00A66198">
        <w:rPr>
          <w:b w:val="0"/>
          <w:bCs/>
          <w:szCs w:val="26"/>
        </w:rPr>
        <w:t xml:space="preserve"> </w:t>
      </w:r>
      <w:proofErr w:type="spellStart"/>
      <w:r w:rsidRPr="00A66198">
        <w:rPr>
          <w:b w:val="0"/>
          <w:bCs/>
          <w:szCs w:val="26"/>
        </w:rPr>
        <w:t>dựng</w:t>
      </w:r>
      <w:proofErr w:type="spellEnd"/>
      <w:r w:rsidRPr="00A66198">
        <w:rPr>
          <w:b w:val="0"/>
          <w:bCs/>
          <w:szCs w:val="26"/>
        </w:rPr>
        <w:t xml:space="preserve"> </w:t>
      </w:r>
      <w:proofErr w:type="spellStart"/>
      <w:r w:rsidRPr="00A66198">
        <w:rPr>
          <w:b w:val="0"/>
          <w:bCs/>
          <w:szCs w:val="26"/>
        </w:rPr>
        <w:t>các</w:t>
      </w:r>
      <w:proofErr w:type="spellEnd"/>
      <w:r w:rsidRPr="00A66198">
        <w:rPr>
          <w:b w:val="0"/>
          <w:bCs/>
          <w:szCs w:val="26"/>
        </w:rPr>
        <w:t xml:space="preserve"> </w:t>
      </w:r>
      <w:proofErr w:type="spellStart"/>
      <w:r w:rsidRPr="00A66198">
        <w:rPr>
          <w:b w:val="0"/>
          <w:bCs/>
          <w:szCs w:val="26"/>
        </w:rPr>
        <w:t>mô</w:t>
      </w:r>
      <w:proofErr w:type="spellEnd"/>
      <w:r w:rsidRPr="00A66198">
        <w:rPr>
          <w:b w:val="0"/>
          <w:bCs/>
          <w:szCs w:val="26"/>
        </w:rPr>
        <w:t xml:space="preserve"> </w:t>
      </w:r>
      <w:proofErr w:type="spellStart"/>
      <w:r w:rsidRPr="00A66198">
        <w:rPr>
          <w:b w:val="0"/>
          <w:bCs/>
          <w:szCs w:val="26"/>
        </w:rPr>
        <w:t>hình</w:t>
      </w:r>
      <w:proofErr w:type="spellEnd"/>
      <w:r>
        <w:rPr>
          <w:b w:val="0"/>
          <w:bCs/>
          <w:szCs w:val="26"/>
        </w:rPr>
        <w:t xml:space="preserve"> Machine Learning</w:t>
      </w:r>
      <w:r w:rsidRPr="00A66198">
        <w:rPr>
          <w:b w:val="0"/>
          <w:bCs/>
          <w:szCs w:val="26"/>
        </w:rPr>
        <w:t xml:space="preserve"> </w:t>
      </w:r>
      <w:proofErr w:type="spellStart"/>
      <w:r w:rsidRPr="00A66198">
        <w:rPr>
          <w:b w:val="0"/>
          <w:bCs/>
          <w:szCs w:val="26"/>
        </w:rPr>
        <w:t>rất</w:t>
      </w:r>
      <w:proofErr w:type="spellEnd"/>
      <w:r w:rsidRPr="00A66198">
        <w:rPr>
          <w:b w:val="0"/>
          <w:bCs/>
          <w:szCs w:val="26"/>
        </w:rPr>
        <w:t xml:space="preserve"> </w:t>
      </w:r>
      <w:proofErr w:type="spellStart"/>
      <w:r w:rsidRPr="00A66198">
        <w:rPr>
          <w:b w:val="0"/>
          <w:bCs/>
          <w:szCs w:val="26"/>
        </w:rPr>
        <w:t>phức</w:t>
      </w:r>
      <w:proofErr w:type="spellEnd"/>
      <w:r w:rsidRPr="00A66198">
        <w:rPr>
          <w:b w:val="0"/>
          <w:bCs/>
          <w:szCs w:val="26"/>
        </w:rPr>
        <w:t xml:space="preserve"> </w:t>
      </w:r>
      <w:proofErr w:type="spellStart"/>
      <w:r w:rsidRPr="00A66198">
        <w:rPr>
          <w:b w:val="0"/>
          <w:bCs/>
          <w:szCs w:val="26"/>
        </w:rPr>
        <w:t>tạp</w:t>
      </w:r>
      <w:proofErr w:type="spellEnd"/>
      <w:r w:rsidRPr="00A66198">
        <w:rPr>
          <w:b w:val="0"/>
          <w:bCs/>
          <w:szCs w:val="26"/>
        </w:rPr>
        <w:t xml:space="preserve"> qua </w:t>
      </w:r>
      <w:proofErr w:type="spellStart"/>
      <w:r w:rsidRPr="00A66198">
        <w:rPr>
          <w:b w:val="0"/>
          <w:bCs/>
          <w:szCs w:val="26"/>
        </w:rPr>
        <w:t>những</w:t>
      </w:r>
      <w:proofErr w:type="spellEnd"/>
      <w:r w:rsidRPr="00A66198">
        <w:rPr>
          <w:b w:val="0"/>
          <w:bCs/>
          <w:szCs w:val="26"/>
        </w:rPr>
        <w:t xml:space="preserve"> API </w:t>
      </w:r>
      <w:proofErr w:type="spellStart"/>
      <w:r w:rsidRPr="00A66198">
        <w:rPr>
          <w:b w:val="0"/>
          <w:bCs/>
          <w:szCs w:val="26"/>
        </w:rPr>
        <w:t>cực</w:t>
      </w:r>
      <w:proofErr w:type="spellEnd"/>
      <w:r w:rsidRPr="00A66198">
        <w:rPr>
          <w:b w:val="0"/>
          <w:bCs/>
          <w:szCs w:val="26"/>
        </w:rPr>
        <w:t xml:space="preserve"> </w:t>
      </w:r>
      <w:proofErr w:type="spellStart"/>
      <w:r w:rsidRPr="00A66198">
        <w:rPr>
          <w:b w:val="0"/>
          <w:bCs/>
          <w:szCs w:val="26"/>
        </w:rPr>
        <w:t>kì</w:t>
      </w:r>
      <w:proofErr w:type="spellEnd"/>
      <w:r w:rsidRPr="00A66198">
        <w:rPr>
          <w:b w:val="0"/>
          <w:bCs/>
          <w:szCs w:val="26"/>
        </w:rPr>
        <w:t xml:space="preserve"> </w:t>
      </w:r>
      <w:proofErr w:type="spellStart"/>
      <w:r w:rsidRPr="00A66198">
        <w:rPr>
          <w:b w:val="0"/>
          <w:bCs/>
          <w:szCs w:val="26"/>
        </w:rPr>
        <w:t>ngắn</w:t>
      </w:r>
      <w:proofErr w:type="spellEnd"/>
      <w:r w:rsidRPr="00A66198">
        <w:rPr>
          <w:b w:val="0"/>
          <w:bCs/>
          <w:szCs w:val="26"/>
        </w:rPr>
        <w:t xml:space="preserve"> </w:t>
      </w:r>
      <w:proofErr w:type="spellStart"/>
      <w:r w:rsidRPr="00A66198">
        <w:rPr>
          <w:b w:val="0"/>
          <w:bCs/>
          <w:szCs w:val="26"/>
        </w:rPr>
        <w:t>gọn</w:t>
      </w:r>
      <w:proofErr w:type="spellEnd"/>
      <w:r w:rsidRPr="00A66198">
        <w:rPr>
          <w:b w:val="0"/>
          <w:bCs/>
          <w:szCs w:val="26"/>
        </w:rPr>
        <w:t xml:space="preserve">. </w:t>
      </w:r>
      <w:proofErr w:type="spellStart"/>
      <w:r w:rsidRPr="00A66198">
        <w:rPr>
          <w:b w:val="0"/>
          <w:bCs/>
          <w:szCs w:val="26"/>
        </w:rPr>
        <w:t>Các</w:t>
      </w:r>
      <w:proofErr w:type="spellEnd"/>
      <w:r w:rsidRPr="00A66198">
        <w:rPr>
          <w:b w:val="0"/>
          <w:bCs/>
          <w:szCs w:val="26"/>
        </w:rPr>
        <w:t xml:space="preserve"> </w:t>
      </w:r>
      <w:proofErr w:type="spellStart"/>
      <w:r w:rsidRPr="00A66198">
        <w:rPr>
          <w:b w:val="0"/>
          <w:bCs/>
          <w:szCs w:val="26"/>
        </w:rPr>
        <w:t>mô</w:t>
      </w:r>
      <w:proofErr w:type="spellEnd"/>
      <w:r w:rsidRPr="00A66198">
        <w:rPr>
          <w:b w:val="0"/>
          <w:bCs/>
          <w:szCs w:val="26"/>
        </w:rPr>
        <w:t xml:space="preserve"> </w:t>
      </w:r>
      <w:proofErr w:type="spellStart"/>
      <w:r w:rsidRPr="00A66198">
        <w:rPr>
          <w:b w:val="0"/>
          <w:bCs/>
          <w:szCs w:val="26"/>
        </w:rPr>
        <w:t>hình</w:t>
      </w:r>
      <w:proofErr w:type="spellEnd"/>
      <w:r w:rsidRPr="00A66198">
        <w:rPr>
          <w:b w:val="0"/>
          <w:bCs/>
          <w:szCs w:val="26"/>
        </w:rPr>
        <w:t xml:space="preserve"> </w:t>
      </w:r>
      <w:r>
        <w:rPr>
          <w:b w:val="0"/>
          <w:bCs/>
          <w:szCs w:val="26"/>
        </w:rPr>
        <w:t>Machine Learning</w:t>
      </w:r>
      <w:r w:rsidRPr="00A66198">
        <w:rPr>
          <w:b w:val="0"/>
          <w:bCs/>
          <w:szCs w:val="26"/>
        </w:rPr>
        <w:t xml:space="preserve"> </w:t>
      </w:r>
      <w:proofErr w:type="spellStart"/>
      <w:r w:rsidRPr="00A66198">
        <w:rPr>
          <w:b w:val="0"/>
          <w:bCs/>
          <w:szCs w:val="26"/>
        </w:rPr>
        <w:t>phát</w:t>
      </w:r>
      <w:proofErr w:type="spellEnd"/>
      <w:r w:rsidRPr="00A66198">
        <w:rPr>
          <w:b w:val="0"/>
          <w:bCs/>
          <w:szCs w:val="26"/>
        </w:rPr>
        <w:t xml:space="preserve"> </w:t>
      </w:r>
      <w:proofErr w:type="spellStart"/>
      <w:r w:rsidRPr="00A66198">
        <w:rPr>
          <w:b w:val="0"/>
          <w:bCs/>
          <w:szCs w:val="26"/>
        </w:rPr>
        <w:t>triển</w:t>
      </w:r>
      <w:proofErr w:type="spellEnd"/>
      <w:r w:rsidRPr="00A66198">
        <w:rPr>
          <w:b w:val="0"/>
          <w:bCs/>
          <w:szCs w:val="26"/>
        </w:rPr>
        <w:t xml:space="preserve"> </w:t>
      </w:r>
      <w:proofErr w:type="spellStart"/>
      <w:r w:rsidRPr="00A66198">
        <w:rPr>
          <w:b w:val="0"/>
          <w:bCs/>
          <w:szCs w:val="26"/>
        </w:rPr>
        <w:t>trên</w:t>
      </w:r>
      <w:proofErr w:type="spellEnd"/>
      <w:r w:rsidRPr="00A66198">
        <w:rPr>
          <w:b w:val="0"/>
          <w:bCs/>
          <w:szCs w:val="26"/>
        </w:rPr>
        <w:t xml:space="preserve"> TensorFlow </w:t>
      </w:r>
      <w:proofErr w:type="spellStart"/>
      <w:r w:rsidRPr="00A66198">
        <w:rPr>
          <w:b w:val="0"/>
          <w:bCs/>
          <w:szCs w:val="26"/>
        </w:rPr>
        <w:t>có</w:t>
      </w:r>
      <w:proofErr w:type="spellEnd"/>
      <w:r w:rsidRPr="00A66198">
        <w:rPr>
          <w:b w:val="0"/>
          <w:bCs/>
          <w:szCs w:val="26"/>
        </w:rPr>
        <w:t xml:space="preserve"> </w:t>
      </w:r>
      <w:proofErr w:type="spellStart"/>
      <w:r w:rsidRPr="00A66198">
        <w:rPr>
          <w:b w:val="0"/>
          <w:bCs/>
          <w:szCs w:val="26"/>
        </w:rPr>
        <w:t>thể</w:t>
      </w:r>
      <w:proofErr w:type="spellEnd"/>
      <w:r w:rsidRPr="00A66198">
        <w:rPr>
          <w:b w:val="0"/>
          <w:bCs/>
          <w:szCs w:val="26"/>
        </w:rPr>
        <w:t xml:space="preserve"> </w:t>
      </w:r>
      <w:proofErr w:type="spellStart"/>
      <w:r w:rsidRPr="00A66198">
        <w:rPr>
          <w:b w:val="0"/>
          <w:bCs/>
          <w:szCs w:val="26"/>
        </w:rPr>
        <w:t>được</w:t>
      </w:r>
      <w:proofErr w:type="spellEnd"/>
      <w:r w:rsidRPr="00A66198">
        <w:rPr>
          <w:b w:val="0"/>
          <w:bCs/>
          <w:szCs w:val="26"/>
        </w:rPr>
        <w:t xml:space="preserve"> </w:t>
      </w:r>
      <w:proofErr w:type="spellStart"/>
      <w:r w:rsidRPr="00A66198">
        <w:rPr>
          <w:b w:val="0"/>
          <w:bCs/>
          <w:szCs w:val="26"/>
        </w:rPr>
        <w:t>sử</w:t>
      </w:r>
      <w:proofErr w:type="spellEnd"/>
      <w:r w:rsidRPr="00A66198">
        <w:rPr>
          <w:b w:val="0"/>
          <w:bCs/>
          <w:szCs w:val="26"/>
        </w:rPr>
        <w:t xml:space="preserve"> </w:t>
      </w:r>
      <w:proofErr w:type="spellStart"/>
      <w:r w:rsidRPr="00A66198">
        <w:rPr>
          <w:b w:val="0"/>
          <w:bCs/>
          <w:szCs w:val="26"/>
        </w:rPr>
        <w:t>dụng</w:t>
      </w:r>
      <w:proofErr w:type="spellEnd"/>
      <w:r w:rsidRPr="00A66198">
        <w:rPr>
          <w:b w:val="0"/>
          <w:bCs/>
          <w:szCs w:val="26"/>
        </w:rPr>
        <w:t xml:space="preserve"> </w:t>
      </w:r>
      <w:proofErr w:type="spellStart"/>
      <w:r w:rsidRPr="00A66198">
        <w:rPr>
          <w:b w:val="0"/>
          <w:bCs/>
          <w:szCs w:val="26"/>
        </w:rPr>
        <w:t>trên</w:t>
      </w:r>
      <w:proofErr w:type="spellEnd"/>
      <w:r w:rsidRPr="00A66198">
        <w:rPr>
          <w:b w:val="0"/>
          <w:bCs/>
          <w:szCs w:val="26"/>
        </w:rPr>
        <w:t xml:space="preserve"> </w:t>
      </w:r>
      <w:proofErr w:type="spellStart"/>
      <w:r w:rsidRPr="00A66198">
        <w:rPr>
          <w:b w:val="0"/>
          <w:bCs/>
          <w:szCs w:val="26"/>
        </w:rPr>
        <w:t>nhiều</w:t>
      </w:r>
      <w:proofErr w:type="spellEnd"/>
      <w:r w:rsidRPr="00A66198"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nền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tảng</w:t>
      </w:r>
      <w:proofErr w:type="spellEnd"/>
      <w:r w:rsidRPr="00A66198">
        <w:rPr>
          <w:b w:val="0"/>
          <w:bCs/>
          <w:szCs w:val="26"/>
        </w:rPr>
        <w:t xml:space="preserve"> </w:t>
      </w:r>
      <w:proofErr w:type="spellStart"/>
      <w:r w:rsidRPr="00A66198">
        <w:rPr>
          <w:b w:val="0"/>
          <w:bCs/>
          <w:szCs w:val="26"/>
        </w:rPr>
        <w:t>khác</w:t>
      </w:r>
      <w:proofErr w:type="spellEnd"/>
      <w:r w:rsidRPr="00A66198">
        <w:rPr>
          <w:b w:val="0"/>
          <w:bCs/>
          <w:szCs w:val="26"/>
        </w:rPr>
        <w:t xml:space="preserve"> </w:t>
      </w:r>
      <w:proofErr w:type="spellStart"/>
      <w:r w:rsidRPr="00A66198">
        <w:rPr>
          <w:b w:val="0"/>
          <w:bCs/>
          <w:szCs w:val="26"/>
        </w:rPr>
        <w:t>nhau</w:t>
      </w:r>
      <w:proofErr w:type="spellEnd"/>
      <w:r w:rsidRPr="00A66198">
        <w:rPr>
          <w:b w:val="0"/>
          <w:bCs/>
          <w:szCs w:val="26"/>
        </w:rPr>
        <w:t xml:space="preserve"> (</w:t>
      </w:r>
      <w:proofErr w:type="spellStart"/>
      <w:r w:rsidRPr="00A66198">
        <w:rPr>
          <w:b w:val="0"/>
          <w:bCs/>
          <w:szCs w:val="26"/>
        </w:rPr>
        <w:t>từ</w:t>
      </w:r>
      <w:proofErr w:type="spellEnd"/>
      <w:r w:rsidRPr="00A66198">
        <w:rPr>
          <w:b w:val="0"/>
          <w:bCs/>
          <w:szCs w:val="26"/>
        </w:rPr>
        <w:t xml:space="preserve"> </w:t>
      </w:r>
      <w:r>
        <w:rPr>
          <w:b w:val="0"/>
          <w:bCs/>
          <w:szCs w:val="26"/>
        </w:rPr>
        <w:t>S</w:t>
      </w:r>
      <w:r w:rsidRPr="00A66198">
        <w:rPr>
          <w:b w:val="0"/>
          <w:bCs/>
          <w:szCs w:val="26"/>
        </w:rPr>
        <w:t xml:space="preserve">martphone </w:t>
      </w:r>
      <w:proofErr w:type="spellStart"/>
      <w:r w:rsidRPr="00A66198">
        <w:rPr>
          <w:b w:val="0"/>
          <w:bCs/>
          <w:szCs w:val="26"/>
        </w:rPr>
        <w:t>tới</w:t>
      </w:r>
      <w:proofErr w:type="spellEnd"/>
      <w:r w:rsidRPr="00A66198">
        <w:rPr>
          <w:b w:val="0"/>
          <w:bCs/>
          <w:szCs w:val="26"/>
        </w:rPr>
        <w:t xml:space="preserve"> </w:t>
      </w:r>
      <w:r>
        <w:rPr>
          <w:b w:val="0"/>
          <w:bCs/>
          <w:szCs w:val="26"/>
        </w:rPr>
        <w:t>D</w:t>
      </w:r>
      <w:r w:rsidRPr="00A66198">
        <w:rPr>
          <w:b w:val="0"/>
          <w:bCs/>
          <w:szCs w:val="26"/>
        </w:rPr>
        <w:t xml:space="preserve">istributed </w:t>
      </w:r>
      <w:r>
        <w:rPr>
          <w:b w:val="0"/>
          <w:bCs/>
          <w:szCs w:val="26"/>
        </w:rPr>
        <w:t>S</w:t>
      </w:r>
      <w:r w:rsidRPr="00A66198">
        <w:rPr>
          <w:b w:val="0"/>
          <w:bCs/>
          <w:szCs w:val="26"/>
        </w:rPr>
        <w:t xml:space="preserve">ervers) </w:t>
      </w:r>
      <w:proofErr w:type="spellStart"/>
      <w:r w:rsidRPr="00A66198">
        <w:rPr>
          <w:b w:val="0"/>
          <w:bCs/>
          <w:szCs w:val="26"/>
        </w:rPr>
        <w:t>và</w:t>
      </w:r>
      <w:proofErr w:type="spellEnd"/>
      <w:r w:rsidRPr="00A66198">
        <w:rPr>
          <w:b w:val="0"/>
          <w:bCs/>
          <w:szCs w:val="26"/>
        </w:rPr>
        <w:t xml:space="preserve"> </w:t>
      </w:r>
      <w:proofErr w:type="spellStart"/>
      <w:r w:rsidRPr="00A66198">
        <w:rPr>
          <w:b w:val="0"/>
          <w:bCs/>
          <w:szCs w:val="26"/>
        </w:rPr>
        <w:t>trên</w:t>
      </w:r>
      <w:proofErr w:type="spellEnd"/>
      <w:r w:rsidRPr="00A66198">
        <w:rPr>
          <w:b w:val="0"/>
          <w:bCs/>
          <w:szCs w:val="26"/>
        </w:rPr>
        <w:t xml:space="preserve"> </w:t>
      </w:r>
      <w:proofErr w:type="spellStart"/>
      <w:r w:rsidRPr="00A66198">
        <w:rPr>
          <w:b w:val="0"/>
          <w:bCs/>
          <w:szCs w:val="26"/>
        </w:rPr>
        <w:t>cả</w:t>
      </w:r>
      <w:proofErr w:type="spellEnd"/>
      <w:r w:rsidRPr="00A66198">
        <w:rPr>
          <w:b w:val="0"/>
          <w:bCs/>
          <w:szCs w:val="26"/>
        </w:rPr>
        <w:t xml:space="preserve"> CPUs </w:t>
      </w:r>
      <w:proofErr w:type="spellStart"/>
      <w:r w:rsidRPr="00A66198">
        <w:rPr>
          <w:b w:val="0"/>
          <w:bCs/>
          <w:szCs w:val="26"/>
        </w:rPr>
        <w:t>lẫn</w:t>
      </w:r>
      <w:proofErr w:type="spellEnd"/>
      <w:r w:rsidRPr="00A66198">
        <w:rPr>
          <w:b w:val="0"/>
          <w:bCs/>
          <w:szCs w:val="26"/>
        </w:rPr>
        <w:t xml:space="preserve"> GPUs.</w:t>
      </w:r>
    </w:p>
    <w:p w14:paraId="0CBBE60E" w14:textId="1F754F2D" w:rsidR="00A66198" w:rsidRDefault="00A66198" w:rsidP="0090526D">
      <w:pPr>
        <w:ind w:firstLine="720"/>
        <w:jc w:val="both"/>
        <w:rPr>
          <w:b w:val="0"/>
          <w:bCs/>
          <w:szCs w:val="26"/>
        </w:rPr>
        <w:pPrChange w:id="726" w:author="HIKARI" w:date="2019-11-10T17:22:00Z">
          <w:pPr/>
        </w:pPrChange>
      </w:pPr>
    </w:p>
    <w:p w14:paraId="7327BAA7" w14:textId="77777777" w:rsidR="00A66198" w:rsidRPr="00A66198" w:rsidRDefault="00A66198" w:rsidP="006D67D9">
      <w:pPr>
        <w:rPr>
          <w:b w:val="0"/>
          <w:bCs/>
          <w:szCs w:val="26"/>
        </w:rPr>
        <w:pPrChange w:id="727" w:author="HIKARI" w:date="2019-11-10T17:31:00Z">
          <w:pPr>
            <w:jc w:val="both"/>
            <w:outlineLvl w:val="3"/>
          </w:pPr>
        </w:pPrChange>
      </w:pPr>
    </w:p>
    <w:p w14:paraId="158B9B92" w14:textId="56833D1E" w:rsidR="003663AA" w:rsidRDefault="002F05EA">
      <w:pPr>
        <w:pStyle w:val="Heading4"/>
        <w:numPr>
          <w:ilvl w:val="2"/>
          <w:numId w:val="42"/>
        </w:numPr>
        <w:ind w:left="2160"/>
        <w:pPrChange w:id="728" w:author="HIKARI" w:date="2019-11-08T21:18:00Z">
          <w:pPr>
            <w:pStyle w:val="ListParagraph"/>
            <w:numPr>
              <w:ilvl w:val="2"/>
              <w:numId w:val="2"/>
            </w:numPr>
            <w:ind w:left="2160" w:hanging="1080"/>
            <w:outlineLvl w:val="3"/>
          </w:pPr>
        </w:pPrChange>
      </w:pPr>
      <w:bookmarkStart w:id="729" w:name="_Toc24298316"/>
      <w:r w:rsidRPr="00E24C10">
        <w:t xml:space="preserve">Layers API </w:t>
      </w:r>
      <w:proofErr w:type="spellStart"/>
      <w:r w:rsidRPr="00E24C10">
        <w:t>của</w:t>
      </w:r>
      <w:proofErr w:type="spellEnd"/>
      <w:r w:rsidRPr="00E24C10">
        <w:t xml:space="preserve"> Tensor</w:t>
      </w:r>
      <w:r w:rsidR="00A432C9">
        <w:t>F</w:t>
      </w:r>
      <w:r w:rsidRPr="00E24C10">
        <w:t>low</w:t>
      </w:r>
      <w:bookmarkEnd w:id="729"/>
    </w:p>
    <w:p w14:paraId="63E8C46C" w14:textId="23052605" w:rsidR="00A66198" w:rsidRPr="00A66198" w:rsidRDefault="00A66198">
      <w:pPr>
        <w:pStyle w:val="Heading5"/>
        <w:numPr>
          <w:ilvl w:val="3"/>
          <w:numId w:val="42"/>
        </w:numPr>
        <w:ind w:left="2880"/>
        <w:pPrChange w:id="730" w:author="HIKARI" w:date="2019-11-08T21:18:00Z">
          <w:pPr>
            <w:pStyle w:val="ListParagraph"/>
            <w:numPr>
              <w:ilvl w:val="3"/>
              <w:numId w:val="2"/>
            </w:numPr>
            <w:ind w:left="2520" w:hanging="1080"/>
            <w:outlineLvl w:val="4"/>
          </w:pPr>
        </w:pPrChange>
      </w:pPr>
      <w:bookmarkStart w:id="731" w:name="_Toc24298317"/>
      <w:r w:rsidRPr="00A66198">
        <w:t xml:space="preserve">Artificial Neural </w:t>
      </w:r>
      <w:ins w:id="732" w:author="HIKARI" w:date="2019-11-09T14:56:00Z">
        <w:r w:rsidR="00505291">
          <w:t>N</w:t>
        </w:r>
      </w:ins>
      <w:del w:id="733" w:author="HIKARI" w:date="2019-11-09T14:56:00Z">
        <w:r w:rsidRPr="00A66198" w:rsidDel="00505291">
          <w:delText>n</w:delText>
        </w:r>
      </w:del>
      <w:r w:rsidRPr="00A66198">
        <w:t>etwork</w:t>
      </w:r>
      <w:r w:rsidR="0053340C">
        <w:t xml:space="preserve"> (ANN)</w:t>
      </w:r>
      <w:bookmarkEnd w:id="731"/>
    </w:p>
    <w:p w14:paraId="5D58801F" w14:textId="77777777" w:rsidR="00324FE9" w:rsidRDefault="00A66198" w:rsidP="00324FE9">
      <w:pPr>
        <w:keepNext/>
      </w:pPr>
      <w:r>
        <w:rPr>
          <w:noProof/>
          <w:szCs w:val="26"/>
        </w:rPr>
        <w:drawing>
          <wp:inline distT="0" distB="0" distL="0" distR="0" wp14:anchorId="1B3F94E5" wp14:editId="5B842FBB">
            <wp:extent cx="6561734" cy="3784009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6217" cy="37923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CD22E1" w14:textId="2AC7ACEE" w:rsidR="00A66198" w:rsidRPr="00324FE9" w:rsidRDefault="00324FE9" w:rsidP="00324FE9">
      <w:pPr>
        <w:pStyle w:val="Caption"/>
        <w:jc w:val="center"/>
        <w:rPr>
          <w:sz w:val="20"/>
          <w:szCs w:val="20"/>
        </w:rPr>
      </w:pPr>
      <w:bookmarkStart w:id="734" w:name="_Toc24298356"/>
      <w:proofErr w:type="spellStart"/>
      <w:r w:rsidRPr="00324FE9">
        <w:rPr>
          <w:sz w:val="20"/>
          <w:szCs w:val="20"/>
        </w:rPr>
        <w:t>Hình</w:t>
      </w:r>
      <w:proofErr w:type="spellEnd"/>
      <w:r w:rsidRPr="00324FE9">
        <w:rPr>
          <w:sz w:val="20"/>
          <w:szCs w:val="20"/>
        </w:rPr>
        <w:t xml:space="preserve"> </w:t>
      </w:r>
      <w:r w:rsidRPr="00324FE9">
        <w:rPr>
          <w:sz w:val="20"/>
          <w:szCs w:val="20"/>
        </w:rPr>
        <w:fldChar w:fldCharType="begin"/>
      </w:r>
      <w:r w:rsidRPr="00324FE9">
        <w:rPr>
          <w:sz w:val="20"/>
          <w:szCs w:val="20"/>
        </w:rPr>
        <w:instrText xml:space="preserve"> SEQ Hình \* ARABIC </w:instrText>
      </w:r>
      <w:r w:rsidRPr="00324FE9">
        <w:rPr>
          <w:sz w:val="20"/>
          <w:szCs w:val="20"/>
        </w:rPr>
        <w:fldChar w:fldCharType="separate"/>
      </w:r>
      <w:r w:rsidR="000D50D6">
        <w:rPr>
          <w:noProof/>
          <w:sz w:val="20"/>
          <w:szCs w:val="20"/>
        </w:rPr>
        <w:t>1</w:t>
      </w:r>
      <w:r w:rsidRPr="00324FE9">
        <w:rPr>
          <w:sz w:val="20"/>
          <w:szCs w:val="20"/>
        </w:rPr>
        <w:fldChar w:fldCharType="end"/>
      </w:r>
      <w:r w:rsidRPr="00324FE9">
        <w:rPr>
          <w:sz w:val="20"/>
          <w:szCs w:val="20"/>
        </w:rPr>
        <w:t xml:space="preserve">: </w:t>
      </w:r>
      <w:proofErr w:type="spellStart"/>
      <w:r w:rsidRPr="00324FE9">
        <w:rPr>
          <w:sz w:val="20"/>
          <w:szCs w:val="20"/>
        </w:rPr>
        <w:t>Mô</w:t>
      </w:r>
      <w:proofErr w:type="spellEnd"/>
      <w:r w:rsidRPr="00324FE9">
        <w:rPr>
          <w:sz w:val="20"/>
          <w:szCs w:val="20"/>
        </w:rPr>
        <w:t xml:space="preserve"> </w:t>
      </w:r>
      <w:proofErr w:type="spellStart"/>
      <w:r w:rsidRPr="00324FE9">
        <w:rPr>
          <w:sz w:val="20"/>
          <w:szCs w:val="20"/>
        </w:rPr>
        <w:t>hình</w:t>
      </w:r>
      <w:proofErr w:type="spellEnd"/>
      <w:r w:rsidRPr="00324FE9">
        <w:rPr>
          <w:sz w:val="20"/>
          <w:szCs w:val="20"/>
        </w:rPr>
        <w:t xml:space="preserve"> </w:t>
      </w:r>
      <w:proofErr w:type="spellStart"/>
      <w:r w:rsidRPr="00324FE9">
        <w:rPr>
          <w:sz w:val="20"/>
          <w:szCs w:val="20"/>
        </w:rPr>
        <w:t>mạng</w:t>
      </w:r>
      <w:proofErr w:type="spellEnd"/>
      <w:r w:rsidRPr="00324FE9">
        <w:rPr>
          <w:sz w:val="20"/>
          <w:szCs w:val="20"/>
        </w:rPr>
        <w:t xml:space="preserve"> Neural </w:t>
      </w:r>
      <w:proofErr w:type="spellStart"/>
      <w:r w:rsidRPr="00324FE9">
        <w:rPr>
          <w:sz w:val="20"/>
          <w:szCs w:val="20"/>
        </w:rPr>
        <w:t>nhân</w:t>
      </w:r>
      <w:proofErr w:type="spellEnd"/>
      <w:r w:rsidRPr="00324FE9">
        <w:rPr>
          <w:sz w:val="20"/>
          <w:szCs w:val="20"/>
        </w:rPr>
        <w:t xml:space="preserve"> </w:t>
      </w:r>
      <w:proofErr w:type="spellStart"/>
      <w:r w:rsidRPr="00324FE9">
        <w:rPr>
          <w:sz w:val="20"/>
          <w:szCs w:val="20"/>
        </w:rPr>
        <w:t>tạo</w:t>
      </w:r>
      <w:bookmarkEnd w:id="734"/>
      <w:proofErr w:type="spellEnd"/>
    </w:p>
    <w:p w14:paraId="257FB78F" w14:textId="77777777" w:rsidR="00324FE9" w:rsidRPr="00324FE9" w:rsidRDefault="00324FE9" w:rsidP="00324FE9">
      <w:pPr>
        <w:keepNext/>
      </w:pPr>
    </w:p>
    <w:p w14:paraId="5565C45F" w14:textId="7A7040B8" w:rsidR="0053340C" w:rsidRDefault="0053340C" w:rsidP="003D5DE8">
      <w:pPr>
        <w:rPr>
          <w:b w:val="0"/>
          <w:bCs/>
          <w:szCs w:val="26"/>
        </w:rPr>
      </w:pPr>
      <w:r>
        <w:rPr>
          <w:b w:val="0"/>
          <w:bCs/>
          <w:szCs w:val="26"/>
        </w:rPr>
        <w:tab/>
      </w:r>
      <w:proofErr w:type="spellStart"/>
      <w:r w:rsidRPr="0053340C">
        <w:rPr>
          <w:b w:val="0"/>
          <w:bCs/>
          <w:szCs w:val="26"/>
        </w:rPr>
        <w:t>Mạng</w:t>
      </w:r>
      <w:proofErr w:type="spellEnd"/>
      <w:r w:rsidRPr="0053340C">
        <w:rPr>
          <w:b w:val="0"/>
          <w:bCs/>
          <w:szCs w:val="26"/>
        </w:rPr>
        <w:t xml:space="preserve"> </w:t>
      </w:r>
      <w:r>
        <w:rPr>
          <w:b w:val="0"/>
          <w:bCs/>
          <w:szCs w:val="26"/>
        </w:rPr>
        <w:t>N</w:t>
      </w:r>
      <w:r w:rsidRPr="0053340C">
        <w:rPr>
          <w:b w:val="0"/>
          <w:bCs/>
          <w:szCs w:val="26"/>
        </w:rPr>
        <w:t xml:space="preserve">eural </w:t>
      </w:r>
      <w:proofErr w:type="spellStart"/>
      <w:r w:rsidRPr="0053340C">
        <w:rPr>
          <w:b w:val="0"/>
          <w:bCs/>
          <w:szCs w:val="26"/>
        </w:rPr>
        <w:t>nhân</w:t>
      </w:r>
      <w:proofErr w:type="spellEnd"/>
      <w:r w:rsidRPr="0053340C">
        <w:rPr>
          <w:b w:val="0"/>
          <w:bCs/>
          <w:szCs w:val="26"/>
        </w:rPr>
        <w:t xml:space="preserve"> </w:t>
      </w:r>
      <w:proofErr w:type="spellStart"/>
      <w:r w:rsidRPr="0053340C">
        <w:rPr>
          <w:b w:val="0"/>
          <w:bCs/>
          <w:szCs w:val="26"/>
        </w:rPr>
        <w:t>tạo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là</w:t>
      </w:r>
      <w:proofErr w:type="spellEnd"/>
      <w:r w:rsidRPr="0053340C">
        <w:rPr>
          <w:b w:val="0"/>
          <w:bCs/>
          <w:szCs w:val="26"/>
        </w:rPr>
        <w:t xml:space="preserve"> </w:t>
      </w:r>
      <w:proofErr w:type="spellStart"/>
      <w:r w:rsidRPr="0053340C">
        <w:rPr>
          <w:b w:val="0"/>
          <w:bCs/>
          <w:szCs w:val="26"/>
        </w:rPr>
        <w:t>sự</w:t>
      </w:r>
      <w:proofErr w:type="spellEnd"/>
      <w:r w:rsidRPr="0053340C">
        <w:rPr>
          <w:b w:val="0"/>
          <w:bCs/>
          <w:szCs w:val="26"/>
        </w:rPr>
        <w:t xml:space="preserve"> </w:t>
      </w:r>
      <w:proofErr w:type="spellStart"/>
      <w:r w:rsidRPr="0053340C">
        <w:rPr>
          <w:b w:val="0"/>
          <w:bCs/>
          <w:szCs w:val="26"/>
        </w:rPr>
        <w:t>kết</w:t>
      </w:r>
      <w:proofErr w:type="spellEnd"/>
      <w:r w:rsidRPr="0053340C">
        <w:rPr>
          <w:b w:val="0"/>
          <w:bCs/>
          <w:szCs w:val="26"/>
        </w:rPr>
        <w:t xml:space="preserve"> </w:t>
      </w:r>
      <w:proofErr w:type="spellStart"/>
      <w:r w:rsidRPr="0053340C">
        <w:rPr>
          <w:b w:val="0"/>
          <w:bCs/>
          <w:szCs w:val="26"/>
        </w:rPr>
        <w:t>hợp</w:t>
      </w:r>
      <w:proofErr w:type="spellEnd"/>
      <w:r w:rsidRPr="0053340C">
        <w:rPr>
          <w:b w:val="0"/>
          <w:bCs/>
          <w:szCs w:val="26"/>
        </w:rPr>
        <w:t xml:space="preserve"> </w:t>
      </w:r>
      <w:proofErr w:type="spellStart"/>
      <w:r w:rsidRPr="0053340C">
        <w:rPr>
          <w:b w:val="0"/>
          <w:bCs/>
          <w:szCs w:val="26"/>
        </w:rPr>
        <w:t>của</w:t>
      </w:r>
      <w:proofErr w:type="spellEnd"/>
      <w:r w:rsidRPr="0053340C">
        <w:rPr>
          <w:b w:val="0"/>
          <w:bCs/>
          <w:szCs w:val="26"/>
        </w:rPr>
        <w:t xml:space="preserve"> </w:t>
      </w:r>
      <w:proofErr w:type="spellStart"/>
      <w:r w:rsidRPr="0053340C">
        <w:rPr>
          <w:b w:val="0"/>
          <w:bCs/>
          <w:szCs w:val="26"/>
        </w:rPr>
        <w:t>của</w:t>
      </w:r>
      <w:proofErr w:type="spellEnd"/>
      <w:r w:rsidRPr="0053340C">
        <w:rPr>
          <w:b w:val="0"/>
          <w:bCs/>
          <w:szCs w:val="26"/>
        </w:rPr>
        <w:t xml:space="preserve"> </w:t>
      </w:r>
      <w:proofErr w:type="spellStart"/>
      <w:r w:rsidRPr="0053340C">
        <w:rPr>
          <w:b w:val="0"/>
          <w:bCs/>
          <w:szCs w:val="26"/>
        </w:rPr>
        <w:t>các</w:t>
      </w:r>
      <w:proofErr w:type="spellEnd"/>
      <w:r w:rsidRPr="0053340C">
        <w:rPr>
          <w:b w:val="0"/>
          <w:bCs/>
          <w:szCs w:val="26"/>
        </w:rPr>
        <w:t xml:space="preserve"> </w:t>
      </w:r>
      <w:proofErr w:type="spellStart"/>
      <w:r w:rsidRPr="0053340C">
        <w:rPr>
          <w:b w:val="0"/>
          <w:bCs/>
          <w:szCs w:val="26"/>
        </w:rPr>
        <w:t>tầng</w:t>
      </w:r>
      <w:proofErr w:type="spellEnd"/>
      <w:r w:rsidRPr="0053340C">
        <w:rPr>
          <w:b w:val="0"/>
          <w:bCs/>
          <w:szCs w:val="26"/>
        </w:rPr>
        <w:t xml:space="preserve"> perceptron hay </w:t>
      </w:r>
      <w:proofErr w:type="spellStart"/>
      <w:r w:rsidRPr="0053340C">
        <w:rPr>
          <w:b w:val="0"/>
          <w:bCs/>
          <w:szCs w:val="26"/>
        </w:rPr>
        <w:t>còn</w:t>
      </w:r>
      <w:proofErr w:type="spellEnd"/>
      <w:r w:rsidRPr="0053340C">
        <w:rPr>
          <w:b w:val="0"/>
          <w:bCs/>
          <w:szCs w:val="26"/>
        </w:rPr>
        <w:t xml:space="preserve"> </w:t>
      </w:r>
      <w:proofErr w:type="spellStart"/>
      <w:r w:rsidRPr="0053340C">
        <w:rPr>
          <w:b w:val="0"/>
          <w:bCs/>
          <w:szCs w:val="26"/>
        </w:rPr>
        <w:t>được</w:t>
      </w:r>
      <w:proofErr w:type="spellEnd"/>
      <w:r w:rsidRPr="0053340C">
        <w:rPr>
          <w:b w:val="0"/>
          <w:bCs/>
          <w:szCs w:val="26"/>
        </w:rPr>
        <w:t xml:space="preserve"> </w:t>
      </w:r>
      <w:proofErr w:type="spellStart"/>
      <w:r w:rsidRPr="0053340C">
        <w:rPr>
          <w:b w:val="0"/>
          <w:bCs/>
          <w:szCs w:val="26"/>
        </w:rPr>
        <w:t>gọi</w:t>
      </w:r>
      <w:proofErr w:type="spellEnd"/>
      <w:r w:rsidRPr="0053340C">
        <w:rPr>
          <w:b w:val="0"/>
          <w:bCs/>
          <w:szCs w:val="26"/>
        </w:rPr>
        <w:t xml:space="preserve"> </w:t>
      </w:r>
      <w:proofErr w:type="spellStart"/>
      <w:r w:rsidRPr="0053340C">
        <w:rPr>
          <w:b w:val="0"/>
          <w:bCs/>
          <w:szCs w:val="26"/>
        </w:rPr>
        <w:t>là</w:t>
      </w:r>
      <w:proofErr w:type="spellEnd"/>
      <w:r w:rsidRPr="0053340C">
        <w:rPr>
          <w:b w:val="0"/>
          <w:bCs/>
          <w:szCs w:val="26"/>
        </w:rPr>
        <w:t xml:space="preserve"> perceptron </w:t>
      </w:r>
      <w:proofErr w:type="spellStart"/>
      <w:r w:rsidRPr="0053340C">
        <w:rPr>
          <w:b w:val="0"/>
          <w:bCs/>
          <w:szCs w:val="26"/>
        </w:rPr>
        <w:t>đa</w:t>
      </w:r>
      <w:proofErr w:type="spellEnd"/>
      <w:r w:rsidRPr="0053340C">
        <w:rPr>
          <w:b w:val="0"/>
          <w:bCs/>
          <w:szCs w:val="26"/>
        </w:rPr>
        <w:t xml:space="preserve"> </w:t>
      </w:r>
      <w:proofErr w:type="spellStart"/>
      <w:r w:rsidRPr="0053340C">
        <w:rPr>
          <w:b w:val="0"/>
          <w:bCs/>
          <w:szCs w:val="26"/>
        </w:rPr>
        <w:t>tầng</w:t>
      </w:r>
      <w:proofErr w:type="spellEnd"/>
      <w:r>
        <w:rPr>
          <w:b w:val="0"/>
          <w:bCs/>
          <w:szCs w:val="26"/>
        </w:rPr>
        <w:t>.</w:t>
      </w:r>
    </w:p>
    <w:p w14:paraId="1E702D05" w14:textId="2B7F75A8" w:rsidR="0053340C" w:rsidRPr="0053340C" w:rsidRDefault="0053340C" w:rsidP="003D5DE8">
      <w:pPr>
        <w:rPr>
          <w:b w:val="0"/>
          <w:bCs/>
          <w:szCs w:val="26"/>
        </w:rPr>
      </w:pPr>
      <w:r w:rsidRPr="0053340C">
        <w:t xml:space="preserve"> </w:t>
      </w:r>
      <w:r>
        <w:tab/>
      </w:r>
      <w:proofErr w:type="spellStart"/>
      <w:r w:rsidRPr="0053340C">
        <w:rPr>
          <w:b w:val="0"/>
          <w:bCs/>
          <w:szCs w:val="26"/>
        </w:rPr>
        <w:t>Một</w:t>
      </w:r>
      <w:proofErr w:type="spellEnd"/>
      <w:r w:rsidRPr="0053340C">
        <w:rPr>
          <w:b w:val="0"/>
          <w:bCs/>
          <w:szCs w:val="26"/>
        </w:rPr>
        <w:t xml:space="preserve"> </w:t>
      </w:r>
      <w:proofErr w:type="spellStart"/>
      <w:r w:rsidRPr="0053340C">
        <w:rPr>
          <w:b w:val="0"/>
          <w:bCs/>
          <w:szCs w:val="26"/>
        </w:rPr>
        <w:t>mạng</w:t>
      </w:r>
      <w:proofErr w:type="spellEnd"/>
      <w:r w:rsidRPr="0053340C">
        <w:rPr>
          <w:b w:val="0"/>
          <w:bCs/>
          <w:szCs w:val="26"/>
        </w:rPr>
        <w:t xml:space="preserve"> </w:t>
      </w:r>
      <w:r w:rsidR="007704A2">
        <w:rPr>
          <w:b w:val="0"/>
          <w:bCs/>
          <w:szCs w:val="26"/>
        </w:rPr>
        <w:t>A</w:t>
      </w:r>
      <w:r w:rsidRPr="0053340C">
        <w:rPr>
          <w:b w:val="0"/>
          <w:bCs/>
          <w:szCs w:val="26"/>
        </w:rPr>
        <w:t xml:space="preserve">NN </w:t>
      </w:r>
      <w:proofErr w:type="spellStart"/>
      <w:r w:rsidRPr="0053340C">
        <w:rPr>
          <w:b w:val="0"/>
          <w:bCs/>
          <w:szCs w:val="26"/>
        </w:rPr>
        <w:t>sẽ</w:t>
      </w:r>
      <w:proofErr w:type="spellEnd"/>
      <w:r w:rsidRPr="0053340C">
        <w:rPr>
          <w:b w:val="0"/>
          <w:bCs/>
          <w:szCs w:val="26"/>
        </w:rPr>
        <w:t xml:space="preserve"> </w:t>
      </w:r>
      <w:proofErr w:type="spellStart"/>
      <w:r w:rsidRPr="0053340C">
        <w:rPr>
          <w:b w:val="0"/>
          <w:bCs/>
          <w:szCs w:val="26"/>
        </w:rPr>
        <w:t>có</w:t>
      </w:r>
      <w:proofErr w:type="spellEnd"/>
      <w:r w:rsidRPr="0053340C">
        <w:rPr>
          <w:b w:val="0"/>
          <w:bCs/>
          <w:szCs w:val="26"/>
        </w:rPr>
        <w:t xml:space="preserve"> 3 </w:t>
      </w:r>
      <w:proofErr w:type="spellStart"/>
      <w:r w:rsidRPr="0053340C">
        <w:rPr>
          <w:b w:val="0"/>
          <w:bCs/>
          <w:szCs w:val="26"/>
        </w:rPr>
        <w:t>kiểu</w:t>
      </w:r>
      <w:proofErr w:type="spellEnd"/>
      <w:r w:rsidRPr="0053340C">
        <w:rPr>
          <w:b w:val="0"/>
          <w:bCs/>
          <w:szCs w:val="26"/>
        </w:rPr>
        <w:t xml:space="preserve"> </w:t>
      </w:r>
      <w:proofErr w:type="spellStart"/>
      <w:r w:rsidRPr="0053340C">
        <w:rPr>
          <w:b w:val="0"/>
          <w:bCs/>
          <w:szCs w:val="26"/>
        </w:rPr>
        <w:t>tầng</w:t>
      </w:r>
      <w:proofErr w:type="spellEnd"/>
      <w:r w:rsidRPr="0053340C">
        <w:rPr>
          <w:b w:val="0"/>
          <w:bCs/>
          <w:szCs w:val="26"/>
        </w:rPr>
        <w:t>:</w:t>
      </w:r>
    </w:p>
    <w:p w14:paraId="507BEC36" w14:textId="78F72333" w:rsidR="0053340C" w:rsidRPr="003D5DE8" w:rsidRDefault="0053340C" w:rsidP="003D5DE8">
      <w:pPr>
        <w:pStyle w:val="ListParagraph"/>
        <w:numPr>
          <w:ilvl w:val="0"/>
          <w:numId w:val="30"/>
        </w:numPr>
        <w:rPr>
          <w:b w:val="0"/>
          <w:bCs/>
          <w:szCs w:val="26"/>
        </w:rPr>
      </w:pPr>
      <w:proofErr w:type="spellStart"/>
      <w:r w:rsidRPr="003D5DE8">
        <w:rPr>
          <w:b w:val="0"/>
          <w:bCs/>
          <w:szCs w:val="26"/>
        </w:rPr>
        <w:t>Tầng</w:t>
      </w:r>
      <w:proofErr w:type="spellEnd"/>
      <w:r w:rsidRPr="003D5DE8">
        <w:rPr>
          <w:b w:val="0"/>
          <w:bCs/>
          <w:szCs w:val="26"/>
        </w:rPr>
        <w:t xml:space="preserve"> </w:t>
      </w:r>
      <w:proofErr w:type="spellStart"/>
      <w:r w:rsidRPr="003D5DE8">
        <w:rPr>
          <w:b w:val="0"/>
          <w:bCs/>
          <w:szCs w:val="26"/>
        </w:rPr>
        <w:t>vào</w:t>
      </w:r>
      <w:proofErr w:type="spellEnd"/>
      <w:r w:rsidRPr="003D5DE8">
        <w:rPr>
          <w:b w:val="0"/>
          <w:bCs/>
          <w:szCs w:val="26"/>
        </w:rPr>
        <w:t xml:space="preserve"> (Input layer): </w:t>
      </w:r>
      <w:proofErr w:type="spellStart"/>
      <w:r w:rsidRPr="003D5DE8">
        <w:rPr>
          <w:b w:val="0"/>
          <w:bCs/>
          <w:szCs w:val="26"/>
        </w:rPr>
        <w:t>Là</w:t>
      </w:r>
      <w:proofErr w:type="spellEnd"/>
      <w:r w:rsidRPr="003D5DE8">
        <w:rPr>
          <w:b w:val="0"/>
          <w:bCs/>
          <w:szCs w:val="26"/>
        </w:rPr>
        <w:t xml:space="preserve"> </w:t>
      </w:r>
      <w:proofErr w:type="spellStart"/>
      <w:r w:rsidRPr="003D5DE8">
        <w:rPr>
          <w:b w:val="0"/>
          <w:bCs/>
          <w:szCs w:val="26"/>
        </w:rPr>
        <w:t>tầng</w:t>
      </w:r>
      <w:proofErr w:type="spellEnd"/>
      <w:r w:rsidRPr="003D5DE8">
        <w:rPr>
          <w:b w:val="0"/>
          <w:bCs/>
          <w:szCs w:val="26"/>
        </w:rPr>
        <w:t xml:space="preserve"> </w:t>
      </w:r>
      <w:proofErr w:type="spellStart"/>
      <w:r w:rsidRPr="003D5DE8">
        <w:rPr>
          <w:b w:val="0"/>
          <w:bCs/>
          <w:szCs w:val="26"/>
        </w:rPr>
        <w:t>bên</w:t>
      </w:r>
      <w:proofErr w:type="spellEnd"/>
      <w:r w:rsidRPr="003D5DE8">
        <w:rPr>
          <w:b w:val="0"/>
          <w:bCs/>
          <w:szCs w:val="26"/>
        </w:rPr>
        <w:t xml:space="preserve"> </w:t>
      </w:r>
      <w:proofErr w:type="spellStart"/>
      <w:r w:rsidRPr="003D5DE8">
        <w:rPr>
          <w:b w:val="0"/>
          <w:bCs/>
          <w:szCs w:val="26"/>
        </w:rPr>
        <w:t>trái</w:t>
      </w:r>
      <w:proofErr w:type="spellEnd"/>
      <w:r w:rsidRPr="003D5DE8">
        <w:rPr>
          <w:b w:val="0"/>
          <w:bCs/>
          <w:szCs w:val="26"/>
        </w:rPr>
        <w:t xml:space="preserve"> </w:t>
      </w:r>
      <w:proofErr w:type="spellStart"/>
      <w:r w:rsidRPr="003D5DE8">
        <w:rPr>
          <w:b w:val="0"/>
          <w:bCs/>
          <w:szCs w:val="26"/>
        </w:rPr>
        <w:t>cùng</w:t>
      </w:r>
      <w:proofErr w:type="spellEnd"/>
      <w:r w:rsidRPr="003D5DE8">
        <w:rPr>
          <w:b w:val="0"/>
          <w:bCs/>
          <w:szCs w:val="26"/>
        </w:rPr>
        <w:t xml:space="preserve"> </w:t>
      </w:r>
      <w:proofErr w:type="spellStart"/>
      <w:r w:rsidRPr="003D5DE8">
        <w:rPr>
          <w:b w:val="0"/>
          <w:bCs/>
          <w:szCs w:val="26"/>
        </w:rPr>
        <w:t>của</w:t>
      </w:r>
      <w:proofErr w:type="spellEnd"/>
      <w:r w:rsidRPr="003D5DE8">
        <w:rPr>
          <w:b w:val="0"/>
          <w:bCs/>
          <w:szCs w:val="26"/>
        </w:rPr>
        <w:t xml:space="preserve"> </w:t>
      </w:r>
      <w:proofErr w:type="spellStart"/>
      <w:r w:rsidRPr="003D5DE8">
        <w:rPr>
          <w:b w:val="0"/>
          <w:bCs/>
          <w:szCs w:val="26"/>
        </w:rPr>
        <w:t>mạng</w:t>
      </w:r>
      <w:proofErr w:type="spellEnd"/>
      <w:r w:rsidRPr="003D5DE8">
        <w:rPr>
          <w:b w:val="0"/>
          <w:bCs/>
          <w:szCs w:val="26"/>
        </w:rPr>
        <w:t xml:space="preserve"> </w:t>
      </w:r>
      <w:proofErr w:type="spellStart"/>
      <w:r w:rsidRPr="003D5DE8">
        <w:rPr>
          <w:b w:val="0"/>
          <w:bCs/>
          <w:szCs w:val="26"/>
        </w:rPr>
        <w:t>thể</w:t>
      </w:r>
      <w:proofErr w:type="spellEnd"/>
      <w:r w:rsidRPr="003D5DE8">
        <w:rPr>
          <w:b w:val="0"/>
          <w:bCs/>
          <w:szCs w:val="26"/>
        </w:rPr>
        <w:t xml:space="preserve"> </w:t>
      </w:r>
      <w:proofErr w:type="spellStart"/>
      <w:r w:rsidRPr="003D5DE8">
        <w:rPr>
          <w:b w:val="0"/>
          <w:bCs/>
          <w:szCs w:val="26"/>
        </w:rPr>
        <w:t>hiện</w:t>
      </w:r>
      <w:proofErr w:type="spellEnd"/>
      <w:r w:rsidRPr="003D5DE8">
        <w:rPr>
          <w:b w:val="0"/>
          <w:bCs/>
          <w:szCs w:val="26"/>
        </w:rPr>
        <w:t xml:space="preserve"> </w:t>
      </w:r>
      <w:proofErr w:type="spellStart"/>
      <w:r w:rsidRPr="003D5DE8">
        <w:rPr>
          <w:b w:val="0"/>
          <w:bCs/>
          <w:szCs w:val="26"/>
        </w:rPr>
        <w:t>cho</w:t>
      </w:r>
      <w:proofErr w:type="spellEnd"/>
      <w:r w:rsidRPr="003D5DE8">
        <w:rPr>
          <w:b w:val="0"/>
          <w:bCs/>
          <w:szCs w:val="26"/>
        </w:rPr>
        <w:t xml:space="preserve"> </w:t>
      </w:r>
      <w:proofErr w:type="spellStart"/>
      <w:r w:rsidRPr="003D5DE8">
        <w:rPr>
          <w:b w:val="0"/>
          <w:bCs/>
          <w:szCs w:val="26"/>
        </w:rPr>
        <w:t>các</w:t>
      </w:r>
      <w:proofErr w:type="spellEnd"/>
      <w:r w:rsidRPr="003D5DE8">
        <w:rPr>
          <w:b w:val="0"/>
          <w:bCs/>
          <w:szCs w:val="26"/>
        </w:rPr>
        <w:t xml:space="preserve"> </w:t>
      </w:r>
      <w:proofErr w:type="spellStart"/>
      <w:r w:rsidRPr="003D5DE8">
        <w:rPr>
          <w:b w:val="0"/>
          <w:bCs/>
          <w:szCs w:val="26"/>
        </w:rPr>
        <w:t>đầu</w:t>
      </w:r>
      <w:proofErr w:type="spellEnd"/>
      <w:r w:rsidRPr="003D5DE8">
        <w:rPr>
          <w:b w:val="0"/>
          <w:bCs/>
          <w:szCs w:val="26"/>
        </w:rPr>
        <w:t xml:space="preserve"> </w:t>
      </w:r>
      <w:proofErr w:type="spellStart"/>
      <w:r w:rsidRPr="003D5DE8">
        <w:rPr>
          <w:b w:val="0"/>
          <w:bCs/>
          <w:szCs w:val="26"/>
        </w:rPr>
        <w:t>vào</w:t>
      </w:r>
      <w:proofErr w:type="spellEnd"/>
      <w:r w:rsidRPr="003D5DE8">
        <w:rPr>
          <w:b w:val="0"/>
          <w:bCs/>
          <w:szCs w:val="26"/>
        </w:rPr>
        <w:t xml:space="preserve"> </w:t>
      </w:r>
      <w:proofErr w:type="spellStart"/>
      <w:r w:rsidRPr="003D5DE8">
        <w:rPr>
          <w:b w:val="0"/>
          <w:bCs/>
          <w:szCs w:val="26"/>
        </w:rPr>
        <w:t>của</w:t>
      </w:r>
      <w:proofErr w:type="spellEnd"/>
      <w:r w:rsidRPr="003D5DE8">
        <w:rPr>
          <w:b w:val="0"/>
          <w:bCs/>
          <w:szCs w:val="26"/>
        </w:rPr>
        <w:t xml:space="preserve"> </w:t>
      </w:r>
      <w:proofErr w:type="spellStart"/>
      <w:r w:rsidRPr="003D5DE8">
        <w:rPr>
          <w:b w:val="0"/>
          <w:bCs/>
          <w:szCs w:val="26"/>
        </w:rPr>
        <w:t>mạng</w:t>
      </w:r>
      <w:proofErr w:type="spellEnd"/>
      <w:r w:rsidRPr="003D5DE8">
        <w:rPr>
          <w:b w:val="0"/>
          <w:bCs/>
          <w:szCs w:val="26"/>
        </w:rPr>
        <w:t>.</w:t>
      </w:r>
    </w:p>
    <w:p w14:paraId="3D21B3D3" w14:textId="0EA3DB4B" w:rsidR="0053340C" w:rsidRPr="003D5DE8" w:rsidRDefault="0053340C" w:rsidP="003D5DE8">
      <w:pPr>
        <w:pStyle w:val="ListParagraph"/>
        <w:numPr>
          <w:ilvl w:val="0"/>
          <w:numId w:val="30"/>
        </w:numPr>
        <w:rPr>
          <w:b w:val="0"/>
          <w:bCs/>
          <w:szCs w:val="26"/>
        </w:rPr>
      </w:pPr>
      <w:proofErr w:type="spellStart"/>
      <w:r w:rsidRPr="003D5DE8">
        <w:rPr>
          <w:b w:val="0"/>
          <w:bCs/>
          <w:szCs w:val="26"/>
        </w:rPr>
        <w:lastRenderedPageBreak/>
        <w:t>Tầng</w:t>
      </w:r>
      <w:proofErr w:type="spellEnd"/>
      <w:r w:rsidRPr="003D5DE8">
        <w:rPr>
          <w:b w:val="0"/>
          <w:bCs/>
          <w:szCs w:val="26"/>
        </w:rPr>
        <w:t xml:space="preserve"> ra (Output layer): </w:t>
      </w:r>
      <w:proofErr w:type="spellStart"/>
      <w:r w:rsidRPr="003D5DE8">
        <w:rPr>
          <w:b w:val="0"/>
          <w:bCs/>
          <w:szCs w:val="26"/>
        </w:rPr>
        <w:t>Là</w:t>
      </w:r>
      <w:proofErr w:type="spellEnd"/>
      <w:r w:rsidRPr="003D5DE8">
        <w:rPr>
          <w:b w:val="0"/>
          <w:bCs/>
          <w:szCs w:val="26"/>
        </w:rPr>
        <w:t xml:space="preserve"> </w:t>
      </w:r>
      <w:proofErr w:type="spellStart"/>
      <w:r w:rsidRPr="003D5DE8">
        <w:rPr>
          <w:b w:val="0"/>
          <w:bCs/>
          <w:szCs w:val="26"/>
        </w:rPr>
        <w:t>tầng</w:t>
      </w:r>
      <w:proofErr w:type="spellEnd"/>
      <w:r w:rsidRPr="003D5DE8">
        <w:rPr>
          <w:b w:val="0"/>
          <w:bCs/>
          <w:szCs w:val="26"/>
        </w:rPr>
        <w:t xml:space="preserve"> </w:t>
      </w:r>
      <w:proofErr w:type="spellStart"/>
      <w:r w:rsidRPr="003D5DE8">
        <w:rPr>
          <w:b w:val="0"/>
          <w:bCs/>
          <w:szCs w:val="26"/>
        </w:rPr>
        <w:t>bên</w:t>
      </w:r>
      <w:proofErr w:type="spellEnd"/>
      <w:r w:rsidRPr="003D5DE8">
        <w:rPr>
          <w:b w:val="0"/>
          <w:bCs/>
          <w:szCs w:val="26"/>
        </w:rPr>
        <w:t xml:space="preserve"> </w:t>
      </w:r>
      <w:proofErr w:type="spellStart"/>
      <w:r w:rsidRPr="003D5DE8">
        <w:rPr>
          <w:b w:val="0"/>
          <w:bCs/>
          <w:szCs w:val="26"/>
        </w:rPr>
        <w:t>phải</w:t>
      </w:r>
      <w:proofErr w:type="spellEnd"/>
      <w:r w:rsidRPr="003D5DE8">
        <w:rPr>
          <w:b w:val="0"/>
          <w:bCs/>
          <w:szCs w:val="26"/>
        </w:rPr>
        <w:t xml:space="preserve"> </w:t>
      </w:r>
      <w:proofErr w:type="spellStart"/>
      <w:r w:rsidRPr="003D5DE8">
        <w:rPr>
          <w:b w:val="0"/>
          <w:bCs/>
          <w:szCs w:val="26"/>
        </w:rPr>
        <w:t>cùng</w:t>
      </w:r>
      <w:proofErr w:type="spellEnd"/>
      <w:r w:rsidRPr="003D5DE8">
        <w:rPr>
          <w:b w:val="0"/>
          <w:bCs/>
          <w:szCs w:val="26"/>
        </w:rPr>
        <w:t xml:space="preserve"> </w:t>
      </w:r>
      <w:proofErr w:type="spellStart"/>
      <w:r w:rsidRPr="003D5DE8">
        <w:rPr>
          <w:b w:val="0"/>
          <w:bCs/>
          <w:szCs w:val="26"/>
        </w:rPr>
        <w:t>của</w:t>
      </w:r>
      <w:proofErr w:type="spellEnd"/>
      <w:r w:rsidRPr="003D5DE8">
        <w:rPr>
          <w:b w:val="0"/>
          <w:bCs/>
          <w:szCs w:val="26"/>
        </w:rPr>
        <w:t xml:space="preserve"> </w:t>
      </w:r>
      <w:proofErr w:type="spellStart"/>
      <w:r w:rsidRPr="003D5DE8">
        <w:rPr>
          <w:b w:val="0"/>
          <w:bCs/>
          <w:szCs w:val="26"/>
        </w:rPr>
        <w:t>mạng</w:t>
      </w:r>
      <w:proofErr w:type="spellEnd"/>
      <w:r w:rsidRPr="003D5DE8">
        <w:rPr>
          <w:b w:val="0"/>
          <w:bCs/>
          <w:szCs w:val="26"/>
        </w:rPr>
        <w:t xml:space="preserve"> </w:t>
      </w:r>
      <w:proofErr w:type="spellStart"/>
      <w:r w:rsidRPr="003D5DE8">
        <w:rPr>
          <w:b w:val="0"/>
          <w:bCs/>
          <w:szCs w:val="26"/>
        </w:rPr>
        <w:t>thể</w:t>
      </w:r>
      <w:proofErr w:type="spellEnd"/>
      <w:r w:rsidRPr="003D5DE8">
        <w:rPr>
          <w:b w:val="0"/>
          <w:bCs/>
          <w:szCs w:val="26"/>
        </w:rPr>
        <w:t xml:space="preserve"> </w:t>
      </w:r>
      <w:proofErr w:type="spellStart"/>
      <w:r w:rsidRPr="003D5DE8">
        <w:rPr>
          <w:b w:val="0"/>
          <w:bCs/>
          <w:szCs w:val="26"/>
        </w:rPr>
        <w:t>hiện</w:t>
      </w:r>
      <w:proofErr w:type="spellEnd"/>
      <w:r w:rsidRPr="003D5DE8">
        <w:rPr>
          <w:b w:val="0"/>
          <w:bCs/>
          <w:szCs w:val="26"/>
        </w:rPr>
        <w:t xml:space="preserve"> </w:t>
      </w:r>
      <w:proofErr w:type="spellStart"/>
      <w:r w:rsidRPr="003D5DE8">
        <w:rPr>
          <w:b w:val="0"/>
          <w:bCs/>
          <w:szCs w:val="26"/>
        </w:rPr>
        <w:t>cho</w:t>
      </w:r>
      <w:proofErr w:type="spellEnd"/>
      <w:r w:rsidRPr="003D5DE8">
        <w:rPr>
          <w:b w:val="0"/>
          <w:bCs/>
          <w:szCs w:val="26"/>
        </w:rPr>
        <w:t xml:space="preserve"> </w:t>
      </w:r>
      <w:proofErr w:type="spellStart"/>
      <w:r w:rsidRPr="003D5DE8">
        <w:rPr>
          <w:b w:val="0"/>
          <w:bCs/>
          <w:szCs w:val="26"/>
        </w:rPr>
        <w:t>các</w:t>
      </w:r>
      <w:proofErr w:type="spellEnd"/>
      <w:r w:rsidRPr="003D5DE8">
        <w:rPr>
          <w:b w:val="0"/>
          <w:bCs/>
          <w:szCs w:val="26"/>
        </w:rPr>
        <w:t xml:space="preserve"> </w:t>
      </w:r>
      <w:proofErr w:type="spellStart"/>
      <w:r w:rsidRPr="003D5DE8">
        <w:rPr>
          <w:b w:val="0"/>
          <w:bCs/>
          <w:szCs w:val="26"/>
        </w:rPr>
        <w:t>đầu</w:t>
      </w:r>
      <w:proofErr w:type="spellEnd"/>
      <w:r w:rsidRPr="003D5DE8">
        <w:rPr>
          <w:b w:val="0"/>
          <w:bCs/>
          <w:szCs w:val="26"/>
        </w:rPr>
        <w:t xml:space="preserve"> ra </w:t>
      </w:r>
      <w:proofErr w:type="spellStart"/>
      <w:r w:rsidRPr="003D5DE8">
        <w:rPr>
          <w:b w:val="0"/>
          <w:bCs/>
          <w:szCs w:val="26"/>
        </w:rPr>
        <w:t>của</w:t>
      </w:r>
      <w:proofErr w:type="spellEnd"/>
      <w:r w:rsidRPr="003D5DE8">
        <w:rPr>
          <w:b w:val="0"/>
          <w:bCs/>
          <w:szCs w:val="26"/>
        </w:rPr>
        <w:t xml:space="preserve"> </w:t>
      </w:r>
      <w:proofErr w:type="spellStart"/>
      <w:r w:rsidRPr="003D5DE8">
        <w:rPr>
          <w:b w:val="0"/>
          <w:bCs/>
          <w:szCs w:val="26"/>
        </w:rPr>
        <w:t>mạng</w:t>
      </w:r>
      <w:proofErr w:type="spellEnd"/>
      <w:r w:rsidRPr="003D5DE8">
        <w:rPr>
          <w:b w:val="0"/>
          <w:bCs/>
          <w:szCs w:val="26"/>
        </w:rPr>
        <w:t>.</w:t>
      </w:r>
    </w:p>
    <w:p w14:paraId="5949A941" w14:textId="5C77AD2B" w:rsidR="00A66198" w:rsidRPr="003D5DE8" w:rsidRDefault="0053340C" w:rsidP="003D5DE8">
      <w:pPr>
        <w:pStyle w:val="ListParagraph"/>
        <w:numPr>
          <w:ilvl w:val="0"/>
          <w:numId w:val="30"/>
        </w:numPr>
        <w:rPr>
          <w:b w:val="0"/>
          <w:bCs/>
          <w:szCs w:val="26"/>
        </w:rPr>
      </w:pPr>
      <w:proofErr w:type="spellStart"/>
      <w:r w:rsidRPr="003D5DE8">
        <w:rPr>
          <w:b w:val="0"/>
          <w:bCs/>
          <w:szCs w:val="26"/>
        </w:rPr>
        <w:t>Tầng</w:t>
      </w:r>
      <w:proofErr w:type="spellEnd"/>
      <w:r w:rsidRPr="003D5DE8">
        <w:rPr>
          <w:b w:val="0"/>
          <w:bCs/>
          <w:szCs w:val="26"/>
        </w:rPr>
        <w:t xml:space="preserve"> </w:t>
      </w:r>
      <w:proofErr w:type="spellStart"/>
      <w:r w:rsidRPr="003D5DE8">
        <w:rPr>
          <w:b w:val="0"/>
          <w:bCs/>
          <w:szCs w:val="26"/>
        </w:rPr>
        <w:t>ẩn</w:t>
      </w:r>
      <w:proofErr w:type="spellEnd"/>
      <w:r w:rsidRPr="003D5DE8">
        <w:rPr>
          <w:b w:val="0"/>
          <w:bCs/>
          <w:szCs w:val="26"/>
        </w:rPr>
        <w:t xml:space="preserve"> (Hidden layer): </w:t>
      </w:r>
      <w:proofErr w:type="spellStart"/>
      <w:r w:rsidRPr="003D5DE8">
        <w:rPr>
          <w:b w:val="0"/>
          <w:bCs/>
          <w:szCs w:val="26"/>
        </w:rPr>
        <w:t>Là</w:t>
      </w:r>
      <w:proofErr w:type="spellEnd"/>
      <w:r w:rsidRPr="003D5DE8">
        <w:rPr>
          <w:b w:val="0"/>
          <w:bCs/>
          <w:szCs w:val="26"/>
        </w:rPr>
        <w:t xml:space="preserve"> </w:t>
      </w:r>
      <w:proofErr w:type="spellStart"/>
      <w:r w:rsidRPr="003D5DE8">
        <w:rPr>
          <w:b w:val="0"/>
          <w:bCs/>
          <w:szCs w:val="26"/>
        </w:rPr>
        <w:t>tầng</w:t>
      </w:r>
      <w:proofErr w:type="spellEnd"/>
      <w:r w:rsidRPr="003D5DE8">
        <w:rPr>
          <w:b w:val="0"/>
          <w:bCs/>
          <w:szCs w:val="26"/>
        </w:rPr>
        <w:t xml:space="preserve"> </w:t>
      </w:r>
      <w:proofErr w:type="spellStart"/>
      <w:r w:rsidRPr="003D5DE8">
        <w:rPr>
          <w:b w:val="0"/>
          <w:bCs/>
          <w:szCs w:val="26"/>
        </w:rPr>
        <w:t>nằm</w:t>
      </w:r>
      <w:proofErr w:type="spellEnd"/>
      <w:r w:rsidRPr="003D5DE8">
        <w:rPr>
          <w:b w:val="0"/>
          <w:bCs/>
          <w:szCs w:val="26"/>
        </w:rPr>
        <w:t xml:space="preserve"> </w:t>
      </w:r>
      <w:proofErr w:type="spellStart"/>
      <w:r w:rsidRPr="003D5DE8">
        <w:rPr>
          <w:b w:val="0"/>
          <w:bCs/>
          <w:szCs w:val="26"/>
        </w:rPr>
        <w:t>giữa</w:t>
      </w:r>
      <w:proofErr w:type="spellEnd"/>
      <w:r w:rsidRPr="003D5DE8">
        <w:rPr>
          <w:b w:val="0"/>
          <w:bCs/>
          <w:szCs w:val="26"/>
        </w:rPr>
        <w:t xml:space="preserve"> </w:t>
      </w:r>
      <w:proofErr w:type="spellStart"/>
      <w:r w:rsidRPr="003D5DE8">
        <w:rPr>
          <w:b w:val="0"/>
          <w:bCs/>
          <w:szCs w:val="26"/>
        </w:rPr>
        <w:t>tầng</w:t>
      </w:r>
      <w:proofErr w:type="spellEnd"/>
      <w:r w:rsidRPr="003D5DE8">
        <w:rPr>
          <w:b w:val="0"/>
          <w:bCs/>
          <w:szCs w:val="26"/>
        </w:rPr>
        <w:t xml:space="preserve"> </w:t>
      </w:r>
      <w:proofErr w:type="spellStart"/>
      <w:r w:rsidRPr="003D5DE8">
        <w:rPr>
          <w:b w:val="0"/>
          <w:bCs/>
          <w:szCs w:val="26"/>
        </w:rPr>
        <w:t>vào</w:t>
      </w:r>
      <w:proofErr w:type="spellEnd"/>
      <w:r w:rsidRPr="003D5DE8">
        <w:rPr>
          <w:b w:val="0"/>
          <w:bCs/>
          <w:szCs w:val="26"/>
        </w:rPr>
        <w:t xml:space="preserve"> </w:t>
      </w:r>
      <w:proofErr w:type="spellStart"/>
      <w:r w:rsidRPr="003D5DE8">
        <w:rPr>
          <w:b w:val="0"/>
          <w:bCs/>
          <w:szCs w:val="26"/>
        </w:rPr>
        <w:t>và</w:t>
      </w:r>
      <w:proofErr w:type="spellEnd"/>
      <w:r w:rsidRPr="003D5DE8">
        <w:rPr>
          <w:b w:val="0"/>
          <w:bCs/>
          <w:szCs w:val="26"/>
        </w:rPr>
        <w:t xml:space="preserve"> </w:t>
      </w:r>
      <w:proofErr w:type="spellStart"/>
      <w:r w:rsidRPr="003D5DE8">
        <w:rPr>
          <w:b w:val="0"/>
          <w:bCs/>
          <w:szCs w:val="26"/>
        </w:rPr>
        <w:t>tầng</w:t>
      </w:r>
      <w:proofErr w:type="spellEnd"/>
      <w:r w:rsidRPr="003D5DE8">
        <w:rPr>
          <w:b w:val="0"/>
          <w:bCs/>
          <w:szCs w:val="26"/>
        </w:rPr>
        <w:t xml:space="preserve"> ra </w:t>
      </w:r>
      <w:proofErr w:type="spellStart"/>
      <w:r w:rsidRPr="003D5DE8">
        <w:rPr>
          <w:b w:val="0"/>
          <w:bCs/>
          <w:szCs w:val="26"/>
        </w:rPr>
        <w:t>thể</w:t>
      </w:r>
      <w:proofErr w:type="spellEnd"/>
      <w:r w:rsidRPr="003D5DE8">
        <w:rPr>
          <w:b w:val="0"/>
          <w:bCs/>
          <w:szCs w:val="26"/>
        </w:rPr>
        <w:t xml:space="preserve"> </w:t>
      </w:r>
      <w:proofErr w:type="spellStart"/>
      <w:r w:rsidRPr="003D5DE8">
        <w:rPr>
          <w:b w:val="0"/>
          <w:bCs/>
          <w:szCs w:val="26"/>
        </w:rPr>
        <w:t>hiện</w:t>
      </w:r>
      <w:proofErr w:type="spellEnd"/>
      <w:r w:rsidRPr="003D5DE8">
        <w:rPr>
          <w:b w:val="0"/>
          <w:bCs/>
          <w:szCs w:val="26"/>
        </w:rPr>
        <w:t xml:space="preserve"> </w:t>
      </w:r>
      <w:proofErr w:type="spellStart"/>
      <w:r w:rsidRPr="003D5DE8">
        <w:rPr>
          <w:b w:val="0"/>
          <w:bCs/>
          <w:szCs w:val="26"/>
        </w:rPr>
        <w:t>cho</w:t>
      </w:r>
      <w:proofErr w:type="spellEnd"/>
      <w:r w:rsidRPr="003D5DE8">
        <w:rPr>
          <w:b w:val="0"/>
          <w:bCs/>
          <w:szCs w:val="26"/>
        </w:rPr>
        <w:t xml:space="preserve"> </w:t>
      </w:r>
      <w:proofErr w:type="spellStart"/>
      <w:r w:rsidRPr="003D5DE8">
        <w:rPr>
          <w:b w:val="0"/>
          <w:bCs/>
          <w:szCs w:val="26"/>
        </w:rPr>
        <w:t>việc</w:t>
      </w:r>
      <w:proofErr w:type="spellEnd"/>
      <w:r w:rsidRPr="003D5DE8">
        <w:rPr>
          <w:b w:val="0"/>
          <w:bCs/>
          <w:szCs w:val="26"/>
        </w:rPr>
        <w:t xml:space="preserve"> </w:t>
      </w:r>
      <w:proofErr w:type="spellStart"/>
      <w:r w:rsidRPr="003D5DE8">
        <w:rPr>
          <w:b w:val="0"/>
          <w:bCs/>
          <w:szCs w:val="26"/>
        </w:rPr>
        <w:t>suy</w:t>
      </w:r>
      <w:proofErr w:type="spellEnd"/>
      <w:r w:rsidRPr="003D5DE8">
        <w:rPr>
          <w:b w:val="0"/>
          <w:bCs/>
          <w:szCs w:val="26"/>
        </w:rPr>
        <w:t xml:space="preserve"> </w:t>
      </w:r>
      <w:proofErr w:type="spellStart"/>
      <w:r w:rsidRPr="003D5DE8">
        <w:rPr>
          <w:b w:val="0"/>
          <w:bCs/>
          <w:szCs w:val="26"/>
        </w:rPr>
        <w:t>luận</w:t>
      </w:r>
      <w:proofErr w:type="spellEnd"/>
      <w:r w:rsidRPr="003D5DE8">
        <w:rPr>
          <w:b w:val="0"/>
          <w:bCs/>
          <w:szCs w:val="26"/>
        </w:rPr>
        <w:t xml:space="preserve"> logic </w:t>
      </w:r>
      <w:proofErr w:type="spellStart"/>
      <w:r w:rsidRPr="003D5DE8">
        <w:rPr>
          <w:b w:val="0"/>
          <w:bCs/>
          <w:szCs w:val="26"/>
        </w:rPr>
        <w:t>của</w:t>
      </w:r>
      <w:proofErr w:type="spellEnd"/>
      <w:r w:rsidRPr="003D5DE8">
        <w:rPr>
          <w:b w:val="0"/>
          <w:bCs/>
          <w:szCs w:val="26"/>
        </w:rPr>
        <w:t xml:space="preserve"> </w:t>
      </w:r>
      <w:proofErr w:type="spellStart"/>
      <w:r w:rsidRPr="003D5DE8">
        <w:rPr>
          <w:b w:val="0"/>
          <w:bCs/>
          <w:szCs w:val="26"/>
        </w:rPr>
        <w:t>mạng</w:t>
      </w:r>
      <w:proofErr w:type="spellEnd"/>
      <w:r w:rsidRPr="003D5DE8">
        <w:rPr>
          <w:b w:val="0"/>
          <w:bCs/>
          <w:szCs w:val="26"/>
        </w:rPr>
        <w:t>).</w:t>
      </w:r>
    </w:p>
    <w:p w14:paraId="513E7E28" w14:textId="0F6A88D3" w:rsidR="0053340C" w:rsidRDefault="0053340C" w:rsidP="0090526D">
      <w:pPr>
        <w:ind w:firstLine="720"/>
        <w:jc w:val="both"/>
        <w:rPr>
          <w:b w:val="0"/>
          <w:bCs/>
          <w:szCs w:val="26"/>
        </w:rPr>
        <w:pPrChange w:id="735" w:author="HIKARI" w:date="2019-11-10T17:22:00Z">
          <w:pPr>
            <w:ind w:firstLine="720"/>
          </w:pPr>
        </w:pPrChange>
      </w:pPr>
      <w:proofErr w:type="spellStart"/>
      <w:r>
        <w:rPr>
          <w:b w:val="0"/>
          <w:bCs/>
          <w:szCs w:val="26"/>
        </w:rPr>
        <w:t>M</w:t>
      </w:r>
      <w:r w:rsidRPr="0053340C">
        <w:rPr>
          <w:b w:val="0"/>
          <w:bCs/>
          <w:szCs w:val="26"/>
        </w:rPr>
        <w:t>ột</w:t>
      </w:r>
      <w:proofErr w:type="spellEnd"/>
      <w:r w:rsidRPr="0053340C">
        <w:rPr>
          <w:b w:val="0"/>
          <w:bCs/>
          <w:szCs w:val="26"/>
        </w:rPr>
        <w:t xml:space="preserve"> </w:t>
      </w:r>
      <w:r w:rsidR="007704A2">
        <w:rPr>
          <w:b w:val="0"/>
          <w:bCs/>
          <w:szCs w:val="26"/>
        </w:rPr>
        <w:t>A</w:t>
      </w:r>
      <w:r w:rsidRPr="0053340C">
        <w:rPr>
          <w:b w:val="0"/>
          <w:bCs/>
          <w:szCs w:val="26"/>
        </w:rPr>
        <w:t xml:space="preserve">NN </w:t>
      </w:r>
      <w:proofErr w:type="spellStart"/>
      <w:r w:rsidRPr="0053340C">
        <w:rPr>
          <w:b w:val="0"/>
          <w:bCs/>
          <w:szCs w:val="26"/>
        </w:rPr>
        <w:t>chỉ</w:t>
      </w:r>
      <w:proofErr w:type="spellEnd"/>
      <w:r w:rsidRPr="0053340C">
        <w:rPr>
          <w:b w:val="0"/>
          <w:bCs/>
          <w:szCs w:val="26"/>
        </w:rPr>
        <w:t xml:space="preserve"> </w:t>
      </w:r>
      <w:proofErr w:type="spellStart"/>
      <w:r w:rsidRPr="0053340C">
        <w:rPr>
          <w:b w:val="0"/>
          <w:bCs/>
          <w:szCs w:val="26"/>
        </w:rPr>
        <w:t>có</w:t>
      </w:r>
      <w:proofErr w:type="spellEnd"/>
      <w:r w:rsidRPr="0053340C">
        <w:rPr>
          <w:b w:val="0"/>
          <w:bCs/>
          <w:szCs w:val="26"/>
        </w:rPr>
        <w:t xml:space="preserve"> 1 </w:t>
      </w:r>
      <w:proofErr w:type="spellStart"/>
      <w:r w:rsidRPr="0053340C">
        <w:rPr>
          <w:b w:val="0"/>
          <w:bCs/>
          <w:szCs w:val="26"/>
        </w:rPr>
        <w:t>tầng</w:t>
      </w:r>
      <w:proofErr w:type="spellEnd"/>
      <w:r w:rsidRPr="0053340C">
        <w:rPr>
          <w:b w:val="0"/>
          <w:bCs/>
          <w:szCs w:val="26"/>
        </w:rPr>
        <w:t xml:space="preserve"> </w:t>
      </w:r>
      <w:proofErr w:type="spellStart"/>
      <w:r w:rsidRPr="0053340C">
        <w:rPr>
          <w:b w:val="0"/>
          <w:bCs/>
          <w:szCs w:val="26"/>
        </w:rPr>
        <w:t>vào</w:t>
      </w:r>
      <w:proofErr w:type="spellEnd"/>
      <w:r w:rsidRPr="0053340C">
        <w:rPr>
          <w:b w:val="0"/>
          <w:bCs/>
          <w:szCs w:val="26"/>
        </w:rPr>
        <w:t xml:space="preserve"> </w:t>
      </w:r>
      <w:proofErr w:type="spellStart"/>
      <w:r w:rsidRPr="0053340C">
        <w:rPr>
          <w:b w:val="0"/>
          <w:bCs/>
          <w:szCs w:val="26"/>
        </w:rPr>
        <w:t>và</w:t>
      </w:r>
      <w:proofErr w:type="spellEnd"/>
      <w:r w:rsidRPr="0053340C">
        <w:rPr>
          <w:b w:val="0"/>
          <w:bCs/>
          <w:szCs w:val="26"/>
        </w:rPr>
        <w:t xml:space="preserve"> 1 </w:t>
      </w:r>
      <w:proofErr w:type="spellStart"/>
      <w:r w:rsidRPr="0053340C">
        <w:rPr>
          <w:b w:val="0"/>
          <w:bCs/>
          <w:szCs w:val="26"/>
        </w:rPr>
        <w:t>tầng</w:t>
      </w:r>
      <w:proofErr w:type="spellEnd"/>
      <w:r w:rsidRPr="0053340C">
        <w:rPr>
          <w:b w:val="0"/>
          <w:bCs/>
          <w:szCs w:val="26"/>
        </w:rPr>
        <w:t xml:space="preserve"> ra </w:t>
      </w:r>
      <w:proofErr w:type="spellStart"/>
      <w:r w:rsidRPr="0053340C">
        <w:rPr>
          <w:b w:val="0"/>
          <w:bCs/>
          <w:szCs w:val="26"/>
        </w:rPr>
        <w:t>nhưng</w:t>
      </w:r>
      <w:proofErr w:type="spellEnd"/>
      <w:r w:rsidRPr="0053340C">
        <w:rPr>
          <w:b w:val="0"/>
          <w:bCs/>
          <w:szCs w:val="26"/>
        </w:rPr>
        <w:t xml:space="preserve"> </w:t>
      </w:r>
      <w:proofErr w:type="spellStart"/>
      <w:r w:rsidRPr="0053340C">
        <w:rPr>
          <w:b w:val="0"/>
          <w:bCs/>
          <w:szCs w:val="26"/>
        </w:rPr>
        <w:t>có</w:t>
      </w:r>
      <w:proofErr w:type="spellEnd"/>
      <w:r w:rsidRPr="0053340C">
        <w:rPr>
          <w:b w:val="0"/>
          <w:bCs/>
          <w:szCs w:val="26"/>
        </w:rPr>
        <w:t xml:space="preserve"> </w:t>
      </w:r>
      <w:proofErr w:type="spellStart"/>
      <w:r w:rsidRPr="0053340C">
        <w:rPr>
          <w:b w:val="0"/>
          <w:bCs/>
          <w:szCs w:val="26"/>
        </w:rPr>
        <w:t>thể</w:t>
      </w:r>
      <w:proofErr w:type="spellEnd"/>
      <w:r w:rsidRPr="0053340C">
        <w:rPr>
          <w:b w:val="0"/>
          <w:bCs/>
          <w:szCs w:val="26"/>
        </w:rPr>
        <w:t xml:space="preserve"> </w:t>
      </w:r>
      <w:proofErr w:type="spellStart"/>
      <w:r w:rsidRPr="0053340C">
        <w:rPr>
          <w:b w:val="0"/>
          <w:bCs/>
          <w:szCs w:val="26"/>
        </w:rPr>
        <w:t>có</w:t>
      </w:r>
      <w:proofErr w:type="spellEnd"/>
      <w:r w:rsidRPr="0053340C">
        <w:rPr>
          <w:b w:val="0"/>
          <w:bCs/>
          <w:szCs w:val="26"/>
        </w:rPr>
        <w:t xml:space="preserve"> </w:t>
      </w:r>
      <w:proofErr w:type="spellStart"/>
      <w:r w:rsidRPr="0053340C">
        <w:rPr>
          <w:b w:val="0"/>
          <w:bCs/>
          <w:szCs w:val="26"/>
        </w:rPr>
        <w:t>nhiều</w:t>
      </w:r>
      <w:proofErr w:type="spellEnd"/>
      <w:r w:rsidRPr="0053340C">
        <w:rPr>
          <w:b w:val="0"/>
          <w:bCs/>
          <w:szCs w:val="26"/>
        </w:rPr>
        <w:t xml:space="preserve"> </w:t>
      </w:r>
      <w:proofErr w:type="spellStart"/>
      <w:r w:rsidRPr="0053340C">
        <w:rPr>
          <w:b w:val="0"/>
          <w:bCs/>
          <w:szCs w:val="26"/>
        </w:rPr>
        <w:t>tầng</w:t>
      </w:r>
      <w:proofErr w:type="spellEnd"/>
      <w:r w:rsidRPr="0053340C">
        <w:rPr>
          <w:b w:val="0"/>
          <w:bCs/>
          <w:szCs w:val="26"/>
        </w:rPr>
        <w:t xml:space="preserve"> </w:t>
      </w:r>
      <w:proofErr w:type="spellStart"/>
      <w:r w:rsidRPr="0053340C">
        <w:rPr>
          <w:b w:val="0"/>
          <w:bCs/>
          <w:szCs w:val="26"/>
        </w:rPr>
        <w:t>ẩn</w:t>
      </w:r>
      <w:proofErr w:type="spellEnd"/>
      <w:r w:rsidRPr="0053340C">
        <w:rPr>
          <w:b w:val="0"/>
          <w:bCs/>
          <w:szCs w:val="26"/>
        </w:rPr>
        <w:t>.</w:t>
      </w:r>
      <w:r>
        <w:rPr>
          <w:b w:val="0"/>
          <w:bCs/>
          <w:szCs w:val="26"/>
        </w:rPr>
        <w:t xml:space="preserve"> </w:t>
      </w:r>
      <w:proofErr w:type="spellStart"/>
      <w:r w:rsidRPr="0053340C">
        <w:rPr>
          <w:b w:val="0"/>
          <w:bCs/>
          <w:szCs w:val="26"/>
        </w:rPr>
        <w:t>Trong</w:t>
      </w:r>
      <w:proofErr w:type="spellEnd"/>
      <w:r w:rsidRPr="0053340C">
        <w:rPr>
          <w:b w:val="0"/>
          <w:bCs/>
          <w:szCs w:val="26"/>
        </w:rPr>
        <w:t xml:space="preserve"> </w:t>
      </w:r>
      <w:proofErr w:type="spellStart"/>
      <w:r w:rsidRPr="0053340C">
        <w:rPr>
          <w:b w:val="0"/>
          <w:bCs/>
          <w:szCs w:val="26"/>
        </w:rPr>
        <w:t>mạng</w:t>
      </w:r>
      <w:proofErr w:type="spellEnd"/>
      <w:r w:rsidRPr="0053340C">
        <w:rPr>
          <w:b w:val="0"/>
          <w:bCs/>
          <w:szCs w:val="26"/>
        </w:rPr>
        <w:t xml:space="preserve"> </w:t>
      </w:r>
      <w:ins w:id="736" w:author="HIKARI" w:date="2019-11-09T14:57:00Z">
        <w:r w:rsidR="00560ADA">
          <w:rPr>
            <w:b w:val="0"/>
            <w:bCs/>
            <w:szCs w:val="26"/>
          </w:rPr>
          <w:t>A</w:t>
        </w:r>
      </w:ins>
      <w:r w:rsidRPr="0053340C">
        <w:rPr>
          <w:b w:val="0"/>
          <w:bCs/>
          <w:szCs w:val="26"/>
        </w:rPr>
        <w:t xml:space="preserve">NN, </w:t>
      </w:r>
      <w:proofErr w:type="spellStart"/>
      <w:r w:rsidRPr="0053340C">
        <w:rPr>
          <w:b w:val="0"/>
          <w:bCs/>
          <w:szCs w:val="26"/>
        </w:rPr>
        <w:t>mỗi</w:t>
      </w:r>
      <w:proofErr w:type="spellEnd"/>
      <w:r w:rsidRPr="0053340C">
        <w:rPr>
          <w:b w:val="0"/>
          <w:bCs/>
          <w:szCs w:val="26"/>
        </w:rPr>
        <w:t xml:space="preserve"> </w:t>
      </w:r>
      <w:proofErr w:type="spellStart"/>
      <w:r w:rsidRPr="0053340C">
        <w:rPr>
          <w:b w:val="0"/>
          <w:bCs/>
          <w:szCs w:val="26"/>
        </w:rPr>
        <w:t>nút</w:t>
      </w:r>
      <w:proofErr w:type="spellEnd"/>
      <w:r w:rsidRPr="0053340C">
        <w:rPr>
          <w:b w:val="0"/>
          <w:bCs/>
          <w:szCs w:val="26"/>
        </w:rPr>
        <w:t xml:space="preserve"> </w:t>
      </w:r>
      <w:proofErr w:type="spellStart"/>
      <w:r w:rsidRPr="0053340C">
        <w:rPr>
          <w:b w:val="0"/>
          <w:bCs/>
          <w:szCs w:val="26"/>
        </w:rPr>
        <w:t>mạng</w:t>
      </w:r>
      <w:proofErr w:type="spellEnd"/>
      <w:r w:rsidRPr="0053340C">
        <w:rPr>
          <w:b w:val="0"/>
          <w:bCs/>
          <w:szCs w:val="26"/>
        </w:rPr>
        <w:t xml:space="preserve"> </w:t>
      </w:r>
      <w:proofErr w:type="spellStart"/>
      <w:r w:rsidRPr="0053340C">
        <w:rPr>
          <w:b w:val="0"/>
          <w:bCs/>
          <w:szCs w:val="26"/>
        </w:rPr>
        <w:t>là</w:t>
      </w:r>
      <w:proofErr w:type="spellEnd"/>
      <w:r w:rsidRPr="0053340C">
        <w:rPr>
          <w:b w:val="0"/>
          <w:bCs/>
          <w:szCs w:val="26"/>
        </w:rPr>
        <w:t xml:space="preserve"> </w:t>
      </w:r>
      <w:proofErr w:type="spellStart"/>
      <w:r w:rsidRPr="0053340C">
        <w:rPr>
          <w:b w:val="0"/>
          <w:bCs/>
          <w:szCs w:val="26"/>
        </w:rPr>
        <w:t>một</w:t>
      </w:r>
      <w:proofErr w:type="spellEnd"/>
      <w:r w:rsidRPr="0053340C">
        <w:rPr>
          <w:b w:val="0"/>
          <w:bCs/>
          <w:szCs w:val="26"/>
        </w:rPr>
        <w:t xml:space="preserve"> </w:t>
      </w:r>
      <w:r>
        <w:rPr>
          <w:b w:val="0"/>
          <w:bCs/>
          <w:szCs w:val="26"/>
        </w:rPr>
        <w:t xml:space="preserve">node </w:t>
      </w:r>
      <w:proofErr w:type="spellStart"/>
      <w:r>
        <w:rPr>
          <w:b w:val="0"/>
          <w:bCs/>
          <w:szCs w:val="26"/>
        </w:rPr>
        <w:t>đơn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lẻ</w:t>
      </w:r>
      <w:proofErr w:type="spellEnd"/>
      <w:r w:rsidRPr="0053340C">
        <w:rPr>
          <w:b w:val="0"/>
          <w:bCs/>
          <w:szCs w:val="26"/>
        </w:rPr>
        <w:t xml:space="preserve"> </w:t>
      </w:r>
      <w:proofErr w:type="spellStart"/>
      <w:r w:rsidRPr="0053340C">
        <w:rPr>
          <w:b w:val="0"/>
          <w:bCs/>
          <w:szCs w:val="26"/>
        </w:rPr>
        <w:t>nhưng</w:t>
      </w:r>
      <w:proofErr w:type="spellEnd"/>
      <w:r w:rsidRPr="0053340C"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chức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năng</w:t>
      </w:r>
      <w:proofErr w:type="spellEnd"/>
      <w:r w:rsidRPr="0053340C">
        <w:rPr>
          <w:b w:val="0"/>
          <w:bCs/>
          <w:szCs w:val="26"/>
        </w:rPr>
        <w:t xml:space="preserve"> </w:t>
      </w:r>
      <w:proofErr w:type="spellStart"/>
      <w:r w:rsidRPr="0053340C">
        <w:rPr>
          <w:b w:val="0"/>
          <w:bCs/>
          <w:szCs w:val="26"/>
        </w:rPr>
        <w:t>của</w:t>
      </w:r>
      <w:proofErr w:type="spellEnd"/>
      <w:r w:rsidRPr="0053340C">
        <w:rPr>
          <w:b w:val="0"/>
          <w:bCs/>
          <w:szCs w:val="26"/>
        </w:rPr>
        <w:t xml:space="preserve"> </w:t>
      </w:r>
      <w:proofErr w:type="spellStart"/>
      <w:r w:rsidRPr="0053340C">
        <w:rPr>
          <w:b w:val="0"/>
          <w:bCs/>
          <w:szCs w:val="26"/>
        </w:rPr>
        <w:t>chúng</w:t>
      </w:r>
      <w:proofErr w:type="spellEnd"/>
      <w:r w:rsidRPr="0053340C">
        <w:rPr>
          <w:b w:val="0"/>
          <w:bCs/>
          <w:szCs w:val="26"/>
        </w:rPr>
        <w:t xml:space="preserve"> </w:t>
      </w:r>
      <w:proofErr w:type="spellStart"/>
      <w:r w:rsidRPr="0053340C">
        <w:rPr>
          <w:b w:val="0"/>
          <w:bCs/>
          <w:szCs w:val="26"/>
        </w:rPr>
        <w:t>có</w:t>
      </w:r>
      <w:proofErr w:type="spellEnd"/>
      <w:r w:rsidRPr="0053340C">
        <w:rPr>
          <w:b w:val="0"/>
          <w:bCs/>
          <w:szCs w:val="26"/>
        </w:rPr>
        <w:t xml:space="preserve"> </w:t>
      </w:r>
      <w:proofErr w:type="spellStart"/>
      <w:r w:rsidRPr="0053340C">
        <w:rPr>
          <w:b w:val="0"/>
          <w:bCs/>
          <w:szCs w:val="26"/>
        </w:rPr>
        <w:t>thể</w:t>
      </w:r>
      <w:proofErr w:type="spellEnd"/>
      <w:r w:rsidRPr="0053340C">
        <w:rPr>
          <w:b w:val="0"/>
          <w:bCs/>
          <w:szCs w:val="26"/>
        </w:rPr>
        <w:t xml:space="preserve"> </w:t>
      </w:r>
      <w:proofErr w:type="spellStart"/>
      <w:r w:rsidRPr="0053340C">
        <w:rPr>
          <w:b w:val="0"/>
          <w:bCs/>
          <w:szCs w:val="26"/>
        </w:rPr>
        <w:t>khác</w:t>
      </w:r>
      <w:proofErr w:type="spellEnd"/>
      <w:r w:rsidRPr="0053340C">
        <w:rPr>
          <w:b w:val="0"/>
          <w:bCs/>
          <w:szCs w:val="26"/>
        </w:rPr>
        <w:t xml:space="preserve"> </w:t>
      </w:r>
      <w:proofErr w:type="spellStart"/>
      <w:r w:rsidRPr="0053340C">
        <w:rPr>
          <w:b w:val="0"/>
          <w:bCs/>
          <w:szCs w:val="26"/>
        </w:rPr>
        <w:t>nhau</w:t>
      </w:r>
      <w:proofErr w:type="spellEnd"/>
      <w:r w:rsidRPr="0053340C">
        <w:rPr>
          <w:b w:val="0"/>
          <w:bCs/>
          <w:szCs w:val="26"/>
        </w:rPr>
        <w:t xml:space="preserve">. </w:t>
      </w:r>
      <w:proofErr w:type="spellStart"/>
      <w:r w:rsidRPr="0053340C">
        <w:rPr>
          <w:b w:val="0"/>
          <w:bCs/>
          <w:szCs w:val="26"/>
        </w:rPr>
        <w:t>Tuy</w:t>
      </w:r>
      <w:proofErr w:type="spellEnd"/>
      <w:r w:rsidRPr="0053340C">
        <w:rPr>
          <w:b w:val="0"/>
          <w:bCs/>
          <w:szCs w:val="26"/>
        </w:rPr>
        <w:t xml:space="preserve"> </w:t>
      </w:r>
      <w:proofErr w:type="spellStart"/>
      <w:r w:rsidRPr="0053340C">
        <w:rPr>
          <w:b w:val="0"/>
          <w:bCs/>
          <w:szCs w:val="26"/>
        </w:rPr>
        <w:t>nhiên</w:t>
      </w:r>
      <w:proofErr w:type="spellEnd"/>
      <w:r w:rsidRPr="0053340C">
        <w:rPr>
          <w:b w:val="0"/>
          <w:bCs/>
          <w:szCs w:val="26"/>
        </w:rPr>
        <w:t xml:space="preserve"> </w:t>
      </w:r>
      <w:proofErr w:type="spellStart"/>
      <w:r w:rsidRPr="0053340C">
        <w:rPr>
          <w:b w:val="0"/>
          <w:bCs/>
          <w:szCs w:val="26"/>
        </w:rPr>
        <w:t>trong</w:t>
      </w:r>
      <w:proofErr w:type="spellEnd"/>
      <w:r w:rsidRPr="0053340C">
        <w:rPr>
          <w:b w:val="0"/>
          <w:bCs/>
          <w:szCs w:val="26"/>
        </w:rPr>
        <w:t xml:space="preserve"> </w:t>
      </w:r>
      <w:proofErr w:type="spellStart"/>
      <w:r w:rsidRPr="0053340C">
        <w:rPr>
          <w:b w:val="0"/>
          <w:bCs/>
          <w:szCs w:val="26"/>
        </w:rPr>
        <w:t>thực</w:t>
      </w:r>
      <w:proofErr w:type="spellEnd"/>
      <w:r w:rsidRPr="0053340C">
        <w:rPr>
          <w:b w:val="0"/>
          <w:bCs/>
          <w:szCs w:val="26"/>
        </w:rPr>
        <w:t xml:space="preserve"> </w:t>
      </w:r>
      <w:proofErr w:type="spellStart"/>
      <w:r w:rsidRPr="0053340C">
        <w:rPr>
          <w:b w:val="0"/>
          <w:bCs/>
          <w:szCs w:val="26"/>
        </w:rPr>
        <w:t>tế</w:t>
      </w:r>
      <w:proofErr w:type="spellEnd"/>
      <w:r w:rsidRPr="0053340C">
        <w:rPr>
          <w:b w:val="0"/>
          <w:bCs/>
          <w:szCs w:val="26"/>
        </w:rPr>
        <w:t xml:space="preserve"> </w:t>
      </w:r>
      <w:proofErr w:type="spellStart"/>
      <w:r w:rsidRPr="0053340C">
        <w:rPr>
          <w:b w:val="0"/>
          <w:bCs/>
          <w:szCs w:val="26"/>
        </w:rPr>
        <w:t>người</w:t>
      </w:r>
      <w:proofErr w:type="spellEnd"/>
      <w:r w:rsidRPr="0053340C">
        <w:rPr>
          <w:b w:val="0"/>
          <w:bCs/>
          <w:szCs w:val="26"/>
        </w:rPr>
        <w:t xml:space="preserve"> ta </w:t>
      </w:r>
      <w:proofErr w:type="spellStart"/>
      <w:r w:rsidRPr="0053340C">
        <w:rPr>
          <w:b w:val="0"/>
          <w:bCs/>
          <w:szCs w:val="26"/>
        </w:rPr>
        <w:t>thường</w:t>
      </w:r>
      <w:proofErr w:type="spellEnd"/>
      <w:r w:rsidRPr="0053340C">
        <w:rPr>
          <w:b w:val="0"/>
          <w:bCs/>
          <w:szCs w:val="26"/>
        </w:rPr>
        <w:t xml:space="preserve"> </w:t>
      </w:r>
      <w:proofErr w:type="spellStart"/>
      <w:r w:rsidRPr="0053340C">
        <w:rPr>
          <w:b w:val="0"/>
          <w:bCs/>
          <w:szCs w:val="26"/>
        </w:rPr>
        <w:t>để</w:t>
      </w:r>
      <w:proofErr w:type="spellEnd"/>
      <w:r w:rsidRPr="0053340C">
        <w:rPr>
          <w:b w:val="0"/>
          <w:bCs/>
          <w:szCs w:val="26"/>
        </w:rPr>
        <w:t xml:space="preserve"> </w:t>
      </w:r>
      <w:proofErr w:type="spellStart"/>
      <w:r w:rsidRPr="0053340C">
        <w:rPr>
          <w:b w:val="0"/>
          <w:bCs/>
          <w:szCs w:val="26"/>
        </w:rPr>
        <w:t>chúng</w:t>
      </w:r>
      <w:proofErr w:type="spellEnd"/>
      <w:r w:rsidRPr="0053340C">
        <w:rPr>
          <w:b w:val="0"/>
          <w:bCs/>
          <w:szCs w:val="26"/>
        </w:rPr>
        <w:t xml:space="preserve"> </w:t>
      </w:r>
      <w:proofErr w:type="spellStart"/>
      <w:r w:rsidRPr="0053340C">
        <w:rPr>
          <w:b w:val="0"/>
          <w:bCs/>
          <w:szCs w:val="26"/>
        </w:rPr>
        <w:t>cùng</w:t>
      </w:r>
      <w:proofErr w:type="spellEnd"/>
      <w:r w:rsidRPr="0053340C">
        <w:rPr>
          <w:b w:val="0"/>
          <w:bCs/>
          <w:szCs w:val="26"/>
        </w:rPr>
        <w:t xml:space="preserve"> </w:t>
      </w:r>
      <w:proofErr w:type="spellStart"/>
      <w:r w:rsidRPr="0053340C">
        <w:rPr>
          <w:b w:val="0"/>
          <w:bCs/>
          <w:szCs w:val="26"/>
        </w:rPr>
        <w:t>dạng</w:t>
      </w:r>
      <w:proofErr w:type="spellEnd"/>
      <w:r w:rsidRPr="0053340C">
        <w:rPr>
          <w:b w:val="0"/>
          <w:bCs/>
          <w:szCs w:val="26"/>
        </w:rPr>
        <w:t xml:space="preserve"> </w:t>
      </w:r>
      <w:proofErr w:type="spellStart"/>
      <w:r w:rsidRPr="0053340C">
        <w:rPr>
          <w:b w:val="0"/>
          <w:bCs/>
          <w:szCs w:val="26"/>
        </w:rPr>
        <w:t>với</w:t>
      </w:r>
      <w:proofErr w:type="spellEnd"/>
      <w:r w:rsidRPr="0053340C">
        <w:rPr>
          <w:b w:val="0"/>
          <w:bCs/>
          <w:szCs w:val="26"/>
        </w:rPr>
        <w:t xml:space="preserve"> </w:t>
      </w:r>
      <w:proofErr w:type="spellStart"/>
      <w:r w:rsidRPr="0053340C">
        <w:rPr>
          <w:b w:val="0"/>
          <w:bCs/>
          <w:szCs w:val="26"/>
        </w:rPr>
        <w:t>nhau</w:t>
      </w:r>
      <w:proofErr w:type="spellEnd"/>
      <w:r w:rsidRPr="0053340C">
        <w:rPr>
          <w:b w:val="0"/>
          <w:bCs/>
          <w:szCs w:val="26"/>
        </w:rPr>
        <w:t xml:space="preserve"> </w:t>
      </w:r>
      <w:proofErr w:type="spellStart"/>
      <w:r w:rsidRPr="0053340C">
        <w:rPr>
          <w:b w:val="0"/>
          <w:bCs/>
          <w:szCs w:val="26"/>
        </w:rPr>
        <w:t>để</w:t>
      </w:r>
      <w:proofErr w:type="spellEnd"/>
      <w:r w:rsidRPr="0053340C">
        <w:rPr>
          <w:b w:val="0"/>
          <w:bCs/>
          <w:szCs w:val="26"/>
        </w:rPr>
        <w:t xml:space="preserve"> </w:t>
      </w:r>
      <w:proofErr w:type="spellStart"/>
      <w:r w:rsidRPr="0053340C">
        <w:rPr>
          <w:b w:val="0"/>
          <w:bCs/>
          <w:szCs w:val="26"/>
        </w:rPr>
        <w:t>tính</w:t>
      </w:r>
      <w:proofErr w:type="spellEnd"/>
      <w:r w:rsidRPr="0053340C">
        <w:rPr>
          <w:b w:val="0"/>
          <w:bCs/>
          <w:szCs w:val="26"/>
        </w:rPr>
        <w:t xml:space="preserve"> </w:t>
      </w:r>
      <w:proofErr w:type="spellStart"/>
      <w:r w:rsidRPr="0053340C">
        <w:rPr>
          <w:b w:val="0"/>
          <w:bCs/>
          <w:szCs w:val="26"/>
        </w:rPr>
        <w:t>toán</w:t>
      </w:r>
      <w:proofErr w:type="spellEnd"/>
      <w:r w:rsidRPr="0053340C">
        <w:rPr>
          <w:b w:val="0"/>
          <w:bCs/>
          <w:szCs w:val="26"/>
        </w:rPr>
        <w:t xml:space="preserve"> </w:t>
      </w:r>
      <w:proofErr w:type="spellStart"/>
      <w:r w:rsidRPr="0053340C">
        <w:rPr>
          <w:b w:val="0"/>
          <w:bCs/>
          <w:szCs w:val="26"/>
        </w:rPr>
        <w:t>cho</w:t>
      </w:r>
      <w:proofErr w:type="spellEnd"/>
      <w:r w:rsidRPr="0053340C">
        <w:rPr>
          <w:b w:val="0"/>
          <w:bCs/>
          <w:szCs w:val="26"/>
        </w:rPr>
        <w:t xml:space="preserve"> </w:t>
      </w:r>
      <w:proofErr w:type="spellStart"/>
      <w:r w:rsidRPr="0053340C">
        <w:rPr>
          <w:b w:val="0"/>
          <w:bCs/>
          <w:szCs w:val="26"/>
        </w:rPr>
        <w:t>thuận</w:t>
      </w:r>
      <w:proofErr w:type="spellEnd"/>
      <w:r w:rsidRPr="0053340C">
        <w:rPr>
          <w:b w:val="0"/>
          <w:bCs/>
          <w:szCs w:val="26"/>
        </w:rPr>
        <w:t xml:space="preserve"> </w:t>
      </w:r>
      <w:proofErr w:type="spellStart"/>
      <w:r w:rsidRPr="0053340C">
        <w:rPr>
          <w:b w:val="0"/>
          <w:bCs/>
          <w:szCs w:val="26"/>
        </w:rPr>
        <w:t>lợi</w:t>
      </w:r>
      <w:proofErr w:type="spellEnd"/>
      <w:r w:rsidRPr="0053340C">
        <w:rPr>
          <w:b w:val="0"/>
          <w:bCs/>
          <w:szCs w:val="26"/>
        </w:rPr>
        <w:t>.</w:t>
      </w:r>
      <w:r>
        <w:rPr>
          <w:b w:val="0"/>
          <w:bCs/>
          <w:szCs w:val="26"/>
        </w:rPr>
        <w:t xml:space="preserve"> </w:t>
      </w:r>
      <w:r w:rsidRPr="0053340C">
        <w:rPr>
          <w:b w:val="0"/>
          <w:bCs/>
          <w:szCs w:val="26"/>
        </w:rPr>
        <w:t xml:space="preserve">Ở </w:t>
      </w:r>
      <w:proofErr w:type="spellStart"/>
      <w:r w:rsidRPr="0053340C">
        <w:rPr>
          <w:b w:val="0"/>
          <w:bCs/>
          <w:szCs w:val="26"/>
        </w:rPr>
        <w:t>mỗi</w:t>
      </w:r>
      <w:proofErr w:type="spellEnd"/>
      <w:r w:rsidRPr="0053340C">
        <w:rPr>
          <w:b w:val="0"/>
          <w:bCs/>
          <w:szCs w:val="26"/>
        </w:rPr>
        <w:t xml:space="preserve"> </w:t>
      </w:r>
      <w:proofErr w:type="spellStart"/>
      <w:r w:rsidRPr="0053340C">
        <w:rPr>
          <w:b w:val="0"/>
          <w:bCs/>
          <w:szCs w:val="26"/>
        </w:rPr>
        <w:t>tầng</w:t>
      </w:r>
      <w:proofErr w:type="spellEnd"/>
      <w:r w:rsidRPr="0053340C">
        <w:rPr>
          <w:b w:val="0"/>
          <w:bCs/>
          <w:szCs w:val="26"/>
        </w:rPr>
        <w:t xml:space="preserve">, </w:t>
      </w:r>
      <w:proofErr w:type="spellStart"/>
      <w:r w:rsidRPr="0053340C">
        <w:rPr>
          <w:b w:val="0"/>
          <w:bCs/>
          <w:szCs w:val="26"/>
        </w:rPr>
        <w:t>số</w:t>
      </w:r>
      <w:proofErr w:type="spellEnd"/>
      <w:r w:rsidRPr="0053340C">
        <w:rPr>
          <w:b w:val="0"/>
          <w:bCs/>
          <w:szCs w:val="26"/>
        </w:rPr>
        <w:t xml:space="preserve"> </w:t>
      </w:r>
      <w:proofErr w:type="spellStart"/>
      <w:r w:rsidRPr="0053340C">
        <w:rPr>
          <w:b w:val="0"/>
          <w:bCs/>
          <w:szCs w:val="26"/>
        </w:rPr>
        <w:t>lượng</w:t>
      </w:r>
      <w:proofErr w:type="spellEnd"/>
      <w:r w:rsidRPr="0053340C">
        <w:rPr>
          <w:b w:val="0"/>
          <w:bCs/>
          <w:szCs w:val="26"/>
        </w:rPr>
        <w:t xml:space="preserve"> </w:t>
      </w:r>
      <w:proofErr w:type="spellStart"/>
      <w:r w:rsidRPr="0053340C">
        <w:rPr>
          <w:b w:val="0"/>
          <w:bCs/>
          <w:szCs w:val="26"/>
        </w:rPr>
        <w:t>các</w:t>
      </w:r>
      <w:proofErr w:type="spellEnd"/>
      <w:r w:rsidRPr="0053340C">
        <w:rPr>
          <w:b w:val="0"/>
          <w:bCs/>
          <w:szCs w:val="26"/>
        </w:rPr>
        <w:t xml:space="preserve"> </w:t>
      </w:r>
      <w:proofErr w:type="spellStart"/>
      <w:r w:rsidRPr="0053340C">
        <w:rPr>
          <w:b w:val="0"/>
          <w:bCs/>
          <w:szCs w:val="26"/>
        </w:rPr>
        <w:t>nút</w:t>
      </w:r>
      <w:proofErr w:type="spellEnd"/>
      <w:r w:rsidRPr="0053340C">
        <w:rPr>
          <w:b w:val="0"/>
          <w:bCs/>
          <w:szCs w:val="26"/>
        </w:rPr>
        <w:t xml:space="preserve"> </w:t>
      </w:r>
      <w:proofErr w:type="spellStart"/>
      <w:r w:rsidRPr="0053340C">
        <w:rPr>
          <w:b w:val="0"/>
          <w:bCs/>
          <w:szCs w:val="26"/>
        </w:rPr>
        <w:t>mạng</w:t>
      </w:r>
      <w:proofErr w:type="spellEnd"/>
      <w:r w:rsidRPr="0053340C">
        <w:rPr>
          <w:b w:val="0"/>
          <w:bCs/>
          <w:szCs w:val="26"/>
        </w:rPr>
        <w:t xml:space="preserve"> </w:t>
      </w:r>
      <w:proofErr w:type="spellStart"/>
      <w:r w:rsidRPr="0053340C">
        <w:rPr>
          <w:b w:val="0"/>
          <w:bCs/>
          <w:szCs w:val="26"/>
        </w:rPr>
        <w:t>có</w:t>
      </w:r>
      <w:proofErr w:type="spellEnd"/>
      <w:r w:rsidRPr="0053340C">
        <w:rPr>
          <w:b w:val="0"/>
          <w:bCs/>
          <w:szCs w:val="26"/>
        </w:rPr>
        <w:t xml:space="preserve"> </w:t>
      </w:r>
      <w:proofErr w:type="spellStart"/>
      <w:r w:rsidRPr="0053340C">
        <w:rPr>
          <w:b w:val="0"/>
          <w:bCs/>
          <w:szCs w:val="26"/>
        </w:rPr>
        <w:t>thể</w:t>
      </w:r>
      <w:proofErr w:type="spellEnd"/>
      <w:r w:rsidRPr="0053340C">
        <w:rPr>
          <w:b w:val="0"/>
          <w:bCs/>
          <w:szCs w:val="26"/>
        </w:rPr>
        <w:t xml:space="preserve"> </w:t>
      </w:r>
      <w:proofErr w:type="spellStart"/>
      <w:r w:rsidRPr="0053340C">
        <w:rPr>
          <w:b w:val="0"/>
          <w:bCs/>
          <w:szCs w:val="26"/>
        </w:rPr>
        <w:t>khác</w:t>
      </w:r>
      <w:proofErr w:type="spellEnd"/>
      <w:r w:rsidRPr="0053340C">
        <w:rPr>
          <w:b w:val="0"/>
          <w:bCs/>
          <w:szCs w:val="26"/>
        </w:rPr>
        <w:t xml:space="preserve"> </w:t>
      </w:r>
      <w:proofErr w:type="spellStart"/>
      <w:r w:rsidRPr="0053340C">
        <w:rPr>
          <w:b w:val="0"/>
          <w:bCs/>
          <w:szCs w:val="26"/>
        </w:rPr>
        <w:t>nhau</w:t>
      </w:r>
      <w:proofErr w:type="spellEnd"/>
      <w:r w:rsidRPr="0053340C">
        <w:rPr>
          <w:b w:val="0"/>
          <w:bCs/>
          <w:szCs w:val="26"/>
        </w:rPr>
        <w:t xml:space="preserve"> </w:t>
      </w:r>
      <w:proofErr w:type="spellStart"/>
      <w:r w:rsidRPr="0053340C">
        <w:rPr>
          <w:b w:val="0"/>
          <w:bCs/>
          <w:szCs w:val="26"/>
        </w:rPr>
        <w:t>tuỳ</w:t>
      </w:r>
      <w:proofErr w:type="spellEnd"/>
      <w:r w:rsidRPr="0053340C">
        <w:rPr>
          <w:b w:val="0"/>
          <w:bCs/>
          <w:szCs w:val="26"/>
        </w:rPr>
        <w:t xml:space="preserve"> </w:t>
      </w:r>
      <w:proofErr w:type="spellStart"/>
      <w:r w:rsidRPr="0053340C">
        <w:rPr>
          <w:b w:val="0"/>
          <w:bCs/>
          <w:szCs w:val="26"/>
        </w:rPr>
        <w:t>thuộc</w:t>
      </w:r>
      <w:proofErr w:type="spellEnd"/>
      <w:r w:rsidRPr="0053340C">
        <w:rPr>
          <w:b w:val="0"/>
          <w:bCs/>
          <w:szCs w:val="26"/>
        </w:rPr>
        <w:t xml:space="preserve"> </w:t>
      </w:r>
      <w:proofErr w:type="spellStart"/>
      <w:r w:rsidRPr="0053340C">
        <w:rPr>
          <w:b w:val="0"/>
          <w:bCs/>
          <w:szCs w:val="26"/>
        </w:rPr>
        <w:t>vào</w:t>
      </w:r>
      <w:proofErr w:type="spellEnd"/>
      <w:r w:rsidRPr="0053340C">
        <w:rPr>
          <w:b w:val="0"/>
          <w:bCs/>
          <w:szCs w:val="26"/>
        </w:rPr>
        <w:t xml:space="preserve"> </w:t>
      </w:r>
      <w:proofErr w:type="spellStart"/>
      <w:r w:rsidRPr="0053340C">
        <w:rPr>
          <w:b w:val="0"/>
          <w:bCs/>
          <w:szCs w:val="26"/>
        </w:rPr>
        <w:t>bài</w:t>
      </w:r>
      <w:proofErr w:type="spellEnd"/>
      <w:r w:rsidRPr="0053340C">
        <w:rPr>
          <w:b w:val="0"/>
          <w:bCs/>
          <w:szCs w:val="26"/>
        </w:rPr>
        <w:t xml:space="preserve"> </w:t>
      </w:r>
      <w:proofErr w:type="spellStart"/>
      <w:r w:rsidRPr="0053340C">
        <w:rPr>
          <w:b w:val="0"/>
          <w:bCs/>
          <w:szCs w:val="26"/>
        </w:rPr>
        <w:t>toán</w:t>
      </w:r>
      <w:proofErr w:type="spellEnd"/>
      <w:r w:rsidRPr="0053340C">
        <w:rPr>
          <w:b w:val="0"/>
          <w:bCs/>
          <w:szCs w:val="26"/>
        </w:rPr>
        <w:t xml:space="preserve"> </w:t>
      </w:r>
      <w:proofErr w:type="spellStart"/>
      <w:r w:rsidRPr="0053340C">
        <w:rPr>
          <w:b w:val="0"/>
          <w:bCs/>
          <w:szCs w:val="26"/>
        </w:rPr>
        <w:t>và</w:t>
      </w:r>
      <w:proofErr w:type="spellEnd"/>
      <w:r w:rsidRPr="0053340C">
        <w:rPr>
          <w:b w:val="0"/>
          <w:bCs/>
          <w:szCs w:val="26"/>
        </w:rPr>
        <w:t xml:space="preserve"> </w:t>
      </w:r>
      <w:proofErr w:type="spellStart"/>
      <w:r w:rsidRPr="0053340C">
        <w:rPr>
          <w:b w:val="0"/>
          <w:bCs/>
          <w:szCs w:val="26"/>
        </w:rPr>
        <w:t>cách</w:t>
      </w:r>
      <w:proofErr w:type="spellEnd"/>
      <w:r w:rsidRPr="0053340C">
        <w:rPr>
          <w:b w:val="0"/>
          <w:bCs/>
          <w:szCs w:val="26"/>
        </w:rPr>
        <w:t xml:space="preserve"> </w:t>
      </w:r>
      <w:proofErr w:type="spellStart"/>
      <w:r w:rsidRPr="0053340C">
        <w:rPr>
          <w:b w:val="0"/>
          <w:bCs/>
          <w:szCs w:val="26"/>
        </w:rPr>
        <w:t>giải</w:t>
      </w:r>
      <w:proofErr w:type="spellEnd"/>
      <w:r w:rsidRPr="0053340C">
        <w:rPr>
          <w:b w:val="0"/>
          <w:bCs/>
          <w:szCs w:val="26"/>
        </w:rPr>
        <w:t xml:space="preserve"> </w:t>
      </w:r>
      <w:proofErr w:type="spellStart"/>
      <w:r w:rsidRPr="0053340C">
        <w:rPr>
          <w:b w:val="0"/>
          <w:bCs/>
          <w:szCs w:val="26"/>
        </w:rPr>
        <w:t>quyết</w:t>
      </w:r>
      <w:proofErr w:type="spellEnd"/>
      <w:r w:rsidRPr="0053340C">
        <w:rPr>
          <w:b w:val="0"/>
          <w:bCs/>
          <w:szCs w:val="26"/>
        </w:rPr>
        <w:t>.</w:t>
      </w:r>
    </w:p>
    <w:p w14:paraId="2A03424F" w14:textId="77777777" w:rsidR="003D5DE8" w:rsidRDefault="003D5DE8" w:rsidP="0053340C">
      <w:pPr>
        <w:ind w:firstLine="720"/>
        <w:jc w:val="both"/>
        <w:rPr>
          <w:b w:val="0"/>
          <w:bCs/>
          <w:szCs w:val="26"/>
        </w:rPr>
      </w:pPr>
    </w:p>
    <w:p w14:paraId="28B6995F" w14:textId="18697485" w:rsidR="0053340C" w:rsidRDefault="0053340C">
      <w:pPr>
        <w:pStyle w:val="Heading5"/>
        <w:numPr>
          <w:ilvl w:val="3"/>
          <w:numId w:val="42"/>
        </w:numPr>
        <w:ind w:left="2880"/>
        <w:pPrChange w:id="737" w:author="HIKARI" w:date="2019-11-08T21:18:00Z">
          <w:pPr>
            <w:pStyle w:val="ListParagraph"/>
            <w:numPr>
              <w:ilvl w:val="3"/>
              <w:numId w:val="2"/>
            </w:numPr>
            <w:ind w:left="2520" w:hanging="1080"/>
            <w:jc w:val="both"/>
            <w:outlineLvl w:val="4"/>
          </w:pPr>
        </w:pPrChange>
      </w:pPr>
      <w:bookmarkStart w:id="738" w:name="_Toc24298318"/>
      <w:r w:rsidRPr="0053340C">
        <w:t>Layers API</w:t>
      </w:r>
      <w:bookmarkEnd w:id="738"/>
    </w:p>
    <w:p w14:paraId="1BB24898" w14:textId="76BC55CE" w:rsidR="005478FC" w:rsidRDefault="007E6BED" w:rsidP="00136198">
      <w:pPr>
        <w:ind w:firstLine="720"/>
        <w:jc w:val="both"/>
        <w:rPr>
          <w:b w:val="0"/>
          <w:bCs/>
          <w:szCs w:val="26"/>
        </w:rPr>
      </w:pPr>
      <w:r>
        <w:rPr>
          <w:b w:val="0"/>
          <w:bCs/>
          <w:szCs w:val="26"/>
        </w:rPr>
        <w:t>Layer</w:t>
      </w:r>
      <w:r w:rsidR="00DC21C1">
        <w:rPr>
          <w:b w:val="0"/>
          <w:bCs/>
          <w:szCs w:val="26"/>
        </w:rPr>
        <w:t>s</w:t>
      </w:r>
      <w:r>
        <w:rPr>
          <w:b w:val="0"/>
          <w:bCs/>
          <w:szCs w:val="26"/>
        </w:rPr>
        <w:t xml:space="preserve"> API </w:t>
      </w:r>
      <w:proofErr w:type="spellStart"/>
      <w:r>
        <w:rPr>
          <w:b w:val="0"/>
          <w:bCs/>
          <w:szCs w:val="26"/>
        </w:rPr>
        <w:t>là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một</w:t>
      </w:r>
      <w:proofErr w:type="spellEnd"/>
      <w:r>
        <w:rPr>
          <w:b w:val="0"/>
          <w:bCs/>
          <w:szCs w:val="26"/>
        </w:rPr>
        <w:t xml:space="preserve"> module </w:t>
      </w:r>
      <w:proofErr w:type="spellStart"/>
      <w:r>
        <w:rPr>
          <w:b w:val="0"/>
          <w:bCs/>
          <w:szCs w:val="26"/>
        </w:rPr>
        <w:t>của</w:t>
      </w:r>
      <w:proofErr w:type="spellEnd"/>
      <w:r>
        <w:rPr>
          <w:b w:val="0"/>
          <w:bCs/>
          <w:szCs w:val="26"/>
        </w:rPr>
        <w:t xml:space="preserve"> TensorFlow, </w:t>
      </w:r>
      <w:proofErr w:type="spellStart"/>
      <w:r>
        <w:rPr>
          <w:b w:val="0"/>
          <w:bCs/>
          <w:szCs w:val="26"/>
        </w:rPr>
        <w:t>được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tạo</w:t>
      </w:r>
      <w:proofErr w:type="spellEnd"/>
      <w:r>
        <w:rPr>
          <w:b w:val="0"/>
          <w:bCs/>
          <w:szCs w:val="26"/>
        </w:rPr>
        <w:t xml:space="preserve"> ra </w:t>
      </w:r>
      <w:proofErr w:type="spellStart"/>
      <w:r>
        <w:rPr>
          <w:b w:val="0"/>
          <w:bCs/>
          <w:szCs w:val="26"/>
        </w:rPr>
        <w:t>bởi</w:t>
      </w:r>
      <w:proofErr w:type="spellEnd"/>
      <w:r>
        <w:rPr>
          <w:b w:val="0"/>
          <w:bCs/>
          <w:szCs w:val="26"/>
        </w:rPr>
        <w:t xml:space="preserve"> </w:t>
      </w:r>
      <w:r w:rsidRPr="007E6BED">
        <w:rPr>
          <w:b w:val="0"/>
          <w:bCs/>
          <w:szCs w:val="26"/>
        </w:rPr>
        <w:t xml:space="preserve">François </w:t>
      </w:r>
      <w:proofErr w:type="spellStart"/>
      <w:r w:rsidRPr="007E6BED">
        <w:rPr>
          <w:b w:val="0"/>
          <w:bCs/>
          <w:szCs w:val="26"/>
        </w:rPr>
        <w:t>Chollet</w:t>
      </w:r>
      <w:proofErr w:type="spellEnd"/>
      <w:r>
        <w:rPr>
          <w:b w:val="0"/>
          <w:bCs/>
          <w:szCs w:val="26"/>
        </w:rPr>
        <w:t xml:space="preserve">, </w:t>
      </w:r>
      <w:proofErr w:type="spellStart"/>
      <w:r>
        <w:rPr>
          <w:b w:val="0"/>
          <w:bCs/>
          <w:szCs w:val="26"/>
        </w:rPr>
        <w:t>tác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giả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của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bộ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thư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viện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Keras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với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chức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năng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tương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tự</w:t>
      </w:r>
      <w:proofErr w:type="spellEnd"/>
      <w:r>
        <w:rPr>
          <w:b w:val="0"/>
          <w:bCs/>
          <w:szCs w:val="26"/>
        </w:rPr>
        <w:t xml:space="preserve">. </w:t>
      </w:r>
      <w:r w:rsidR="00DC21C1">
        <w:rPr>
          <w:b w:val="0"/>
          <w:bCs/>
          <w:szCs w:val="26"/>
        </w:rPr>
        <w:t xml:space="preserve">Layers API </w:t>
      </w:r>
      <w:proofErr w:type="spellStart"/>
      <w:r w:rsidR="00DC21C1">
        <w:rPr>
          <w:b w:val="0"/>
          <w:bCs/>
          <w:szCs w:val="26"/>
        </w:rPr>
        <w:t>được</w:t>
      </w:r>
      <w:proofErr w:type="spellEnd"/>
      <w:r w:rsidR="00DC21C1">
        <w:rPr>
          <w:b w:val="0"/>
          <w:bCs/>
          <w:szCs w:val="26"/>
        </w:rPr>
        <w:t xml:space="preserve"> </w:t>
      </w:r>
      <w:proofErr w:type="spellStart"/>
      <w:r w:rsidR="00DC21C1">
        <w:rPr>
          <w:b w:val="0"/>
          <w:bCs/>
          <w:szCs w:val="26"/>
        </w:rPr>
        <w:t>dùng</w:t>
      </w:r>
      <w:proofErr w:type="spellEnd"/>
      <w:r w:rsidR="00DC21C1">
        <w:rPr>
          <w:b w:val="0"/>
          <w:bCs/>
          <w:szCs w:val="26"/>
        </w:rPr>
        <w:t xml:space="preserve"> </w:t>
      </w:r>
      <w:proofErr w:type="spellStart"/>
      <w:r w:rsidR="00DC21C1">
        <w:rPr>
          <w:b w:val="0"/>
          <w:bCs/>
          <w:szCs w:val="26"/>
        </w:rPr>
        <w:t>để</w:t>
      </w:r>
      <w:proofErr w:type="spellEnd"/>
      <w:r w:rsidR="00DC21C1">
        <w:rPr>
          <w:b w:val="0"/>
          <w:bCs/>
          <w:szCs w:val="26"/>
        </w:rPr>
        <w:t xml:space="preserve"> </w:t>
      </w:r>
      <w:proofErr w:type="spellStart"/>
      <w:r w:rsidR="00DC21C1">
        <w:rPr>
          <w:b w:val="0"/>
          <w:bCs/>
          <w:szCs w:val="26"/>
        </w:rPr>
        <w:t>tạo</w:t>
      </w:r>
      <w:proofErr w:type="spellEnd"/>
      <w:r w:rsidR="00DC21C1">
        <w:rPr>
          <w:b w:val="0"/>
          <w:bCs/>
          <w:szCs w:val="26"/>
        </w:rPr>
        <w:t xml:space="preserve"> ra </w:t>
      </w:r>
      <w:proofErr w:type="spellStart"/>
      <w:r w:rsidR="00DC21C1">
        <w:rPr>
          <w:b w:val="0"/>
          <w:bCs/>
          <w:szCs w:val="26"/>
        </w:rPr>
        <w:t>một</w:t>
      </w:r>
      <w:proofErr w:type="spellEnd"/>
      <w:r w:rsidR="00DC21C1">
        <w:rPr>
          <w:b w:val="0"/>
          <w:bCs/>
          <w:szCs w:val="26"/>
        </w:rPr>
        <w:t xml:space="preserve"> ANN</w:t>
      </w:r>
      <w:ins w:id="739" w:author="HIKARI" w:date="2019-11-10T17:22:00Z">
        <w:r w:rsidR="0090526D">
          <w:rPr>
            <w:b w:val="0"/>
            <w:bCs/>
            <w:szCs w:val="26"/>
          </w:rPr>
          <w:t>.</w:t>
        </w:r>
      </w:ins>
    </w:p>
    <w:p w14:paraId="7E79F8CD" w14:textId="77777777" w:rsidR="00136198" w:rsidRPr="00136198" w:rsidRDefault="00136198" w:rsidP="00136198">
      <w:pPr>
        <w:ind w:left="720"/>
        <w:jc w:val="both"/>
        <w:rPr>
          <w:b w:val="0"/>
          <w:bCs/>
          <w:szCs w:val="26"/>
        </w:rPr>
      </w:pPr>
    </w:p>
    <w:p w14:paraId="3EB168CF" w14:textId="535A29D5" w:rsidR="00B80E5B" w:rsidRPr="00E24C10" w:rsidRDefault="00D51566">
      <w:pPr>
        <w:pStyle w:val="Heading2"/>
        <w:numPr>
          <w:ilvl w:val="0"/>
          <w:numId w:val="42"/>
        </w:numPr>
        <w:pPrChange w:id="740" w:author="HIKARI" w:date="2019-11-08T21:19:00Z">
          <w:pPr>
            <w:pStyle w:val="ListParagraph"/>
            <w:numPr>
              <w:numId w:val="2"/>
            </w:numPr>
            <w:ind w:hanging="360"/>
            <w:outlineLvl w:val="1"/>
          </w:pPr>
        </w:pPrChange>
      </w:pPr>
      <w:bookmarkStart w:id="741" w:name="_Toc24298319"/>
      <w:proofErr w:type="spellStart"/>
      <w:r w:rsidRPr="00E24C10">
        <w:t>Đặc</w:t>
      </w:r>
      <w:proofErr w:type="spellEnd"/>
      <w:r w:rsidRPr="00E24C10">
        <w:t xml:space="preserve"> </w:t>
      </w:r>
      <w:proofErr w:type="spellStart"/>
      <w:r w:rsidRPr="00E24C10">
        <w:t>tả</w:t>
      </w:r>
      <w:proofErr w:type="spellEnd"/>
      <w:r w:rsidRPr="00E24C10">
        <w:t xml:space="preserve"> </w:t>
      </w:r>
      <w:proofErr w:type="spellStart"/>
      <w:r w:rsidRPr="00E24C10">
        <w:t>phần</w:t>
      </w:r>
      <w:proofErr w:type="spellEnd"/>
      <w:r w:rsidRPr="00E24C10">
        <w:t xml:space="preserve"> </w:t>
      </w:r>
      <w:proofErr w:type="spellStart"/>
      <w:r w:rsidRPr="00E24C10">
        <w:t>mềm</w:t>
      </w:r>
      <w:proofErr w:type="spellEnd"/>
      <w:r w:rsidRPr="00E24C10">
        <w:t xml:space="preserve"> </w:t>
      </w:r>
      <w:proofErr w:type="spellStart"/>
      <w:r w:rsidRPr="00E24C10">
        <w:t>TensorGram</w:t>
      </w:r>
      <w:bookmarkEnd w:id="741"/>
      <w:proofErr w:type="spellEnd"/>
    </w:p>
    <w:p w14:paraId="0D4877D1" w14:textId="5FF442D0" w:rsidR="00B80E5B" w:rsidRPr="00E24C10" w:rsidRDefault="00B80E5B">
      <w:pPr>
        <w:pStyle w:val="Heading3"/>
        <w:numPr>
          <w:ilvl w:val="1"/>
          <w:numId w:val="42"/>
        </w:numPr>
        <w:ind w:left="1440"/>
        <w:pPrChange w:id="742" w:author="HIKARI" w:date="2019-11-08T21:19:00Z">
          <w:pPr>
            <w:pStyle w:val="ListParagraph"/>
            <w:numPr>
              <w:ilvl w:val="1"/>
              <w:numId w:val="2"/>
            </w:numPr>
            <w:ind w:left="1440" w:hanging="720"/>
            <w:outlineLvl w:val="2"/>
          </w:pPr>
        </w:pPrChange>
      </w:pPr>
      <w:bookmarkStart w:id="743" w:name="_Toc24298320"/>
      <w:proofErr w:type="spellStart"/>
      <w:r w:rsidRPr="00E24C10">
        <w:t>Phần</w:t>
      </w:r>
      <w:proofErr w:type="spellEnd"/>
      <w:r w:rsidRPr="00E24C10">
        <w:t xml:space="preserve"> </w:t>
      </w:r>
      <w:proofErr w:type="spellStart"/>
      <w:r w:rsidRPr="00E24C10">
        <w:t>mềm</w:t>
      </w:r>
      <w:proofErr w:type="spellEnd"/>
      <w:r w:rsidRPr="00E24C10">
        <w:t xml:space="preserve"> </w:t>
      </w:r>
      <w:proofErr w:type="spellStart"/>
      <w:r w:rsidRPr="00E24C10">
        <w:t>TensorGram</w:t>
      </w:r>
      <w:bookmarkEnd w:id="743"/>
      <w:proofErr w:type="spellEnd"/>
    </w:p>
    <w:p w14:paraId="102C7BE9" w14:textId="41F385BF" w:rsidR="00B80E5B" w:rsidRDefault="00B022CD">
      <w:pPr>
        <w:pStyle w:val="Heading4"/>
        <w:numPr>
          <w:ilvl w:val="2"/>
          <w:numId w:val="42"/>
        </w:numPr>
        <w:ind w:left="2160"/>
        <w:pPrChange w:id="744" w:author="HIKARI" w:date="2019-11-08T21:19:00Z">
          <w:pPr>
            <w:pStyle w:val="ListParagraph"/>
            <w:numPr>
              <w:ilvl w:val="2"/>
              <w:numId w:val="2"/>
            </w:numPr>
            <w:ind w:left="2160" w:hanging="1080"/>
            <w:outlineLvl w:val="3"/>
          </w:pPr>
        </w:pPrChange>
      </w:pPr>
      <w:bookmarkStart w:id="745" w:name="_Toc24298321"/>
      <w:proofErr w:type="spellStart"/>
      <w:r w:rsidRPr="00E24C10">
        <w:t>Giới</w:t>
      </w:r>
      <w:proofErr w:type="spellEnd"/>
      <w:r w:rsidRPr="00E24C10">
        <w:t xml:space="preserve"> </w:t>
      </w:r>
      <w:proofErr w:type="spellStart"/>
      <w:r w:rsidRPr="00E24C10">
        <w:t>thiệu</w:t>
      </w:r>
      <w:proofErr w:type="spellEnd"/>
      <w:r w:rsidRPr="00E24C10">
        <w:t xml:space="preserve"> </w:t>
      </w:r>
      <w:proofErr w:type="spellStart"/>
      <w:r w:rsidRPr="00E24C10">
        <w:t>về</w:t>
      </w:r>
      <w:proofErr w:type="spellEnd"/>
      <w:r w:rsidRPr="00E24C10">
        <w:t xml:space="preserve"> </w:t>
      </w:r>
      <w:proofErr w:type="spellStart"/>
      <w:r w:rsidRPr="00E24C10">
        <w:t>phần</w:t>
      </w:r>
      <w:proofErr w:type="spellEnd"/>
      <w:r w:rsidRPr="00E24C10">
        <w:t xml:space="preserve"> </w:t>
      </w:r>
      <w:proofErr w:type="spellStart"/>
      <w:r w:rsidRPr="00E24C10">
        <w:t>mềm</w:t>
      </w:r>
      <w:proofErr w:type="spellEnd"/>
      <w:r w:rsidRPr="00E24C10">
        <w:t xml:space="preserve"> </w:t>
      </w:r>
      <w:proofErr w:type="spellStart"/>
      <w:r w:rsidRPr="00E24C10">
        <w:t>TensorGram</w:t>
      </w:r>
      <w:bookmarkEnd w:id="745"/>
      <w:proofErr w:type="spellEnd"/>
    </w:p>
    <w:p w14:paraId="06885195" w14:textId="4489CF0B" w:rsidR="00F31D18" w:rsidRDefault="00F31D18" w:rsidP="0090526D">
      <w:pPr>
        <w:ind w:firstLine="720"/>
        <w:jc w:val="both"/>
        <w:rPr>
          <w:ins w:id="746" w:author="HIKARI" w:date="2019-11-10T17:31:00Z"/>
          <w:b w:val="0"/>
          <w:bCs/>
          <w:szCs w:val="26"/>
        </w:rPr>
      </w:pPr>
      <w:proofErr w:type="spellStart"/>
      <w:r>
        <w:rPr>
          <w:b w:val="0"/>
          <w:bCs/>
          <w:szCs w:val="26"/>
        </w:rPr>
        <w:t>Tensor</w:t>
      </w:r>
      <w:r w:rsidR="00BC49E8">
        <w:rPr>
          <w:b w:val="0"/>
          <w:bCs/>
          <w:szCs w:val="26"/>
        </w:rPr>
        <w:t>G</w:t>
      </w:r>
      <w:r>
        <w:rPr>
          <w:b w:val="0"/>
          <w:bCs/>
          <w:szCs w:val="26"/>
        </w:rPr>
        <w:t>ram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là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một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phần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mềm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nhỏ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gọn</w:t>
      </w:r>
      <w:proofErr w:type="spellEnd"/>
      <w:r>
        <w:rPr>
          <w:b w:val="0"/>
          <w:bCs/>
          <w:szCs w:val="26"/>
        </w:rPr>
        <w:t xml:space="preserve"> (portable) </w:t>
      </w:r>
      <w:proofErr w:type="spellStart"/>
      <w:r>
        <w:rPr>
          <w:b w:val="0"/>
          <w:bCs/>
          <w:szCs w:val="26"/>
        </w:rPr>
        <w:t>chạy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mà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không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cần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cài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đặt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dùng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để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đồ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thị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hoá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một</w:t>
      </w:r>
      <w:proofErr w:type="spellEnd"/>
      <w:r>
        <w:rPr>
          <w:b w:val="0"/>
          <w:bCs/>
          <w:szCs w:val="26"/>
        </w:rPr>
        <w:t xml:space="preserve"> </w:t>
      </w:r>
      <w:r w:rsidR="007704A2">
        <w:rPr>
          <w:b w:val="0"/>
          <w:bCs/>
          <w:i/>
          <w:iCs/>
          <w:szCs w:val="26"/>
        </w:rPr>
        <w:t>ANN</w:t>
      </w:r>
      <w:r>
        <w:rPr>
          <w:b w:val="0"/>
          <w:bCs/>
          <w:i/>
          <w:i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được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định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nghĩa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bởi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người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dùng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thông</w:t>
      </w:r>
      <w:proofErr w:type="spellEnd"/>
      <w:r>
        <w:rPr>
          <w:b w:val="0"/>
          <w:bCs/>
          <w:szCs w:val="26"/>
        </w:rPr>
        <w:t xml:space="preserve"> qua </w:t>
      </w:r>
      <w:proofErr w:type="spellStart"/>
      <w:r>
        <w:rPr>
          <w:b w:val="0"/>
          <w:bCs/>
          <w:szCs w:val="26"/>
        </w:rPr>
        <w:t>đoạn</w:t>
      </w:r>
      <w:proofErr w:type="spellEnd"/>
      <w:r>
        <w:rPr>
          <w:b w:val="0"/>
          <w:bCs/>
          <w:szCs w:val="26"/>
        </w:rPr>
        <w:t xml:space="preserve"> </w:t>
      </w:r>
      <w:r w:rsidR="007704A2">
        <w:rPr>
          <w:b w:val="0"/>
          <w:bCs/>
          <w:szCs w:val="26"/>
        </w:rPr>
        <w:t>P</w:t>
      </w:r>
      <w:r>
        <w:rPr>
          <w:b w:val="0"/>
          <w:bCs/>
          <w:szCs w:val="26"/>
        </w:rPr>
        <w:t xml:space="preserve">ython </w:t>
      </w:r>
      <w:r w:rsidR="007704A2">
        <w:rPr>
          <w:b w:val="0"/>
          <w:bCs/>
          <w:szCs w:val="26"/>
        </w:rPr>
        <w:t>Sc</w:t>
      </w:r>
      <w:r>
        <w:rPr>
          <w:b w:val="0"/>
          <w:bCs/>
          <w:szCs w:val="26"/>
        </w:rPr>
        <w:t xml:space="preserve">ripts </w:t>
      </w:r>
      <w:proofErr w:type="spellStart"/>
      <w:r>
        <w:rPr>
          <w:b w:val="0"/>
          <w:bCs/>
          <w:szCs w:val="26"/>
        </w:rPr>
        <w:t>nhập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trực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tiếp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vào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khung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soạn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thảo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trong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chương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trình</w:t>
      </w:r>
      <w:proofErr w:type="spellEnd"/>
      <w:r>
        <w:rPr>
          <w:b w:val="0"/>
          <w:bCs/>
          <w:i/>
          <w:i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thành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dạng</w:t>
      </w:r>
      <w:proofErr w:type="spellEnd"/>
      <w:r w:rsidR="007704A2">
        <w:rPr>
          <w:b w:val="0"/>
          <w:bCs/>
          <w:szCs w:val="26"/>
        </w:rPr>
        <w:t xml:space="preserve"> TensorFlow</w:t>
      </w:r>
      <w:r>
        <w:rPr>
          <w:b w:val="0"/>
          <w:bCs/>
          <w:szCs w:val="26"/>
        </w:rPr>
        <w:t xml:space="preserve"> Layer</w:t>
      </w:r>
      <w:r w:rsidR="007704A2">
        <w:rPr>
          <w:b w:val="0"/>
          <w:bCs/>
          <w:szCs w:val="26"/>
        </w:rPr>
        <w:t>s</w:t>
      </w:r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và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hiển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thị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lên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cho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người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dùng</w:t>
      </w:r>
      <w:proofErr w:type="spellEnd"/>
      <w:r>
        <w:rPr>
          <w:b w:val="0"/>
          <w:bCs/>
          <w:szCs w:val="26"/>
        </w:rPr>
        <w:t>.</w:t>
      </w:r>
    </w:p>
    <w:p w14:paraId="75D8A08D" w14:textId="77777777" w:rsidR="006D67D9" w:rsidRPr="00F31D18" w:rsidRDefault="006D67D9" w:rsidP="0090526D">
      <w:pPr>
        <w:ind w:firstLine="720"/>
        <w:jc w:val="both"/>
        <w:rPr>
          <w:b w:val="0"/>
          <w:bCs/>
          <w:szCs w:val="26"/>
        </w:rPr>
        <w:pPrChange w:id="747" w:author="HIKARI" w:date="2019-11-10T17:22:00Z">
          <w:pPr>
            <w:ind w:firstLine="720"/>
          </w:pPr>
        </w:pPrChange>
      </w:pPr>
    </w:p>
    <w:p w14:paraId="4207DE28" w14:textId="404C03A6" w:rsidR="00B80E5B" w:rsidRDefault="00B022CD">
      <w:pPr>
        <w:pStyle w:val="Heading4"/>
        <w:numPr>
          <w:ilvl w:val="2"/>
          <w:numId w:val="42"/>
        </w:numPr>
        <w:ind w:left="2160"/>
        <w:pPrChange w:id="748" w:author="HIKARI" w:date="2019-11-08T21:19:00Z">
          <w:pPr>
            <w:pStyle w:val="ListParagraph"/>
            <w:numPr>
              <w:ilvl w:val="2"/>
              <w:numId w:val="2"/>
            </w:numPr>
            <w:ind w:left="2160" w:hanging="1080"/>
            <w:outlineLvl w:val="3"/>
          </w:pPr>
        </w:pPrChange>
      </w:pPr>
      <w:bookmarkStart w:id="749" w:name="_Toc24298322"/>
      <w:r w:rsidRPr="00E24C10">
        <w:t>Use Case Diagram</w:t>
      </w:r>
      <w:bookmarkEnd w:id="749"/>
    </w:p>
    <w:p w14:paraId="79EB2EFA" w14:textId="77777777" w:rsidR="00324FE9" w:rsidRDefault="007361D0" w:rsidP="00324FE9">
      <w:pPr>
        <w:keepNext/>
      </w:pPr>
      <w:r>
        <w:rPr>
          <w:noProof/>
          <w:szCs w:val="26"/>
        </w:rPr>
        <w:drawing>
          <wp:inline distT="0" distB="0" distL="0" distR="0" wp14:anchorId="1ECF3578" wp14:editId="4173B380">
            <wp:extent cx="6569075" cy="1901825"/>
            <wp:effectExtent l="0" t="0" r="3175" b="3175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9075" cy="190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CAB19A" w14:textId="6E8A9273" w:rsidR="00F31D18" w:rsidRPr="00324FE9" w:rsidRDefault="00324FE9" w:rsidP="00324FE9">
      <w:pPr>
        <w:pStyle w:val="Caption"/>
        <w:jc w:val="center"/>
        <w:rPr>
          <w:sz w:val="20"/>
          <w:szCs w:val="20"/>
        </w:rPr>
      </w:pPr>
      <w:bookmarkStart w:id="750" w:name="_Toc24298357"/>
      <w:proofErr w:type="spellStart"/>
      <w:r w:rsidRPr="00324FE9">
        <w:rPr>
          <w:sz w:val="20"/>
          <w:szCs w:val="20"/>
        </w:rPr>
        <w:t>Hình</w:t>
      </w:r>
      <w:proofErr w:type="spellEnd"/>
      <w:r w:rsidRPr="00324FE9">
        <w:rPr>
          <w:sz w:val="20"/>
          <w:szCs w:val="20"/>
        </w:rPr>
        <w:t xml:space="preserve"> </w:t>
      </w:r>
      <w:r w:rsidRPr="00324FE9">
        <w:rPr>
          <w:sz w:val="20"/>
          <w:szCs w:val="20"/>
        </w:rPr>
        <w:fldChar w:fldCharType="begin"/>
      </w:r>
      <w:r w:rsidRPr="00324FE9">
        <w:rPr>
          <w:sz w:val="20"/>
          <w:szCs w:val="20"/>
        </w:rPr>
        <w:instrText xml:space="preserve"> SEQ Hình \* ARABIC </w:instrText>
      </w:r>
      <w:r w:rsidRPr="00324FE9">
        <w:rPr>
          <w:sz w:val="20"/>
          <w:szCs w:val="20"/>
        </w:rPr>
        <w:fldChar w:fldCharType="separate"/>
      </w:r>
      <w:r w:rsidR="000D50D6">
        <w:rPr>
          <w:noProof/>
          <w:sz w:val="20"/>
          <w:szCs w:val="20"/>
        </w:rPr>
        <w:t>2</w:t>
      </w:r>
      <w:r w:rsidRPr="00324FE9">
        <w:rPr>
          <w:sz w:val="20"/>
          <w:szCs w:val="20"/>
        </w:rPr>
        <w:fldChar w:fldCharType="end"/>
      </w:r>
      <w:r w:rsidRPr="00324FE9">
        <w:rPr>
          <w:sz w:val="20"/>
          <w:szCs w:val="20"/>
        </w:rPr>
        <w:t>: Use case diagram</w:t>
      </w:r>
      <w:bookmarkEnd w:id="750"/>
    </w:p>
    <w:p w14:paraId="5BF951C5" w14:textId="23673E3E" w:rsidR="002C0C40" w:rsidRDefault="002C0C40">
      <w:pPr>
        <w:pStyle w:val="Heading4"/>
        <w:numPr>
          <w:ilvl w:val="2"/>
          <w:numId w:val="42"/>
        </w:numPr>
        <w:ind w:left="2160"/>
        <w:pPrChange w:id="751" w:author="HIKARI" w:date="2019-11-08T21:20:00Z">
          <w:pPr>
            <w:pStyle w:val="ListParagraph"/>
            <w:numPr>
              <w:ilvl w:val="2"/>
              <w:numId w:val="2"/>
            </w:numPr>
            <w:ind w:left="2160" w:hanging="1080"/>
          </w:pPr>
        </w:pPrChange>
      </w:pPr>
      <w:del w:id="752" w:author="HIKARI" w:date="2019-11-09T13:51:00Z">
        <w:r w:rsidDel="00946202">
          <w:lastRenderedPageBreak/>
          <w:delText>Thông tin</w:delText>
        </w:r>
      </w:del>
      <w:bookmarkStart w:id="753" w:name="_Toc24298323"/>
      <w:proofErr w:type="spellStart"/>
      <w:ins w:id="754" w:author="HIKARI" w:date="2019-11-09T13:51:00Z">
        <w:r w:rsidR="00946202">
          <w:t>Dữ</w:t>
        </w:r>
        <w:proofErr w:type="spellEnd"/>
        <w:r w:rsidR="00946202">
          <w:t xml:space="preserve"> </w:t>
        </w:r>
        <w:proofErr w:type="spellStart"/>
        <w:r w:rsidR="00946202">
          <w:t>liệu</w:t>
        </w:r>
      </w:ins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– </w:t>
      </w:r>
      <w:proofErr w:type="spellStart"/>
      <w:r>
        <w:t>đầu</w:t>
      </w:r>
      <w:proofErr w:type="spellEnd"/>
      <w:r>
        <w:t xml:space="preserve"> ra (input - output)</w:t>
      </w:r>
      <w:bookmarkEnd w:id="753"/>
    </w:p>
    <w:p w14:paraId="2884D4C8" w14:textId="449E7500" w:rsidR="002C0C40" w:rsidRDefault="002C0C40">
      <w:pPr>
        <w:pStyle w:val="ListParagraph"/>
        <w:numPr>
          <w:ilvl w:val="1"/>
          <w:numId w:val="39"/>
        </w:numPr>
        <w:ind w:left="810"/>
        <w:jc w:val="both"/>
        <w:rPr>
          <w:szCs w:val="26"/>
        </w:rPr>
        <w:pPrChange w:id="755" w:author="HIKARI" w:date="2019-11-08T21:20:00Z">
          <w:pPr>
            <w:pStyle w:val="ListParagraph"/>
            <w:numPr>
              <w:ilvl w:val="1"/>
              <w:numId w:val="39"/>
            </w:numPr>
            <w:ind w:left="1800" w:hanging="360"/>
            <w:jc w:val="both"/>
          </w:pPr>
        </w:pPrChange>
      </w:pPr>
      <w:r w:rsidRPr="002C0C40">
        <w:rPr>
          <w:b w:val="0"/>
          <w:bCs/>
          <w:szCs w:val="26"/>
        </w:rPr>
        <w:t>Input</w:t>
      </w:r>
      <w:r>
        <w:rPr>
          <w:szCs w:val="26"/>
        </w:rPr>
        <w:t xml:space="preserve">: </w:t>
      </w:r>
      <w:r w:rsidRPr="00281028">
        <w:rPr>
          <w:b w:val="0"/>
          <w:bCs/>
          <w:szCs w:val="26"/>
        </w:rPr>
        <w:t xml:space="preserve">Python Scripts </w:t>
      </w:r>
      <w:proofErr w:type="spellStart"/>
      <w:r w:rsidRPr="00281028">
        <w:rPr>
          <w:b w:val="0"/>
          <w:bCs/>
          <w:szCs w:val="26"/>
        </w:rPr>
        <w:t>chứa</w:t>
      </w:r>
      <w:proofErr w:type="spellEnd"/>
      <w:r w:rsidRPr="00281028">
        <w:rPr>
          <w:b w:val="0"/>
          <w:bCs/>
          <w:szCs w:val="26"/>
        </w:rPr>
        <w:t xml:space="preserve"> </w:t>
      </w:r>
      <w:proofErr w:type="spellStart"/>
      <w:r w:rsidRPr="00281028">
        <w:rPr>
          <w:b w:val="0"/>
          <w:bCs/>
          <w:szCs w:val="26"/>
        </w:rPr>
        <w:t>mô</w:t>
      </w:r>
      <w:proofErr w:type="spellEnd"/>
      <w:r w:rsidRPr="00281028">
        <w:rPr>
          <w:b w:val="0"/>
          <w:bCs/>
          <w:szCs w:val="26"/>
        </w:rPr>
        <w:t xml:space="preserve"> </w:t>
      </w:r>
      <w:proofErr w:type="spellStart"/>
      <w:r w:rsidRPr="00281028">
        <w:rPr>
          <w:b w:val="0"/>
          <w:bCs/>
          <w:szCs w:val="26"/>
        </w:rPr>
        <w:t>tả</w:t>
      </w:r>
      <w:proofErr w:type="spellEnd"/>
      <w:r w:rsidRPr="00281028">
        <w:rPr>
          <w:b w:val="0"/>
          <w:bCs/>
          <w:szCs w:val="26"/>
        </w:rPr>
        <w:t xml:space="preserve"> </w:t>
      </w:r>
      <w:proofErr w:type="spellStart"/>
      <w:r w:rsidRPr="00281028">
        <w:rPr>
          <w:b w:val="0"/>
          <w:bCs/>
          <w:szCs w:val="26"/>
        </w:rPr>
        <w:t>về</w:t>
      </w:r>
      <w:proofErr w:type="spellEnd"/>
      <w:r w:rsidRPr="00281028">
        <w:rPr>
          <w:b w:val="0"/>
          <w:bCs/>
          <w:szCs w:val="26"/>
        </w:rPr>
        <w:t xml:space="preserve"> </w:t>
      </w:r>
      <w:proofErr w:type="spellStart"/>
      <w:r w:rsidRPr="00281028">
        <w:rPr>
          <w:b w:val="0"/>
          <w:bCs/>
          <w:szCs w:val="26"/>
        </w:rPr>
        <w:t>một</w:t>
      </w:r>
      <w:proofErr w:type="spellEnd"/>
      <w:r w:rsidRPr="00281028">
        <w:rPr>
          <w:b w:val="0"/>
          <w:bCs/>
          <w:szCs w:val="26"/>
        </w:rPr>
        <w:t xml:space="preserve"> </w:t>
      </w:r>
      <w:proofErr w:type="spellStart"/>
      <w:r w:rsidRPr="00281028">
        <w:rPr>
          <w:b w:val="0"/>
          <w:bCs/>
          <w:szCs w:val="26"/>
        </w:rPr>
        <w:t>mạng</w:t>
      </w:r>
      <w:proofErr w:type="spellEnd"/>
      <w:r w:rsidRPr="00281028">
        <w:rPr>
          <w:b w:val="0"/>
          <w:bCs/>
          <w:szCs w:val="26"/>
        </w:rPr>
        <w:t xml:space="preserve"> </w:t>
      </w:r>
      <w:proofErr w:type="spellStart"/>
      <w:r w:rsidRPr="00281028">
        <w:rPr>
          <w:b w:val="0"/>
          <w:bCs/>
          <w:szCs w:val="26"/>
        </w:rPr>
        <w:t>thần</w:t>
      </w:r>
      <w:proofErr w:type="spellEnd"/>
      <w:r w:rsidRPr="00281028">
        <w:rPr>
          <w:b w:val="0"/>
          <w:bCs/>
          <w:szCs w:val="26"/>
        </w:rPr>
        <w:t xml:space="preserve"> </w:t>
      </w:r>
      <w:proofErr w:type="spellStart"/>
      <w:r w:rsidRPr="00281028">
        <w:rPr>
          <w:b w:val="0"/>
          <w:bCs/>
          <w:szCs w:val="26"/>
        </w:rPr>
        <w:t>kinh</w:t>
      </w:r>
      <w:proofErr w:type="spellEnd"/>
      <w:r w:rsidRPr="00281028">
        <w:rPr>
          <w:b w:val="0"/>
          <w:bCs/>
          <w:szCs w:val="26"/>
        </w:rPr>
        <w:t xml:space="preserve"> </w:t>
      </w:r>
      <w:proofErr w:type="spellStart"/>
      <w:r w:rsidRPr="00281028">
        <w:rPr>
          <w:b w:val="0"/>
          <w:bCs/>
          <w:szCs w:val="26"/>
        </w:rPr>
        <w:t>nhân</w:t>
      </w:r>
      <w:proofErr w:type="spellEnd"/>
      <w:r w:rsidRPr="00281028">
        <w:rPr>
          <w:b w:val="0"/>
          <w:bCs/>
          <w:szCs w:val="26"/>
        </w:rPr>
        <w:t xml:space="preserve"> </w:t>
      </w:r>
      <w:proofErr w:type="spellStart"/>
      <w:r w:rsidRPr="00281028">
        <w:rPr>
          <w:b w:val="0"/>
          <w:bCs/>
          <w:szCs w:val="26"/>
        </w:rPr>
        <w:t>tạo</w:t>
      </w:r>
      <w:proofErr w:type="spellEnd"/>
      <w:r>
        <w:rPr>
          <w:b w:val="0"/>
          <w:bCs/>
          <w:szCs w:val="26"/>
        </w:rPr>
        <w:t>.</w:t>
      </w:r>
    </w:p>
    <w:p w14:paraId="0AE3B947" w14:textId="614304E9" w:rsidR="002C0C40" w:rsidRPr="002C0C40" w:rsidRDefault="002C0C40">
      <w:pPr>
        <w:pStyle w:val="ListParagraph"/>
        <w:numPr>
          <w:ilvl w:val="1"/>
          <w:numId w:val="39"/>
        </w:numPr>
        <w:ind w:left="810"/>
        <w:jc w:val="both"/>
        <w:rPr>
          <w:szCs w:val="26"/>
        </w:rPr>
        <w:pPrChange w:id="756" w:author="HIKARI" w:date="2019-11-08T21:20:00Z">
          <w:pPr>
            <w:pStyle w:val="ListParagraph"/>
            <w:numPr>
              <w:ilvl w:val="1"/>
              <w:numId w:val="39"/>
            </w:numPr>
            <w:ind w:left="1800" w:hanging="360"/>
            <w:jc w:val="both"/>
          </w:pPr>
        </w:pPrChange>
      </w:pPr>
      <w:r w:rsidRPr="002C0C40">
        <w:rPr>
          <w:b w:val="0"/>
          <w:bCs/>
          <w:szCs w:val="26"/>
        </w:rPr>
        <w:t>Output</w:t>
      </w:r>
      <w:r>
        <w:rPr>
          <w:szCs w:val="26"/>
        </w:rPr>
        <w:t xml:space="preserve">: </w:t>
      </w:r>
      <w:proofErr w:type="spellStart"/>
      <w:r w:rsidRPr="00281028">
        <w:rPr>
          <w:b w:val="0"/>
          <w:bCs/>
          <w:szCs w:val="26"/>
        </w:rPr>
        <w:t>Hiển</w:t>
      </w:r>
      <w:proofErr w:type="spellEnd"/>
      <w:r w:rsidRPr="00281028">
        <w:rPr>
          <w:b w:val="0"/>
          <w:bCs/>
          <w:szCs w:val="26"/>
        </w:rPr>
        <w:t xml:space="preserve"> </w:t>
      </w:r>
      <w:proofErr w:type="spellStart"/>
      <w:r w:rsidRPr="00281028">
        <w:rPr>
          <w:b w:val="0"/>
          <w:bCs/>
          <w:szCs w:val="26"/>
        </w:rPr>
        <w:t>thị</w:t>
      </w:r>
      <w:proofErr w:type="spellEnd"/>
      <w:r w:rsidRPr="00281028">
        <w:rPr>
          <w:b w:val="0"/>
          <w:bCs/>
          <w:szCs w:val="26"/>
        </w:rPr>
        <w:t xml:space="preserve"> </w:t>
      </w:r>
      <w:proofErr w:type="spellStart"/>
      <w:r w:rsidRPr="00281028">
        <w:rPr>
          <w:b w:val="0"/>
          <w:bCs/>
          <w:szCs w:val="26"/>
        </w:rPr>
        <w:t>lên</w:t>
      </w:r>
      <w:proofErr w:type="spellEnd"/>
      <w:r w:rsidRPr="00281028">
        <w:rPr>
          <w:b w:val="0"/>
          <w:bCs/>
          <w:szCs w:val="26"/>
        </w:rPr>
        <w:t xml:space="preserve"> </w:t>
      </w:r>
      <w:proofErr w:type="spellStart"/>
      <w:r w:rsidRPr="00281028">
        <w:rPr>
          <w:b w:val="0"/>
          <w:bCs/>
          <w:szCs w:val="26"/>
        </w:rPr>
        <w:t>màn</w:t>
      </w:r>
      <w:proofErr w:type="spellEnd"/>
      <w:r w:rsidRPr="00281028">
        <w:rPr>
          <w:b w:val="0"/>
          <w:bCs/>
          <w:szCs w:val="26"/>
        </w:rPr>
        <w:t xml:space="preserve"> </w:t>
      </w:r>
      <w:proofErr w:type="spellStart"/>
      <w:r w:rsidRPr="00281028">
        <w:rPr>
          <w:b w:val="0"/>
          <w:bCs/>
          <w:szCs w:val="26"/>
        </w:rPr>
        <w:t>hình</w:t>
      </w:r>
      <w:proofErr w:type="spellEnd"/>
      <w:r w:rsidRPr="00281028">
        <w:rPr>
          <w:b w:val="0"/>
          <w:bCs/>
          <w:szCs w:val="26"/>
        </w:rPr>
        <w:t xml:space="preserve"> </w:t>
      </w:r>
      <w:proofErr w:type="spellStart"/>
      <w:r w:rsidRPr="00281028">
        <w:rPr>
          <w:b w:val="0"/>
          <w:bCs/>
          <w:szCs w:val="26"/>
        </w:rPr>
        <w:t>máy</w:t>
      </w:r>
      <w:proofErr w:type="spellEnd"/>
      <w:r w:rsidRPr="00281028">
        <w:rPr>
          <w:b w:val="0"/>
          <w:bCs/>
          <w:szCs w:val="26"/>
        </w:rPr>
        <w:t xml:space="preserve"> </w:t>
      </w:r>
      <w:proofErr w:type="spellStart"/>
      <w:r w:rsidRPr="00281028">
        <w:rPr>
          <w:b w:val="0"/>
          <w:bCs/>
          <w:szCs w:val="26"/>
        </w:rPr>
        <w:t>tính</w:t>
      </w:r>
      <w:proofErr w:type="spellEnd"/>
      <w:r w:rsidRPr="00281028">
        <w:rPr>
          <w:b w:val="0"/>
          <w:bCs/>
          <w:szCs w:val="26"/>
        </w:rPr>
        <w:t xml:space="preserve"> </w:t>
      </w:r>
      <w:proofErr w:type="spellStart"/>
      <w:r w:rsidRPr="00281028">
        <w:rPr>
          <w:b w:val="0"/>
          <w:bCs/>
          <w:szCs w:val="26"/>
        </w:rPr>
        <w:t>người</w:t>
      </w:r>
      <w:proofErr w:type="spellEnd"/>
      <w:r w:rsidRPr="00281028">
        <w:rPr>
          <w:b w:val="0"/>
          <w:bCs/>
          <w:szCs w:val="26"/>
        </w:rPr>
        <w:t xml:space="preserve"> </w:t>
      </w:r>
      <w:proofErr w:type="spellStart"/>
      <w:r w:rsidRPr="00281028">
        <w:rPr>
          <w:b w:val="0"/>
          <w:bCs/>
          <w:szCs w:val="26"/>
        </w:rPr>
        <w:t>dùng</w:t>
      </w:r>
      <w:proofErr w:type="spellEnd"/>
      <w:r w:rsidRPr="00281028">
        <w:rPr>
          <w:b w:val="0"/>
          <w:bCs/>
          <w:szCs w:val="26"/>
        </w:rPr>
        <w:t xml:space="preserve"> </w:t>
      </w:r>
      <w:proofErr w:type="spellStart"/>
      <w:r w:rsidRPr="00281028">
        <w:rPr>
          <w:b w:val="0"/>
          <w:bCs/>
          <w:szCs w:val="26"/>
        </w:rPr>
        <w:t>một</w:t>
      </w:r>
      <w:proofErr w:type="spellEnd"/>
      <w:r w:rsidRPr="00281028">
        <w:rPr>
          <w:b w:val="0"/>
          <w:bCs/>
          <w:szCs w:val="26"/>
        </w:rPr>
        <w:t xml:space="preserve"> </w:t>
      </w:r>
      <w:r>
        <w:rPr>
          <w:b w:val="0"/>
          <w:bCs/>
          <w:szCs w:val="26"/>
        </w:rPr>
        <w:t>D</w:t>
      </w:r>
      <w:r w:rsidRPr="00281028">
        <w:rPr>
          <w:b w:val="0"/>
          <w:bCs/>
          <w:szCs w:val="26"/>
        </w:rPr>
        <w:t xml:space="preserve">iagram </w:t>
      </w:r>
      <w:proofErr w:type="spellStart"/>
      <w:r w:rsidRPr="00281028">
        <w:rPr>
          <w:b w:val="0"/>
          <w:bCs/>
          <w:szCs w:val="26"/>
        </w:rPr>
        <w:t>dưới</w:t>
      </w:r>
      <w:proofErr w:type="spellEnd"/>
      <w:r w:rsidRPr="00281028">
        <w:rPr>
          <w:b w:val="0"/>
          <w:bCs/>
          <w:szCs w:val="26"/>
        </w:rPr>
        <w:t xml:space="preserve"> </w:t>
      </w:r>
      <w:proofErr w:type="spellStart"/>
      <w:r w:rsidRPr="00281028">
        <w:rPr>
          <w:b w:val="0"/>
          <w:bCs/>
          <w:szCs w:val="26"/>
        </w:rPr>
        <w:t>dạng</w:t>
      </w:r>
      <w:proofErr w:type="spellEnd"/>
      <w:r w:rsidRPr="00281028">
        <w:rPr>
          <w:b w:val="0"/>
          <w:bCs/>
          <w:szCs w:val="26"/>
        </w:rPr>
        <w:t xml:space="preserve"> TensorFlow Layer API </w:t>
      </w:r>
      <w:proofErr w:type="spellStart"/>
      <w:r w:rsidRPr="00281028">
        <w:rPr>
          <w:b w:val="0"/>
          <w:bCs/>
          <w:szCs w:val="26"/>
        </w:rPr>
        <w:t>của</w:t>
      </w:r>
      <w:proofErr w:type="spellEnd"/>
      <w:r w:rsidRPr="00281028">
        <w:rPr>
          <w:b w:val="0"/>
          <w:bCs/>
          <w:szCs w:val="26"/>
        </w:rPr>
        <w:t xml:space="preserve"> </w:t>
      </w:r>
      <w:proofErr w:type="spellStart"/>
      <w:r w:rsidRPr="00281028">
        <w:rPr>
          <w:b w:val="0"/>
          <w:bCs/>
          <w:szCs w:val="26"/>
        </w:rPr>
        <w:t>mạng</w:t>
      </w:r>
      <w:proofErr w:type="spellEnd"/>
      <w:r w:rsidRPr="00281028">
        <w:rPr>
          <w:b w:val="0"/>
          <w:bCs/>
          <w:szCs w:val="26"/>
        </w:rPr>
        <w:t xml:space="preserve"> </w:t>
      </w:r>
      <w:proofErr w:type="spellStart"/>
      <w:r w:rsidRPr="00281028">
        <w:rPr>
          <w:b w:val="0"/>
          <w:bCs/>
          <w:szCs w:val="26"/>
        </w:rPr>
        <w:t>thần</w:t>
      </w:r>
      <w:proofErr w:type="spellEnd"/>
      <w:r w:rsidRPr="00281028">
        <w:rPr>
          <w:b w:val="0"/>
          <w:bCs/>
          <w:szCs w:val="26"/>
        </w:rPr>
        <w:t xml:space="preserve"> </w:t>
      </w:r>
      <w:proofErr w:type="spellStart"/>
      <w:r w:rsidRPr="00281028">
        <w:rPr>
          <w:b w:val="0"/>
          <w:bCs/>
          <w:szCs w:val="26"/>
        </w:rPr>
        <w:t>kinh</w:t>
      </w:r>
      <w:proofErr w:type="spellEnd"/>
      <w:r w:rsidRPr="00281028">
        <w:rPr>
          <w:b w:val="0"/>
          <w:bCs/>
          <w:szCs w:val="26"/>
        </w:rPr>
        <w:t xml:space="preserve"> </w:t>
      </w:r>
      <w:proofErr w:type="spellStart"/>
      <w:r w:rsidRPr="00281028">
        <w:rPr>
          <w:b w:val="0"/>
          <w:bCs/>
          <w:szCs w:val="26"/>
        </w:rPr>
        <w:t>nhân</w:t>
      </w:r>
      <w:proofErr w:type="spellEnd"/>
      <w:r w:rsidRPr="00281028">
        <w:rPr>
          <w:b w:val="0"/>
          <w:bCs/>
          <w:szCs w:val="26"/>
        </w:rPr>
        <w:t xml:space="preserve"> </w:t>
      </w:r>
      <w:proofErr w:type="spellStart"/>
      <w:r w:rsidRPr="00281028">
        <w:rPr>
          <w:b w:val="0"/>
          <w:bCs/>
          <w:szCs w:val="26"/>
        </w:rPr>
        <w:t>tạo</w:t>
      </w:r>
      <w:proofErr w:type="spellEnd"/>
      <w:r w:rsidRPr="00281028">
        <w:rPr>
          <w:b w:val="0"/>
          <w:bCs/>
          <w:szCs w:val="26"/>
        </w:rPr>
        <w:t xml:space="preserve"> </w:t>
      </w:r>
      <w:proofErr w:type="spellStart"/>
      <w:r w:rsidRPr="00281028">
        <w:rPr>
          <w:b w:val="0"/>
          <w:bCs/>
          <w:szCs w:val="26"/>
        </w:rPr>
        <w:t>được</w:t>
      </w:r>
      <w:proofErr w:type="spellEnd"/>
      <w:r w:rsidRPr="00281028">
        <w:rPr>
          <w:b w:val="0"/>
          <w:bCs/>
          <w:szCs w:val="26"/>
        </w:rPr>
        <w:t xml:space="preserve"> </w:t>
      </w:r>
      <w:proofErr w:type="spellStart"/>
      <w:r w:rsidRPr="00281028">
        <w:rPr>
          <w:b w:val="0"/>
          <w:bCs/>
          <w:szCs w:val="26"/>
        </w:rPr>
        <w:t>mô</w:t>
      </w:r>
      <w:proofErr w:type="spellEnd"/>
      <w:r w:rsidRPr="00281028">
        <w:rPr>
          <w:b w:val="0"/>
          <w:bCs/>
          <w:szCs w:val="26"/>
        </w:rPr>
        <w:t xml:space="preserve"> </w:t>
      </w:r>
      <w:proofErr w:type="spellStart"/>
      <w:r w:rsidRPr="00281028">
        <w:rPr>
          <w:b w:val="0"/>
          <w:bCs/>
          <w:szCs w:val="26"/>
        </w:rPr>
        <w:t>tả</w:t>
      </w:r>
      <w:proofErr w:type="spellEnd"/>
      <w:r w:rsidRPr="00281028">
        <w:rPr>
          <w:b w:val="0"/>
          <w:bCs/>
          <w:szCs w:val="26"/>
        </w:rPr>
        <w:t xml:space="preserve"> ở input</w:t>
      </w:r>
      <w:r>
        <w:rPr>
          <w:b w:val="0"/>
          <w:bCs/>
          <w:szCs w:val="26"/>
        </w:rPr>
        <w:t>.</w:t>
      </w:r>
    </w:p>
    <w:p w14:paraId="365C225A" w14:textId="336E26FC" w:rsidR="002C0C40" w:rsidDel="0016743F" w:rsidRDefault="002C0C40" w:rsidP="002C0C40">
      <w:pPr>
        <w:jc w:val="both"/>
        <w:rPr>
          <w:del w:id="757" w:author="HIKARI" w:date="2019-11-08T22:48:00Z"/>
          <w:szCs w:val="26"/>
        </w:rPr>
      </w:pPr>
    </w:p>
    <w:p w14:paraId="23DA5B5A" w14:textId="77777777" w:rsidR="00913508" w:rsidRPr="002C0C40" w:rsidRDefault="00913508" w:rsidP="002C0C40">
      <w:pPr>
        <w:jc w:val="both"/>
        <w:rPr>
          <w:szCs w:val="26"/>
        </w:rPr>
      </w:pPr>
    </w:p>
    <w:p w14:paraId="59F0C8AE" w14:textId="67CC3934" w:rsidR="002C0C40" w:rsidRDefault="002C0C40">
      <w:pPr>
        <w:pStyle w:val="Heading5"/>
        <w:numPr>
          <w:ilvl w:val="3"/>
          <w:numId w:val="42"/>
        </w:numPr>
        <w:ind w:left="2880"/>
        <w:pPrChange w:id="758" w:author="HIKARI" w:date="2019-11-09T13:52:00Z">
          <w:pPr>
            <w:pStyle w:val="ListParagraph"/>
            <w:numPr>
              <w:ilvl w:val="3"/>
              <w:numId w:val="2"/>
            </w:numPr>
            <w:ind w:left="2520" w:hanging="1080"/>
            <w:jc w:val="both"/>
          </w:pPr>
        </w:pPrChange>
      </w:pPr>
      <w:bookmarkStart w:id="759" w:name="_Toc24298324"/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(input)</w:t>
      </w:r>
      <w:bookmarkEnd w:id="759"/>
    </w:p>
    <w:p w14:paraId="39DD3991" w14:textId="77777777" w:rsidR="00324FE9" w:rsidRDefault="00467A56" w:rsidP="00324FE9">
      <w:pPr>
        <w:keepNext/>
        <w:jc w:val="both"/>
      </w:pPr>
      <w:r>
        <w:rPr>
          <w:szCs w:val="26"/>
        </w:rPr>
        <w:t xml:space="preserve">          </w:t>
      </w:r>
      <w:r w:rsidR="006C7A24">
        <w:rPr>
          <w:szCs w:val="26"/>
        </w:rPr>
        <w:t xml:space="preserve"> </w:t>
      </w:r>
      <w:r w:rsidRPr="00467A56">
        <w:rPr>
          <w:noProof/>
          <w:szCs w:val="26"/>
        </w:rPr>
        <w:drawing>
          <wp:inline distT="0" distB="0" distL="0" distR="0" wp14:anchorId="083C73F1" wp14:editId="6A6C45C3">
            <wp:extent cx="5557655" cy="1238250"/>
            <wp:effectExtent l="0" t="0" r="5080" b="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42914" cy="1257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B6814" w14:textId="1B97359E" w:rsidR="001229A4" w:rsidRPr="00324FE9" w:rsidRDefault="00324FE9" w:rsidP="00324FE9">
      <w:pPr>
        <w:pStyle w:val="Caption"/>
        <w:jc w:val="center"/>
        <w:rPr>
          <w:i w:val="0"/>
          <w:iCs w:val="0"/>
          <w:sz w:val="20"/>
          <w:szCs w:val="20"/>
        </w:rPr>
      </w:pPr>
      <w:bookmarkStart w:id="760" w:name="_Toc24298358"/>
      <w:proofErr w:type="spellStart"/>
      <w:r w:rsidRPr="00324FE9">
        <w:rPr>
          <w:sz w:val="20"/>
          <w:szCs w:val="20"/>
        </w:rPr>
        <w:t>Hình</w:t>
      </w:r>
      <w:proofErr w:type="spellEnd"/>
      <w:r w:rsidRPr="00324FE9">
        <w:rPr>
          <w:sz w:val="20"/>
          <w:szCs w:val="20"/>
        </w:rPr>
        <w:t xml:space="preserve"> </w:t>
      </w:r>
      <w:r w:rsidRPr="00324FE9">
        <w:rPr>
          <w:sz w:val="20"/>
          <w:szCs w:val="20"/>
        </w:rPr>
        <w:fldChar w:fldCharType="begin"/>
      </w:r>
      <w:r w:rsidRPr="00324FE9">
        <w:rPr>
          <w:sz w:val="20"/>
          <w:szCs w:val="20"/>
        </w:rPr>
        <w:instrText xml:space="preserve"> SEQ Hình \* ARABIC </w:instrText>
      </w:r>
      <w:r w:rsidRPr="00324FE9">
        <w:rPr>
          <w:sz w:val="20"/>
          <w:szCs w:val="20"/>
        </w:rPr>
        <w:fldChar w:fldCharType="separate"/>
      </w:r>
      <w:r w:rsidR="000D50D6">
        <w:rPr>
          <w:noProof/>
          <w:sz w:val="20"/>
          <w:szCs w:val="20"/>
        </w:rPr>
        <w:t>3</w:t>
      </w:r>
      <w:r w:rsidRPr="00324FE9">
        <w:rPr>
          <w:sz w:val="20"/>
          <w:szCs w:val="20"/>
        </w:rPr>
        <w:fldChar w:fldCharType="end"/>
      </w:r>
      <w:r w:rsidRPr="00324FE9">
        <w:rPr>
          <w:sz w:val="20"/>
          <w:szCs w:val="20"/>
        </w:rPr>
        <w:t xml:space="preserve">: Minh </w:t>
      </w:r>
      <w:proofErr w:type="spellStart"/>
      <w:r w:rsidRPr="00324FE9">
        <w:rPr>
          <w:sz w:val="20"/>
          <w:szCs w:val="20"/>
        </w:rPr>
        <w:t>hoạ</w:t>
      </w:r>
      <w:proofErr w:type="spellEnd"/>
      <w:r w:rsidRPr="00324FE9">
        <w:rPr>
          <w:sz w:val="20"/>
          <w:szCs w:val="20"/>
        </w:rPr>
        <w:t xml:space="preserve"> </w:t>
      </w:r>
      <w:proofErr w:type="spellStart"/>
      <w:r w:rsidRPr="00324FE9">
        <w:rPr>
          <w:sz w:val="20"/>
          <w:szCs w:val="20"/>
        </w:rPr>
        <w:t>dữ</w:t>
      </w:r>
      <w:proofErr w:type="spellEnd"/>
      <w:r w:rsidRPr="00324FE9">
        <w:rPr>
          <w:sz w:val="20"/>
          <w:szCs w:val="20"/>
        </w:rPr>
        <w:t xml:space="preserve"> </w:t>
      </w:r>
      <w:proofErr w:type="spellStart"/>
      <w:r w:rsidRPr="00324FE9">
        <w:rPr>
          <w:sz w:val="20"/>
          <w:szCs w:val="20"/>
        </w:rPr>
        <w:t>liệu</w:t>
      </w:r>
      <w:proofErr w:type="spellEnd"/>
      <w:r w:rsidRPr="00324FE9">
        <w:rPr>
          <w:sz w:val="20"/>
          <w:szCs w:val="20"/>
        </w:rPr>
        <w:t xml:space="preserve"> </w:t>
      </w:r>
      <w:proofErr w:type="spellStart"/>
      <w:r w:rsidRPr="00324FE9">
        <w:rPr>
          <w:sz w:val="20"/>
          <w:szCs w:val="20"/>
        </w:rPr>
        <w:t>đầu</w:t>
      </w:r>
      <w:proofErr w:type="spellEnd"/>
      <w:r w:rsidRPr="00324FE9">
        <w:rPr>
          <w:sz w:val="20"/>
          <w:szCs w:val="20"/>
        </w:rPr>
        <w:t xml:space="preserve"> </w:t>
      </w:r>
      <w:proofErr w:type="spellStart"/>
      <w:r w:rsidRPr="00324FE9">
        <w:rPr>
          <w:sz w:val="20"/>
          <w:szCs w:val="20"/>
        </w:rPr>
        <w:t>vào</w:t>
      </w:r>
      <w:proofErr w:type="spellEnd"/>
      <w:r w:rsidRPr="00324FE9">
        <w:rPr>
          <w:sz w:val="20"/>
          <w:szCs w:val="20"/>
        </w:rPr>
        <w:t>.</w:t>
      </w:r>
      <w:bookmarkEnd w:id="760"/>
    </w:p>
    <w:p w14:paraId="044E5E7C" w14:textId="77777777" w:rsidR="001229A4" w:rsidRDefault="001229A4" w:rsidP="002C0C40">
      <w:pPr>
        <w:jc w:val="both"/>
        <w:rPr>
          <w:szCs w:val="26"/>
        </w:rPr>
      </w:pPr>
    </w:p>
    <w:p w14:paraId="3C5CFF4F" w14:textId="6FCE1CCD" w:rsidR="006C7A24" w:rsidRPr="006C7A24" w:rsidRDefault="006C7A24" w:rsidP="002C0C40">
      <w:pPr>
        <w:jc w:val="both"/>
        <w:rPr>
          <w:b w:val="0"/>
          <w:bCs/>
          <w:szCs w:val="26"/>
        </w:rPr>
      </w:pPr>
      <w:r>
        <w:rPr>
          <w:szCs w:val="26"/>
        </w:rPr>
        <w:tab/>
      </w:r>
      <w:proofErr w:type="spellStart"/>
      <w:r w:rsidRPr="006C7A24">
        <w:rPr>
          <w:b w:val="0"/>
          <w:bCs/>
          <w:szCs w:val="26"/>
        </w:rPr>
        <w:t>Đoạn</w:t>
      </w:r>
      <w:proofErr w:type="spellEnd"/>
      <w:r w:rsidRPr="006C7A24">
        <w:rPr>
          <w:b w:val="0"/>
          <w:bCs/>
          <w:szCs w:val="26"/>
        </w:rPr>
        <w:t xml:space="preserve"> scripts </w:t>
      </w:r>
      <w:proofErr w:type="spellStart"/>
      <w:r w:rsidRPr="006C7A24">
        <w:rPr>
          <w:b w:val="0"/>
          <w:bCs/>
          <w:szCs w:val="26"/>
        </w:rPr>
        <w:t>đầu</w:t>
      </w:r>
      <w:proofErr w:type="spellEnd"/>
      <w:r w:rsidRPr="006C7A24">
        <w:rPr>
          <w:b w:val="0"/>
          <w:bCs/>
          <w:szCs w:val="26"/>
        </w:rPr>
        <w:t xml:space="preserve"> </w:t>
      </w:r>
      <w:proofErr w:type="spellStart"/>
      <w:r w:rsidRPr="006C7A24">
        <w:rPr>
          <w:b w:val="0"/>
          <w:bCs/>
          <w:szCs w:val="26"/>
        </w:rPr>
        <w:t>vào</w:t>
      </w:r>
      <w:proofErr w:type="spellEnd"/>
      <w:r w:rsidRPr="006C7A24">
        <w:rPr>
          <w:b w:val="0"/>
          <w:bCs/>
          <w:szCs w:val="26"/>
        </w:rPr>
        <w:t xml:space="preserve"> </w:t>
      </w:r>
      <w:proofErr w:type="spellStart"/>
      <w:r w:rsidRPr="006C7A24">
        <w:rPr>
          <w:b w:val="0"/>
          <w:bCs/>
          <w:szCs w:val="26"/>
        </w:rPr>
        <w:t>có</w:t>
      </w:r>
      <w:proofErr w:type="spellEnd"/>
      <w:r w:rsidRPr="006C7A24">
        <w:rPr>
          <w:b w:val="0"/>
          <w:bCs/>
          <w:szCs w:val="26"/>
        </w:rPr>
        <w:t xml:space="preserve"> </w:t>
      </w:r>
      <w:proofErr w:type="spellStart"/>
      <w:r w:rsidRPr="006C7A24">
        <w:rPr>
          <w:b w:val="0"/>
          <w:bCs/>
          <w:szCs w:val="26"/>
        </w:rPr>
        <w:t>thể</w:t>
      </w:r>
      <w:proofErr w:type="spellEnd"/>
      <w:r w:rsidRPr="006C7A24">
        <w:rPr>
          <w:b w:val="0"/>
          <w:bCs/>
          <w:szCs w:val="26"/>
        </w:rPr>
        <w:t xml:space="preserve"> chia </w:t>
      </w:r>
      <w:proofErr w:type="spellStart"/>
      <w:r w:rsidRPr="006C7A24">
        <w:rPr>
          <w:b w:val="0"/>
          <w:bCs/>
          <w:szCs w:val="26"/>
        </w:rPr>
        <w:t>làm</w:t>
      </w:r>
      <w:proofErr w:type="spellEnd"/>
      <w:r w:rsidRPr="006C7A24">
        <w:rPr>
          <w:b w:val="0"/>
          <w:bCs/>
          <w:szCs w:val="26"/>
        </w:rPr>
        <w:t xml:space="preserve"> 3 </w:t>
      </w:r>
      <w:proofErr w:type="spellStart"/>
      <w:r w:rsidRPr="006C7A24">
        <w:rPr>
          <w:b w:val="0"/>
          <w:bCs/>
          <w:szCs w:val="26"/>
        </w:rPr>
        <w:t>phần</w:t>
      </w:r>
      <w:proofErr w:type="spellEnd"/>
      <w:r w:rsidRPr="006C7A24">
        <w:rPr>
          <w:b w:val="0"/>
          <w:bCs/>
          <w:szCs w:val="26"/>
        </w:rPr>
        <w:t>:</w:t>
      </w:r>
    </w:p>
    <w:p w14:paraId="40ED7F19" w14:textId="3988F335" w:rsidR="006C7A24" w:rsidRDefault="006C7A24" w:rsidP="00786841">
      <w:pPr>
        <w:pStyle w:val="ListParagraph"/>
        <w:numPr>
          <w:ilvl w:val="1"/>
          <w:numId w:val="40"/>
        </w:numPr>
        <w:jc w:val="both"/>
        <w:rPr>
          <w:b w:val="0"/>
          <w:bCs/>
          <w:szCs w:val="26"/>
        </w:rPr>
      </w:pPr>
      <w:proofErr w:type="spellStart"/>
      <w:r>
        <w:rPr>
          <w:b w:val="0"/>
          <w:bCs/>
          <w:szCs w:val="26"/>
        </w:rPr>
        <w:t>Dòng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đầu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tiên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định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nghĩa</w:t>
      </w:r>
      <w:proofErr w:type="spellEnd"/>
      <w:r>
        <w:rPr>
          <w:b w:val="0"/>
          <w:bCs/>
          <w:szCs w:val="26"/>
        </w:rPr>
        <w:t xml:space="preserve"> Model </w:t>
      </w:r>
      <w:proofErr w:type="spellStart"/>
      <w:r>
        <w:rPr>
          <w:b w:val="0"/>
          <w:bCs/>
          <w:szCs w:val="26"/>
        </w:rPr>
        <w:t>và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InputLayer</w:t>
      </w:r>
      <w:proofErr w:type="spellEnd"/>
    </w:p>
    <w:p w14:paraId="55E70FFE" w14:textId="5F733CC6" w:rsidR="006C7A24" w:rsidRDefault="006C7A24" w:rsidP="00786841">
      <w:pPr>
        <w:pStyle w:val="ListParagraph"/>
        <w:numPr>
          <w:ilvl w:val="1"/>
          <w:numId w:val="40"/>
        </w:numPr>
        <w:jc w:val="both"/>
        <w:rPr>
          <w:b w:val="0"/>
          <w:bCs/>
          <w:szCs w:val="26"/>
        </w:rPr>
      </w:pPr>
      <w:proofErr w:type="spellStart"/>
      <w:r>
        <w:rPr>
          <w:b w:val="0"/>
          <w:bCs/>
          <w:szCs w:val="26"/>
        </w:rPr>
        <w:t>Các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dòng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tiếp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theo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mô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tả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các</w:t>
      </w:r>
      <w:proofErr w:type="spellEnd"/>
      <w:r>
        <w:rPr>
          <w:b w:val="0"/>
          <w:bCs/>
          <w:szCs w:val="26"/>
        </w:rPr>
        <w:t xml:space="preserve"> Layer </w:t>
      </w:r>
      <w:proofErr w:type="spellStart"/>
      <w:r>
        <w:rPr>
          <w:b w:val="0"/>
          <w:bCs/>
          <w:szCs w:val="26"/>
        </w:rPr>
        <w:t>trong</w:t>
      </w:r>
      <w:proofErr w:type="spellEnd"/>
      <w:r>
        <w:rPr>
          <w:b w:val="0"/>
          <w:bCs/>
          <w:szCs w:val="26"/>
        </w:rPr>
        <w:t xml:space="preserve"> Model </w:t>
      </w:r>
      <w:proofErr w:type="spellStart"/>
      <w:r>
        <w:rPr>
          <w:b w:val="0"/>
          <w:bCs/>
          <w:szCs w:val="26"/>
        </w:rPr>
        <w:t>và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các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kết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nối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giữa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chúng</w:t>
      </w:r>
      <w:proofErr w:type="spellEnd"/>
    </w:p>
    <w:p w14:paraId="62EF69BE" w14:textId="036BB2DF" w:rsidR="006C7A24" w:rsidRPr="006C7A24" w:rsidRDefault="006C7A24" w:rsidP="00786841">
      <w:pPr>
        <w:pStyle w:val="ListParagraph"/>
        <w:numPr>
          <w:ilvl w:val="1"/>
          <w:numId w:val="40"/>
        </w:numPr>
        <w:jc w:val="both"/>
        <w:rPr>
          <w:b w:val="0"/>
          <w:bCs/>
          <w:szCs w:val="26"/>
        </w:rPr>
      </w:pPr>
      <w:proofErr w:type="spellStart"/>
      <w:r>
        <w:rPr>
          <w:b w:val="0"/>
          <w:bCs/>
          <w:szCs w:val="26"/>
        </w:rPr>
        <w:t>Dòng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cuối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cùng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là</w:t>
      </w:r>
      <w:proofErr w:type="spellEnd"/>
      <w:r>
        <w:rPr>
          <w:b w:val="0"/>
          <w:bCs/>
          <w:szCs w:val="26"/>
        </w:rPr>
        <w:t xml:space="preserve"> output </w:t>
      </w:r>
      <w:proofErr w:type="spellStart"/>
      <w:r>
        <w:rPr>
          <w:b w:val="0"/>
          <w:bCs/>
          <w:szCs w:val="26"/>
        </w:rPr>
        <w:t>của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cả</w:t>
      </w:r>
      <w:proofErr w:type="spellEnd"/>
      <w:r>
        <w:rPr>
          <w:b w:val="0"/>
          <w:bCs/>
          <w:szCs w:val="26"/>
        </w:rPr>
        <w:t xml:space="preserve"> Model</w:t>
      </w:r>
    </w:p>
    <w:p w14:paraId="17264C63" w14:textId="77777777" w:rsidR="002C0C40" w:rsidRPr="002C0C40" w:rsidRDefault="002C0C40" w:rsidP="002C0C40">
      <w:pPr>
        <w:jc w:val="both"/>
        <w:rPr>
          <w:szCs w:val="26"/>
        </w:rPr>
      </w:pPr>
    </w:p>
    <w:p w14:paraId="33DD244E" w14:textId="29F6F750" w:rsidR="00797749" w:rsidRPr="00797749" w:rsidRDefault="002C0C40">
      <w:pPr>
        <w:pStyle w:val="Heading5"/>
        <w:numPr>
          <w:ilvl w:val="3"/>
          <w:numId w:val="42"/>
        </w:numPr>
        <w:ind w:left="2880"/>
        <w:pPrChange w:id="761" w:author="HIKARI" w:date="2019-11-09T13:52:00Z">
          <w:pPr>
            <w:pStyle w:val="ListParagraph"/>
            <w:numPr>
              <w:ilvl w:val="3"/>
              <w:numId w:val="2"/>
            </w:numPr>
            <w:ind w:left="2520" w:hanging="1080"/>
            <w:jc w:val="both"/>
          </w:pPr>
        </w:pPrChange>
      </w:pPr>
      <w:bookmarkStart w:id="762" w:name="_Toc24298325"/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ra (output)</w:t>
      </w:r>
      <w:bookmarkEnd w:id="762"/>
    </w:p>
    <w:p w14:paraId="103D7EEC" w14:textId="77777777" w:rsidR="00324FE9" w:rsidRDefault="00797749" w:rsidP="00324FE9">
      <w:pPr>
        <w:keepNext/>
      </w:pPr>
      <w:r>
        <w:rPr>
          <w:noProof/>
          <w:szCs w:val="26"/>
        </w:rPr>
        <w:t xml:space="preserve">           </w:t>
      </w:r>
      <w:r>
        <w:rPr>
          <w:noProof/>
          <w:szCs w:val="26"/>
        </w:rPr>
        <w:drawing>
          <wp:inline distT="0" distB="0" distL="0" distR="0" wp14:anchorId="7E042883" wp14:editId="7AD38FBA">
            <wp:extent cx="6069132" cy="1528877"/>
            <wp:effectExtent l="0" t="0" r="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4497" b="14601"/>
                    <a:stretch/>
                  </pic:blipFill>
                  <pic:spPr bwMode="auto">
                    <a:xfrm>
                      <a:off x="0" y="0"/>
                      <a:ext cx="6213228" cy="15651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823D4A" w14:textId="640EC091" w:rsidR="001229A4" w:rsidRPr="00324FE9" w:rsidRDefault="00324FE9" w:rsidP="00324FE9">
      <w:pPr>
        <w:pStyle w:val="Caption"/>
        <w:jc w:val="center"/>
        <w:rPr>
          <w:i w:val="0"/>
          <w:iCs w:val="0"/>
          <w:noProof/>
          <w:sz w:val="20"/>
          <w:szCs w:val="20"/>
        </w:rPr>
      </w:pPr>
      <w:bookmarkStart w:id="763" w:name="_Toc24298359"/>
      <w:proofErr w:type="spellStart"/>
      <w:r w:rsidRPr="00324FE9">
        <w:rPr>
          <w:sz w:val="20"/>
          <w:szCs w:val="20"/>
        </w:rPr>
        <w:t>Hình</w:t>
      </w:r>
      <w:proofErr w:type="spellEnd"/>
      <w:r w:rsidRPr="00324FE9">
        <w:rPr>
          <w:sz w:val="20"/>
          <w:szCs w:val="20"/>
        </w:rPr>
        <w:t xml:space="preserve"> </w:t>
      </w:r>
      <w:r w:rsidRPr="00324FE9">
        <w:rPr>
          <w:sz w:val="20"/>
          <w:szCs w:val="20"/>
        </w:rPr>
        <w:fldChar w:fldCharType="begin"/>
      </w:r>
      <w:r w:rsidRPr="00324FE9">
        <w:rPr>
          <w:sz w:val="20"/>
          <w:szCs w:val="20"/>
        </w:rPr>
        <w:instrText xml:space="preserve"> SEQ Hình \* ARABIC </w:instrText>
      </w:r>
      <w:r w:rsidRPr="00324FE9">
        <w:rPr>
          <w:sz w:val="20"/>
          <w:szCs w:val="20"/>
        </w:rPr>
        <w:fldChar w:fldCharType="separate"/>
      </w:r>
      <w:r w:rsidR="000D50D6">
        <w:rPr>
          <w:noProof/>
          <w:sz w:val="20"/>
          <w:szCs w:val="20"/>
        </w:rPr>
        <w:t>4</w:t>
      </w:r>
      <w:r w:rsidRPr="00324FE9">
        <w:rPr>
          <w:sz w:val="20"/>
          <w:szCs w:val="20"/>
        </w:rPr>
        <w:fldChar w:fldCharType="end"/>
      </w:r>
      <w:r w:rsidRPr="00324FE9">
        <w:rPr>
          <w:sz w:val="20"/>
          <w:szCs w:val="20"/>
        </w:rPr>
        <w:t xml:space="preserve">: Minh </w:t>
      </w:r>
      <w:proofErr w:type="spellStart"/>
      <w:r w:rsidRPr="00324FE9">
        <w:rPr>
          <w:sz w:val="20"/>
          <w:szCs w:val="20"/>
        </w:rPr>
        <w:t>hoạ</w:t>
      </w:r>
      <w:proofErr w:type="spellEnd"/>
      <w:r w:rsidRPr="00324FE9">
        <w:rPr>
          <w:sz w:val="20"/>
          <w:szCs w:val="20"/>
        </w:rPr>
        <w:t xml:space="preserve"> </w:t>
      </w:r>
      <w:proofErr w:type="spellStart"/>
      <w:r w:rsidRPr="00324FE9">
        <w:rPr>
          <w:sz w:val="20"/>
          <w:szCs w:val="20"/>
        </w:rPr>
        <w:t>dữ</w:t>
      </w:r>
      <w:proofErr w:type="spellEnd"/>
      <w:r w:rsidRPr="00324FE9">
        <w:rPr>
          <w:sz w:val="20"/>
          <w:szCs w:val="20"/>
        </w:rPr>
        <w:t xml:space="preserve"> </w:t>
      </w:r>
      <w:proofErr w:type="spellStart"/>
      <w:r w:rsidRPr="00324FE9">
        <w:rPr>
          <w:sz w:val="20"/>
          <w:szCs w:val="20"/>
        </w:rPr>
        <w:t>liệu</w:t>
      </w:r>
      <w:proofErr w:type="spellEnd"/>
      <w:r w:rsidRPr="00324FE9">
        <w:rPr>
          <w:sz w:val="20"/>
          <w:szCs w:val="20"/>
        </w:rPr>
        <w:t xml:space="preserve"> </w:t>
      </w:r>
      <w:proofErr w:type="spellStart"/>
      <w:r w:rsidRPr="00324FE9">
        <w:rPr>
          <w:sz w:val="20"/>
          <w:szCs w:val="20"/>
        </w:rPr>
        <w:t>trả</w:t>
      </w:r>
      <w:proofErr w:type="spellEnd"/>
      <w:r w:rsidRPr="00324FE9">
        <w:rPr>
          <w:sz w:val="20"/>
          <w:szCs w:val="20"/>
        </w:rPr>
        <w:t xml:space="preserve"> ra.</w:t>
      </w:r>
      <w:bookmarkEnd w:id="763"/>
    </w:p>
    <w:p w14:paraId="4FD6C85F" w14:textId="77777777" w:rsidR="002C0C40" w:rsidRPr="002C0C40" w:rsidRDefault="002C0C40" w:rsidP="002C0C40">
      <w:pPr>
        <w:rPr>
          <w:szCs w:val="26"/>
        </w:rPr>
      </w:pPr>
    </w:p>
    <w:p w14:paraId="40E81E5B" w14:textId="442B019E" w:rsidR="00B022CD" w:rsidRDefault="00B022CD">
      <w:pPr>
        <w:pStyle w:val="Heading4"/>
        <w:numPr>
          <w:ilvl w:val="2"/>
          <w:numId w:val="42"/>
        </w:numPr>
        <w:ind w:left="2070"/>
        <w:pPrChange w:id="764" w:author="HIKARI" w:date="2019-11-08T21:20:00Z">
          <w:pPr>
            <w:pStyle w:val="ListParagraph"/>
            <w:numPr>
              <w:ilvl w:val="2"/>
              <w:numId w:val="2"/>
            </w:numPr>
            <w:ind w:left="2160" w:hanging="1080"/>
            <w:outlineLvl w:val="3"/>
          </w:pPr>
        </w:pPrChange>
      </w:pPr>
      <w:bookmarkStart w:id="765" w:name="_Toc24298326"/>
      <w:proofErr w:type="spellStart"/>
      <w:r w:rsidRPr="00E24C10">
        <w:t>Tính</w:t>
      </w:r>
      <w:proofErr w:type="spellEnd"/>
      <w:r w:rsidRPr="00E24C10">
        <w:t xml:space="preserve"> </w:t>
      </w:r>
      <w:proofErr w:type="spellStart"/>
      <w:r w:rsidRPr="00E24C10">
        <w:t>năng</w:t>
      </w:r>
      <w:proofErr w:type="spellEnd"/>
      <w:r w:rsidRPr="00E24C10">
        <w:t xml:space="preserve"> </w:t>
      </w:r>
      <w:proofErr w:type="spellStart"/>
      <w:r w:rsidRPr="00E24C10">
        <w:t>chính</w:t>
      </w:r>
      <w:bookmarkEnd w:id="765"/>
      <w:proofErr w:type="spellEnd"/>
    </w:p>
    <w:p w14:paraId="23B7BA88" w14:textId="447EAD3E" w:rsidR="007704A2" w:rsidRPr="007704A2" w:rsidRDefault="007704A2" w:rsidP="0045749F">
      <w:pPr>
        <w:pStyle w:val="ListParagraph"/>
        <w:numPr>
          <w:ilvl w:val="0"/>
          <w:numId w:val="30"/>
        </w:numPr>
        <w:jc w:val="both"/>
        <w:rPr>
          <w:szCs w:val="26"/>
        </w:rPr>
      </w:pPr>
      <w:proofErr w:type="spellStart"/>
      <w:r>
        <w:rPr>
          <w:b w:val="0"/>
          <w:bCs/>
          <w:szCs w:val="26"/>
        </w:rPr>
        <w:t>Tạo</w:t>
      </w:r>
      <w:proofErr w:type="spellEnd"/>
      <w:r>
        <w:rPr>
          <w:b w:val="0"/>
          <w:bCs/>
          <w:szCs w:val="26"/>
        </w:rPr>
        <w:t xml:space="preserve"> Di</w:t>
      </w:r>
      <w:del w:id="766" w:author="HIKARI" w:date="2019-11-09T14:57:00Z">
        <w:r w:rsidDel="00322CF3">
          <w:rPr>
            <w:b w:val="0"/>
            <w:bCs/>
            <w:szCs w:val="26"/>
          </w:rPr>
          <w:delText>r</w:delText>
        </w:r>
      </w:del>
      <w:r>
        <w:rPr>
          <w:b w:val="0"/>
          <w:bCs/>
          <w:szCs w:val="26"/>
        </w:rPr>
        <w:t xml:space="preserve">agram </w:t>
      </w:r>
      <w:proofErr w:type="spellStart"/>
      <w:r>
        <w:rPr>
          <w:b w:val="0"/>
          <w:bCs/>
          <w:szCs w:val="26"/>
        </w:rPr>
        <w:t>về</w:t>
      </w:r>
      <w:proofErr w:type="spellEnd"/>
      <w:r>
        <w:rPr>
          <w:b w:val="0"/>
          <w:bCs/>
          <w:szCs w:val="26"/>
        </w:rPr>
        <w:t xml:space="preserve"> ANN </w:t>
      </w:r>
      <w:proofErr w:type="spellStart"/>
      <w:r>
        <w:rPr>
          <w:b w:val="0"/>
          <w:bCs/>
          <w:szCs w:val="26"/>
        </w:rPr>
        <w:t>dưới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dạng</w:t>
      </w:r>
      <w:proofErr w:type="spellEnd"/>
      <w:r>
        <w:rPr>
          <w:b w:val="0"/>
          <w:bCs/>
          <w:szCs w:val="26"/>
        </w:rPr>
        <w:t xml:space="preserve"> TensorFlow Layer </w:t>
      </w:r>
      <w:proofErr w:type="spellStart"/>
      <w:r>
        <w:rPr>
          <w:b w:val="0"/>
          <w:bCs/>
          <w:szCs w:val="26"/>
        </w:rPr>
        <w:t>và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hiển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thị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trên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người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dùng</w:t>
      </w:r>
      <w:proofErr w:type="spellEnd"/>
      <w:r>
        <w:rPr>
          <w:b w:val="0"/>
          <w:bCs/>
          <w:szCs w:val="26"/>
        </w:rPr>
        <w:t>.</w:t>
      </w:r>
    </w:p>
    <w:p w14:paraId="49033D47" w14:textId="29B2EA75" w:rsidR="007704A2" w:rsidRPr="007704A2" w:rsidRDefault="007704A2" w:rsidP="0045749F">
      <w:pPr>
        <w:pStyle w:val="ListParagraph"/>
        <w:numPr>
          <w:ilvl w:val="0"/>
          <w:numId w:val="30"/>
        </w:numPr>
        <w:jc w:val="both"/>
        <w:rPr>
          <w:szCs w:val="26"/>
        </w:rPr>
      </w:pPr>
      <w:proofErr w:type="spellStart"/>
      <w:r>
        <w:rPr>
          <w:b w:val="0"/>
          <w:bCs/>
          <w:szCs w:val="26"/>
        </w:rPr>
        <w:t>Thể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hiện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thông</w:t>
      </w:r>
      <w:proofErr w:type="spellEnd"/>
      <w:r>
        <w:rPr>
          <w:b w:val="0"/>
          <w:bCs/>
          <w:szCs w:val="26"/>
        </w:rPr>
        <w:t xml:space="preserve"> tin chi </w:t>
      </w:r>
      <w:proofErr w:type="spellStart"/>
      <w:r>
        <w:rPr>
          <w:b w:val="0"/>
          <w:bCs/>
          <w:szCs w:val="26"/>
        </w:rPr>
        <w:t>tiết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về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từng</w:t>
      </w:r>
      <w:proofErr w:type="spellEnd"/>
      <w:r>
        <w:rPr>
          <w:b w:val="0"/>
          <w:bCs/>
          <w:szCs w:val="26"/>
        </w:rPr>
        <w:t xml:space="preserve"> Layer </w:t>
      </w:r>
      <w:proofErr w:type="spellStart"/>
      <w:r>
        <w:rPr>
          <w:b w:val="0"/>
          <w:bCs/>
          <w:szCs w:val="26"/>
        </w:rPr>
        <w:t>trong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mạng</w:t>
      </w:r>
      <w:proofErr w:type="spellEnd"/>
      <w:r>
        <w:rPr>
          <w:b w:val="0"/>
          <w:bCs/>
          <w:szCs w:val="26"/>
        </w:rPr>
        <w:t xml:space="preserve"> Layer </w:t>
      </w:r>
      <w:proofErr w:type="spellStart"/>
      <w:r>
        <w:rPr>
          <w:b w:val="0"/>
          <w:bCs/>
          <w:szCs w:val="26"/>
        </w:rPr>
        <w:t>đó</w:t>
      </w:r>
      <w:proofErr w:type="spellEnd"/>
      <w:r>
        <w:rPr>
          <w:b w:val="0"/>
          <w:bCs/>
          <w:szCs w:val="26"/>
        </w:rPr>
        <w:t>.</w:t>
      </w:r>
    </w:p>
    <w:p w14:paraId="28FC0CEC" w14:textId="5F09E5E7" w:rsidR="007704A2" w:rsidRPr="00D82891" w:rsidRDefault="007704A2" w:rsidP="0045749F">
      <w:pPr>
        <w:pStyle w:val="ListParagraph"/>
        <w:numPr>
          <w:ilvl w:val="0"/>
          <w:numId w:val="30"/>
        </w:numPr>
        <w:jc w:val="both"/>
        <w:rPr>
          <w:szCs w:val="26"/>
        </w:rPr>
      </w:pPr>
      <w:proofErr w:type="spellStart"/>
      <w:r>
        <w:rPr>
          <w:b w:val="0"/>
          <w:bCs/>
          <w:szCs w:val="26"/>
        </w:rPr>
        <w:lastRenderedPageBreak/>
        <w:t>Tìm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kiếm</w:t>
      </w:r>
      <w:proofErr w:type="spellEnd"/>
      <w:r>
        <w:rPr>
          <w:b w:val="0"/>
          <w:bCs/>
          <w:szCs w:val="26"/>
        </w:rPr>
        <w:t xml:space="preserve"> Layer </w:t>
      </w:r>
      <w:proofErr w:type="spellStart"/>
      <w:r>
        <w:rPr>
          <w:b w:val="0"/>
          <w:bCs/>
          <w:szCs w:val="26"/>
        </w:rPr>
        <w:t>theo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tên</w:t>
      </w:r>
      <w:proofErr w:type="spellEnd"/>
      <w:r w:rsidR="00D82891">
        <w:rPr>
          <w:b w:val="0"/>
          <w:bCs/>
          <w:szCs w:val="26"/>
        </w:rPr>
        <w:t>.</w:t>
      </w:r>
    </w:p>
    <w:p w14:paraId="7B2C2CD5" w14:textId="6CB37C32" w:rsidR="00DC21C1" w:rsidRPr="00D82891" w:rsidRDefault="00D82891" w:rsidP="0045749F">
      <w:pPr>
        <w:pStyle w:val="ListParagraph"/>
        <w:numPr>
          <w:ilvl w:val="0"/>
          <w:numId w:val="30"/>
        </w:numPr>
        <w:jc w:val="both"/>
        <w:rPr>
          <w:szCs w:val="26"/>
        </w:rPr>
      </w:pPr>
      <w:proofErr w:type="spellStart"/>
      <w:r w:rsidRPr="00D82891">
        <w:rPr>
          <w:b w:val="0"/>
          <w:bCs/>
          <w:szCs w:val="26"/>
        </w:rPr>
        <w:t>Thực</w:t>
      </w:r>
      <w:proofErr w:type="spellEnd"/>
      <w:r w:rsidRPr="00D82891">
        <w:rPr>
          <w:b w:val="0"/>
          <w:bCs/>
          <w:szCs w:val="26"/>
        </w:rPr>
        <w:t xml:space="preserve"> </w:t>
      </w:r>
      <w:proofErr w:type="spellStart"/>
      <w:r w:rsidRPr="00D82891">
        <w:rPr>
          <w:b w:val="0"/>
          <w:bCs/>
          <w:szCs w:val="26"/>
        </w:rPr>
        <w:t>hiện</w:t>
      </w:r>
      <w:proofErr w:type="spellEnd"/>
      <w:r w:rsidRPr="00D82891">
        <w:rPr>
          <w:b w:val="0"/>
          <w:bCs/>
          <w:szCs w:val="26"/>
        </w:rPr>
        <w:t xml:space="preserve"> </w:t>
      </w:r>
      <w:proofErr w:type="spellStart"/>
      <w:r w:rsidRPr="00D82891">
        <w:rPr>
          <w:b w:val="0"/>
          <w:bCs/>
          <w:szCs w:val="26"/>
        </w:rPr>
        <w:t>các</w:t>
      </w:r>
      <w:proofErr w:type="spellEnd"/>
      <w:r w:rsidRPr="00D82891">
        <w:rPr>
          <w:b w:val="0"/>
          <w:bCs/>
          <w:szCs w:val="26"/>
        </w:rPr>
        <w:t xml:space="preserve"> </w:t>
      </w:r>
      <w:proofErr w:type="spellStart"/>
      <w:r w:rsidRPr="00D82891">
        <w:rPr>
          <w:b w:val="0"/>
          <w:bCs/>
          <w:szCs w:val="26"/>
        </w:rPr>
        <w:t>tương</w:t>
      </w:r>
      <w:proofErr w:type="spellEnd"/>
      <w:r w:rsidRPr="00D82891">
        <w:rPr>
          <w:b w:val="0"/>
          <w:bCs/>
          <w:szCs w:val="26"/>
        </w:rPr>
        <w:t xml:space="preserve"> </w:t>
      </w:r>
      <w:proofErr w:type="spellStart"/>
      <w:r w:rsidRPr="00D82891">
        <w:rPr>
          <w:b w:val="0"/>
          <w:bCs/>
          <w:szCs w:val="26"/>
        </w:rPr>
        <w:t>tác</w:t>
      </w:r>
      <w:proofErr w:type="spellEnd"/>
      <w:r w:rsidRPr="00D82891">
        <w:rPr>
          <w:b w:val="0"/>
          <w:bCs/>
          <w:szCs w:val="26"/>
        </w:rPr>
        <w:t xml:space="preserve"> </w:t>
      </w:r>
      <w:proofErr w:type="spellStart"/>
      <w:r w:rsidRPr="00D82891">
        <w:rPr>
          <w:b w:val="0"/>
          <w:bCs/>
          <w:szCs w:val="26"/>
        </w:rPr>
        <w:t>trên</w:t>
      </w:r>
      <w:proofErr w:type="spellEnd"/>
      <w:r w:rsidRPr="00D82891">
        <w:rPr>
          <w:b w:val="0"/>
          <w:bCs/>
          <w:szCs w:val="26"/>
        </w:rPr>
        <w:t xml:space="preserve"> </w:t>
      </w:r>
      <w:proofErr w:type="spellStart"/>
      <w:r w:rsidRPr="00D82891">
        <w:rPr>
          <w:b w:val="0"/>
          <w:bCs/>
          <w:szCs w:val="26"/>
        </w:rPr>
        <w:t>vùng</w:t>
      </w:r>
      <w:proofErr w:type="spellEnd"/>
      <w:r w:rsidRPr="00D82891">
        <w:rPr>
          <w:b w:val="0"/>
          <w:bCs/>
          <w:szCs w:val="26"/>
        </w:rPr>
        <w:t xml:space="preserve"> </w:t>
      </w:r>
      <w:proofErr w:type="spellStart"/>
      <w:r w:rsidRPr="00D82891">
        <w:rPr>
          <w:b w:val="0"/>
          <w:bCs/>
          <w:szCs w:val="26"/>
        </w:rPr>
        <w:t>hiển</w:t>
      </w:r>
      <w:proofErr w:type="spellEnd"/>
      <w:r w:rsidRPr="00D82891">
        <w:rPr>
          <w:b w:val="0"/>
          <w:bCs/>
          <w:szCs w:val="26"/>
        </w:rPr>
        <w:t xml:space="preserve"> </w:t>
      </w:r>
      <w:proofErr w:type="spellStart"/>
      <w:r w:rsidRPr="00D82891">
        <w:rPr>
          <w:b w:val="0"/>
          <w:bCs/>
          <w:szCs w:val="26"/>
        </w:rPr>
        <w:t>thị</w:t>
      </w:r>
      <w:proofErr w:type="spellEnd"/>
      <w:r w:rsidRPr="00D82891">
        <w:rPr>
          <w:b w:val="0"/>
          <w:bCs/>
          <w:szCs w:val="26"/>
        </w:rPr>
        <w:t xml:space="preserve"> diagram</w:t>
      </w:r>
      <w:r>
        <w:rPr>
          <w:b w:val="0"/>
          <w:bCs/>
          <w:szCs w:val="26"/>
        </w:rPr>
        <w:t>:</w:t>
      </w:r>
    </w:p>
    <w:p w14:paraId="5B8B0BF7" w14:textId="36D46714" w:rsidR="00D82891" w:rsidRPr="00D82891" w:rsidRDefault="00D82891" w:rsidP="0045749F">
      <w:pPr>
        <w:pStyle w:val="ListParagraph"/>
        <w:numPr>
          <w:ilvl w:val="1"/>
          <w:numId w:val="30"/>
        </w:numPr>
        <w:jc w:val="both"/>
        <w:rPr>
          <w:szCs w:val="26"/>
        </w:rPr>
      </w:pPr>
      <w:proofErr w:type="spellStart"/>
      <w:r w:rsidRPr="00D82891">
        <w:rPr>
          <w:b w:val="0"/>
          <w:bCs/>
          <w:szCs w:val="26"/>
        </w:rPr>
        <w:t>Phóng</w:t>
      </w:r>
      <w:proofErr w:type="spellEnd"/>
      <w:r w:rsidRPr="00D82891">
        <w:rPr>
          <w:b w:val="0"/>
          <w:bCs/>
          <w:szCs w:val="26"/>
        </w:rPr>
        <w:t xml:space="preserve"> to </w:t>
      </w:r>
      <w:r>
        <w:rPr>
          <w:b w:val="0"/>
          <w:bCs/>
          <w:szCs w:val="26"/>
        </w:rPr>
        <w:t>diagram.</w:t>
      </w:r>
    </w:p>
    <w:p w14:paraId="741CE082" w14:textId="0D8329BC" w:rsidR="00D82891" w:rsidRPr="00D82891" w:rsidRDefault="00D82891" w:rsidP="0045749F">
      <w:pPr>
        <w:pStyle w:val="ListParagraph"/>
        <w:numPr>
          <w:ilvl w:val="1"/>
          <w:numId w:val="30"/>
        </w:numPr>
        <w:jc w:val="both"/>
        <w:rPr>
          <w:szCs w:val="26"/>
        </w:rPr>
      </w:pPr>
      <w:r>
        <w:rPr>
          <w:b w:val="0"/>
          <w:bCs/>
          <w:szCs w:val="26"/>
        </w:rPr>
        <w:t xml:space="preserve">Thu </w:t>
      </w:r>
      <w:proofErr w:type="spellStart"/>
      <w:r>
        <w:rPr>
          <w:b w:val="0"/>
          <w:bCs/>
          <w:szCs w:val="26"/>
        </w:rPr>
        <w:t>nhỏ</w:t>
      </w:r>
      <w:proofErr w:type="spellEnd"/>
      <w:r>
        <w:rPr>
          <w:b w:val="0"/>
          <w:bCs/>
          <w:szCs w:val="26"/>
        </w:rPr>
        <w:t xml:space="preserve"> </w:t>
      </w:r>
      <w:proofErr w:type="gramStart"/>
      <w:r>
        <w:rPr>
          <w:b w:val="0"/>
          <w:bCs/>
          <w:szCs w:val="26"/>
        </w:rPr>
        <w:t>diagram .</w:t>
      </w:r>
      <w:proofErr w:type="gramEnd"/>
    </w:p>
    <w:p w14:paraId="3CB0892B" w14:textId="63B52189" w:rsidR="00D82891" w:rsidRPr="00D82891" w:rsidRDefault="00D82891" w:rsidP="0045749F">
      <w:pPr>
        <w:pStyle w:val="ListParagraph"/>
        <w:numPr>
          <w:ilvl w:val="1"/>
          <w:numId w:val="30"/>
        </w:numPr>
        <w:jc w:val="both"/>
        <w:rPr>
          <w:szCs w:val="26"/>
        </w:rPr>
      </w:pPr>
      <w:r>
        <w:rPr>
          <w:b w:val="0"/>
          <w:bCs/>
          <w:szCs w:val="26"/>
        </w:rPr>
        <w:t xml:space="preserve">Di </w:t>
      </w:r>
      <w:proofErr w:type="spellStart"/>
      <w:r>
        <w:rPr>
          <w:b w:val="0"/>
          <w:bCs/>
          <w:szCs w:val="26"/>
        </w:rPr>
        <w:t>chuyển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khung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nhìn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để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tập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trung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đến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các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vùng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khác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nhau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của</w:t>
      </w:r>
      <w:proofErr w:type="spellEnd"/>
      <w:r>
        <w:rPr>
          <w:b w:val="0"/>
          <w:bCs/>
          <w:szCs w:val="26"/>
        </w:rPr>
        <w:t xml:space="preserve"> diagram.</w:t>
      </w:r>
    </w:p>
    <w:p w14:paraId="4C87841C" w14:textId="0F14E397" w:rsidR="00AB4C11" w:rsidRPr="00DC21C1" w:rsidRDefault="00AB4C11" w:rsidP="00DC21C1">
      <w:pPr>
        <w:rPr>
          <w:szCs w:val="26"/>
        </w:rPr>
      </w:pPr>
    </w:p>
    <w:p w14:paraId="09BA6AF3" w14:textId="41DC523A" w:rsidR="00B022CD" w:rsidRDefault="00B022CD">
      <w:pPr>
        <w:pStyle w:val="Heading4"/>
        <w:numPr>
          <w:ilvl w:val="2"/>
          <w:numId w:val="42"/>
        </w:numPr>
        <w:ind w:left="2160"/>
        <w:pPrChange w:id="767" w:author="HIKARI" w:date="2019-11-08T21:21:00Z">
          <w:pPr>
            <w:pStyle w:val="ListParagraph"/>
            <w:numPr>
              <w:ilvl w:val="2"/>
              <w:numId w:val="2"/>
            </w:numPr>
            <w:ind w:left="2160" w:hanging="1080"/>
            <w:outlineLvl w:val="3"/>
          </w:pPr>
        </w:pPrChange>
      </w:pPr>
      <w:bookmarkStart w:id="768" w:name="_Toc24298327"/>
      <w:proofErr w:type="spellStart"/>
      <w:r w:rsidRPr="00E24C10">
        <w:t>Ứng</w:t>
      </w:r>
      <w:proofErr w:type="spellEnd"/>
      <w:r w:rsidRPr="00E24C10">
        <w:t xml:space="preserve"> </w:t>
      </w:r>
      <w:proofErr w:type="spellStart"/>
      <w:r w:rsidRPr="00E24C10">
        <w:t>dụng</w:t>
      </w:r>
      <w:bookmarkEnd w:id="768"/>
      <w:proofErr w:type="spellEnd"/>
    </w:p>
    <w:p w14:paraId="44C9D4CC" w14:textId="0FDF680C" w:rsidR="00F81E4A" w:rsidRDefault="007704A2" w:rsidP="00214C88">
      <w:pPr>
        <w:ind w:left="720" w:firstLine="720"/>
        <w:jc w:val="both"/>
        <w:rPr>
          <w:b w:val="0"/>
          <w:bCs/>
          <w:szCs w:val="26"/>
        </w:rPr>
      </w:pPr>
      <w:proofErr w:type="spellStart"/>
      <w:r w:rsidRPr="007704A2">
        <w:rPr>
          <w:b w:val="0"/>
          <w:bCs/>
          <w:szCs w:val="26"/>
        </w:rPr>
        <w:t>Giúp</w:t>
      </w:r>
      <w:proofErr w:type="spellEnd"/>
      <w:r w:rsidRPr="007704A2">
        <w:rPr>
          <w:b w:val="0"/>
          <w:bCs/>
          <w:szCs w:val="26"/>
        </w:rPr>
        <w:t xml:space="preserve"> </w:t>
      </w:r>
      <w:proofErr w:type="spellStart"/>
      <w:r w:rsidRPr="007704A2">
        <w:rPr>
          <w:b w:val="0"/>
          <w:bCs/>
          <w:szCs w:val="26"/>
        </w:rPr>
        <w:t>người</w:t>
      </w:r>
      <w:proofErr w:type="spellEnd"/>
      <w:r w:rsidRPr="007704A2">
        <w:rPr>
          <w:b w:val="0"/>
          <w:bCs/>
          <w:szCs w:val="26"/>
        </w:rPr>
        <w:t xml:space="preserve"> </w:t>
      </w:r>
      <w:proofErr w:type="spellStart"/>
      <w:r w:rsidRPr="007704A2">
        <w:rPr>
          <w:b w:val="0"/>
          <w:bCs/>
          <w:szCs w:val="26"/>
        </w:rPr>
        <w:t>dùng</w:t>
      </w:r>
      <w:proofErr w:type="spellEnd"/>
      <w:r w:rsidRPr="007704A2">
        <w:rPr>
          <w:b w:val="0"/>
          <w:bCs/>
          <w:szCs w:val="26"/>
        </w:rPr>
        <w:t xml:space="preserve"> </w:t>
      </w:r>
      <w:proofErr w:type="spellStart"/>
      <w:r w:rsidRPr="007704A2">
        <w:rPr>
          <w:b w:val="0"/>
          <w:bCs/>
          <w:szCs w:val="26"/>
        </w:rPr>
        <w:t>có</w:t>
      </w:r>
      <w:proofErr w:type="spellEnd"/>
      <w:r w:rsidRPr="007704A2">
        <w:rPr>
          <w:b w:val="0"/>
          <w:bCs/>
          <w:szCs w:val="26"/>
        </w:rPr>
        <w:t xml:space="preserve"> </w:t>
      </w:r>
      <w:proofErr w:type="spellStart"/>
      <w:r w:rsidRPr="007704A2">
        <w:rPr>
          <w:b w:val="0"/>
          <w:bCs/>
          <w:szCs w:val="26"/>
        </w:rPr>
        <w:t>cái</w:t>
      </w:r>
      <w:proofErr w:type="spellEnd"/>
      <w:r w:rsidRPr="007704A2">
        <w:rPr>
          <w:b w:val="0"/>
          <w:bCs/>
          <w:szCs w:val="26"/>
        </w:rPr>
        <w:t xml:space="preserve"> </w:t>
      </w:r>
      <w:proofErr w:type="spellStart"/>
      <w:r w:rsidRPr="007704A2">
        <w:rPr>
          <w:b w:val="0"/>
          <w:bCs/>
          <w:szCs w:val="26"/>
        </w:rPr>
        <w:t>nhìn</w:t>
      </w:r>
      <w:proofErr w:type="spellEnd"/>
      <w:r w:rsidRPr="007704A2">
        <w:rPr>
          <w:b w:val="0"/>
          <w:bCs/>
          <w:szCs w:val="26"/>
        </w:rPr>
        <w:t xml:space="preserve"> </w:t>
      </w:r>
      <w:proofErr w:type="spellStart"/>
      <w:r w:rsidRPr="007704A2">
        <w:rPr>
          <w:b w:val="0"/>
          <w:bCs/>
          <w:szCs w:val="26"/>
        </w:rPr>
        <w:t>trực</w:t>
      </w:r>
      <w:proofErr w:type="spellEnd"/>
      <w:r w:rsidRPr="007704A2">
        <w:rPr>
          <w:b w:val="0"/>
          <w:bCs/>
          <w:szCs w:val="26"/>
        </w:rPr>
        <w:t xml:space="preserve"> </w:t>
      </w:r>
      <w:proofErr w:type="spellStart"/>
      <w:r w:rsidRPr="007704A2">
        <w:rPr>
          <w:b w:val="0"/>
          <w:bCs/>
          <w:szCs w:val="26"/>
        </w:rPr>
        <w:t>quan</w:t>
      </w:r>
      <w:proofErr w:type="spellEnd"/>
      <w:r w:rsidRPr="007704A2">
        <w:rPr>
          <w:b w:val="0"/>
          <w:bCs/>
          <w:szCs w:val="26"/>
        </w:rPr>
        <w:t xml:space="preserve"> </w:t>
      </w:r>
      <w:proofErr w:type="spellStart"/>
      <w:r w:rsidRPr="007704A2">
        <w:rPr>
          <w:b w:val="0"/>
          <w:bCs/>
          <w:szCs w:val="26"/>
        </w:rPr>
        <w:t>về</w:t>
      </w:r>
      <w:proofErr w:type="spellEnd"/>
      <w:r w:rsidRPr="007704A2">
        <w:rPr>
          <w:b w:val="0"/>
          <w:bCs/>
          <w:szCs w:val="26"/>
        </w:rPr>
        <w:t xml:space="preserve"> ANN </w:t>
      </w:r>
      <w:proofErr w:type="spellStart"/>
      <w:r w:rsidRPr="007704A2">
        <w:rPr>
          <w:b w:val="0"/>
          <w:bCs/>
          <w:szCs w:val="26"/>
        </w:rPr>
        <w:t>của</w:t>
      </w:r>
      <w:proofErr w:type="spellEnd"/>
      <w:r w:rsidRPr="007704A2">
        <w:rPr>
          <w:b w:val="0"/>
          <w:bCs/>
          <w:szCs w:val="26"/>
        </w:rPr>
        <w:t xml:space="preserve"> </w:t>
      </w:r>
      <w:proofErr w:type="spellStart"/>
      <w:r w:rsidRPr="007704A2">
        <w:rPr>
          <w:b w:val="0"/>
          <w:bCs/>
          <w:szCs w:val="26"/>
        </w:rPr>
        <w:t>mình</w:t>
      </w:r>
      <w:proofErr w:type="spellEnd"/>
      <w:r w:rsidRPr="007704A2"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dưới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dạng</w:t>
      </w:r>
      <w:proofErr w:type="spellEnd"/>
      <w:r>
        <w:rPr>
          <w:b w:val="0"/>
          <w:bCs/>
          <w:szCs w:val="26"/>
        </w:rPr>
        <w:t xml:space="preserve"> TensorFlow Layer Diagram </w:t>
      </w:r>
      <w:proofErr w:type="spellStart"/>
      <w:r>
        <w:rPr>
          <w:b w:val="0"/>
          <w:bCs/>
          <w:szCs w:val="26"/>
        </w:rPr>
        <w:t>mà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không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cần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phải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cài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đặt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và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sử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dụng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TensorBoard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cồng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kềnh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và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phức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tạp</w:t>
      </w:r>
      <w:proofErr w:type="spellEnd"/>
      <w:r>
        <w:rPr>
          <w:b w:val="0"/>
          <w:bCs/>
          <w:szCs w:val="26"/>
        </w:rPr>
        <w:t xml:space="preserve">, </w:t>
      </w:r>
      <w:proofErr w:type="spellStart"/>
      <w:r>
        <w:rPr>
          <w:b w:val="0"/>
          <w:bCs/>
          <w:szCs w:val="26"/>
        </w:rPr>
        <w:t>cũng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như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thay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vì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phải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xây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dựng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lại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đầy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đủ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một</w:t>
      </w:r>
      <w:proofErr w:type="spellEnd"/>
      <w:r>
        <w:rPr>
          <w:b w:val="0"/>
          <w:bCs/>
          <w:szCs w:val="26"/>
        </w:rPr>
        <w:t xml:space="preserve"> ANN </w:t>
      </w:r>
      <w:proofErr w:type="spellStart"/>
      <w:r>
        <w:rPr>
          <w:b w:val="0"/>
          <w:bCs/>
          <w:szCs w:val="26"/>
        </w:rPr>
        <w:t>thì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giờ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đây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người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dùng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chỉ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cần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vài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câu</w:t>
      </w:r>
      <w:proofErr w:type="spellEnd"/>
      <w:r>
        <w:rPr>
          <w:b w:val="0"/>
          <w:bCs/>
          <w:szCs w:val="26"/>
        </w:rPr>
        <w:t xml:space="preserve"> python scripts </w:t>
      </w:r>
      <w:proofErr w:type="spellStart"/>
      <w:r>
        <w:rPr>
          <w:b w:val="0"/>
          <w:bCs/>
          <w:szCs w:val="26"/>
        </w:rPr>
        <w:t>là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 w:rsidR="007E7673">
        <w:rPr>
          <w:b w:val="0"/>
          <w:bCs/>
          <w:szCs w:val="26"/>
        </w:rPr>
        <w:t>có</w:t>
      </w:r>
      <w:proofErr w:type="spellEnd"/>
      <w:r w:rsidR="007E7673">
        <w:rPr>
          <w:b w:val="0"/>
          <w:bCs/>
          <w:szCs w:val="26"/>
        </w:rPr>
        <w:t xml:space="preserve"> </w:t>
      </w:r>
      <w:proofErr w:type="spellStart"/>
      <w:r w:rsidR="007E7673">
        <w:rPr>
          <w:b w:val="0"/>
          <w:bCs/>
          <w:szCs w:val="26"/>
        </w:rPr>
        <w:t>thể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 w:rsidR="00677093">
        <w:rPr>
          <w:b w:val="0"/>
          <w:bCs/>
          <w:szCs w:val="26"/>
        </w:rPr>
        <w:t>xây</w:t>
      </w:r>
      <w:proofErr w:type="spellEnd"/>
      <w:r w:rsidR="00677093">
        <w:rPr>
          <w:b w:val="0"/>
          <w:bCs/>
          <w:szCs w:val="26"/>
        </w:rPr>
        <w:t xml:space="preserve"> </w:t>
      </w:r>
      <w:proofErr w:type="spellStart"/>
      <w:r w:rsidR="00677093">
        <w:rPr>
          <w:b w:val="0"/>
          <w:bCs/>
          <w:szCs w:val="26"/>
        </w:rPr>
        <w:t>dựng</w:t>
      </w:r>
      <w:proofErr w:type="spellEnd"/>
      <w:r w:rsidR="00677093"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cho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mình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một</w:t>
      </w:r>
      <w:proofErr w:type="spellEnd"/>
      <w:r>
        <w:rPr>
          <w:b w:val="0"/>
          <w:bCs/>
          <w:szCs w:val="26"/>
        </w:rPr>
        <w:t xml:space="preserve"> ANN </w:t>
      </w:r>
      <w:r w:rsidR="00677093">
        <w:rPr>
          <w:b w:val="0"/>
          <w:bCs/>
          <w:szCs w:val="26"/>
        </w:rPr>
        <w:t>O</w:t>
      </w:r>
      <w:r>
        <w:rPr>
          <w:b w:val="0"/>
          <w:bCs/>
          <w:szCs w:val="26"/>
        </w:rPr>
        <w:t>n-</w:t>
      </w:r>
      <w:r w:rsidR="00677093">
        <w:rPr>
          <w:b w:val="0"/>
          <w:bCs/>
          <w:szCs w:val="26"/>
        </w:rPr>
        <w:t>T</w:t>
      </w:r>
      <w:r>
        <w:rPr>
          <w:b w:val="0"/>
          <w:bCs/>
          <w:szCs w:val="26"/>
        </w:rPr>
        <w:t>he-</w:t>
      </w:r>
      <w:r w:rsidR="00677093">
        <w:rPr>
          <w:b w:val="0"/>
          <w:bCs/>
          <w:szCs w:val="26"/>
        </w:rPr>
        <w:t>G</w:t>
      </w:r>
      <w:r>
        <w:rPr>
          <w:b w:val="0"/>
          <w:bCs/>
          <w:szCs w:val="26"/>
        </w:rPr>
        <w:t>o</w:t>
      </w:r>
      <w:r w:rsidR="00677093">
        <w:rPr>
          <w:b w:val="0"/>
          <w:bCs/>
          <w:szCs w:val="26"/>
        </w:rPr>
        <w:t xml:space="preserve"> (</w:t>
      </w:r>
      <w:proofErr w:type="spellStart"/>
      <w:r w:rsidR="00677093">
        <w:rPr>
          <w:b w:val="0"/>
          <w:bCs/>
          <w:szCs w:val="26"/>
        </w:rPr>
        <w:t>Tất</w:t>
      </w:r>
      <w:proofErr w:type="spellEnd"/>
      <w:r w:rsidR="00677093">
        <w:rPr>
          <w:b w:val="0"/>
          <w:bCs/>
          <w:szCs w:val="26"/>
        </w:rPr>
        <w:t xml:space="preserve"> </w:t>
      </w:r>
      <w:proofErr w:type="spellStart"/>
      <w:r w:rsidR="00677093">
        <w:rPr>
          <w:b w:val="0"/>
          <w:bCs/>
          <w:szCs w:val="26"/>
        </w:rPr>
        <w:t>nhiên</w:t>
      </w:r>
      <w:proofErr w:type="spellEnd"/>
      <w:r w:rsidR="00677093">
        <w:rPr>
          <w:b w:val="0"/>
          <w:bCs/>
          <w:szCs w:val="26"/>
        </w:rPr>
        <w:t xml:space="preserve"> </w:t>
      </w:r>
      <w:proofErr w:type="spellStart"/>
      <w:r w:rsidR="00677093">
        <w:rPr>
          <w:b w:val="0"/>
          <w:bCs/>
          <w:szCs w:val="26"/>
        </w:rPr>
        <w:t>là</w:t>
      </w:r>
      <w:proofErr w:type="spellEnd"/>
      <w:r w:rsidR="00677093">
        <w:rPr>
          <w:b w:val="0"/>
          <w:bCs/>
          <w:szCs w:val="26"/>
        </w:rPr>
        <w:t xml:space="preserve"> model </w:t>
      </w:r>
      <w:proofErr w:type="spellStart"/>
      <w:r w:rsidR="00677093">
        <w:rPr>
          <w:b w:val="0"/>
          <w:bCs/>
          <w:szCs w:val="26"/>
        </w:rPr>
        <w:t>này</w:t>
      </w:r>
      <w:proofErr w:type="spellEnd"/>
      <w:r w:rsidR="00677093">
        <w:rPr>
          <w:b w:val="0"/>
          <w:bCs/>
          <w:szCs w:val="26"/>
        </w:rPr>
        <w:t xml:space="preserve"> </w:t>
      </w:r>
      <w:proofErr w:type="spellStart"/>
      <w:r w:rsidR="00677093">
        <w:rPr>
          <w:b w:val="0"/>
          <w:bCs/>
          <w:szCs w:val="26"/>
        </w:rPr>
        <w:t>vẫn</w:t>
      </w:r>
      <w:proofErr w:type="spellEnd"/>
      <w:r w:rsidR="00677093">
        <w:rPr>
          <w:b w:val="0"/>
          <w:bCs/>
          <w:szCs w:val="26"/>
        </w:rPr>
        <w:t xml:space="preserve"> </w:t>
      </w:r>
      <w:proofErr w:type="spellStart"/>
      <w:r w:rsidR="00677093">
        <w:rPr>
          <w:b w:val="0"/>
          <w:bCs/>
          <w:szCs w:val="26"/>
        </w:rPr>
        <w:t>chưa</w:t>
      </w:r>
      <w:proofErr w:type="spellEnd"/>
      <w:r w:rsidR="00677093">
        <w:rPr>
          <w:b w:val="0"/>
          <w:bCs/>
          <w:szCs w:val="26"/>
        </w:rPr>
        <w:t xml:space="preserve"> </w:t>
      </w:r>
      <w:proofErr w:type="spellStart"/>
      <w:r w:rsidR="00677093">
        <w:rPr>
          <w:b w:val="0"/>
          <w:bCs/>
          <w:szCs w:val="26"/>
        </w:rPr>
        <w:t>có</w:t>
      </w:r>
      <w:proofErr w:type="spellEnd"/>
      <w:r w:rsidR="00677093">
        <w:rPr>
          <w:b w:val="0"/>
          <w:bCs/>
          <w:szCs w:val="26"/>
        </w:rPr>
        <w:t xml:space="preserve"> </w:t>
      </w:r>
      <w:proofErr w:type="spellStart"/>
      <w:r w:rsidR="00135ABF">
        <w:rPr>
          <w:b w:val="0"/>
          <w:bCs/>
          <w:szCs w:val="26"/>
        </w:rPr>
        <w:t>dữ</w:t>
      </w:r>
      <w:proofErr w:type="spellEnd"/>
      <w:r w:rsidR="00135ABF">
        <w:rPr>
          <w:b w:val="0"/>
          <w:bCs/>
          <w:szCs w:val="26"/>
        </w:rPr>
        <w:t xml:space="preserve"> </w:t>
      </w:r>
      <w:proofErr w:type="spellStart"/>
      <w:r w:rsidR="00135ABF">
        <w:rPr>
          <w:b w:val="0"/>
          <w:bCs/>
          <w:szCs w:val="26"/>
        </w:rPr>
        <w:t>liệu</w:t>
      </w:r>
      <w:proofErr w:type="spellEnd"/>
      <w:r w:rsidR="00677093">
        <w:rPr>
          <w:b w:val="0"/>
          <w:bCs/>
          <w:szCs w:val="26"/>
        </w:rPr>
        <w:t>)</w:t>
      </w:r>
      <w:r>
        <w:rPr>
          <w:b w:val="0"/>
          <w:bCs/>
          <w:szCs w:val="26"/>
        </w:rPr>
        <w:t>.</w:t>
      </w:r>
    </w:p>
    <w:p w14:paraId="2736EEFE" w14:textId="77777777" w:rsidR="00145AEE" w:rsidRPr="00214C88" w:rsidRDefault="00145AEE" w:rsidP="00214C88">
      <w:pPr>
        <w:ind w:left="720" w:firstLine="720"/>
        <w:jc w:val="both"/>
        <w:rPr>
          <w:b w:val="0"/>
          <w:bCs/>
          <w:szCs w:val="26"/>
        </w:rPr>
      </w:pPr>
    </w:p>
    <w:p w14:paraId="658B5E7F" w14:textId="65DFA3C0" w:rsidR="00145AEE" w:rsidRDefault="00B022CD">
      <w:pPr>
        <w:pStyle w:val="Heading3"/>
        <w:numPr>
          <w:ilvl w:val="1"/>
          <w:numId w:val="42"/>
        </w:numPr>
        <w:ind w:left="1440"/>
        <w:pPrChange w:id="769" w:author="HIKARI" w:date="2019-11-08T21:21:00Z">
          <w:pPr>
            <w:pStyle w:val="ListParagraph"/>
            <w:numPr>
              <w:ilvl w:val="1"/>
              <w:numId w:val="2"/>
            </w:numPr>
            <w:ind w:left="1440" w:hanging="720"/>
            <w:outlineLvl w:val="2"/>
          </w:pPr>
        </w:pPrChange>
      </w:pPr>
      <w:bookmarkStart w:id="770" w:name="_Toc24298328"/>
      <w:proofErr w:type="spellStart"/>
      <w:r w:rsidRPr="00E24C10">
        <w:t>Yêu</w:t>
      </w:r>
      <w:proofErr w:type="spellEnd"/>
      <w:r w:rsidRPr="00E24C10">
        <w:t xml:space="preserve"> </w:t>
      </w:r>
      <w:proofErr w:type="spellStart"/>
      <w:r w:rsidRPr="00E24C10">
        <w:t>cầu</w:t>
      </w:r>
      <w:proofErr w:type="spellEnd"/>
      <w:r w:rsidRPr="00E24C10">
        <w:t xml:space="preserve"> </w:t>
      </w:r>
      <w:proofErr w:type="spellStart"/>
      <w:r w:rsidRPr="00E24C10">
        <w:t>kĩ</w:t>
      </w:r>
      <w:proofErr w:type="spellEnd"/>
      <w:r w:rsidRPr="00E24C10">
        <w:t xml:space="preserve"> </w:t>
      </w:r>
      <w:proofErr w:type="spellStart"/>
      <w:r w:rsidRPr="00E24C10">
        <w:t>thuật</w:t>
      </w:r>
      <w:bookmarkEnd w:id="770"/>
      <w:proofErr w:type="spellEnd"/>
    </w:p>
    <w:p w14:paraId="3F47B7F0" w14:textId="450B34F6" w:rsidR="00145AEE" w:rsidRPr="00245541" w:rsidRDefault="00145AEE" w:rsidP="00245541">
      <w:pPr>
        <w:pStyle w:val="ListParagraph"/>
        <w:numPr>
          <w:ilvl w:val="0"/>
          <w:numId w:val="41"/>
        </w:numPr>
        <w:rPr>
          <w:b w:val="0"/>
          <w:bCs/>
          <w:szCs w:val="26"/>
        </w:rPr>
      </w:pPr>
      <w:proofErr w:type="spellStart"/>
      <w:r w:rsidRPr="00245541">
        <w:rPr>
          <w:b w:val="0"/>
          <w:bCs/>
          <w:szCs w:val="26"/>
        </w:rPr>
        <w:t>Thực</w:t>
      </w:r>
      <w:proofErr w:type="spellEnd"/>
      <w:r w:rsidRPr="00245541">
        <w:rPr>
          <w:b w:val="0"/>
          <w:bCs/>
          <w:szCs w:val="26"/>
        </w:rPr>
        <w:t xml:space="preserve"> </w:t>
      </w:r>
      <w:proofErr w:type="spellStart"/>
      <w:r w:rsidRPr="00245541">
        <w:rPr>
          <w:b w:val="0"/>
          <w:bCs/>
          <w:szCs w:val="26"/>
        </w:rPr>
        <w:t>hiện</w:t>
      </w:r>
      <w:proofErr w:type="spellEnd"/>
      <w:r w:rsidRPr="00245541">
        <w:rPr>
          <w:b w:val="0"/>
          <w:bCs/>
          <w:szCs w:val="26"/>
        </w:rPr>
        <w:t xml:space="preserve"> </w:t>
      </w:r>
      <w:proofErr w:type="spellStart"/>
      <w:r w:rsidRPr="00245541">
        <w:rPr>
          <w:b w:val="0"/>
          <w:bCs/>
          <w:szCs w:val="26"/>
        </w:rPr>
        <w:t>được</w:t>
      </w:r>
      <w:proofErr w:type="spellEnd"/>
      <w:r w:rsidRPr="00245541">
        <w:rPr>
          <w:b w:val="0"/>
          <w:bCs/>
          <w:szCs w:val="26"/>
        </w:rPr>
        <w:t xml:space="preserve"> </w:t>
      </w:r>
      <w:proofErr w:type="spellStart"/>
      <w:r w:rsidRPr="00245541">
        <w:rPr>
          <w:b w:val="0"/>
          <w:bCs/>
          <w:szCs w:val="26"/>
        </w:rPr>
        <w:t>yêu</w:t>
      </w:r>
      <w:proofErr w:type="spellEnd"/>
      <w:r w:rsidRPr="00245541">
        <w:rPr>
          <w:b w:val="0"/>
          <w:bCs/>
          <w:szCs w:val="26"/>
        </w:rPr>
        <w:t xml:space="preserve"> </w:t>
      </w:r>
      <w:proofErr w:type="spellStart"/>
      <w:r w:rsidRPr="00245541">
        <w:rPr>
          <w:b w:val="0"/>
          <w:bCs/>
          <w:szCs w:val="26"/>
        </w:rPr>
        <w:t>cầu</w:t>
      </w:r>
      <w:proofErr w:type="spellEnd"/>
      <w:r w:rsidRPr="00245541">
        <w:rPr>
          <w:b w:val="0"/>
          <w:bCs/>
          <w:szCs w:val="26"/>
        </w:rPr>
        <w:t xml:space="preserve"> </w:t>
      </w:r>
      <w:proofErr w:type="spellStart"/>
      <w:r w:rsidRPr="00245541">
        <w:rPr>
          <w:b w:val="0"/>
          <w:bCs/>
          <w:szCs w:val="26"/>
        </w:rPr>
        <w:t>mà</w:t>
      </w:r>
      <w:proofErr w:type="spellEnd"/>
      <w:r w:rsidRPr="00245541">
        <w:rPr>
          <w:b w:val="0"/>
          <w:bCs/>
          <w:szCs w:val="26"/>
        </w:rPr>
        <w:t xml:space="preserve"> </w:t>
      </w:r>
      <w:proofErr w:type="spellStart"/>
      <w:r w:rsidRPr="00245541">
        <w:rPr>
          <w:b w:val="0"/>
          <w:bCs/>
          <w:szCs w:val="26"/>
        </w:rPr>
        <w:t>đồ</w:t>
      </w:r>
      <w:proofErr w:type="spellEnd"/>
      <w:r w:rsidRPr="00245541">
        <w:rPr>
          <w:b w:val="0"/>
          <w:bCs/>
          <w:szCs w:val="26"/>
        </w:rPr>
        <w:t xml:space="preserve"> </w:t>
      </w:r>
      <w:proofErr w:type="spellStart"/>
      <w:r w:rsidRPr="00245541">
        <w:rPr>
          <w:b w:val="0"/>
          <w:bCs/>
          <w:szCs w:val="26"/>
        </w:rPr>
        <w:t>án</w:t>
      </w:r>
      <w:proofErr w:type="spellEnd"/>
      <w:r w:rsidRPr="00245541">
        <w:rPr>
          <w:b w:val="0"/>
          <w:bCs/>
          <w:szCs w:val="26"/>
        </w:rPr>
        <w:t xml:space="preserve"> </w:t>
      </w:r>
      <w:proofErr w:type="spellStart"/>
      <w:r w:rsidRPr="00245541">
        <w:rPr>
          <w:b w:val="0"/>
          <w:bCs/>
          <w:szCs w:val="26"/>
        </w:rPr>
        <w:t>đề</w:t>
      </w:r>
      <w:proofErr w:type="spellEnd"/>
      <w:r w:rsidRPr="00245541">
        <w:rPr>
          <w:b w:val="0"/>
          <w:bCs/>
          <w:szCs w:val="26"/>
        </w:rPr>
        <w:t xml:space="preserve"> ra.</w:t>
      </w:r>
    </w:p>
    <w:p w14:paraId="59FB8C85" w14:textId="5C4B4E3E" w:rsidR="00145AEE" w:rsidRPr="00245541" w:rsidRDefault="00145AEE" w:rsidP="00245541">
      <w:pPr>
        <w:pStyle w:val="ListParagraph"/>
        <w:numPr>
          <w:ilvl w:val="0"/>
          <w:numId w:val="41"/>
        </w:numPr>
        <w:rPr>
          <w:b w:val="0"/>
          <w:bCs/>
          <w:szCs w:val="26"/>
        </w:rPr>
      </w:pPr>
      <w:proofErr w:type="spellStart"/>
      <w:r w:rsidRPr="00245541">
        <w:rPr>
          <w:b w:val="0"/>
          <w:bCs/>
          <w:szCs w:val="26"/>
        </w:rPr>
        <w:t>Áp</w:t>
      </w:r>
      <w:proofErr w:type="spellEnd"/>
      <w:r w:rsidRPr="00245541">
        <w:rPr>
          <w:b w:val="0"/>
          <w:bCs/>
          <w:szCs w:val="26"/>
        </w:rPr>
        <w:t xml:space="preserve"> </w:t>
      </w:r>
      <w:proofErr w:type="spellStart"/>
      <w:r w:rsidRPr="00245541">
        <w:rPr>
          <w:b w:val="0"/>
          <w:bCs/>
          <w:szCs w:val="26"/>
        </w:rPr>
        <w:t>d</w:t>
      </w:r>
      <w:ins w:id="771" w:author="HIKARI" w:date="2019-11-09T14:57:00Z">
        <w:r w:rsidR="00B11AC4">
          <w:rPr>
            <w:b w:val="0"/>
            <w:bCs/>
            <w:szCs w:val="26"/>
          </w:rPr>
          <w:t>ụ</w:t>
        </w:r>
      </w:ins>
      <w:del w:id="772" w:author="HIKARI" w:date="2019-11-09T14:57:00Z">
        <w:r w:rsidRPr="00245541" w:rsidDel="00B11AC4">
          <w:rPr>
            <w:b w:val="0"/>
            <w:bCs/>
            <w:szCs w:val="26"/>
          </w:rPr>
          <w:delText>ù</w:delText>
        </w:r>
      </w:del>
      <w:r w:rsidRPr="00245541">
        <w:rPr>
          <w:b w:val="0"/>
          <w:bCs/>
          <w:szCs w:val="26"/>
        </w:rPr>
        <w:t>ng</w:t>
      </w:r>
      <w:proofErr w:type="spellEnd"/>
      <w:r w:rsidRPr="00245541">
        <w:rPr>
          <w:b w:val="0"/>
          <w:bCs/>
          <w:szCs w:val="26"/>
        </w:rPr>
        <w:t xml:space="preserve"> </w:t>
      </w:r>
      <w:proofErr w:type="spellStart"/>
      <w:r w:rsidRPr="00245541">
        <w:rPr>
          <w:b w:val="0"/>
          <w:bCs/>
          <w:szCs w:val="26"/>
        </w:rPr>
        <w:t>lập</w:t>
      </w:r>
      <w:proofErr w:type="spellEnd"/>
      <w:r w:rsidRPr="00245541">
        <w:rPr>
          <w:b w:val="0"/>
          <w:bCs/>
          <w:szCs w:val="26"/>
        </w:rPr>
        <w:t xml:space="preserve"> </w:t>
      </w:r>
      <w:proofErr w:type="spellStart"/>
      <w:r w:rsidRPr="00245541">
        <w:rPr>
          <w:b w:val="0"/>
          <w:bCs/>
          <w:szCs w:val="26"/>
        </w:rPr>
        <w:t>trình</w:t>
      </w:r>
      <w:proofErr w:type="spellEnd"/>
      <w:r w:rsidRPr="00245541">
        <w:rPr>
          <w:b w:val="0"/>
          <w:bCs/>
          <w:szCs w:val="26"/>
        </w:rPr>
        <w:t xml:space="preserve"> </w:t>
      </w:r>
      <w:proofErr w:type="spellStart"/>
      <w:r w:rsidRPr="00245541">
        <w:rPr>
          <w:b w:val="0"/>
          <w:bCs/>
          <w:szCs w:val="26"/>
        </w:rPr>
        <w:t>hư</w:t>
      </w:r>
      <w:ins w:id="773" w:author="HIKARI" w:date="2019-11-09T14:57:00Z">
        <w:r w:rsidR="00B11AC4">
          <w:rPr>
            <w:b w:val="0"/>
            <w:bCs/>
            <w:szCs w:val="26"/>
          </w:rPr>
          <w:t>ớ</w:t>
        </w:r>
      </w:ins>
      <w:del w:id="774" w:author="HIKARI" w:date="2019-11-09T14:57:00Z">
        <w:r w:rsidRPr="00245541" w:rsidDel="00B11AC4">
          <w:rPr>
            <w:b w:val="0"/>
            <w:bCs/>
            <w:szCs w:val="26"/>
          </w:rPr>
          <w:delText>ờ</w:delText>
        </w:r>
      </w:del>
      <w:r w:rsidRPr="00245541">
        <w:rPr>
          <w:b w:val="0"/>
          <w:bCs/>
          <w:szCs w:val="26"/>
        </w:rPr>
        <w:t>ng</w:t>
      </w:r>
      <w:proofErr w:type="spellEnd"/>
      <w:r w:rsidRPr="00245541">
        <w:rPr>
          <w:b w:val="0"/>
          <w:bCs/>
          <w:szCs w:val="26"/>
        </w:rPr>
        <w:t xml:space="preserve"> </w:t>
      </w:r>
      <w:proofErr w:type="spellStart"/>
      <w:r w:rsidRPr="00245541">
        <w:rPr>
          <w:b w:val="0"/>
          <w:bCs/>
          <w:szCs w:val="26"/>
        </w:rPr>
        <w:t>đối</w:t>
      </w:r>
      <w:proofErr w:type="spellEnd"/>
      <w:r w:rsidRPr="00245541">
        <w:rPr>
          <w:b w:val="0"/>
          <w:bCs/>
          <w:szCs w:val="26"/>
        </w:rPr>
        <w:t xml:space="preserve"> </w:t>
      </w:r>
      <w:proofErr w:type="spellStart"/>
      <w:r w:rsidRPr="00245541">
        <w:rPr>
          <w:b w:val="0"/>
          <w:bCs/>
          <w:szCs w:val="26"/>
        </w:rPr>
        <w:t>tượng</w:t>
      </w:r>
      <w:proofErr w:type="spellEnd"/>
      <w:r w:rsidRPr="00245541">
        <w:rPr>
          <w:b w:val="0"/>
          <w:bCs/>
          <w:szCs w:val="26"/>
        </w:rPr>
        <w:t xml:space="preserve"> </w:t>
      </w:r>
      <w:proofErr w:type="spellStart"/>
      <w:r w:rsidRPr="00245541">
        <w:rPr>
          <w:b w:val="0"/>
          <w:bCs/>
          <w:szCs w:val="26"/>
        </w:rPr>
        <w:t>và</w:t>
      </w:r>
      <w:proofErr w:type="spellEnd"/>
      <w:r w:rsidRPr="00245541">
        <w:rPr>
          <w:b w:val="0"/>
          <w:bCs/>
          <w:szCs w:val="26"/>
        </w:rPr>
        <w:t xml:space="preserve"> </w:t>
      </w:r>
      <w:proofErr w:type="spellStart"/>
      <w:r w:rsidRPr="00245541">
        <w:rPr>
          <w:b w:val="0"/>
          <w:bCs/>
          <w:szCs w:val="26"/>
        </w:rPr>
        <w:t>các</w:t>
      </w:r>
      <w:proofErr w:type="spellEnd"/>
      <w:r w:rsidRPr="00245541">
        <w:rPr>
          <w:b w:val="0"/>
          <w:bCs/>
          <w:szCs w:val="26"/>
        </w:rPr>
        <w:t xml:space="preserve"> </w:t>
      </w:r>
      <w:proofErr w:type="spellStart"/>
      <w:r w:rsidRPr="00245541">
        <w:rPr>
          <w:b w:val="0"/>
          <w:bCs/>
          <w:szCs w:val="26"/>
        </w:rPr>
        <w:t>công</w:t>
      </w:r>
      <w:proofErr w:type="spellEnd"/>
      <w:r w:rsidRPr="00245541">
        <w:rPr>
          <w:b w:val="0"/>
          <w:bCs/>
          <w:szCs w:val="26"/>
        </w:rPr>
        <w:t xml:space="preserve"> </w:t>
      </w:r>
      <w:proofErr w:type="spellStart"/>
      <w:r w:rsidRPr="00245541">
        <w:rPr>
          <w:b w:val="0"/>
          <w:bCs/>
          <w:szCs w:val="26"/>
        </w:rPr>
        <w:t>nghệ</w:t>
      </w:r>
      <w:proofErr w:type="spellEnd"/>
      <w:r w:rsidR="00BE0C3D" w:rsidRPr="00245541">
        <w:rPr>
          <w:b w:val="0"/>
          <w:bCs/>
          <w:szCs w:val="26"/>
        </w:rPr>
        <w:t xml:space="preserve"> </w:t>
      </w:r>
      <w:proofErr w:type="spellStart"/>
      <w:r w:rsidR="00BE0C3D" w:rsidRPr="00245541">
        <w:rPr>
          <w:b w:val="0"/>
          <w:bCs/>
          <w:szCs w:val="26"/>
        </w:rPr>
        <w:t>phần</w:t>
      </w:r>
      <w:proofErr w:type="spellEnd"/>
      <w:r w:rsidR="00BE0C3D" w:rsidRPr="00245541">
        <w:rPr>
          <w:b w:val="0"/>
          <w:bCs/>
          <w:szCs w:val="26"/>
        </w:rPr>
        <w:t xml:space="preserve"> </w:t>
      </w:r>
      <w:proofErr w:type="spellStart"/>
      <w:r w:rsidR="00BE0C3D" w:rsidRPr="00245541">
        <w:rPr>
          <w:b w:val="0"/>
          <w:bCs/>
          <w:szCs w:val="26"/>
        </w:rPr>
        <w:t>mềm</w:t>
      </w:r>
      <w:proofErr w:type="spellEnd"/>
      <w:r w:rsidRPr="00245541">
        <w:rPr>
          <w:b w:val="0"/>
          <w:bCs/>
          <w:szCs w:val="26"/>
        </w:rPr>
        <w:t xml:space="preserve"> </w:t>
      </w:r>
      <w:proofErr w:type="spellStart"/>
      <w:r w:rsidRPr="00245541">
        <w:rPr>
          <w:b w:val="0"/>
          <w:bCs/>
          <w:szCs w:val="26"/>
        </w:rPr>
        <w:t>mới</w:t>
      </w:r>
      <w:proofErr w:type="spellEnd"/>
      <w:r w:rsidR="00BE0C3D" w:rsidRPr="00245541">
        <w:rPr>
          <w:b w:val="0"/>
          <w:bCs/>
          <w:szCs w:val="26"/>
        </w:rPr>
        <w:t>.</w:t>
      </w:r>
    </w:p>
    <w:p w14:paraId="796BAE54" w14:textId="698D4279" w:rsidR="00145AEE" w:rsidRPr="00245541" w:rsidRDefault="00145AEE" w:rsidP="00245541">
      <w:pPr>
        <w:pStyle w:val="ListParagraph"/>
        <w:numPr>
          <w:ilvl w:val="0"/>
          <w:numId w:val="41"/>
        </w:numPr>
        <w:rPr>
          <w:b w:val="0"/>
          <w:bCs/>
          <w:szCs w:val="26"/>
        </w:rPr>
      </w:pPr>
      <w:r w:rsidRPr="00245541">
        <w:rPr>
          <w:b w:val="0"/>
          <w:bCs/>
          <w:szCs w:val="26"/>
        </w:rPr>
        <w:t xml:space="preserve">Dung </w:t>
      </w:r>
      <w:proofErr w:type="spellStart"/>
      <w:r w:rsidRPr="00245541">
        <w:rPr>
          <w:b w:val="0"/>
          <w:bCs/>
          <w:szCs w:val="26"/>
        </w:rPr>
        <w:t>lượng</w:t>
      </w:r>
      <w:proofErr w:type="spellEnd"/>
      <w:r w:rsidRPr="00245541">
        <w:rPr>
          <w:b w:val="0"/>
          <w:bCs/>
          <w:szCs w:val="26"/>
        </w:rPr>
        <w:t xml:space="preserve"> </w:t>
      </w:r>
      <w:proofErr w:type="spellStart"/>
      <w:r w:rsidRPr="00245541">
        <w:rPr>
          <w:b w:val="0"/>
          <w:bCs/>
          <w:szCs w:val="26"/>
        </w:rPr>
        <w:t>phần</w:t>
      </w:r>
      <w:proofErr w:type="spellEnd"/>
      <w:r w:rsidRPr="00245541">
        <w:rPr>
          <w:b w:val="0"/>
          <w:bCs/>
          <w:szCs w:val="26"/>
        </w:rPr>
        <w:t xml:space="preserve"> </w:t>
      </w:r>
      <w:proofErr w:type="spellStart"/>
      <w:r w:rsidRPr="00245541">
        <w:rPr>
          <w:b w:val="0"/>
          <w:bCs/>
          <w:szCs w:val="26"/>
        </w:rPr>
        <w:t>mềm</w:t>
      </w:r>
      <w:proofErr w:type="spellEnd"/>
      <w:r w:rsidRPr="00245541">
        <w:rPr>
          <w:b w:val="0"/>
          <w:bCs/>
          <w:szCs w:val="26"/>
        </w:rPr>
        <w:t xml:space="preserve"> </w:t>
      </w:r>
      <w:proofErr w:type="spellStart"/>
      <w:r w:rsidRPr="00245541">
        <w:rPr>
          <w:b w:val="0"/>
          <w:bCs/>
          <w:szCs w:val="26"/>
        </w:rPr>
        <w:t>nhẹ</w:t>
      </w:r>
      <w:proofErr w:type="spellEnd"/>
      <w:r w:rsidRPr="00245541">
        <w:rPr>
          <w:b w:val="0"/>
          <w:bCs/>
          <w:szCs w:val="26"/>
        </w:rPr>
        <w:t xml:space="preserve">, </w:t>
      </w:r>
      <w:proofErr w:type="spellStart"/>
      <w:r w:rsidRPr="00245541">
        <w:rPr>
          <w:b w:val="0"/>
          <w:bCs/>
          <w:szCs w:val="26"/>
        </w:rPr>
        <w:t>chạy</w:t>
      </w:r>
      <w:proofErr w:type="spellEnd"/>
      <w:r w:rsidRPr="00245541">
        <w:rPr>
          <w:b w:val="0"/>
          <w:bCs/>
          <w:szCs w:val="26"/>
        </w:rPr>
        <w:t xml:space="preserve"> </w:t>
      </w:r>
      <w:proofErr w:type="spellStart"/>
      <w:r w:rsidRPr="00245541">
        <w:rPr>
          <w:b w:val="0"/>
          <w:bCs/>
          <w:szCs w:val="26"/>
        </w:rPr>
        <w:t>ổn</w:t>
      </w:r>
      <w:proofErr w:type="spellEnd"/>
      <w:r w:rsidRPr="00245541">
        <w:rPr>
          <w:b w:val="0"/>
          <w:bCs/>
          <w:szCs w:val="26"/>
        </w:rPr>
        <w:t xml:space="preserve"> </w:t>
      </w:r>
      <w:proofErr w:type="spellStart"/>
      <w:r w:rsidRPr="00245541">
        <w:rPr>
          <w:b w:val="0"/>
          <w:bCs/>
          <w:szCs w:val="26"/>
        </w:rPr>
        <w:t>định</w:t>
      </w:r>
      <w:proofErr w:type="spellEnd"/>
      <w:r w:rsidRPr="00245541">
        <w:rPr>
          <w:b w:val="0"/>
          <w:bCs/>
          <w:szCs w:val="26"/>
        </w:rPr>
        <w:t>.</w:t>
      </w:r>
    </w:p>
    <w:p w14:paraId="6B3BFAAA" w14:textId="77777777" w:rsidR="00145AEE" w:rsidRPr="00145AEE" w:rsidRDefault="00145AEE" w:rsidP="00AB4C11">
      <w:pPr>
        <w:rPr>
          <w:b w:val="0"/>
          <w:bCs/>
          <w:szCs w:val="26"/>
        </w:rPr>
      </w:pPr>
    </w:p>
    <w:p w14:paraId="7B0FD40F" w14:textId="55A9C842" w:rsidR="00510CB9" w:rsidRDefault="00510CB9">
      <w:pPr>
        <w:pStyle w:val="Heading3"/>
        <w:numPr>
          <w:ilvl w:val="1"/>
          <w:numId w:val="42"/>
        </w:numPr>
        <w:ind w:left="1440"/>
        <w:pPrChange w:id="775" w:author="HIKARI" w:date="2019-11-08T21:21:00Z">
          <w:pPr>
            <w:pStyle w:val="ListParagraph"/>
            <w:numPr>
              <w:ilvl w:val="1"/>
              <w:numId w:val="2"/>
            </w:numPr>
            <w:ind w:left="1440" w:hanging="720"/>
            <w:outlineLvl w:val="2"/>
          </w:pPr>
        </w:pPrChange>
      </w:pPr>
      <w:bookmarkStart w:id="776" w:name="_Toc24298329"/>
      <w:proofErr w:type="spellStart"/>
      <w:r>
        <w:t>Công</w:t>
      </w:r>
      <w:proofErr w:type="spellEnd"/>
      <w:r>
        <w:t xml:space="preserve"> </w:t>
      </w:r>
      <w:proofErr w:type="spellStart"/>
      <w:r>
        <w:t>cụ</w:t>
      </w:r>
      <w:proofErr w:type="spellEnd"/>
      <w:r w:rsidR="00B42EE1">
        <w:t xml:space="preserve"> </w:t>
      </w:r>
      <w:proofErr w:type="spellStart"/>
      <w:r w:rsidR="00B42EE1">
        <w:t>và</w:t>
      </w:r>
      <w:proofErr w:type="spellEnd"/>
      <w:r w:rsidR="00B42EE1">
        <w:t xml:space="preserve"> </w:t>
      </w:r>
      <w:proofErr w:type="spellStart"/>
      <w:r w:rsidR="00B42EE1">
        <w:t>công</w:t>
      </w:r>
      <w:proofErr w:type="spellEnd"/>
      <w:r w:rsidR="00B42EE1">
        <w:t xml:space="preserve"> </w:t>
      </w:r>
      <w:proofErr w:type="spellStart"/>
      <w:r w:rsidR="00B42EE1">
        <w:t>nghệ</w:t>
      </w:r>
      <w:proofErr w:type="spellEnd"/>
      <w:r>
        <w:t xml:space="preserve"> </w:t>
      </w:r>
      <w:proofErr w:type="spellStart"/>
      <w:r w:rsidR="00B42EE1">
        <w:t>sử</w:t>
      </w:r>
      <w:proofErr w:type="spellEnd"/>
      <w:r w:rsidR="00B42EE1">
        <w:t xml:space="preserve"> </w:t>
      </w:r>
      <w:proofErr w:type="spellStart"/>
      <w:r w:rsidR="00B42EE1">
        <w:t>dụng</w:t>
      </w:r>
      <w:bookmarkEnd w:id="776"/>
      <w:proofErr w:type="spellEnd"/>
    </w:p>
    <w:p w14:paraId="606FD11D" w14:textId="23B63519" w:rsidR="00F81E4A" w:rsidRDefault="00F81E4A" w:rsidP="005478FC">
      <w:pPr>
        <w:pStyle w:val="ListParagraph"/>
        <w:numPr>
          <w:ilvl w:val="0"/>
          <w:numId w:val="30"/>
        </w:numPr>
        <w:ind w:left="1800"/>
        <w:rPr>
          <w:b w:val="0"/>
          <w:bCs/>
          <w:szCs w:val="26"/>
        </w:rPr>
      </w:pPr>
      <w:proofErr w:type="spellStart"/>
      <w:r w:rsidRPr="00F81E4A">
        <w:rPr>
          <w:b w:val="0"/>
          <w:bCs/>
          <w:szCs w:val="26"/>
        </w:rPr>
        <w:t>Xây</w:t>
      </w:r>
      <w:proofErr w:type="spellEnd"/>
      <w:r w:rsidRPr="00F81E4A">
        <w:rPr>
          <w:b w:val="0"/>
          <w:bCs/>
          <w:szCs w:val="26"/>
        </w:rPr>
        <w:t xml:space="preserve"> </w:t>
      </w:r>
      <w:proofErr w:type="spellStart"/>
      <w:r w:rsidRPr="00F81E4A">
        <w:rPr>
          <w:b w:val="0"/>
          <w:bCs/>
          <w:szCs w:val="26"/>
        </w:rPr>
        <w:t>dựng</w:t>
      </w:r>
      <w:proofErr w:type="spellEnd"/>
      <w:r w:rsidRPr="00F81E4A">
        <w:rPr>
          <w:b w:val="0"/>
          <w:bCs/>
          <w:szCs w:val="26"/>
        </w:rPr>
        <w:t xml:space="preserve"> </w:t>
      </w:r>
      <w:proofErr w:type="spellStart"/>
      <w:r w:rsidRPr="00F81E4A">
        <w:rPr>
          <w:b w:val="0"/>
          <w:bCs/>
          <w:szCs w:val="26"/>
        </w:rPr>
        <w:t>phần</w:t>
      </w:r>
      <w:proofErr w:type="spellEnd"/>
      <w:r w:rsidRPr="00F81E4A">
        <w:rPr>
          <w:b w:val="0"/>
          <w:bCs/>
          <w:szCs w:val="26"/>
        </w:rPr>
        <w:t xml:space="preserve"> </w:t>
      </w:r>
      <w:proofErr w:type="spellStart"/>
      <w:r w:rsidRPr="00F81E4A">
        <w:rPr>
          <w:b w:val="0"/>
          <w:bCs/>
          <w:szCs w:val="26"/>
        </w:rPr>
        <w:t>mềm</w:t>
      </w:r>
      <w:proofErr w:type="spellEnd"/>
      <w:r w:rsidRPr="00F81E4A">
        <w:rPr>
          <w:b w:val="0"/>
          <w:bCs/>
          <w:szCs w:val="26"/>
        </w:rPr>
        <w:t xml:space="preserve"> </w:t>
      </w:r>
      <w:proofErr w:type="spellStart"/>
      <w:r w:rsidRPr="00F81E4A">
        <w:rPr>
          <w:b w:val="0"/>
          <w:bCs/>
          <w:szCs w:val="26"/>
        </w:rPr>
        <w:t>bằng</w:t>
      </w:r>
      <w:proofErr w:type="spellEnd"/>
      <w:r w:rsidRPr="00F81E4A">
        <w:rPr>
          <w:b w:val="0"/>
          <w:bCs/>
          <w:szCs w:val="26"/>
        </w:rPr>
        <w:t xml:space="preserve"> </w:t>
      </w:r>
      <w:proofErr w:type="spellStart"/>
      <w:r w:rsidRPr="00F81E4A">
        <w:rPr>
          <w:b w:val="0"/>
          <w:bCs/>
          <w:szCs w:val="26"/>
        </w:rPr>
        <w:t>công</w:t>
      </w:r>
      <w:proofErr w:type="spellEnd"/>
      <w:r w:rsidRPr="00F81E4A">
        <w:rPr>
          <w:b w:val="0"/>
          <w:bCs/>
          <w:szCs w:val="26"/>
        </w:rPr>
        <w:t xml:space="preserve"> </w:t>
      </w:r>
      <w:proofErr w:type="spellStart"/>
      <w:r w:rsidRPr="00F81E4A">
        <w:rPr>
          <w:b w:val="0"/>
          <w:bCs/>
          <w:szCs w:val="26"/>
        </w:rPr>
        <w:t>nghệ</w:t>
      </w:r>
      <w:proofErr w:type="spellEnd"/>
      <w:r w:rsidRPr="00F81E4A">
        <w:rPr>
          <w:b w:val="0"/>
          <w:bCs/>
          <w:szCs w:val="26"/>
        </w:rPr>
        <w:t xml:space="preserve"> WPF</w:t>
      </w:r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trên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nền</w:t>
      </w:r>
      <w:proofErr w:type="spellEnd"/>
      <w:r>
        <w:rPr>
          <w:b w:val="0"/>
          <w:bCs/>
          <w:szCs w:val="26"/>
        </w:rPr>
        <w:t xml:space="preserve"> .NET Framework 4.7.2</w:t>
      </w:r>
    </w:p>
    <w:p w14:paraId="201FBFC6" w14:textId="5A88E5FC" w:rsidR="00F81E4A" w:rsidRDefault="00F81E4A" w:rsidP="005478FC">
      <w:pPr>
        <w:pStyle w:val="ListParagraph"/>
        <w:numPr>
          <w:ilvl w:val="0"/>
          <w:numId w:val="30"/>
        </w:numPr>
        <w:ind w:left="1800"/>
        <w:rPr>
          <w:b w:val="0"/>
          <w:bCs/>
          <w:szCs w:val="26"/>
        </w:rPr>
      </w:pPr>
      <w:proofErr w:type="spellStart"/>
      <w:r>
        <w:rPr>
          <w:b w:val="0"/>
          <w:bCs/>
          <w:szCs w:val="26"/>
        </w:rPr>
        <w:t>Thiết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kế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giao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diện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người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dùng</w:t>
      </w:r>
      <w:proofErr w:type="spellEnd"/>
      <w:r>
        <w:rPr>
          <w:b w:val="0"/>
          <w:bCs/>
          <w:szCs w:val="26"/>
        </w:rPr>
        <w:t xml:space="preserve"> (GUI) </w:t>
      </w:r>
      <w:proofErr w:type="spellStart"/>
      <w:r>
        <w:rPr>
          <w:b w:val="0"/>
          <w:bCs/>
          <w:szCs w:val="26"/>
        </w:rPr>
        <w:t>bằng</w:t>
      </w:r>
      <w:proofErr w:type="spellEnd"/>
      <w:r>
        <w:rPr>
          <w:b w:val="0"/>
          <w:bCs/>
          <w:szCs w:val="26"/>
        </w:rPr>
        <w:t xml:space="preserve"> Blend for Visual Studio 2019 (Code </w:t>
      </w:r>
      <w:proofErr w:type="spellStart"/>
      <w:r>
        <w:rPr>
          <w:b w:val="0"/>
          <w:bCs/>
          <w:szCs w:val="26"/>
        </w:rPr>
        <w:t>Xaml</w:t>
      </w:r>
      <w:proofErr w:type="spellEnd"/>
      <w:r>
        <w:rPr>
          <w:b w:val="0"/>
          <w:bCs/>
          <w:szCs w:val="26"/>
        </w:rPr>
        <w:t>)</w:t>
      </w:r>
    </w:p>
    <w:p w14:paraId="6268433E" w14:textId="689BD907" w:rsidR="00510CB9" w:rsidRDefault="00F81E4A" w:rsidP="005478FC">
      <w:pPr>
        <w:pStyle w:val="ListParagraph"/>
        <w:numPr>
          <w:ilvl w:val="0"/>
          <w:numId w:val="30"/>
        </w:numPr>
        <w:ind w:left="1800"/>
        <w:rPr>
          <w:b w:val="0"/>
          <w:bCs/>
          <w:szCs w:val="26"/>
        </w:rPr>
      </w:pPr>
      <w:proofErr w:type="spellStart"/>
      <w:r>
        <w:rPr>
          <w:b w:val="0"/>
          <w:bCs/>
          <w:szCs w:val="26"/>
        </w:rPr>
        <w:t>Thiết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kế</w:t>
      </w:r>
      <w:proofErr w:type="spellEnd"/>
      <w:r>
        <w:rPr>
          <w:b w:val="0"/>
          <w:bCs/>
          <w:szCs w:val="26"/>
        </w:rPr>
        <w:t xml:space="preserve"> View Model </w:t>
      </w:r>
      <w:proofErr w:type="spellStart"/>
      <w:r>
        <w:rPr>
          <w:b w:val="0"/>
          <w:bCs/>
          <w:szCs w:val="26"/>
        </w:rPr>
        <w:t>và</w:t>
      </w:r>
      <w:proofErr w:type="spellEnd"/>
      <w:r>
        <w:rPr>
          <w:b w:val="0"/>
          <w:bCs/>
          <w:szCs w:val="26"/>
        </w:rPr>
        <w:t xml:space="preserve"> Data Model </w:t>
      </w:r>
      <w:proofErr w:type="spellStart"/>
      <w:r>
        <w:rPr>
          <w:b w:val="0"/>
          <w:bCs/>
          <w:szCs w:val="26"/>
        </w:rPr>
        <w:t>bằng</w:t>
      </w:r>
      <w:proofErr w:type="spellEnd"/>
      <w:r>
        <w:rPr>
          <w:b w:val="0"/>
          <w:bCs/>
          <w:szCs w:val="26"/>
        </w:rPr>
        <w:t xml:space="preserve"> Visual Studio 2019 (Code C#)</w:t>
      </w:r>
    </w:p>
    <w:p w14:paraId="09AA40FD" w14:textId="35852F85" w:rsidR="00F81E4A" w:rsidRDefault="00F81E4A" w:rsidP="00E70C9E">
      <w:pPr>
        <w:rPr>
          <w:b w:val="0"/>
          <w:bCs/>
          <w:szCs w:val="26"/>
        </w:rPr>
      </w:pPr>
    </w:p>
    <w:p w14:paraId="517CD16A" w14:textId="4E0C0905" w:rsidR="00E70C9E" w:rsidRDefault="00E70C9E" w:rsidP="00E70C9E">
      <w:pPr>
        <w:rPr>
          <w:b w:val="0"/>
          <w:bCs/>
          <w:szCs w:val="26"/>
        </w:rPr>
      </w:pPr>
    </w:p>
    <w:p w14:paraId="3EC2F463" w14:textId="6ED9AFAE" w:rsidR="00E70C9E" w:rsidRDefault="00E70C9E" w:rsidP="00E70C9E">
      <w:pPr>
        <w:rPr>
          <w:b w:val="0"/>
          <w:bCs/>
          <w:szCs w:val="26"/>
        </w:rPr>
      </w:pPr>
    </w:p>
    <w:p w14:paraId="3035A6DD" w14:textId="54AA96C7" w:rsidR="00E70C9E" w:rsidRDefault="00E70C9E" w:rsidP="00E70C9E">
      <w:pPr>
        <w:rPr>
          <w:b w:val="0"/>
          <w:bCs/>
          <w:szCs w:val="26"/>
        </w:rPr>
      </w:pPr>
    </w:p>
    <w:p w14:paraId="2F672DA8" w14:textId="492457CB" w:rsidR="00E70C9E" w:rsidDel="000D418A" w:rsidRDefault="00E70C9E" w:rsidP="00E70C9E">
      <w:pPr>
        <w:rPr>
          <w:del w:id="777" w:author="HIKARI" w:date="2019-11-09T20:37:00Z"/>
          <w:b w:val="0"/>
          <w:bCs/>
          <w:szCs w:val="26"/>
        </w:rPr>
      </w:pPr>
    </w:p>
    <w:p w14:paraId="50BF5025" w14:textId="77777777" w:rsidR="002D460A" w:rsidDel="000D418A" w:rsidRDefault="002D460A" w:rsidP="00E70C9E">
      <w:pPr>
        <w:rPr>
          <w:del w:id="778" w:author="HIKARI" w:date="2019-11-09T20:37:00Z"/>
          <w:b w:val="0"/>
          <w:bCs/>
          <w:szCs w:val="26"/>
        </w:rPr>
      </w:pPr>
    </w:p>
    <w:p w14:paraId="5A2CF032" w14:textId="3BADAF9E" w:rsidR="00E70C9E" w:rsidDel="000D418A" w:rsidRDefault="00E70C9E" w:rsidP="00E70C9E">
      <w:pPr>
        <w:rPr>
          <w:del w:id="779" w:author="HIKARI" w:date="2019-11-09T20:37:00Z"/>
          <w:b w:val="0"/>
          <w:bCs/>
          <w:szCs w:val="26"/>
        </w:rPr>
      </w:pPr>
    </w:p>
    <w:p w14:paraId="11370D5A" w14:textId="0807FE14" w:rsidR="001719AC" w:rsidDel="000D418A" w:rsidRDefault="001719AC" w:rsidP="00E70C9E">
      <w:pPr>
        <w:rPr>
          <w:del w:id="780" w:author="HIKARI" w:date="2019-11-09T20:37:00Z"/>
          <w:b w:val="0"/>
          <w:bCs/>
          <w:szCs w:val="26"/>
        </w:rPr>
      </w:pPr>
    </w:p>
    <w:p w14:paraId="61DC0B1C" w14:textId="77777777" w:rsidR="001719AC" w:rsidRPr="00F81E4A" w:rsidRDefault="001719AC" w:rsidP="00E70C9E">
      <w:pPr>
        <w:rPr>
          <w:b w:val="0"/>
          <w:bCs/>
          <w:szCs w:val="26"/>
        </w:rPr>
      </w:pPr>
    </w:p>
    <w:p w14:paraId="16CC0C20" w14:textId="69CEB4D1" w:rsidR="00B543A0" w:rsidRPr="00E24C10" w:rsidRDefault="0048368C">
      <w:pPr>
        <w:pStyle w:val="Heading1"/>
        <w:pPrChange w:id="781" w:author="HIKARI" w:date="2019-11-08T21:21:00Z">
          <w:pPr>
            <w:jc w:val="center"/>
            <w:outlineLvl w:val="0"/>
          </w:pPr>
        </w:pPrChange>
      </w:pPr>
      <w:bookmarkStart w:id="782" w:name="_Toc24298330"/>
      <w:proofErr w:type="spellStart"/>
      <w:r>
        <w:lastRenderedPageBreak/>
        <w:t>C</w:t>
      </w:r>
      <w:r w:rsidRPr="00E24C10">
        <w:t>hương</w:t>
      </w:r>
      <w:proofErr w:type="spellEnd"/>
      <w:r w:rsidRPr="00E24C10">
        <w:t xml:space="preserve"> 2: </w:t>
      </w:r>
      <w:proofErr w:type="spellStart"/>
      <w:r>
        <w:t>K</w:t>
      </w:r>
      <w:r w:rsidRPr="00E24C10">
        <w:t>ế</w:t>
      </w:r>
      <w:proofErr w:type="spellEnd"/>
      <w:r w:rsidRPr="00E24C10">
        <w:t xml:space="preserve"> </w:t>
      </w:r>
      <w:proofErr w:type="spellStart"/>
      <w:r w:rsidRPr="00E24C10">
        <w:t>hoạch</w:t>
      </w:r>
      <w:proofErr w:type="spellEnd"/>
      <w:r w:rsidRPr="00E24C10">
        <w:t xml:space="preserve"> </w:t>
      </w:r>
      <w:proofErr w:type="spellStart"/>
      <w:r w:rsidRPr="00E24C10">
        <w:t>thực</w:t>
      </w:r>
      <w:proofErr w:type="spellEnd"/>
      <w:r w:rsidRPr="00E24C10">
        <w:t xml:space="preserve"> </w:t>
      </w:r>
      <w:proofErr w:type="spellStart"/>
      <w:r w:rsidRPr="00E24C10">
        <w:t>hiện</w:t>
      </w:r>
      <w:bookmarkEnd w:id="782"/>
      <w:proofErr w:type="spellEnd"/>
    </w:p>
    <w:p w14:paraId="57F0D031" w14:textId="67954084" w:rsidR="001229A4" w:rsidRPr="001719AC" w:rsidRDefault="00E231C7">
      <w:pPr>
        <w:pStyle w:val="Heading2"/>
        <w:numPr>
          <w:ilvl w:val="0"/>
          <w:numId w:val="43"/>
        </w:numPr>
        <w:pPrChange w:id="783" w:author="HIKARI" w:date="2019-11-08T21:22:00Z">
          <w:pPr>
            <w:pStyle w:val="ListParagraph"/>
            <w:numPr>
              <w:numId w:val="20"/>
            </w:numPr>
            <w:ind w:hanging="360"/>
            <w:outlineLvl w:val="1"/>
          </w:pPr>
        </w:pPrChange>
      </w:pPr>
      <w:bookmarkStart w:id="784" w:name="_Toc24298331"/>
      <w:proofErr w:type="spellStart"/>
      <w:r w:rsidRPr="00E24C10">
        <w:t>Kế</w:t>
      </w:r>
      <w:proofErr w:type="spellEnd"/>
      <w:r w:rsidRPr="00E24C10">
        <w:t xml:space="preserve"> </w:t>
      </w:r>
      <w:proofErr w:type="spellStart"/>
      <w:r w:rsidRPr="00E24C10">
        <w:t>hoạch</w:t>
      </w:r>
      <w:bookmarkEnd w:id="784"/>
      <w:proofErr w:type="spellEnd"/>
    </w:p>
    <w:p w14:paraId="609155FE" w14:textId="03CBCF41" w:rsidR="001719AC" w:rsidRPr="00913508" w:rsidRDefault="001719AC" w:rsidP="00913508">
      <w:pPr>
        <w:pStyle w:val="Caption"/>
        <w:keepNext/>
        <w:jc w:val="center"/>
        <w:rPr>
          <w:sz w:val="20"/>
          <w:szCs w:val="20"/>
        </w:rPr>
      </w:pPr>
      <w:bookmarkStart w:id="785" w:name="_Toc24052623"/>
      <w:bookmarkStart w:id="786" w:name="_Toc24298368"/>
      <w:proofErr w:type="spellStart"/>
      <w:r w:rsidRPr="00913508">
        <w:rPr>
          <w:sz w:val="20"/>
          <w:szCs w:val="20"/>
        </w:rPr>
        <w:t>Bảng</w:t>
      </w:r>
      <w:proofErr w:type="spellEnd"/>
      <w:r w:rsidRPr="00913508">
        <w:rPr>
          <w:sz w:val="20"/>
          <w:szCs w:val="20"/>
        </w:rPr>
        <w:t xml:space="preserve"> </w:t>
      </w:r>
      <w:r w:rsidRPr="00913508">
        <w:rPr>
          <w:sz w:val="20"/>
          <w:szCs w:val="20"/>
        </w:rPr>
        <w:fldChar w:fldCharType="begin"/>
      </w:r>
      <w:r w:rsidRPr="00913508">
        <w:rPr>
          <w:sz w:val="20"/>
          <w:szCs w:val="20"/>
        </w:rPr>
        <w:instrText xml:space="preserve"> SEQ Bảng \* ARABIC </w:instrText>
      </w:r>
      <w:r w:rsidRPr="00913508">
        <w:rPr>
          <w:sz w:val="20"/>
          <w:szCs w:val="20"/>
        </w:rPr>
        <w:fldChar w:fldCharType="separate"/>
      </w:r>
      <w:r w:rsidR="000D50D6">
        <w:rPr>
          <w:noProof/>
          <w:sz w:val="20"/>
          <w:szCs w:val="20"/>
        </w:rPr>
        <w:t>1</w:t>
      </w:r>
      <w:r w:rsidRPr="00913508">
        <w:rPr>
          <w:sz w:val="20"/>
          <w:szCs w:val="20"/>
        </w:rPr>
        <w:fldChar w:fldCharType="end"/>
      </w:r>
      <w:r w:rsidRPr="00913508">
        <w:rPr>
          <w:sz w:val="20"/>
          <w:szCs w:val="20"/>
        </w:rPr>
        <w:t xml:space="preserve">: </w:t>
      </w:r>
      <w:proofErr w:type="spellStart"/>
      <w:r w:rsidRPr="00913508">
        <w:rPr>
          <w:sz w:val="20"/>
          <w:szCs w:val="20"/>
        </w:rPr>
        <w:t>Kế</w:t>
      </w:r>
      <w:proofErr w:type="spellEnd"/>
      <w:r w:rsidRPr="00913508">
        <w:rPr>
          <w:sz w:val="20"/>
          <w:szCs w:val="20"/>
        </w:rPr>
        <w:t xml:space="preserve"> </w:t>
      </w:r>
      <w:proofErr w:type="spellStart"/>
      <w:r w:rsidRPr="00913508">
        <w:rPr>
          <w:sz w:val="20"/>
          <w:szCs w:val="20"/>
        </w:rPr>
        <w:t>hoạch</w:t>
      </w:r>
      <w:proofErr w:type="spellEnd"/>
      <w:r w:rsidRPr="00913508">
        <w:rPr>
          <w:sz w:val="20"/>
          <w:szCs w:val="20"/>
        </w:rPr>
        <w:t xml:space="preserve"> </w:t>
      </w:r>
      <w:proofErr w:type="spellStart"/>
      <w:r w:rsidRPr="00913508">
        <w:rPr>
          <w:sz w:val="20"/>
          <w:szCs w:val="20"/>
        </w:rPr>
        <w:t>theo</w:t>
      </w:r>
      <w:proofErr w:type="spellEnd"/>
      <w:r w:rsidRPr="00913508">
        <w:rPr>
          <w:sz w:val="20"/>
          <w:szCs w:val="20"/>
        </w:rPr>
        <w:t xml:space="preserve"> </w:t>
      </w:r>
      <w:proofErr w:type="spellStart"/>
      <w:r w:rsidRPr="00913508">
        <w:rPr>
          <w:sz w:val="20"/>
          <w:szCs w:val="20"/>
        </w:rPr>
        <w:t>tuần</w:t>
      </w:r>
      <w:bookmarkEnd w:id="785"/>
      <w:bookmarkEnd w:id="786"/>
      <w:proofErr w:type="spellEnd"/>
    </w:p>
    <w:tbl>
      <w:tblPr>
        <w:tblStyle w:val="TableGrid"/>
        <w:tblW w:w="10710" w:type="dxa"/>
        <w:tblInd w:w="-5" w:type="dxa"/>
        <w:tblLook w:val="04A0" w:firstRow="1" w:lastRow="0" w:firstColumn="1" w:lastColumn="0" w:noHBand="0" w:noVBand="1"/>
        <w:tblPrChange w:id="787" w:author="HIKARI" w:date="2019-11-09T14:25:00Z">
          <w:tblPr>
            <w:tblStyle w:val="TableGrid"/>
            <w:tblW w:w="0" w:type="auto"/>
            <w:tblInd w:w="-5" w:type="dxa"/>
            <w:tblLook w:val="04A0" w:firstRow="1" w:lastRow="0" w:firstColumn="1" w:lastColumn="0" w:noHBand="0" w:noVBand="1"/>
          </w:tblPr>
        </w:tblPrChange>
      </w:tblPr>
      <w:tblGrid>
        <w:gridCol w:w="751"/>
        <w:gridCol w:w="9959"/>
        <w:tblGridChange w:id="788">
          <w:tblGrid>
            <w:gridCol w:w="752"/>
            <w:gridCol w:w="9611"/>
          </w:tblGrid>
        </w:tblGridChange>
      </w:tblGrid>
      <w:tr w:rsidR="00F87BDF" w:rsidRPr="00E24C10" w14:paraId="785CA3F6" w14:textId="77777777" w:rsidTr="008A6D23">
        <w:tc>
          <w:tcPr>
            <w:tcW w:w="630" w:type="dxa"/>
            <w:tcPrChange w:id="789" w:author="HIKARI" w:date="2019-11-09T14:25:00Z">
              <w:tcPr>
                <w:tcW w:w="751" w:type="dxa"/>
              </w:tcPr>
            </w:tcPrChange>
          </w:tcPr>
          <w:p w14:paraId="7E0FDD18" w14:textId="3FC6AF52" w:rsidR="00F87BDF" w:rsidRPr="00E24C10" w:rsidRDefault="00F87BDF">
            <w:pPr>
              <w:spacing w:before="60" w:after="60" w:line="360" w:lineRule="auto"/>
              <w:jc w:val="center"/>
              <w:rPr>
                <w:b w:val="0"/>
                <w:bCs/>
                <w:szCs w:val="26"/>
              </w:rPr>
              <w:pPrChange w:id="790" w:author="HIKARI" w:date="2019-11-09T13:52:00Z">
                <w:pPr>
                  <w:jc w:val="center"/>
                </w:pPr>
              </w:pPrChange>
            </w:pPr>
            <w:proofErr w:type="spellStart"/>
            <w:r w:rsidRPr="00E24C10">
              <w:rPr>
                <w:b w:val="0"/>
                <w:bCs/>
                <w:szCs w:val="26"/>
              </w:rPr>
              <w:t>Tuần</w:t>
            </w:r>
            <w:proofErr w:type="spellEnd"/>
          </w:p>
        </w:tc>
        <w:tc>
          <w:tcPr>
            <w:tcW w:w="10080" w:type="dxa"/>
            <w:tcPrChange w:id="791" w:author="HIKARI" w:date="2019-11-09T14:25:00Z">
              <w:tcPr>
                <w:tcW w:w="9612" w:type="dxa"/>
              </w:tcPr>
            </w:tcPrChange>
          </w:tcPr>
          <w:p w14:paraId="41A1D45C" w14:textId="0609FC29" w:rsidR="00F87BDF" w:rsidRPr="00E24C10" w:rsidRDefault="00F87BDF">
            <w:pPr>
              <w:spacing w:before="60" w:after="60" w:line="360" w:lineRule="auto"/>
              <w:jc w:val="center"/>
              <w:rPr>
                <w:b w:val="0"/>
                <w:bCs/>
                <w:szCs w:val="26"/>
              </w:rPr>
              <w:pPrChange w:id="792" w:author="HIKARI" w:date="2019-11-09T13:52:00Z">
                <w:pPr>
                  <w:jc w:val="center"/>
                </w:pPr>
              </w:pPrChange>
            </w:pPr>
            <w:proofErr w:type="spellStart"/>
            <w:r w:rsidRPr="00E24C10">
              <w:rPr>
                <w:b w:val="0"/>
                <w:bCs/>
                <w:szCs w:val="26"/>
              </w:rPr>
              <w:t>Công</w:t>
            </w:r>
            <w:proofErr w:type="spellEnd"/>
            <w:r w:rsidRPr="00E24C10">
              <w:rPr>
                <w:b w:val="0"/>
                <w:bCs/>
                <w:szCs w:val="26"/>
              </w:rPr>
              <w:t xml:space="preserve"> </w:t>
            </w:r>
            <w:proofErr w:type="spellStart"/>
            <w:r w:rsidRPr="00E24C10">
              <w:rPr>
                <w:b w:val="0"/>
                <w:bCs/>
                <w:szCs w:val="26"/>
              </w:rPr>
              <w:t>việc</w:t>
            </w:r>
            <w:proofErr w:type="spellEnd"/>
          </w:p>
        </w:tc>
      </w:tr>
      <w:tr w:rsidR="00F87BDF" w:rsidRPr="00E24C10" w14:paraId="01C9CEBC" w14:textId="77777777" w:rsidTr="008A6D23">
        <w:tc>
          <w:tcPr>
            <w:tcW w:w="630" w:type="dxa"/>
            <w:tcPrChange w:id="793" w:author="HIKARI" w:date="2019-11-09T14:25:00Z">
              <w:tcPr>
                <w:tcW w:w="751" w:type="dxa"/>
              </w:tcPr>
            </w:tcPrChange>
          </w:tcPr>
          <w:p w14:paraId="150B0CB4" w14:textId="07BD6CD8" w:rsidR="00F87BDF" w:rsidRPr="00E24C10" w:rsidRDefault="00F87BDF">
            <w:pPr>
              <w:spacing w:before="60" w:after="60" w:line="360" w:lineRule="auto"/>
              <w:jc w:val="center"/>
              <w:rPr>
                <w:b w:val="0"/>
                <w:bCs/>
                <w:szCs w:val="26"/>
              </w:rPr>
              <w:pPrChange w:id="794" w:author="HIKARI" w:date="2019-11-09T13:52:00Z">
                <w:pPr>
                  <w:jc w:val="center"/>
                </w:pPr>
              </w:pPrChange>
            </w:pPr>
            <w:r w:rsidRPr="00E24C10">
              <w:rPr>
                <w:b w:val="0"/>
                <w:bCs/>
                <w:szCs w:val="26"/>
              </w:rPr>
              <w:t>5</w:t>
            </w:r>
          </w:p>
        </w:tc>
        <w:tc>
          <w:tcPr>
            <w:tcW w:w="10080" w:type="dxa"/>
            <w:tcPrChange w:id="795" w:author="HIKARI" w:date="2019-11-09T14:25:00Z">
              <w:tcPr>
                <w:tcW w:w="9612" w:type="dxa"/>
              </w:tcPr>
            </w:tcPrChange>
          </w:tcPr>
          <w:p w14:paraId="63F32470" w14:textId="7C47EFA7" w:rsidR="00F87BDF" w:rsidRPr="00E24C10" w:rsidRDefault="008A6D23">
            <w:pPr>
              <w:spacing w:before="60" w:after="60" w:line="360" w:lineRule="auto"/>
              <w:rPr>
                <w:b w:val="0"/>
                <w:bCs/>
                <w:szCs w:val="26"/>
              </w:rPr>
              <w:pPrChange w:id="796" w:author="HIKARI" w:date="2019-11-09T13:52:00Z">
                <w:pPr/>
              </w:pPrChange>
            </w:pPr>
            <w:proofErr w:type="spellStart"/>
            <w:ins w:id="797" w:author="HIKARI" w:date="2019-11-09T14:19:00Z">
              <w:r>
                <w:rPr>
                  <w:b w:val="0"/>
                  <w:bCs/>
                  <w:szCs w:val="26"/>
                </w:rPr>
                <w:t>Tìm</w:t>
              </w:r>
              <w:proofErr w:type="spellEnd"/>
              <w:r>
                <w:rPr>
                  <w:b w:val="0"/>
                  <w:bCs/>
                  <w:szCs w:val="26"/>
                </w:rPr>
                <w:t xml:space="preserve"> </w:t>
              </w:r>
              <w:proofErr w:type="spellStart"/>
              <w:r>
                <w:rPr>
                  <w:b w:val="0"/>
                  <w:bCs/>
                  <w:szCs w:val="26"/>
                </w:rPr>
                <w:t>hiểu</w:t>
              </w:r>
              <w:proofErr w:type="spellEnd"/>
              <w:r>
                <w:rPr>
                  <w:b w:val="0"/>
                  <w:bCs/>
                  <w:szCs w:val="26"/>
                </w:rPr>
                <w:t xml:space="preserve"> </w:t>
              </w:r>
              <w:proofErr w:type="spellStart"/>
              <w:r>
                <w:rPr>
                  <w:b w:val="0"/>
                  <w:bCs/>
                  <w:szCs w:val="26"/>
                </w:rPr>
                <w:t>về</w:t>
              </w:r>
            </w:ins>
            <w:proofErr w:type="spellEnd"/>
            <w:ins w:id="798" w:author="HIKARI" w:date="2019-11-09T14:20:00Z">
              <w:r>
                <w:rPr>
                  <w:b w:val="0"/>
                  <w:bCs/>
                  <w:szCs w:val="26"/>
                </w:rPr>
                <w:t xml:space="preserve"> Machine Learning </w:t>
              </w:r>
              <w:proofErr w:type="spellStart"/>
              <w:r>
                <w:rPr>
                  <w:b w:val="0"/>
                  <w:bCs/>
                  <w:szCs w:val="26"/>
                </w:rPr>
                <w:t>và</w:t>
              </w:r>
            </w:ins>
            <w:proofErr w:type="spellEnd"/>
            <w:ins w:id="799" w:author="HIKARI" w:date="2019-11-09T14:19:00Z">
              <w:r>
                <w:rPr>
                  <w:b w:val="0"/>
                  <w:bCs/>
                  <w:szCs w:val="26"/>
                </w:rPr>
                <w:t xml:space="preserve"> </w:t>
              </w:r>
              <w:proofErr w:type="spellStart"/>
              <w:r>
                <w:rPr>
                  <w:b w:val="0"/>
                  <w:bCs/>
                  <w:szCs w:val="26"/>
                </w:rPr>
                <w:t>mô</w:t>
              </w:r>
              <w:proofErr w:type="spellEnd"/>
              <w:r>
                <w:rPr>
                  <w:b w:val="0"/>
                  <w:bCs/>
                  <w:szCs w:val="26"/>
                </w:rPr>
                <w:t xml:space="preserve"> </w:t>
              </w:r>
              <w:proofErr w:type="spellStart"/>
              <w:r>
                <w:rPr>
                  <w:b w:val="0"/>
                  <w:bCs/>
                  <w:szCs w:val="26"/>
                </w:rPr>
                <w:t>hình</w:t>
              </w:r>
              <w:proofErr w:type="spellEnd"/>
              <w:r>
                <w:rPr>
                  <w:b w:val="0"/>
                  <w:bCs/>
                  <w:szCs w:val="26"/>
                </w:rPr>
                <w:t xml:space="preserve"> </w:t>
              </w:r>
              <w:proofErr w:type="spellStart"/>
              <w:r>
                <w:rPr>
                  <w:b w:val="0"/>
                  <w:bCs/>
                  <w:szCs w:val="26"/>
                </w:rPr>
                <w:t>Mạng</w:t>
              </w:r>
              <w:proofErr w:type="spellEnd"/>
              <w:r>
                <w:rPr>
                  <w:b w:val="0"/>
                  <w:bCs/>
                  <w:szCs w:val="26"/>
                </w:rPr>
                <w:t xml:space="preserve"> </w:t>
              </w:r>
              <w:proofErr w:type="spellStart"/>
              <w:r>
                <w:rPr>
                  <w:b w:val="0"/>
                  <w:bCs/>
                  <w:szCs w:val="26"/>
                </w:rPr>
                <w:t>thần</w:t>
              </w:r>
              <w:proofErr w:type="spellEnd"/>
              <w:r>
                <w:rPr>
                  <w:b w:val="0"/>
                  <w:bCs/>
                  <w:szCs w:val="26"/>
                </w:rPr>
                <w:t xml:space="preserve"> </w:t>
              </w:r>
            </w:ins>
            <w:proofErr w:type="spellStart"/>
            <w:ins w:id="800" w:author="HIKARI" w:date="2019-11-09T14:20:00Z">
              <w:r>
                <w:rPr>
                  <w:b w:val="0"/>
                  <w:bCs/>
                  <w:szCs w:val="26"/>
                </w:rPr>
                <w:t>kinh</w:t>
              </w:r>
              <w:proofErr w:type="spellEnd"/>
              <w:r>
                <w:rPr>
                  <w:b w:val="0"/>
                  <w:bCs/>
                  <w:szCs w:val="26"/>
                </w:rPr>
                <w:t xml:space="preserve"> </w:t>
              </w:r>
              <w:proofErr w:type="spellStart"/>
              <w:r>
                <w:rPr>
                  <w:b w:val="0"/>
                  <w:bCs/>
                  <w:szCs w:val="26"/>
                </w:rPr>
                <w:t>nhân</w:t>
              </w:r>
              <w:proofErr w:type="spellEnd"/>
              <w:r>
                <w:rPr>
                  <w:b w:val="0"/>
                  <w:bCs/>
                  <w:szCs w:val="26"/>
                </w:rPr>
                <w:t xml:space="preserve"> </w:t>
              </w:r>
              <w:proofErr w:type="spellStart"/>
              <w:r>
                <w:rPr>
                  <w:b w:val="0"/>
                  <w:bCs/>
                  <w:szCs w:val="26"/>
                </w:rPr>
                <w:t>tạo</w:t>
              </w:r>
            </w:ins>
            <w:proofErr w:type="spellEnd"/>
          </w:p>
        </w:tc>
      </w:tr>
      <w:tr w:rsidR="00F87BDF" w:rsidRPr="00E24C10" w14:paraId="64458CBB" w14:textId="77777777" w:rsidTr="008A6D23">
        <w:tc>
          <w:tcPr>
            <w:tcW w:w="630" w:type="dxa"/>
            <w:tcPrChange w:id="801" w:author="HIKARI" w:date="2019-11-09T14:25:00Z">
              <w:tcPr>
                <w:tcW w:w="751" w:type="dxa"/>
              </w:tcPr>
            </w:tcPrChange>
          </w:tcPr>
          <w:p w14:paraId="360CA0F2" w14:textId="644C44A2" w:rsidR="00F87BDF" w:rsidRPr="00E24C10" w:rsidRDefault="00F87BDF">
            <w:pPr>
              <w:spacing w:before="60" w:after="60" w:line="360" w:lineRule="auto"/>
              <w:jc w:val="center"/>
              <w:rPr>
                <w:b w:val="0"/>
                <w:bCs/>
                <w:szCs w:val="26"/>
              </w:rPr>
              <w:pPrChange w:id="802" w:author="HIKARI" w:date="2019-11-09T13:52:00Z">
                <w:pPr>
                  <w:jc w:val="center"/>
                </w:pPr>
              </w:pPrChange>
            </w:pPr>
            <w:r w:rsidRPr="00E24C10">
              <w:rPr>
                <w:b w:val="0"/>
                <w:bCs/>
                <w:szCs w:val="26"/>
              </w:rPr>
              <w:t>6</w:t>
            </w:r>
          </w:p>
        </w:tc>
        <w:tc>
          <w:tcPr>
            <w:tcW w:w="10080" w:type="dxa"/>
            <w:tcPrChange w:id="803" w:author="HIKARI" w:date="2019-11-09T14:25:00Z">
              <w:tcPr>
                <w:tcW w:w="9612" w:type="dxa"/>
              </w:tcPr>
            </w:tcPrChange>
          </w:tcPr>
          <w:p w14:paraId="1D87228F" w14:textId="1D7F0E29" w:rsidR="00F87BDF" w:rsidRPr="00E24C10" w:rsidRDefault="008A6D23">
            <w:pPr>
              <w:spacing w:before="60" w:after="60" w:line="360" w:lineRule="auto"/>
              <w:rPr>
                <w:b w:val="0"/>
                <w:bCs/>
                <w:szCs w:val="26"/>
              </w:rPr>
              <w:pPrChange w:id="804" w:author="HIKARI" w:date="2019-11-09T13:52:00Z">
                <w:pPr/>
              </w:pPrChange>
            </w:pPr>
            <w:proofErr w:type="spellStart"/>
            <w:ins w:id="805" w:author="HIKARI" w:date="2019-11-09T14:20:00Z">
              <w:r>
                <w:rPr>
                  <w:b w:val="0"/>
                  <w:bCs/>
                  <w:szCs w:val="26"/>
                </w:rPr>
                <w:t>Tìm</w:t>
              </w:r>
              <w:proofErr w:type="spellEnd"/>
              <w:r>
                <w:rPr>
                  <w:b w:val="0"/>
                  <w:bCs/>
                  <w:szCs w:val="26"/>
                </w:rPr>
                <w:t xml:space="preserve"> </w:t>
              </w:r>
              <w:proofErr w:type="spellStart"/>
              <w:r>
                <w:rPr>
                  <w:b w:val="0"/>
                  <w:bCs/>
                  <w:szCs w:val="26"/>
                </w:rPr>
                <w:t>hiểu</w:t>
              </w:r>
              <w:proofErr w:type="spellEnd"/>
              <w:r>
                <w:rPr>
                  <w:b w:val="0"/>
                  <w:bCs/>
                  <w:szCs w:val="26"/>
                </w:rPr>
                <w:t xml:space="preserve"> </w:t>
              </w:r>
              <w:proofErr w:type="spellStart"/>
              <w:r>
                <w:rPr>
                  <w:b w:val="0"/>
                  <w:bCs/>
                  <w:szCs w:val="26"/>
                </w:rPr>
                <w:t>về</w:t>
              </w:r>
              <w:proofErr w:type="spellEnd"/>
              <w:r>
                <w:rPr>
                  <w:b w:val="0"/>
                  <w:bCs/>
                  <w:szCs w:val="26"/>
                </w:rPr>
                <w:t xml:space="preserve"> </w:t>
              </w:r>
              <w:proofErr w:type="spellStart"/>
              <w:r>
                <w:rPr>
                  <w:b w:val="0"/>
                  <w:bCs/>
                  <w:szCs w:val="26"/>
                </w:rPr>
                <w:t>Tensorflow</w:t>
              </w:r>
              <w:proofErr w:type="spellEnd"/>
              <w:r>
                <w:rPr>
                  <w:b w:val="0"/>
                  <w:bCs/>
                  <w:szCs w:val="26"/>
                </w:rPr>
                <w:t xml:space="preserve">, </w:t>
              </w:r>
              <w:proofErr w:type="spellStart"/>
              <w:r>
                <w:rPr>
                  <w:b w:val="0"/>
                  <w:bCs/>
                  <w:szCs w:val="26"/>
                </w:rPr>
                <w:t>bộ</w:t>
              </w:r>
              <w:proofErr w:type="spellEnd"/>
              <w:r>
                <w:rPr>
                  <w:b w:val="0"/>
                  <w:bCs/>
                  <w:szCs w:val="26"/>
                </w:rPr>
                <w:t xml:space="preserve"> Layer API </w:t>
              </w:r>
              <w:proofErr w:type="spellStart"/>
              <w:r>
                <w:rPr>
                  <w:b w:val="0"/>
                  <w:bCs/>
                  <w:szCs w:val="26"/>
                </w:rPr>
                <w:t>và</w:t>
              </w:r>
              <w:proofErr w:type="spellEnd"/>
              <w:r>
                <w:rPr>
                  <w:b w:val="0"/>
                  <w:bCs/>
                  <w:szCs w:val="26"/>
                </w:rPr>
                <w:t xml:space="preserve"> </w:t>
              </w:r>
              <w:proofErr w:type="spellStart"/>
              <w:r>
                <w:rPr>
                  <w:b w:val="0"/>
                  <w:bCs/>
                  <w:szCs w:val="26"/>
                </w:rPr>
                <w:t>công</w:t>
              </w:r>
              <w:proofErr w:type="spellEnd"/>
              <w:r>
                <w:rPr>
                  <w:b w:val="0"/>
                  <w:bCs/>
                  <w:szCs w:val="26"/>
                </w:rPr>
                <w:t xml:space="preserve"> </w:t>
              </w:r>
              <w:proofErr w:type="spellStart"/>
              <w:r>
                <w:rPr>
                  <w:b w:val="0"/>
                  <w:bCs/>
                  <w:szCs w:val="26"/>
                </w:rPr>
                <w:t>nghệ</w:t>
              </w:r>
              <w:proofErr w:type="spellEnd"/>
              <w:r>
                <w:rPr>
                  <w:b w:val="0"/>
                  <w:bCs/>
                  <w:szCs w:val="26"/>
                </w:rPr>
                <w:t xml:space="preserve"> </w:t>
              </w:r>
            </w:ins>
            <w:ins w:id="806" w:author="HIKARI" w:date="2019-11-09T14:21:00Z">
              <w:r>
                <w:rPr>
                  <w:b w:val="0"/>
                  <w:bCs/>
                  <w:szCs w:val="26"/>
                </w:rPr>
                <w:t>W</w:t>
              </w:r>
            </w:ins>
            <w:ins w:id="807" w:author="HIKARI" w:date="2019-11-09T14:20:00Z">
              <w:r w:rsidRPr="008A6D23">
                <w:rPr>
                  <w:b w:val="0"/>
                  <w:bCs/>
                  <w:szCs w:val="26"/>
                </w:rPr>
                <w:t>indows</w:t>
              </w:r>
            </w:ins>
            <w:ins w:id="808" w:author="HIKARI" w:date="2019-11-09T14:21:00Z">
              <w:r>
                <w:rPr>
                  <w:b w:val="0"/>
                  <w:bCs/>
                  <w:szCs w:val="26"/>
                </w:rPr>
                <w:t xml:space="preserve"> P</w:t>
              </w:r>
            </w:ins>
            <w:ins w:id="809" w:author="HIKARI" w:date="2019-11-09T14:20:00Z">
              <w:r w:rsidRPr="008A6D23">
                <w:rPr>
                  <w:b w:val="0"/>
                  <w:bCs/>
                  <w:szCs w:val="26"/>
                </w:rPr>
                <w:t xml:space="preserve">resentation </w:t>
              </w:r>
            </w:ins>
            <w:ins w:id="810" w:author="HIKARI" w:date="2019-11-09T14:21:00Z">
              <w:r>
                <w:rPr>
                  <w:b w:val="0"/>
                  <w:bCs/>
                  <w:szCs w:val="26"/>
                </w:rPr>
                <w:t>F</w:t>
              </w:r>
            </w:ins>
            <w:ins w:id="811" w:author="HIKARI" w:date="2019-11-09T14:20:00Z">
              <w:r w:rsidRPr="008A6D23">
                <w:rPr>
                  <w:b w:val="0"/>
                  <w:bCs/>
                  <w:szCs w:val="26"/>
                </w:rPr>
                <w:t>oundation</w:t>
              </w:r>
            </w:ins>
          </w:p>
        </w:tc>
      </w:tr>
      <w:tr w:rsidR="00F87BDF" w:rsidRPr="00E24C10" w14:paraId="64A92B91" w14:textId="77777777" w:rsidTr="008A6D23">
        <w:tc>
          <w:tcPr>
            <w:tcW w:w="630" w:type="dxa"/>
            <w:tcPrChange w:id="812" w:author="HIKARI" w:date="2019-11-09T14:25:00Z">
              <w:tcPr>
                <w:tcW w:w="751" w:type="dxa"/>
              </w:tcPr>
            </w:tcPrChange>
          </w:tcPr>
          <w:p w14:paraId="5B34D865" w14:textId="5CF1DB0F" w:rsidR="00F87BDF" w:rsidRPr="00E24C10" w:rsidRDefault="00F87BDF">
            <w:pPr>
              <w:spacing w:before="60" w:after="60" w:line="360" w:lineRule="auto"/>
              <w:jc w:val="center"/>
              <w:rPr>
                <w:b w:val="0"/>
                <w:bCs/>
                <w:szCs w:val="26"/>
              </w:rPr>
              <w:pPrChange w:id="813" w:author="HIKARI" w:date="2019-11-09T13:52:00Z">
                <w:pPr>
                  <w:jc w:val="center"/>
                </w:pPr>
              </w:pPrChange>
            </w:pPr>
            <w:r w:rsidRPr="00E24C10">
              <w:rPr>
                <w:b w:val="0"/>
                <w:bCs/>
                <w:szCs w:val="26"/>
              </w:rPr>
              <w:t>7</w:t>
            </w:r>
          </w:p>
        </w:tc>
        <w:tc>
          <w:tcPr>
            <w:tcW w:w="10080" w:type="dxa"/>
            <w:tcPrChange w:id="814" w:author="HIKARI" w:date="2019-11-09T14:25:00Z">
              <w:tcPr>
                <w:tcW w:w="9612" w:type="dxa"/>
              </w:tcPr>
            </w:tcPrChange>
          </w:tcPr>
          <w:p w14:paraId="155E7B34" w14:textId="0B9CA919" w:rsidR="00F87BDF" w:rsidRPr="00E24C10" w:rsidRDefault="008A6D23">
            <w:pPr>
              <w:spacing w:before="60" w:after="60" w:line="360" w:lineRule="auto"/>
              <w:rPr>
                <w:b w:val="0"/>
                <w:bCs/>
                <w:szCs w:val="26"/>
              </w:rPr>
              <w:pPrChange w:id="815" w:author="HIKARI" w:date="2019-11-09T13:52:00Z">
                <w:pPr/>
              </w:pPrChange>
            </w:pPr>
            <w:proofErr w:type="spellStart"/>
            <w:ins w:id="816" w:author="HIKARI" w:date="2019-11-09T14:22:00Z">
              <w:r>
                <w:rPr>
                  <w:b w:val="0"/>
                  <w:bCs/>
                  <w:szCs w:val="26"/>
                </w:rPr>
                <w:t>Phân</w:t>
              </w:r>
              <w:proofErr w:type="spellEnd"/>
              <w:r>
                <w:rPr>
                  <w:b w:val="0"/>
                  <w:bCs/>
                  <w:szCs w:val="26"/>
                </w:rPr>
                <w:t xml:space="preserve"> </w:t>
              </w:r>
              <w:proofErr w:type="spellStart"/>
              <w:r>
                <w:rPr>
                  <w:b w:val="0"/>
                  <w:bCs/>
                  <w:szCs w:val="26"/>
                </w:rPr>
                <w:t>t</w:t>
              </w:r>
            </w:ins>
            <w:ins w:id="817" w:author="HIKARI" w:date="2019-11-09T14:23:00Z">
              <w:r>
                <w:rPr>
                  <w:b w:val="0"/>
                  <w:bCs/>
                  <w:szCs w:val="26"/>
                </w:rPr>
                <w:t>ích</w:t>
              </w:r>
              <w:proofErr w:type="spellEnd"/>
              <w:r>
                <w:rPr>
                  <w:b w:val="0"/>
                  <w:bCs/>
                  <w:szCs w:val="26"/>
                </w:rPr>
                <w:t xml:space="preserve"> input, </w:t>
              </w:r>
              <w:proofErr w:type="spellStart"/>
              <w:r>
                <w:rPr>
                  <w:b w:val="0"/>
                  <w:bCs/>
                  <w:szCs w:val="26"/>
                </w:rPr>
                <w:t>xây</w:t>
              </w:r>
              <w:proofErr w:type="spellEnd"/>
              <w:r>
                <w:rPr>
                  <w:b w:val="0"/>
                  <w:bCs/>
                  <w:szCs w:val="26"/>
                </w:rPr>
                <w:t xml:space="preserve"> </w:t>
              </w:r>
              <w:proofErr w:type="spellStart"/>
              <w:r>
                <w:rPr>
                  <w:b w:val="0"/>
                  <w:bCs/>
                  <w:szCs w:val="26"/>
                </w:rPr>
                <w:t>dựng</w:t>
              </w:r>
              <w:proofErr w:type="spellEnd"/>
              <w:r>
                <w:rPr>
                  <w:b w:val="0"/>
                  <w:bCs/>
                  <w:szCs w:val="26"/>
                </w:rPr>
                <w:t xml:space="preserve"> </w:t>
              </w:r>
              <w:proofErr w:type="spellStart"/>
              <w:r>
                <w:rPr>
                  <w:b w:val="0"/>
                  <w:bCs/>
                  <w:szCs w:val="26"/>
                </w:rPr>
                <w:t>và</w:t>
              </w:r>
              <w:proofErr w:type="spellEnd"/>
              <w:r>
                <w:rPr>
                  <w:b w:val="0"/>
                  <w:bCs/>
                  <w:szCs w:val="26"/>
                </w:rPr>
                <w:t xml:space="preserve"> </w:t>
              </w:r>
              <w:proofErr w:type="spellStart"/>
              <w:r>
                <w:rPr>
                  <w:b w:val="0"/>
                  <w:bCs/>
                  <w:szCs w:val="26"/>
                </w:rPr>
                <w:t>cài</w:t>
              </w:r>
              <w:proofErr w:type="spellEnd"/>
              <w:r>
                <w:rPr>
                  <w:b w:val="0"/>
                  <w:bCs/>
                  <w:szCs w:val="26"/>
                </w:rPr>
                <w:t xml:space="preserve"> </w:t>
              </w:r>
              <w:proofErr w:type="spellStart"/>
              <w:r>
                <w:rPr>
                  <w:b w:val="0"/>
                  <w:bCs/>
                  <w:szCs w:val="26"/>
                </w:rPr>
                <w:t>đặt</w:t>
              </w:r>
              <w:proofErr w:type="spellEnd"/>
              <w:r>
                <w:rPr>
                  <w:b w:val="0"/>
                  <w:bCs/>
                  <w:szCs w:val="26"/>
                </w:rPr>
                <w:t xml:space="preserve"> </w:t>
              </w:r>
              <w:proofErr w:type="spellStart"/>
              <w:r>
                <w:rPr>
                  <w:b w:val="0"/>
                  <w:bCs/>
                  <w:szCs w:val="26"/>
                </w:rPr>
                <w:t>thuật</w:t>
              </w:r>
              <w:proofErr w:type="spellEnd"/>
              <w:r>
                <w:rPr>
                  <w:b w:val="0"/>
                  <w:bCs/>
                  <w:szCs w:val="26"/>
                </w:rPr>
                <w:t xml:space="preserve"> </w:t>
              </w:r>
              <w:proofErr w:type="spellStart"/>
              <w:proofErr w:type="gramStart"/>
              <w:r>
                <w:rPr>
                  <w:b w:val="0"/>
                  <w:bCs/>
                  <w:szCs w:val="26"/>
                </w:rPr>
                <w:t>toán</w:t>
              </w:r>
              <w:proofErr w:type="spellEnd"/>
              <w:r>
                <w:rPr>
                  <w:b w:val="0"/>
                  <w:bCs/>
                  <w:szCs w:val="26"/>
                </w:rPr>
                <w:t xml:space="preserve">  </w:t>
              </w:r>
              <w:proofErr w:type="spellStart"/>
              <w:r>
                <w:rPr>
                  <w:b w:val="0"/>
                  <w:bCs/>
                  <w:szCs w:val="26"/>
                </w:rPr>
                <w:t>đọc</w:t>
              </w:r>
              <w:proofErr w:type="spellEnd"/>
              <w:proofErr w:type="gramEnd"/>
              <w:r>
                <w:rPr>
                  <w:b w:val="0"/>
                  <w:bCs/>
                  <w:szCs w:val="26"/>
                </w:rPr>
                <w:t xml:space="preserve"> input</w:t>
              </w:r>
            </w:ins>
            <w:ins w:id="818" w:author="HIKARI" w:date="2019-11-09T14:25:00Z">
              <w:r>
                <w:rPr>
                  <w:b w:val="0"/>
                  <w:bCs/>
                  <w:szCs w:val="26"/>
                </w:rPr>
                <w:t xml:space="preserve">. </w:t>
              </w:r>
              <w:proofErr w:type="spellStart"/>
              <w:r>
                <w:rPr>
                  <w:b w:val="0"/>
                  <w:bCs/>
                  <w:szCs w:val="26"/>
                </w:rPr>
                <w:t>Bắt</w:t>
              </w:r>
              <w:proofErr w:type="spellEnd"/>
              <w:r>
                <w:rPr>
                  <w:b w:val="0"/>
                  <w:bCs/>
                  <w:szCs w:val="26"/>
                </w:rPr>
                <w:t xml:space="preserve"> </w:t>
              </w:r>
              <w:proofErr w:type="spellStart"/>
              <w:r>
                <w:rPr>
                  <w:b w:val="0"/>
                  <w:bCs/>
                  <w:szCs w:val="26"/>
                </w:rPr>
                <w:t>đầu</w:t>
              </w:r>
              <w:proofErr w:type="spellEnd"/>
              <w:r>
                <w:rPr>
                  <w:b w:val="0"/>
                  <w:bCs/>
                  <w:szCs w:val="26"/>
                </w:rPr>
                <w:t xml:space="preserve"> </w:t>
              </w:r>
              <w:proofErr w:type="spellStart"/>
              <w:r>
                <w:rPr>
                  <w:b w:val="0"/>
                  <w:bCs/>
                  <w:szCs w:val="26"/>
                </w:rPr>
                <w:t>thiết</w:t>
              </w:r>
              <w:proofErr w:type="spellEnd"/>
              <w:r>
                <w:rPr>
                  <w:b w:val="0"/>
                  <w:bCs/>
                  <w:szCs w:val="26"/>
                </w:rPr>
                <w:t xml:space="preserve"> </w:t>
              </w:r>
              <w:proofErr w:type="spellStart"/>
              <w:r>
                <w:rPr>
                  <w:b w:val="0"/>
                  <w:bCs/>
                  <w:szCs w:val="26"/>
                </w:rPr>
                <w:t>kế</w:t>
              </w:r>
              <w:proofErr w:type="spellEnd"/>
              <w:r>
                <w:rPr>
                  <w:b w:val="0"/>
                  <w:bCs/>
                  <w:szCs w:val="26"/>
                </w:rPr>
                <w:t xml:space="preserve"> </w:t>
              </w:r>
              <w:proofErr w:type="spellStart"/>
              <w:r>
                <w:rPr>
                  <w:b w:val="0"/>
                  <w:bCs/>
                  <w:szCs w:val="26"/>
                </w:rPr>
                <w:t>giao</w:t>
              </w:r>
              <w:proofErr w:type="spellEnd"/>
              <w:r>
                <w:rPr>
                  <w:b w:val="0"/>
                  <w:bCs/>
                  <w:szCs w:val="26"/>
                </w:rPr>
                <w:t xml:space="preserve"> </w:t>
              </w:r>
              <w:proofErr w:type="spellStart"/>
              <w:r>
                <w:rPr>
                  <w:b w:val="0"/>
                  <w:bCs/>
                  <w:szCs w:val="26"/>
                </w:rPr>
                <w:t>diện</w:t>
              </w:r>
            </w:ins>
            <w:proofErr w:type="spellEnd"/>
          </w:p>
        </w:tc>
      </w:tr>
      <w:tr w:rsidR="00F87BDF" w:rsidRPr="00E24C10" w14:paraId="763F0991" w14:textId="77777777" w:rsidTr="008A6D23">
        <w:tc>
          <w:tcPr>
            <w:tcW w:w="630" w:type="dxa"/>
            <w:tcPrChange w:id="819" w:author="HIKARI" w:date="2019-11-09T14:25:00Z">
              <w:tcPr>
                <w:tcW w:w="751" w:type="dxa"/>
              </w:tcPr>
            </w:tcPrChange>
          </w:tcPr>
          <w:p w14:paraId="48F943ED" w14:textId="24086D3B" w:rsidR="00F87BDF" w:rsidRPr="00E24C10" w:rsidRDefault="00F87BDF">
            <w:pPr>
              <w:spacing w:before="60" w:after="60" w:line="360" w:lineRule="auto"/>
              <w:jc w:val="center"/>
              <w:rPr>
                <w:b w:val="0"/>
                <w:bCs/>
                <w:szCs w:val="26"/>
              </w:rPr>
              <w:pPrChange w:id="820" w:author="HIKARI" w:date="2019-11-09T13:52:00Z">
                <w:pPr>
                  <w:jc w:val="center"/>
                </w:pPr>
              </w:pPrChange>
            </w:pPr>
            <w:r w:rsidRPr="00E24C10">
              <w:rPr>
                <w:b w:val="0"/>
                <w:bCs/>
                <w:szCs w:val="26"/>
              </w:rPr>
              <w:t>8</w:t>
            </w:r>
          </w:p>
        </w:tc>
        <w:tc>
          <w:tcPr>
            <w:tcW w:w="10080" w:type="dxa"/>
            <w:tcPrChange w:id="821" w:author="HIKARI" w:date="2019-11-09T14:25:00Z">
              <w:tcPr>
                <w:tcW w:w="9612" w:type="dxa"/>
              </w:tcPr>
            </w:tcPrChange>
          </w:tcPr>
          <w:p w14:paraId="1DAFA44E" w14:textId="747D618C" w:rsidR="00F87BDF" w:rsidRPr="00E24C10" w:rsidRDefault="008A6D23">
            <w:pPr>
              <w:spacing w:before="60" w:after="60" w:line="360" w:lineRule="auto"/>
              <w:rPr>
                <w:b w:val="0"/>
                <w:bCs/>
                <w:szCs w:val="26"/>
              </w:rPr>
              <w:pPrChange w:id="822" w:author="HIKARI" w:date="2019-11-09T13:52:00Z">
                <w:pPr/>
              </w:pPrChange>
            </w:pPr>
            <w:proofErr w:type="spellStart"/>
            <w:ins w:id="823" w:author="HIKARI" w:date="2019-11-09T14:23:00Z">
              <w:r>
                <w:rPr>
                  <w:b w:val="0"/>
                  <w:bCs/>
                  <w:szCs w:val="26"/>
                </w:rPr>
                <w:t>Xây</w:t>
              </w:r>
              <w:proofErr w:type="spellEnd"/>
              <w:r>
                <w:rPr>
                  <w:b w:val="0"/>
                  <w:bCs/>
                  <w:szCs w:val="26"/>
                </w:rPr>
                <w:t xml:space="preserve"> </w:t>
              </w:r>
              <w:proofErr w:type="spellStart"/>
              <w:r>
                <w:rPr>
                  <w:b w:val="0"/>
                  <w:bCs/>
                  <w:szCs w:val="26"/>
                </w:rPr>
                <w:t>dựng</w:t>
              </w:r>
              <w:proofErr w:type="spellEnd"/>
              <w:r>
                <w:rPr>
                  <w:b w:val="0"/>
                  <w:bCs/>
                  <w:szCs w:val="26"/>
                </w:rPr>
                <w:t xml:space="preserve"> </w:t>
              </w:r>
              <w:proofErr w:type="spellStart"/>
              <w:r>
                <w:rPr>
                  <w:b w:val="0"/>
                  <w:bCs/>
                  <w:szCs w:val="26"/>
                </w:rPr>
                <w:t>và</w:t>
              </w:r>
              <w:proofErr w:type="spellEnd"/>
              <w:r>
                <w:rPr>
                  <w:b w:val="0"/>
                  <w:bCs/>
                  <w:szCs w:val="26"/>
                </w:rPr>
                <w:t xml:space="preserve"> </w:t>
              </w:r>
              <w:proofErr w:type="spellStart"/>
              <w:r>
                <w:rPr>
                  <w:b w:val="0"/>
                  <w:bCs/>
                  <w:szCs w:val="26"/>
                </w:rPr>
                <w:t>cài</w:t>
              </w:r>
              <w:proofErr w:type="spellEnd"/>
              <w:r>
                <w:rPr>
                  <w:b w:val="0"/>
                  <w:bCs/>
                  <w:szCs w:val="26"/>
                </w:rPr>
                <w:t xml:space="preserve"> </w:t>
              </w:r>
              <w:proofErr w:type="spellStart"/>
              <w:r>
                <w:rPr>
                  <w:b w:val="0"/>
                  <w:bCs/>
                  <w:szCs w:val="26"/>
                </w:rPr>
                <w:t>đặt</w:t>
              </w:r>
              <w:proofErr w:type="spellEnd"/>
              <w:r>
                <w:rPr>
                  <w:b w:val="0"/>
                  <w:bCs/>
                  <w:szCs w:val="26"/>
                </w:rPr>
                <w:t xml:space="preserve"> </w:t>
              </w:r>
              <w:proofErr w:type="spellStart"/>
              <w:r>
                <w:rPr>
                  <w:b w:val="0"/>
                  <w:bCs/>
                  <w:szCs w:val="26"/>
                </w:rPr>
                <w:t>các</w:t>
              </w:r>
              <w:proofErr w:type="spellEnd"/>
              <w:r>
                <w:rPr>
                  <w:b w:val="0"/>
                  <w:bCs/>
                  <w:szCs w:val="26"/>
                </w:rPr>
                <w:t xml:space="preserve"> </w:t>
              </w:r>
              <w:proofErr w:type="spellStart"/>
              <w:r>
                <w:rPr>
                  <w:b w:val="0"/>
                  <w:bCs/>
                  <w:szCs w:val="26"/>
                </w:rPr>
                <w:t>lớp</w:t>
              </w:r>
              <w:proofErr w:type="spellEnd"/>
              <w:r>
                <w:rPr>
                  <w:b w:val="0"/>
                  <w:bCs/>
                  <w:szCs w:val="26"/>
                </w:rPr>
                <w:t xml:space="preserve"> </w:t>
              </w:r>
              <w:proofErr w:type="spellStart"/>
              <w:r>
                <w:rPr>
                  <w:b w:val="0"/>
                  <w:bCs/>
                  <w:szCs w:val="26"/>
                </w:rPr>
                <w:t>cho</w:t>
              </w:r>
              <w:proofErr w:type="spellEnd"/>
              <w:r>
                <w:rPr>
                  <w:b w:val="0"/>
                  <w:bCs/>
                  <w:szCs w:val="26"/>
                </w:rPr>
                <w:t xml:space="preserve"> TensorFlow Layer API </w:t>
              </w:r>
              <w:proofErr w:type="spellStart"/>
              <w:r>
                <w:rPr>
                  <w:b w:val="0"/>
                  <w:bCs/>
                  <w:szCs w:val="26"/>
                </w:rPr>
                <w:t>và</w:t>
              </w:r>
              <w:proofErr w:type="spellEnd"/>
              <w:r>
                <w:rPr>
                  <w:b w:val="0"/>
                  <w:bCs/>
                  <w:szCs w:val="26"/>
                </w:rPr>
                <w:t xml:space="preserve"> </w:t>
              </w:r>
            </w:ins>
            <w:proofErr w:type="spellStart"/>
            <w:ins w:id="824" w:author="HIKARI" w:date="2019-11-09T14:24:00Z">
              <w:r>
                <w:rPr>
                  <w:b w:val="0"/>
                  <w:bCs/>
                  <w:szCs w:val="26"/>
                </w:rPr>
                <w:t>các</w:t>
              </w:r>
              <w:proofErr w:type="spellEnd"/>
              <w:r>
                <w:rPr>
                  <w:b w:val="0"/>
                  <w:bCs/>
                  <w:szCs w:val="26"/>
                </w:rPr>
                <w:t xml:space="preserve"> </w:t>
              </w:r>
              <w:proofErr w:type="spellStart"/>
              <w:r>
                <w:rPr>
                  <w:b w:val="0"/>
                  <w:bCs/>
                  <w:szCs w:val="26"/>
                </w:rPr>
                <w:t>lớp</w:t>
              </w:r>
              <w:proofErr w:type="spellEnd"/>
              <w:r>
                <w:rPr>
                  <w:b w:val="0"/>
                  <w:bCs/>
                  <w:szCs w:val="26"/>
                </w:rPr>
                <w:t xml:space="preserve"> </w:t>
              </w:r>
              <w:proofErr w:type="spellStart"/>
              <w:r>
                <w:rPr>
                  <w:b w:val="0"/>
                  <w:bCs/>
                  <w:szCs w:val="26"/>
                </w:rPr>
                <w:t>chức</w:t>
              </w:r>
              <w:proofErr w:type="spellEnd"/>
              <w:r>
                <w:rPr>
                  <w:b w:val="0"/>
                  <w:bCs/>
                  <w:szCs w:val="26"/>
                </w:rPr>
                <w:t xml:space="preserve"> </w:t>
              </w:r>
              <w:proofErr w:type="spellStart"/>
              <w:r>
                <w:rPr>
                  <w:b w:val="0"/>
                  <w:bCs/>
                  <w:szCs w:val="26"/>
                </w:rPr>
                <w:t>năng</w:t>
              </w:r>
              <w:proofErr w:type="spellEnd"/>
              <w:r>
                <w:rPr>
                  <w:b w:val="0"/>
                  <w:bCs/>
                  <w:szCs w:val="26"/>
                </w:rPr>
                <w:t xml:space="preserve"> </w:t>
              </w:r>
              <w:proofErr w:type="spellStart"/>
              <w:r>
                <w:rPr>
                  <w:b w:val="0"/>
                  <w:bCs/>
                  <w:szCs w:val="26"/>
                </w:rPr>
                <w:t>của</w:t>
              </w:r>
              <w:proofErr w:type="spellEnd"/>
              <w:r>
                <w:rPr>
                  <w:b w:val="0"/>
                  <w:bCs/>
                  <w:szCs w:val="26"/>
                </w:rPr>
                <w:t xml:space="preserve"> </w:t>
              </w:r>
              <w:proofErr w:type="spellStart"/>
              <w:r>
                <w:rPr>
                  <w:b w:val="0"/>
                  <w:bCs/>
                  <w:szCs w:val="26"/>
                </w:rPr>
                <w:t>phần</w:t>
              </w:r>
              <w:proofErr w:type="spellEnd"/>
              <w:r>
                <w:rPr>
                  <w:b w:val="0"/>
                  <w:bCs/>
                  <w:szCs w:val="26"/>
                </w:rPr>
                <w:t xml:space="preserve"> </w:t>
              </w:r>
              <w:proofErr w:type="spellStart"/>
              <w:r>
                <w:rPr>
                  <w:b w:val="0"/>
                  <w:bCs/>
                  <w:szCs w:val="26"/>
                </w:rPr>
                <w:t>mềm</w:t>
              </w:r>
            </w:ins>
            <w:proofErr w:type="spellEnd"/>
          </w:p>
        </w:tc>
      </w:tr>
      <w:tr w:rsidR="00F87BDF" w:rsidRPr="00E24C10" w14:paraId="651BB2A9" w14:textId="77777777" w:rsidTr="008A6D23">
        <w:tc>
          <w:tcPr>
            <w:tcW w:w="630" w:type="dxa"/>
            <w:tcPrChange w:id="825" w:author="HIKARI" w:date="2019-11-09T14:25:00Z">
              <w:tcPr>
                <w:tcW w:w="751" w:type="dxa"/>
              </w:tcPr>
            </w:tcPrChange>
          </w:tcPr>
          <w:p w14:paraId="6B5EF995" w14:textId="1C2B618E" w:rsidR="00F87BDF" w:rsidRPr="00E24C10" w:rsidRDefault="00F87BDF">
            <w:pPr>
              <w:spacing w:before="60" w:after="60" w:line="360" w:lineRule="auto"/>
              <w:jc w:val="center"/>
              <w:rPr>
                <w:b w:val="0"/>
                <w:bCs/>
                <w:szCs w:val="26"/>
              </w:rPr>
              <w:pPrChange w:id="826" w:author="HIKARI" w:date="2019-11-09T13:52:00Z">
                <w:pPr>
                  <w:jc w:val="center"/>
                </w:pPr>
              </w:pPrChange>
            </w:pPr>
            <w:r w:rsidRPr="00E24C10">
              <w:rPr>
                <w:b w:val="0"/>
                <w:bCs/>
                <w:szCs w:val="26"/>
              </w:rPr>
              <w:t>9</w:t>
            </w:r>
          </w:p>
        </w:tc>
        <w:tc>
          <w:tcPr>
            <w:tcW w:w="10080" w:type="dxa"/>
            <w:tcPrChange w:id="827" w:author="HIKARI" w:date="2019-11-09T14:25:00Z">
              <w:tcPr>
                <w:tcW w:w="9612" w:type="dxa"/>
              </w:tcPr>
            </w:tcPrChange>
          </w:tcPr>
          <w:p w14:paraId="3599B759" w14:textId="5AF2B43A" w:rsidR="00F87BDF" w:rsidRPr="00E24C10" w:rsidRDefault="008A6D23">
            <w:pPr>
              <w:spacing w:before="60" w:after="60" w:line="360" w:lineRule="auto"/>
              <w:rPr>
                <w:b w:val="0"/>
                <w:bCs/>
                <w:szCs w:val="26"/>
              </w:rPr>
              <w:pPrChange w:id="828" w:author="HIKARI" w:date="2019-11-09T13:52:00Z">
                <w:pPr/>
              </w:pPrChange>
            </w:pPr>
            <w:proofErr w:type="spellStart"/>
            <w:ins w:id="829" w:author="HIKARI" w:date="2019-11-09T14:25:00Z">
              <w:r>
                <w:rPr>
                  <w:b w:val="0"/>
                  <w:bCs/>
                  <w:szCs w:val="26"/>
                </w:rPr>
                <w:t>Xây</w:t>
              </w:r>
              <w:proofErr w:type="spellEnd"/>
              <w:r>
                <w:rPr>
                  <w:b w:val="0"/>
                  <w:bCs/>
                  <w:szCs w:val="26"/>
                </w:rPr>
                <w:t xml:space="preserve"> </w:t>
              </w:r>
              <w:proofErr w:type="spellStart"/>
              <w:r>
                <w:rPr>
                  <w:b w:val="0"/>
                  <w:bCs/>
                  <w:szCs w:val="26"/>
                </w:rPr>
                <w:t>dựng</w:t>
              </w:r>
              <w:proofErr w:type="spellEnd"/>
              <w:r>
                <w:rPr>
                  <w:b w:val="0"/>
                  <w:bCs/>
                  <w:szCs w:val="26"/>
                </w:rPr>
                <w:t xml:space="preserve"> </w:t>
              </w:r>
              <w:proofErr w:type="spellStart"/>
              <w:r>
                <w:rPr>
                  <w:b w:val="0"/>
                  <w:bCs/>
                  <w:szCs w:val="26"/>
                </w:rPr>
                <w:t>và</w:t>
              </w:r>
              <w:proofErr w:type="spellEnd"/>
              <w:r>
                <w:rPr>
                  <w:b w:val="0"/>
                  <w:bCs/>
                  <w:szCs w:val="26"/>
                </w:rPr>
                <w:t xml:space="preserve"> </w:t>
              </w:r>
              <w:proofErr w:type="spellStart"/>
              <w:r>
                <w:rPr>
                  <w:b w:val="0"/>
                  <w:bCs/>
                  <w:szCs w:val="26"/>
                </w:rPr>
                <w:t>cài</w:t>
              </w:r>
              <w:proofErr w:type="spellEnd"/>
              <w:r>
                <w:rPr>
                  <w:b w:val="0"/>
                  <w:bCs/>
                  <w:szCs w:val="26"/>
                </w:rPr>
                <w:t xml:space="preserve"> </w:t>
              </w:r>
              <w:proofErr w:type="spellStart"/>
              <w:r>
                <w:rPr>
                  <w:b w:val="0"/>
                  <w:bCs/>
                  <w:szCs w:val="26"/>
                </w:rPr>
                <w:t>đặt</w:t>
              </w:r>
              <w:proofErr w:type="spellEnd"/>
              <w:r>
                <w:rPr>
                  <w:b w:val="0"/>
                  <w:bCs/>
                  <w:szCs w:val="26"/>
                </w:rPr>
                <w:t xml:space="preserve"> </w:t>
              </w:r>
              <w:proofErr w:type="spellStart"/>
              <w:r>
                <w:rPr>
                  <w:b w:val="0"/>
                  <w:bCs/>
                  <w:szCs w:val="26"/>
                </w:rPr>
                <w:t>thuật</w:t>
              </w:r>
              <w:proofErr w:type="spellEnd"/>
              <w:r>
                <w:rPr>
                  <w:b w:val="0"/>
                  <w:bCs/>
                  <w:szCs w:val="26"/>
                </w:rPr>
                <w:t xml:space="preserve"> </w:t>
              </w:r>
              <w:proofErr w:type="spellStart"/>
              <w:r>
                <w:rPr>
                  <w:b w:val="0"/>
                  <w:bCs/>
                  <w:szCs w:val="26"/>
                </w:rPr>
                <w:t>toán</w:t>
              </w:r>
              <w:proofErr w:type="spellEnd"/>
              <w:r>
                <w:rPr>
                  <w:b w:val="0"/>
                  <w:bCs/>
                  <w:szCs w:val="26"/>
                </w:rPr>
                <w:t xml:space="preserve"> </w:t>
              </w:r>
              <w:proofErr w:type="spellStart"/>
              <w:r>
                <w:rPr>
                  <w:b w:val="0"/>
                  <w:bCs/>
                  <w:szCs w:val="26"/>
                </w:rPr>
                <w:t>dựng</w:t>
              </w:r>
              <w:proofErr w:type="spellEnd"/>
              <w:r>
                <w:rPr>
                  <w:b w:val="0"/>
                  <w:bCs/>
                  <w:szCs w:val="26"/>
                </w:rPr>
                <w:t xml:space="preserve"> </w:t>
              </w:r>
              <w:proofErr w:type="spellStart"/>
              <w:r>
                <w:rPr>
                  <w:b w:val="0"/>
                  <w:bCs/>
                  <w:szCs w:val="26"/>
                </w:rPr>
                <w:t>hình</w:t>
              </w:r>
            </w:ins>
            <w:proofErr w:type="spellEnd"/>
          </w:p>
        </w:tc>
      </w:tr>
      <w:tr w:rsidR="00F87BDF" w:rsidRPr="00E24C10" w14:paraId="5C8547CF" w14:textId="77777777" w:rsidTr="008A6D23">
        <w:tc>
          <w:tcPr>
            <w:tcW w:w="630" w:type="dxa"/>
            <w:tcPrChange w:id="830" w:author="HIKARI" w:date="2019-11-09T14:25:00Z">
              <w:tcPr>
                <w:tcW w:w="751" w:type="dxa"/>
              </w:tcPr>
            </w:tcPrChange>
          </w:tcPr>
          <w:p w14:paraId="72A1FBB9" w14:textId="5BCF6CFA" w:rsidR="00F87BDF" w:rsidRPr="00E24C10" w:rsidRDefault="00F87BDF">
            <w:pPr>
              <w:spacing w:before="60" w:after="60" w:line="360" w:lineRule="auto"/>
              <w:jc w:val="center"/>
              <w:rPr>
                <w:b w:val="0"/>
                <w:bCs/>
                <w:szCs w:val="26"/>
              </w:rPr>
              <w:pPrChange w:id="831" w:author="HIKARI" w:date="2019-11-09T13:52:00Z">
                <w:pPr>
                  <w:jc w:val="center"/>
                </w:pPr>
              </w:pPrChange>
            </w:pPr>
            <w:r w:rsidRPr="00E24C10">
              <w:rPr>
                <w:b w:val="0"/>
                <w:bCs/>
                <w:szCs w:val="26"/>
              </w:rPr>
              <w:t>10</w:t>
            </w:r>
          </w:p>
        </w:tc>
        <w:tc>
          <w:tcPr>
            <w:tcW w:w="10080" w:type="dxa"/>
            <w:tcPrChange w:id="832" w:author="HIKARI" w:date="2019-11-09T14:25:00Z">
              <w:tcPr>
                <w:tcW w:w="9612" w:type="dxa"/>
              </w:tcPr>
            </w:tcPrChange>
          </w:tcPr>
          <w:p w14:paraId="4B42CB7D" w14:textId="12444456" w:rsidR="00F87BDF" w:rsidRPr="00E24C10" w:rsidRDefault="008A6D23">
            <w:pPr>
              <w:spacing w:before="60" w:after="60" w:line="360" w:lineRule="auto"/>
              <w:rPr>
                <w:b w:val="0"/>
                <w:bCs/>
                <w:szCs w:val="26"/>
              </w:rPr>
              <w:pPrChange w:id="833" w:author="HIKARI" w:date="2019-11-09T13:52:00Z">
                <w:pPr/>
              </w:pPrChange>
            </w:pPr>
            <w:proofErr w:type="spellStart"/>
            <w:ins w:id="834" w:author="HIKARI" w:date="2019-11-09T14:26:00Z">
              <w:r>
                <w:rPr>
                  <w:b w:val="0"/>
                  <w:bCs/>
                  <w:szCs w:val="26"/>
                </w:rPr>
                <w:t>Xây</w:t>
              </w:r>
              <w:proofErr w:type="spellEnd"/>
              <w:r>
                <w:rPr>
                  <w:b w:val="0"/>
                  <w:bCs/>
                  <w:szCs w:val="26"/>
                </w:rPr>
                <w:t xml:space="preserve"> </w:t>
              </w:r>
              <w:proofErr w:type="spellStart"/>
              <w:r>
                <w:rPr>
                  <w:b w:val="0"/>
                  <w:bCs/>
                  <w:szCs w:val="26"/>
                </w:rPr>
                <w:t>dựng</w:t>
              </w:r>
              <w:proofErr w:type="spellEnd"/>
              <w:r>
                <w:rPr>
                  <w:b w:val="0"/>
                  <w:bCs/>
                  <w:szCs w:val="26"/>
                </w:rPr>
                <w:t xml:space="preserve">, </w:t>
              </w:r>
              <w:proofErr w:type="spellStart"/>
              <w:r>
                <w:rPr>
                  <w:b w:val="0"/>
                  <w:bCs/>
                  <w:szCs w:val="26"/>
                </w:rPr>
                <w:t>cài</w:t>
              </w:r>
              <w:proofErr w:type="spellEnd"/>
              <w:r>
                <w:rPr>
                  <w:b w:val="0"/>
                  <w:bCs/>
                  <w:szCs w:val="26"/>
                </w:rPr>
                <w:t xml:space="preserve"> </w:t>
              </w:r>
              <w:proofErr w:type="spellStart"/>
              <w:r>
                <w:rPr>
                  <w:b w:val="0"/>
                  <w:bCs/>
                  <w:szCs w:val="26"/>
                </w:rPr>
                <w:t>đặt</w:t>
              </w:r>
              <w:proofErr w:type="spellEnd"/>
              <w:r>
                <w:rPr>
                  <w:b w:val="0"/>
                  <w:bCs/>
                  <w:szCs w:val="26"/>
                </w:rPr>
                <w:t xml:space="preserve"> </w:t>
              </w:r>
              <w:proofErr w:type="spellStart"/>
              <w:r>
                <w:rPr>
                  <w:b w:val="0"/>
                  <w:bCs/>
                  <w:szCs w:val="26"/>
                </w:rPr>
                <w:t>chức</w:t>
              </w:r>
              <w:proofErr w:type="spellEnd"/>
              <w:r>
                <w:rPr>
                  <w:b w:val="0"/>
                  <w:bCs/>
                  <w:szCs w:val="26"/>
                </w:rPr>
                <w:t xml:space="preserve"> </w:t>
              </w:r>
              <w:proofErr w:type="spellStart"/>
              <w:r>
                <w:rPr>
                  <w:b w:val="0"/>
                  <w:bCs/>
                  <w:szCs w:val="26"/>
                </w:rPr>
                <w:t>năng</w:t>
              </w:r>
              <w:proofErr w:type="spellEnd"/>
              <w:r>
                <w:rPr>
                  <w:b w:val="0"/>
                  <w:bCs/>
                  <w:szCs w:val="26"/>
                </w:rPr>
                <w:t xml:space="preserve"> </w:t>
              </w:r>
              <w:proofErr w:type="spellStart"/>
              <w:r>
                <w:rPr>
                  <w:b w:val="0"/>
                  <w:bCs/>
                  <w:szCs w:val="26"/>
                </w:rPr>
                <w:t>tìm</w:t>
              </w:r>
              <w:proofErr w:type="spellEnd"/>
              <w:r>
                <w:rPr>
                  <w:b w:val="0"/>
                  <w:bCs/>
                  <w:szCs w:val="26"/>
                </w:rPr>
                <w:t xml:space="preserve"> </w:t>
              </w:r>
              <w:proofErr w:type="spellStart"/>
              <w:r>
                <w:rPr>
                  <w:b w:val="0"/>
                  <w:bCs/>
                  <w:szCs w:val="26"/>
                </w:rPr>
                <w:t>kiếm</w:t>
              </w:r>
              <w:proofErr w:type="spellEnd"/>
              <w:r>
                <w:rPr>
                  <w:b w:val="0"/>
                  <w:bCs/>
                  <w:szCs w:val="26"/>
                </w:rPr>
                <w:t xml:space="preserve">, </w:t>
              </w:r>
              <w:proofErr w:type="spellStart"/>
              <w:r>
                <w:rPr>
                  <w:b w:val="0"/>
                  <w:bCs/>
                  <w:szCs w:val="26"/>
                </w:rPr>
                <w:t>hoàn</w:t>
              </w:r>
              <w:proofErr w:type="spellEnd"/>
              <w:r>
                <w:rPr>
                  <w:b w:val="0"/>
                  <w:bCs/>
                  <w:szCs w:val="26"/>
                </w:rPr>
                <w:t xml:space="preserve"> </w:t>
              </w:r>
              <w:proofErr w:type="spellStart"/>
              <w:r>
                <w:rPr>
                  <w:b w:val="0"/>
                  <w:bCs/>
                  <w:szCs w:val="26"/>
                </w:rPr>
                <w:t>thành</w:t>
              </w:r>
              <w:proofErr w:type="spellEnd"/>
              <w:r>
                <w:rPr>
                  <w:b w:val="0"/>
                  <w:bCs/>
                  <w:szCs w:val="26"/>
                </w:rPr>
                <w:t xml:space="preserve"> </w:t>
              </w:r>
              <w:proofErr w:type="spellStart"/>
              <w:r>
                <w:rPr>
                  <w:b w:val="0"/>
                  <w:bCs/>
                  <w:szCs w:val="26"/>
                </w:rPr>
                <w:t>phần</w:t>
              </w:r>
              <w:proofErr w:type="spellEnd"/>
              <w:r>
                <w:rPr>
                  <w:b w:val="0"/>
                  <w:bCs/>
                  <w:szCs w:val="26"/>
                </w:rPr>
                <w:t xml:space="preserve"> </w:t>
              </w:r>
              <w:proofErr w:type="spellStart"/>
              <w:r>
                <w:rPr>
                  <w:b w:val="0"/>
                  <w:bCs/>
                  <w:szCs w:val="26"/>
                </w:rPr>
                <w:t>mềm</w:t>
              </w:r>
              <w:proofErr w:type="spellEnd"/>
              <w:r>
                <w:rPr>
                  <w:b w:val="0"/>
                  <w:bCs/>
                  <w:szCs w:val="26"/>
                </w:rPr>
                <w:t xml:space="preserve">. </w:t>
              </w:r>
              <w:proofErr w:type="spellStart"/>
              <w:r>
                <w:rPr>
                  <w:b w:val="0"/>
                  <w:bCs/>
                  <w:szCs w:val="26"/>
                </w:rPr>
                <w:t>Soát</w:t>
              </w:r>
              <w:proofErr w:type="spellEnd"/>
              <w:r>
                <w:rPr>
                  <w:b w:val="0"/>
                  <w:bCs/>
                  <w:szCs w:val="26"/>
                </w:rPr>
                <w:t xml:space="preserve"> </w:t>
              </w:r>
              <w:proofErr w:type="spellStart"/>
              <w:r>
                <w:rPr>
                  <w:b w:val="0"/>
                  <w:bCs/>
                  <w:szCs w:val="26"/>
                </w:rPr>
                <w:t>lỗi</w:t>
              </w:r>
              <w:proofErr w:type="spellEnd"/>
              <w:r>
                <w:rPr>
                  <w:b w:val="0"/>
                  <w:bCs/>
                  <w:szCs w:val="26"/>
                </w:rPr>
                <w:t xml:space="preserve">, </w:t>
              </w:r>
              <w:proofErr w:type="spellStart"/>
              <w:r>
                <w:rPr>
                  <w:b w:val="0"/>
                  <w:bCs/>
                  <w:szCs w:val="26"/>
                </w:rPr>
                <w:t>kiểm</w:t>
              </w:r>
              <w:proofErr w:type="spellEnd"/>
              <w:r>
                <w:rPr>
                  <w:b w:val="0"/>
                  <w:bCs/>
                  <w:szCs w:val="26"/>
                </w:rPr>
                <w:t xml:space="preserve"> </w:t>
              </w:r>
              <w:proofErr w:type="spellStart"/>
              <w:r>
                <w:rPr>
                  <w:b w:val="0"/>
                  <w:bCs/>
                  <w:szCs w:val="26"/>
                </w:rPr>
                <w:t>thử</w:t>
              </w:r>
              <w:proofErr w:type="spellEnd"/>
              <w:r>
                <w:rPr>
                  <w:b w:val="0"/>
                  <w:bCs/>
                  <w:szCs w:val="26"/>
                </w:rPr>
                <w:t xml:space="preserve"> </w:t>
              </w:r>
              <w:proofErr w:type="spellStart"/>
              <w:r>
                <w:rPr>
                  <w:b w:val="0"/>
                  <w:bCs/>
                  <w:szCs w:val="26"/>
                </w:rPr>
                <w:t>phần</w:t>
              </w:r>
              <w:proofErr w:type="spellEnd"/>
              <w:r>
                <w:rPr>
                  <w:b w:val="0"/>
                  <w:bCs/>
                  <w:szCs w:val="26"/>
                </w:rPr>
                <w:t xml:space="preserve"> </w:t>
              </w:r>
              <w:proofErr w:type="spellStart"/>
              <w:r>
                <w:rPr>
                  <w:b w:val="0"/>
                  <w:bCs/>
                  <w:szCs w:val="26"/>
                </w:rPr>
                <w:t>mềm</w:t>
              </w:r>
              <w:proofErr w:type="spellEnd"/>
              <w:r>
                <w:rPr>
                  <w:b w:val="0"/>
                  <w:bCs/>
                  <w:szCs w:val="26"/>
                </w:rPr>
                <w:t>.</w:t>
              </w:r>
            </w:ins>
          </w:p>
        </w:tc>
      </w:tr>
      <w:tr w:rsidR="00F87BDF" w:rsidRPr="00E24C10" w14:paraId="64FE1377" w14:textId="77777777" w:rsidTr="008A6D23">
        <w:tc>
          <w:tcPr>
            <w:tcW w:w="630" w:type="dxa"/>
            <w:tcPrChange w:id="835" w:author="HIKARI" w:date="2019-11-09T14:25:00Z">
              <w:tcPr>
                <w:tcW w:w="751" w:type="dxa"/>
              </w:tcPr>
            </w:tcPrChange>
          </w:tcPr>
          <w:p w14:paraId="45FA2325" w14:textId="1378D6C3" w:rsidR="00F87BDF" w:rsidRPr="00E24C10" w:rsidRDefault="00F87BDF">
            <w:pPr>
              <w:spacing w:before="60" w:after="60" w:line="360" w:lineRule="auto"/>
              <w:jc w:val="center"/>
              <w:rPr>
                <w:b w:val="0"/>
                <w:bCs/>
                <w:szCs w:val="26"/>
              </w:rPr>
              <w:pPrChange w:id="836" w:author="HIKARI" w:date="2019-11-09T13:52:00Z">
                <w:pPr>
                  <w:jc w:val="center"/>
                </w:pPr>
              </w:pPrChange>
            </w:pPr>
            <w:r w:rsidRPr="00E24C10">
              <w:rPr>
                <w:b w:val="0"/>
                <w:bCs/>
                <w:szCs w:val="26"/>
              </w:rPr>
              <w:t>11</w:t>
            </w:r>
          </w:p>
        </w:tc>
        <w:tc>
          <w:tcPr>
            <w:tcW w:w="10080" w:type="dxa"/>
            <w:tcPrChange w:id="837" w:author="HIKARI" w:date="2019-11-09T14:25:00Z">
              <w:tcPr>
                <w:tcW w:w="9612" w:type="dxa"/>
              </w:tcPr>
            </w:tcPrChange>
          </w:tcPr>
          <w:p w14:paraId="2823158A" w14:textId="139A10F8" w:rsidR="00F87BDF" w:rsidRPr="00E24C10" w:rsidRDefault="008A6D23">
            <w:pPr>
              <w:spacing w:before="60" w:after="60" w:line="360" w:lineRule="auto"/>
              <w:rPr>
                <w:b w:val="0"/>
                <w:bCs/>
                <w:szCs w:val="26"/>
              </w:rPr>
              <w:pPrChange w:id="838" w:author="HIKARI" w:date="2019-11-09T13:52:00Z">
                <w:pPr/>
              </w:pPrChange>
            </w:pPr>
            <w:proofErr w:type="spellStart"/>
            <w:ins w:id="839" w:author="HIKARI" w:date="2019-11-09T14:26:00Z">
              <w:r>
                <w:rPr>
                  <w:b w:val="0"/>
                  <w:bCs/>
                  <w:szCs w:val="26"/>
                </w:rPr>
                <w:t>Viết</w:t>
              </w:r>
              <w:proofErr w:type="spellEnd"/>
              <w:r>
                <w:rPr>
                  <w:b w:val="0"/>
                  <w:bCs/>
                  <w:szCs w:val="26"/>
                </w:rPr>
                <w:t xml:space="preserve"> </w:t>
              </w:r>
              <w:proofErr w:type="spellStart"/>
              <w:r>
                <w:rPr>
                  <w:b w:val="0"/>
                  <w:bCs/>
                  <w:szCs w:val="26"/>
                </w:rPr>
                <w:t>báo</w:t>
              </w:r>
              <w:proofErr w:type="spellEnd"/>
              <w:r>
                <w:rPr>
                  <w:b w:val="0"/>
                  <w:bCs/>
                  <w:szCs w:val="26"/>
                </w:rPr>
                <w:t xml:space="preserve"> </w:t>
              </w:r>
              <w:proofErr w:type="spellStart"/>
              <w:r>
                <w:rPr>
                  <w:b w:val="0"/>
                  <w:bCs/>
                  <w:szCs w:val="26"/>
                </w:rPr>
                <w:t>cáo</w:t>
              </w:r>
              <w:proofErr w:type="spellEnd"/>
              <w:r>
                <w:rPr>
                  <w:b w:val="0"/>
                  <w:bCs/>
                  <w:szCs w:val="26"/>
                </w:rPr>
                <w:t xml:space="preserve"> </w:t>
              </w:r>
              <w:proofErr w:type="spellStart"/>
              <w:r>
                <w:rPr>
                  <w:b w:val="0"/>
                  <w:bCs/>
                  <w:szCs w:val="26"/>
                </w:rPr>
                <w:t>và</w:t>
              </w:r>
              <w:proofErr w:type="spellEnd"/>
              <w:r>
                <w:rPr>
                  <w:b w:val="0"/>
                  <w:bCs/>
                  <w:szCs w:val="26"/>
                </w:rPr>
                <w:t xml:space="preserve"> </w:t>
              </w:r>
            </w:ins>
            <w:proofErr w:type="spellStart"/>
            <w:ins w:id="840" w:author="HIKARI" w:date="2019-11-09T14:27:00Z">
              <w:r>
                <w:rPr>
                  <w:b w:val="0"/>
                  <w:bCs/>
                  <w:szCs w:val="26"/>
                </w:rPr>
                <w:t>làm</w:t>
              </w:r>
              <w:proofErr w:type="spellEnd"/>
              <w:r>
                <w:rPr>
                  <w:b w:val="0"/>
                  <w:bCs/>
                  <w:szCs w:val="26"/>
                </w:rPr>
                <w:t xml:space="preserve"> file </w:t>
              </w:r>
              <w:proofErr w:type="spellStart"/>
              <w:r>
                <w:rPr>
                  <w:b w:val="0"/>
                  <w:bCs/>
                  <w:szCs w:val="26"/>
                </w:rPr>
                <w:t>trình</w:t>
              </w:r>
              <w:proofErr w:type="spellEnd"/>
              <w:r>
                <w:rPr>
                  <w:b w:val="0"/>
                  <w:bCs/>
                  <w:szCs w:val="26"/>
                </w:rPr>
                <w:t xml:space="preserve"> </w:t>
              </w:r>
              <w:proofErr w:type="spellStart"/>
              <w:r>
                <w:rPr>
                  <w:b w:val="0"/>
                  <w:bCs/>
                  <w:szCs w:val="26"/>
                </w:rPr>
                <w:t>chiếu</w:t>
              </w:r>
              <w:proofErr w:type="spellEnd"/>
              <w:r>
                <w:rPr>
                  <w:b w:val="0"/>
                  <w:bCs/>
                  <w:szCs w:val="26"/>
                </w:rPr>
                <w:t xml:space="preserve"> </w:t>
              </w:r>
              <w:proofErr w:type="spellStart"/>
              <w:r>
                <w:rPr>
                  <w:b w:val="0"/>
                  <w:bCs/>
                  <w:szCs w:val="26"/>
                </w:rPr>
                <w:t>phục</w:t>
              </w:r>
              <w:proofErr w:type="spellEnd"/>
              <w:r>
                <w:rPr>
                  <w:b w:val="0"/>
                  <w:bCs/>
                  <w:szCs w:val="26"/>
                </w:rPr>
                <w:t xml:space="preserve"> </w:t>
              </w:r>
              <w:proofErr w:type="spellStart"/>
              <w:r>
                <w:rPr>
                  <w:b w:val="0"/>
                  <w:bCs/>
                  <w:szCs w:val="26"/>
                </w:rPr>
                <w:t>vụ</w:t>
              </w:r>
              <w:proofErr w:type="spellEnd"/>
              <w:r>
                <w:rPr>
                  <w:b w:val="0"/>
                  <w:bCs/>
                  <w:szCs w:val="26"/>
                </w:rPr>
                <w:t xml:space="preserve"> </w:t>
              </w:r>
              <w:proofErr w:type="spellStart"/>
              <w:r>
                <w:rPr>
                  <w:b w:val="0"/>
                  <w:bCs/>
                  <w:szCs w:val="26"/>
                </w:rPr>
                <w:t>việc</w:t>
              </w:r>
              <w:proofErr w:type="spellEnd"/>
              <w:r>
                <w:rPr>
                  <w:b w:val="0"/>
                  <w:bCs/>
                  <w:szCs w:val="26"/>
                </w:rPr>
                <w:t xml:space="preserve"> </w:t>
              </w:r>
              <w:proofErr w:type="spellStart"/>
              <w:r>
                <w:rPr>
                  <w:b w:val="0"/>
                  <w:bCs/>
                  <w:szCs w:val="26"/>
                </w:rPr>
                <w:t>báo</w:t>
              </w:r>
              <w:proofErr w:type="spellEnd"/>
              <w:r>
                <w:rPr>
                  <w:b w:val="0"/>
                  <w:bCs/>
                  <w:szCs w:val="26"/>
                </w:rPr>
                <w:t xml:space="preserve"> </w:t>
              </w:r>
              <w:proofErr w:type="spellStart"/>
              <w:r>
                <w:rPr>
                  <w:b w:val="0"/>
                  <w:bCs/>
                  <w:szCs w:val="26"/>
                </w:rPr>
                <w:t>cáo</w:t>
              </w:r>
              <w:proofErr w:type="spellEnd"/>
              <w:r>
                <w:rPr>
                  <w:b w:val="0"/>
                  <w:bCs/>
                  <w:szCs w:val="26"/>
                </w:rPr>
                <w:t xml:space="preserve"> </w:t>
              </w:r>
              <w:proofErr w:type="spellStart"/>
              <w:r>
                <w:rPr>
                  <w:b w:val="0"/>
                  <w:bCs/>
                  <w:szCs w:val="26"/>
                </w:rPr>
                <w:t>và</w:t>
              </w:r>
              <w:proofErr w:type="spellEnd"/>
              <w:r>
                <w:rPr>
                  <w:b w:val="0"/>
                  <w:bCs/>
                  <w:szCs w:val="26"/>
                </w:rPr>
                <w:t xml:space="preserve"> </w:t>
              </w:r>
              <w:proofErr w:type="spellStart"/>
              <w:r>
                <w:rPr>
                  <w:b w:val="0"/>
                  <w:bCs/>
                  <w:szCs w:val="26"/>
                </w:rPr>
                <w:t>thuyết</w:t>
              </w:r>
              <w:proofErr w:type="spellEnd"/>
              <w:r>
                <w:rPr>
                  <w:b w:val="0"/>
                  <w:bCs/>
                  <w:szCs w:val="26"/>
                </w:rPr>
                <w:t xml:space="preserve"> </w:t>
              </w:r>
              <w:proofErr w:type="spellStart"/>
              <w:r>
                <w:rPr>
                  <w:b w:val="0"/>
                  <w:bCs/>
                  <w:szCs w:val="26"/>
                </w:rPr>
                <w:t>trình</w:t>
              </w:r>
              <w:proofErr w:type="spellEnd"/>
              <w:r>
                <w:rPr>
                  <w:b w:val="0"/>
                  <w:bCs/>
                  <w:szCs w:val="26"/>
                </w:rPr>
                <w:t xml:space="preserve"> </w:t>
              </w:r>
              <w:proofErr w:type="spellStart"/>
              <w:r>
                <w:rPr>
                  <w:b w:val="0"/>
                  <w:bCs/>
                  <w:szCs w:val="26"/>
                </w:rPr>
                <w:t>đồ</w:t>
              </w:r>
              <w:proofErr w:type="spellEnd"/>
              <w:r>
                <w:rPr>
                  <w:b w:val="0"/>
                  <w:bCs/>
                  <w:szCs w:val="26"/>
                </w:rPr>
                <w:t xml:space="preserve"> </w:t>
              </w:r>
              <w:proofErr w:type="spellStart"/>
              <w:r>
                <w:rPr>
                  <w:b w:val="0"/>
                  <w:bCs/>
                  <w:szCs w:val="26"/>
                </w:rPr>
                <w:t>án</w:t>
              </w:r>
            </w:ins>
            <w:proofErr w:type="spellEnd"/>
          </w:p>
        </w:tc>
      </w:tr>
    </w:tbl>
    <w:p w14:paraId="6B291A4C" w14:textId="77777777" w:rsidR="00200D3E" w:rsidRPr="00E24C10" w:rsidRDefault="00200D3E" w:rsidP="00F87BDF">
      <w:pPr>
        <w:rPr>
          <w:i/>
          <w:iCs/>
          <w:sz w:val="32"/>
        </w:rPr>
      </w:pPr>
    </w:p>
    <w:p w14:paraId="538CA2B7" w14:textId="386443F7" w:rsidR="001229A4" w:rsidRPr="001719AC" w:rsidRDefault="004564FE">
      <w:pPr>
        <w:pStyle w:val="Heading2"/>
        <w:numPr>
          <w:ilvl w:val="0"/>
          <w:numId w:val="43"/>
        </w:numPr>
        <w:pPrChange w:id="841" w:author="HIKARI" w:date="2019-11-08T21:22:00Z">
          <w:pPr>
            <w:pStyle w:val="ListParagraph"/>
            <w:numPr>
              <w:numId w:val="20"/>
            </w:numPr>
            <w:ind w:hanging="360"/>
            <w:outlineLvl w:val="1"/>
          </w:pPr>
        </w:pPrChange>
      </w:pPr>
      <w:bookmarkStart w:id="842" w:name="_Toc24298332"/>
      <w:proofErr w:type="spellStart"/>
      <w:r w:rsidRPr="00E24C10">
        <w:t>Phân</w:t>
      </w:r>
      <w:proofErr w:type="spellEnd"/>
      <w:r w:rsidRPr="00E24C10">
        <w:t xml:space="preserve"> </w:t>
      </w:r>
      <w:proofErr w:type="spellStart"/>
      <w:r w:rsidRPr="00E24C10">
        <w:t>công</w:t>
      </w:r>
      <w:proofErr w:type="spellEnd"/>
      <w:r w:rsidRPr="00E24C10">
        <w:t xml:space="preserve"> </w:t>
      </w:r>
      <w:proofErr w:type="spellStart"/>
      <w:r w:rsidRPr="00E24C10">
        <w:t>công</w:t>
      </w:r>
      <w:proofErr w:type="spellEnd"/>
      <w:r w:rsidRPr="00E24C10">
        <w:t xml:space="preserve"> </w:t>
      </w:r>
      <w:proofErr w:type="spellStart"/>
      <w:r w:rsidRPr="00E24C10">
        <w:t>việc</w:t>
      </w:r>
      <w:bookmarkEnd w:id="842"/>
      <w:proofErr w:type="spellEnd"/>
    </w:p>
    <w:p w14:paraId="6C419B7B" w14:textId="7251E17E" w:rsidR="001719AC" w:rsidRPr="00913508" w:rsidRDefault="001719AC" w:rsidP="00913508">
      <w:pPr>
        <w:pStyle w:val="Caption"/>
        <w:keepNext/>
        <w:jc w:val="center"/>
        <w:rPr>
          <w:sz w:val="20"/>
          <w:szCs w:val="20"/>
        </w:rPr>
      </w:pPr>
      <w:bookmarkStart w:id="843" w:name="_Toc24052624"/>
      <w:bookmarkStart w:id="844" w:name="_Toc24298369"/>
      <w:proofErr w:type="spellStart"/>
      <w:r w:rsidRPr="00913508">
        <w:rPr>
          <w:sz w:val="20"/>
          <w:szCs w:val="20"/>
        </w:rPr>
        <w:t>Bảng</w:t>
      </w:r>
      <w:proofErr w:type="spellEnd"/>
      <w:r w:rsidRPr="00913508">
        <w:rPr>
          <w:sz w:val="20"/>
          <w:szCs w:val="20"/>
        </w:rPr>
        <w:t xml:space="preserve"> </w:t>
      </w:r>
      <w:r w:rsidRPr="00913508">
        <w:rPr>
          <w:sz w:val="20"/>
          <w:szCs w:val="20"/>
        </w:rPr>
        <w:fldChar w:fldCharType="begin"/>
      </w:r>
      <w:r w:rsidRPr="00913508">
        <w:rPr>
          <w:sz w:val="20"/>
          <w:szCs w:val="20"/>
        </w:rPr>
        <w:instrText xml:space="preserve"> SEQ Bảng \* ARABIC </w:instrText>
      </w:r>
      <w:r w:rsidRPr="00913508">
        <w:rPr>
          <w:sz w:val="20"/>
          <w:szCs w:val="20"/>
        </w:rPr>
        <w:fldChar w:fldCharType="separate"/>
      </w:r>
      <w:r w:rsidR="000D50D6">
        <w:rPr>
          <w:noProof/>
          <w:sz w:val="20"/>
          <w:szCs w:val="20"/>
        </w:rPr>
        <w:t>2</w:t>
      </w:r>
      <w:r w:rsidRPr="00913508">
        <w:rPr>
          <w:sz w:val="20"/>
          <w:szCs w:val="20"/>
        </w:rPr>
        <w:fldChar w:fldCharType="end"/>
      </w:r>
      <w:r w:rsidRPr="00913508">
        <w:rPr>
          <w:sz w:val="20"/>
          <w:szCs w:val="20"/>
        </w:rPr>
        <w:t xml:space="preserve">: </w:t>
      </w:r>
      <w:proofErr w:type="spellStart"/>
      <w:r w:rsidRPr="00913508">
        <w:rPr>
          <w:sz w:val="20"/>
          <w:szCs w:val="20"/>
        </w:rPr>
        <w:t>Phân</w:t>
      </w:r>
      <w:proofErr w:type="spellEnd"/>
      <w:r w:rsidRPr="00913508">
        <w:rPr>
          <w:sz w:val="20"/>
          <w:szCs w:val="20"/>
        </w:rPr>
        <w:t xml:space="preserve"> </w:t>
      </w:r>
      <w:proofErr w:type="spellStart"/>
      <w:r w:rsidRPr="00913508">
        <w:rPr>
          <w:sz w:val="20"/>
          <w:szCs w:val="20"/>
        </w:rPr>
        <w:t>công</w:t>
      </w:r>
      <w:proofErr w:type="spellEnd"/>
      <w:r w:rsidRPr="00913508">
        <w:rPr>
          <w:sz w:val="20"/>
          <w:szCs w:val="20"/>
        </w:rPr>
        <w:t xml:space="preserve"> </w:t>
      </w:r>
      <w:proofErr w:type="spellStart"/>
      <w:r w:rsidRPr="00913508">
        <w:rPr>
          <w:sz w:val="20"/>
          <w:szCs w:val="20"/>
        </w:rPr>
        <w:t>công</w:t>
      </w:r>
      <w:proofErr w:type="spellEnd"/>
      <w:r w:rsidRPr="00913508">
        <w:rPr>
          <w:sz w:val="20"/>
          <w:szCs w:val="20"/>
        </w:rPr>
        <w:t xml:space="preserve"> </w:t>
      </w:r>
      <w:proofErr w:type="spellStart"/>
      <w:r w:rsidRPr="00913508">
        <w:rPr>
          <w:sz w:val="20"/>
          <w:szCs w:val="20"/>
        </w:rPr>
        <w:t>việc</w:t>
      </w:r>
      <w:proofErr w:type="spellEnd"/>
      <w:r w:rsidRPr="00913508">
        <w:rPr>
          <w:sz w:val="20"/>
          <w:szCs w:val="20"/>
        </w:rPr>
        <w:t xml:space="preserve"> &amp; </w:t>
      </w:r>
      <w:proofErr w:type="spellStart"/>
      <w:r w:rsidRPr="00913508">
        <w:rPr>
          <w:sz w:val="20"/>
          <w:szCs w:val="20"/>
        </w:rPr>
        <w:t>đóp</w:t>
      </w:r>
      <w:proofErr w:type="spellEnd"/>
      <w:r w:rsidRPr="00913508">
        <w:rPr>
          <w:sz w:val="20"/>
          <w:szCs w:val="20"/>
        </w:rPr>
        <w:t xml:space="preserve"> </w:t>
      </w:r>
      <w:proofErr w:type="spellStart"/>
      <w:r w:rsidRPr="00913508">
        <w:rPr>
          <w:sz w:val="20"/>
          <w:szCs w:val="20"/>
        </w:rPr>
        <w:t>góp</w:t>
      </w:r>
      <w:proofErr w:type="spellEnd"/>
      <w:r w:rsidRPr="00913508">
        <w:rPr>
          <w:sz w:val="20"/>
          <w:szCs w:val="20"/>
        </w:rPr>
        <w:t xml:space="preserve"> </w:t>
      </w:r>
      <w:proofErr w:type="spellStart"/>
      <w:r w:rsidRPr="00913508">
        <w:rPr>
          <w:sz w:val="20"/>
          <w:szCs w:val="20"/>
        </w:rPr>
        <w:t>của</w:t>
      </w:r>
      <w:proofErr w:type="spellEnd"/>
      <w:r w:rsidRPr="00913508">
        <w:rPr>
          <w:sz w:val="20"/>
          <w:szCs w:val="20"/>
        </w:rPr>
        <w:t xml:space="preserve"> </w:t>
      </w:r>
      <w:proofErr w:type="spellStart"/>
      <w:r w:rsidRPr="00913508">
        <w:rPr>
          <w:sz w:val="20"/>
          <w:szCs w:val="20"/>
        </w:rPr>
        <w:t>mỗi</w:t>
      </w:r>
      <w:proofErr w:type="spellEnd"/>
      <w:r w:rsidRPr="00913508">
        <w:rPr>
          <w:sz w:val="20"/>
          <w:szCs w:val="20"/>
        </w:rPr>
        <w:t xml:space="preserve"> </w:t>
      </w:r>
      <w:proofErr w:type="spellStart"/>
      <w:r w:rsidRPr="00913508">
        <w:rPr>
          <w:sz w:val="20"/>
          <w:szCs w:val="20"/>
        </w:rPr>
        <w:t>sinh</w:t>
      </w:r>
      <w:proofErr w:type="spellEnd"/>
      <w:r w:rsidRPr="00913508">
        <w:rPr>
          <w:sz w:val="20"/>
          <w:szCs w:val="20"/>
        </w:rPr>
        <w:t xml:space="preserve"> </w:t>
      </w:r>
      <w:proofErr w:type="spellStart"/>
      <w:r w:rsidRPr="00913508">
        <w:rPr>
          <w:sz w:val="20"/>
          <w:szCs w:val="20"/>
        </w:rPr>
        <w:t>viên</w:t>
      </w:r>
      <w:bookmarkEnd w:id="843"/>
      <w:bookmarkEnd w:id="844"/>
      <w:proofErr w:type="spellEnd"/>
    </w:p>
    <w:tbl>
      <w:tblPr>
        <w:tblStyle w:val="TableGrid"/>
        <w:tblW w:w="10705" w:type="dxa"/>
        <w:tblLook w:val="04A0" w:firstRow="1" w:lastRow="0" w:firstColumn="1" w:lastColumn="0" w:noHBand="0" w:noVBand="1"/>
        <w:tblPrChange w:id="845" w:author="HIKARI" w:date="2019-11-09T14:24:00Z">
          <w:tblPr>
            <w:tblStyle w:val="TableGrid"/>
            <w:tblW w:w="0" w:type="auto"/>
            <w:tblLook w:val="04A0" w:firstRow="1" w:lastRow="0" w:firstColumn="1" w:lastColumn="0" w:noHBand="0" w:noVBand="1"/>
          </w:tblPr>
        </w:tblPrChange>
      </w:tblPr>
      <w:tblGrid>
        <w:gridCol w:w="625"/>
        <w:gridCol w:w="2430"/>
        <w:gridCol w:w="6300"/>
        <w:gridCol w:w="1350"/>
        <w:tblGridChange w:id="846">
          <w:tblGrid>
            <w:gridCol w:w="625"/>
            <w:gridCol w:w="2430"/>
            <w:gridCol w:w="6030"/>
            <w:gridCol w:w="1273"/>
          </w:tblGrid>
        </w:tblGridChange>
      </w:tblGrid>
      <w:tr w:rsidR="00F87BDF" w:rsidRPr="00E24C10" w14:paraId="54EC7E91" w14:textId="77777777" w:rsidTr="008A6D23">
        <w:tc>
          <w:tcPr>
            <w:tcW w:w="625" w:type="dxa"/>
            <w:tcPrChange w:id="847" w:author="HIKARI" w:date="2019-11-09T14:24:00Z">
              <w:tcPr>
                <w:tcW w:w="625" w:type="dxa"/>
              </w:tcPr>
            </w:tcPrChange>
          </w:tcPr>
          <w:p w14:paraId="0F91FAEF" w14:textId="44C4CA88" w:rsidR="00F87BDF" w:rsidRPr="00E24C10" w:rsidRDefault="00F87BDF">
            <w:pPr>
              <w:spacing w:before="60" w:after="60" w:line="360" w:lineRule="auto"/>
              <w:jc w:val="center"/>
              <w:rPr>
                <w:b w:val="0"/>
                <w:bCs/>
                <w:szCs w:val="26"/>
              </w:rPr>
              <w:pPrChange w:id="848" w:author="HIKARI" w:date="2019-11-08T23:00:00Z">
                <w:pPr>
                  <w:jc w:val="center"/>
                </w:pPr>
              </w:pPrChange>
            </w:pPr>
            <w:r w:rsidRPr="00E24C10">
              <w:rPr>
                <w:b w:val="0"/>
                <w:bCs/>
                <w:szCs w:val="26"/>
              </w:rPr>
              <w:t>TT</w:t>
            </w:r>
          </w:p>
        </w:tc>
        <w:tc>
          <w:tcPr>
            <w:tcW w:w="2430" w:type="dxa"/>
            <w:tcPrChange w:id="849" w:author="HIKARI" w:date="2019-11-09T14:24:00Z">
              <w:tcPr>
                <w:tcW w:w="2430" w:type="dxa"/>
              </w:tcPr>
            </w:tcPrChange>
          </w:tcPr>
          <w:p w14:paraId="6E544ECE" w14:textId="61216252" w:rsidR="00F87BDF" w:rsidRPr="00E24C10" w:rsidRDefault="00F87BDF">
            <w:pPr>
              <w:spacing w:before="60" w:after="60" w:line="360" w:lineRule="auto"/>
              <w:jc w:val="center"/>
              <w:rPr>
                <w:b w:val="0"/>
                <w:bCs/>
                <w:szCs w:val="26"/>
              </w:rPr>
              <w:pPrChange w:id="850" w:author="HIKARI" w:date="2019-11-08T23:00:00Z">
                <w:pPr>
                  <w:jc w:val="center"/>
                </w:pPr>
              </w:pPrChange>
            </w:pPr>
            <w:proofErr w:type="spellStart"/>
            <w:r w:rsidRPr="00E24C10">
              <w:rPr>
                <w:b w:val="0"/>
                <w:bCs/>
                <w:szCs w:val="26"/>
              </w:rPr>
              <w:t>Tên</w:t>
            </w:r>
            <w:proofErr w:type="spellEnd"/>
            <w:r w:rsidRPr="00E24C10">
              <w:rPr>
                <w:b w:val="0"/>
                <w:bCs/>
                <w:szCs w:val="26"/>
              </w:rPr>
              <w:t xml:space="preserve"> </w:t>
            </w:r>
            <w:proofErr w:type="spellStart"/>
            <w:r w:rsidR="00E45FFD" w:rsidRPr="00E24C10">
              <w:rPr>
                <w:b w:val="0"/>
                <w:bCs/>
                <w:szCs w:val="26"/>
              </w:rPr>
              <w:t>sinh</w:t>
            </w:r>
            <w:proofErr w:type="spellEnd"/>
            <w:r w:rsidR="00E45FFD" w:rsidRPr="00E24C10">
              <w:rPr>
                <w:b w:val="0"/>
                <w:bCs/>
                <w:szCs w:val="26"/>
              </w:rPr>
              <w:t xml:space="preserve"> </w:t>
            </w:r>
            <w:proofErr w:type="spellStart"/>
            <w:r w:rsidR="00E45FFD" w:rsidRPr="00E24C10">
              <w:rPr>
                <w:b w:val="0"/>
                <w:bCs/>
                <w:szCs w:val="26"/>
              </w:rPr>
              <w:t>viên</w:t>
            </w:r>
            <w:proofErr w:type="spellEnd"/>
          </w:p>
        </w:tc>
        <w:tc>
          <w:tcPr>
            <w:tcW w:w="6300" w:type="dxa"/>
            <w:tcPrChange w:id="851" w:author="HIKARI" w:date="2019-11-09T14:24:00Z">
              <w:tcPr>
                <w:tcW w:w="6030" w:type="dxa"/>
              </w:tcPr>
            </w:tcPrChange>
          </w:tcPr>
          <w:p w14:paraId="33602694" w14:textId="662994EF" w:rsidR="00F87BDF" w:rsidRPr="00E24C10" w:rsidRDefault="00F87BDF">
            <w:pPr>
              <w:spacing w:before="60" w:after="60" w:line="360" w:lineRule="auto"/>
              <w:jc w:val="center"/>
              <w:rPr>
                <w:b w:val="0"/>
                <w:bCs/>
                <w:szCs w:val="26"/>
              </w:rPr>
              <w:pPrChange w:id="852" w:author="HIKARI" w:date="2019-11-08T23:00:00Z">
                <w:pPr>
                  <w:jc w:val="center"/>
                </w:pPr>
              </w:pPrChange>
            </w:pPr>
            <w:proofErr w:type="spellStart"/>
            <w:r w:rsidRPr="00E24C10">
              <w:rPr>
                <w:b w:val="0"/>
                <w:bCs/>
                <w:szCs w:val="26"/>
              </w:rPr>
              <w:t>Miêu</w:t>
            </w:r>
            <w:proofErr w:type="spellEnd"/>
            <w:r w:rsidRPr="00E24C10">
              <w:rPr>
                <w:b w:val="0"/>
                <w:bCs/>
                <w:szCs w:val="26"/>
              </w:rPr>
              <w:t xml:space="preserve"> </w:t>
            </w:r>
            <w:proofErr w:type="spellStart"/>
            <w:r w:rsidRPr="00E24C10">
              <w:rPr>
                <w:b w:val="0"/>
                <w:bCs/>
                <w:szCs w:val="26"/>
              </w:rPr>
              <w:t>tả</w:t>
            </w:r>
            <w:proofErr w:type="spellEnd"/>
            <w:r w:rsidRPr="00E24C10">
              <w:rPr>
                <w:b w:val="0"/>
                <w:bCs/>
                <w:szCs w:val="26"/>
              </w:rPr>
              <w:t xml:space="preserve"> </w:t>
            </w:r>
            <w:proofErr w:type="spellStart"/>
            <w:r w:rsidRPr="00E24C10">
              <w:rPr>
                <w:b w:val="0"/>
                <w:bCs/>
                <w:szCs w:val="26"/>
              </w:rPr>
              <w:t>công</w:t>
            </w:r>
            <w:proofErr w:type="spellEnd"/>
            <w:r w:rsidRPr="00E24C10">
              <w:rPr>
                <w:b w:val="0"/>
                <w:bCs/>
                <w:szCs w:val="26"/>
              </w:rPr>
              <w:t xml:space="preserve"> </w:t>
            </w:r>
            <w:proofErr w:type="spellStart"/>
            <w:r w:rsidRPr="00E24C10">
              <w:rPr>
                <w:b w:val="0"/>
                <w:bCs/>
                <w:szCs w:val="26"/>
              </w:rPr>
              <w:t>việc</w:t>
            </w:r>
            <w:proofErr w:type="spellEnd"/>
          </w:p>
        </w:tc>
        <w:tc>
          <w:tcPr>
            <w:tcW w:w="1350" w:type="dxa"/>
            <w:vAlign w:val="center"/>
            <w:tcPrChange w:id="853" w:author="HIKARI" w:date="2019-11-09T14:24:00Z">
              <w:tcPr>
                <w:tcW w:w="1273" w:type="dxa"/>
              </w:tcPr>
            </w:tcPrChange>
          </w:tcPr>
          <w:p w14:paraId="0AB4CB6B" w14:textId="1A831B29" w:rsidR="00F87BDF" w:rsidRPr="00E24C10" w:rsidRDefault="00F87BDF">
            <w:pPr>
              <w:spacing w:before="60" w:after="60" w:line="360" w:lineRule="auto"/>
              <w:jc w:val="center"/>
              <w:rPr>
                <w:b w:val="0"/>
                <w:bCs/>
                <w:szCs w:val="26"/>
              </w:rPr>
              <w:pPrChange w:id="854" w:author="HIKARI" w:date="2019-11-08T23:02:00Z">
                <w:pPr>
                  <w:jc w:val="center"/>
                </w:pPr>
              </w:pPrChange>
            </w:pPr>
            <w:proofErr w:type="spellStart"/>
            <w:r w:rsidRPr="00E24C10">
              <w:rPr>
                <w:b w:val="0"/>
                <w:bCs/>
                <w:szCs w:val="26"/>
              </w:rPr>
              <w:t>Đóng</w:t>
            </w:r>
            <w:proofErr w:type="spellEnd"/>
            <w:r w:rsidRPr="00E24C10">
              <w:rPr>
                <w:b w:val="0"/>
                <w:bCs/>
                <w:szCs w:val="26"/>
              </w:rPr>
              <w:t xml:space="preserve"> </w:t>
            </w:r>
            <w:proofErr w:type="spellStart"/>
            <w:r w:rsidRPr="00E24C10">
              <w:rPr>
                <w:b w:val="0"/>
                <w:bCs/>
                <w:szCs w:val="26"/>
              </w:rPr>
              <w:t>góp</w:t>
            </w:r>
            <w:proofErr w:type="spellEnd"/>
          </w:p>
        </w:tc>
      </w:tr>
      <w:tr w:rsidR="00F87BDF" w:rsidRPr="00E24C10" w14:paraId="3F8ABF60" w14:textId="77777777" w:rsidTr="008A6D23">
        <w:tc>
          <w:tcPr>
            <w:tcW w:w="625" w:type="dxa"/>
            <w:tcPrChange w:id="855" w:author="HIKARI" w:date="2019-11-09T14:24:00Z">
              <w:tcPr>
                <w:tcW w:w="625" w:type="dxa"/>
              </w:tcPr>
            </w:tcPrChange>
          </w:tcPr>
          <w:p w14:paraId="0FC07172" w14:textId="38A76FE8" w:rsidR="00F87BDF" w:rsidRPr="00E24C10" w:rsidRDefault="00F87BDF">
            <w:pPr>
              <w:spacing w:before="60" w:after="60" w:line="360" w:lineRule="auto"/>
              <w:jc w:val="center"/>
              <w:rPr>
                <w:b w:val="0"/>
                <w:bCs/>
                <w:szCs w:val="26"/>
              </w:rPr>
              <w:pPrChange w:id="856" w:author="HIKARI" w:date="2019-11-08T23:00:00Z">
                <w:pPr>
                  <w:jc w:val="center"/>
                </w:pPr>
              </w:pPrChange>
            </w:pPr>
            <w:r w:rsidRPr="00E24C10">
              <w:rPr>
                <w:b w:val="0"/>
                <w:bCs/>
                <w:szCs w:val="26"/>
              </w:rPr>
              <w:t>1</w:t>
            </w:r>
          </w:p>
        </w:tc>
        <w:tc>
          <w:tcPr>
            <w:tcW w:w="2430" w:type="dxa"/>
            <w:tcPrChange w:id="857" w:author="HIKARI" w:date="2019-11-09T14:24:00Z">
              <w:tcPr>
                <w:tcW w:w="2430" w:type="dxa"/>
              </w:tcPr>
            </w:tcPrChange>
          </w:tcPr>
          <w:p w14:paraId="64CCE40D" w14:textId="416454D8" w:rsidR="00F87BDF" w:rsidRPr="00E24C10" w:rsidRDefault="00F87BDF">
            <w:pPr>
              <w:spacing w:before="60" w:after="60" w:line="360" w:lineRule="auto"/>
              <w:rPr>
                <w:b w:val="0"/>
                <w:bCs/>
                <w:szCs w:val="26"/>
              </w:rPr>
              <w:pPrChange w:id="858" w:author="HIKARI" w:date="2019-11-08T23:00:00Z">
                <w:pPr/>
              </w:pPrChange>
            </w:pPr>
            <w:proofErr w:type="spellStart"/>
            <w:r w:rsidRPr="00E24C10">
              <w:rPr>
                <w:b w:val="0"/>
                <w:bCs/>
                <w:szCs w:val="26"/>
              </w:rPr>
              <w:t>Huỳnh</w:t>
            </w:r>
            <w:proofErr w:type="spellEnd"/>
            <w:r w:rsidRPr="00E24C10">
              <w:rPr>
                <w:b w:val="0"/>
                <w:bCs/>
                <w:szCs w:val="26"/>
              </w:rPr>
              <w:t xml:space="preserve"> Q.H. </w:t>
            </w:r>
            <w:proofErr w:type="spellStart"/>
            <w:r w:rsidRPr="00E24C10">
              <w:rPr>
                <w:b w:val="0"/>
                <w:bCs/>
                <w:szCs w:val="26"/>
              </w:rPr>
              <w:t>Vương</w:t>
            </w:r>
            <w:proofErr w:type="spellEnd"/>
          </w:p>
        </w:tc>
        <w:tc>
          <w:tcPr>
            <w:tcW w:w="6300" w:type="dxa"/>
            <w:tcPrChange w:id="859" w:author="HIKARI" w:date="2019-11-09T14:24:00Z">
              <w:tcPr>
                <w:tcW w:w="6030" w:type="dxa"/>
              </w:tcPr>
            </w:tcPrChange>
          </w:tcPr>
          <w:p w14:paraId="7CEAE40C" w14:textId="194A2FA9" w:rsidR="00F87BDF" w:rsidRDefault="000A1F2E" w:rsidP="000A1F2E">
            <w:pPr>
              <w:pStyle w:val="ListParagraph"/>
              <w:numPr>
                <w:ilvl w:val="0"/>
                <w:numId w:val="30"/>
              </w:numPr>
              <w:spacing w:before="60" w:after="60" w:line="360" w:lineRule="auto"/>
              <w:rPr>
                <w:ins w:id="860" w:author="HIKARI" w:date="2019-11-08T23:01:00Z"/>
                <w:b w:val="0"/>
                <w:bCs/>
                <w:szCs w:val="26"/>
              </w:rPr>
            </w:pPr>
            <w:proofErr w:type="spellStart"/>
            <w:ins w:id="861" w:author="HIKARI" w:date="2019-11-08T23:00:00Z">
              <w:r>
                <w:rPr>
                  <w:b w:val="0"/>
                  <w:bCs/>
                  <w:szCs w:val="26"/>
                </w:rPr>
                <w:t>Thiết</w:t>
              </w:r>
              <w:proofErr w:type="spellEnd"/>
              <w:r>
                <w:rPr>
                  <w:b w:val="0"/>
                  <w:bCs/>
                  <w:szCs w:val="26"/>
                </w:rPr>
                <w:t xml:space="preserve"> </w:t>
              </w:r>
              <w:proofErr w:type="spellStart"/>
              <w:r>
                <w:rPr>
                  <w:b w:val="0"/>
                  <w:bCs/>
                  <w:szCs w:val="26"/>
                </w:rPr>
                <w:t>kế</w:t>
              </w:r>
            </w:ins>
            <w:proofErr w:type="spellEnd"/>
            <w:ins w:id="862" w:author="HIKARI" w:date="2019-11-08T23:01:00Z">
              <w:r>
                <w:rPr>
                  <w:b w:val="0"/>
                  <w:bCs/>
                  <w:szCs w:val="26"/>
                </w:rPr>
                <w:t xml:space="preserve"> </w:t>
              </w:r>
              <w:proofErr w:type="spellStart"/>
              <w:r>
                <w:rPr>
                  <w:b w:val="0"/>
                  <w:bCs/>
                  <w:szCs w:val="26"/>
                </w:rPr>
                <w:t>chính</w:t>
              </w:r>
            </w:ins>
            <w:proofErr w:type="spellEnd"/>
            <w:ins w:id="863" w:author="HIKARI" w:date="2019-11-08T23:00:00Z">
              <w:r>
                <w:rPr>
                  <w:b w:val="0"/>
                  <w:bCs/>
                  <w:szCs w:val="26"/>
                </w:rPr>
                <w:t xml:space="preserve"> </w:t>
              </w:r>
              <w:proofErr w:type="spellStart"/>
              <w:r>
                <w:rPr>
                  <w:b w:val="0"/>
                  <w:bCs/>
                  <w:szCs w:val="26"/>
                </w:rPr>
                <w:t>các</w:t>
              </w:r>
              <w:proofErr w:type="spellEnd"/>
              <w:r>
                <w:rPr>
                  <w:b w:val="0"/>
                  <w:bCs/>
                  <w:szCs w:val="26"/>
                </w:rPr>
                <w:t xml:space="preserve"> </w:t>
              </w:r>
              <w:proofErr w:type="spellStart"/>
              <w:r>
                <w:rPr>
                  <w:b w:val="0"/>
                  <w:bCs/>
                  <w:szCs w:val="26"/>
                </w:rPr>
                <w:t>lớp</w:t>
              </w:r>
              <w:proofErr w:type="spellEnd"/>
              <w:r>
                <w:rPr>
                  <w:b w:val="0"/>
                  <w:bCs/>
                  <w:szCs w:val="26"/>
                </w:rPr>
                <w:t xml:space="preserve"> </w:t>
              </w:r>
              <w:proofErr w:type="spellStart"/>
              <w:r>
                <w:rPr>
                  <w:b w:val="0"/>
                  <w:bCs/>
                  <w:szCs w:val="26"/>
                </w:rPr>
                <w:t>của</w:t>
              </w:r>
              <w:proofErr w:type="spellEnd"/>
              <w:r>
                <w:rPr>
                  <w:b w:val="0"/>
                  <w:bCs/>
                  <w:szCs w:val="26"/>
                </w:rPr>
                <w:t xml:space="preserve"> </w:t>
              </w:r>
            </w:ins>
            <w:ins w:id="864" w:author="HIKARI" w:date="2019-11-08T23:01:00Z">
              <w:r>
                <w:rPr>
                  <w:b w:val="0"/>
                  <w:bCs/>
                  <w:szCs w:val="26"/>
                </w:rPr>
                <w:t>TensorFlow Layer API</w:t>
              </w:r>
            </w:ins>
          </w:p>
          <w:p w14:paraId="57E6182B" w14:textId="77777777" w:rsidR="000A1F2E" w:rsidRDefault="000A1F2E" w:rsidP="000A1F2E">
            <w:pPr>
              <w:pStyle w:val="ListParagraph"/>
              <w:numPr>
                <w:ilvl w:val="0"/>
                <w:numId w:val="30"/>
              </w:numPr>
              <w:spacing w:before="60" w:after="60" w:line="360" w:lineRule="auto"/>
              <w:rPr>
                <w:ins w:id="865" w:author="HIKARI" w:date="2019-11-08T23:01:00Z"/>
                <w:b w:val="0"/>
                <w:bCs/>
                <w:szCs w:val="26"/>
              </w:rPr>
            </w:pPr>
            <w:proofErr w:type="spellStart"/>
            <w:ins w:id="866" w:author="HIKARI" w:date="2019-11-08T23:01:00Z">
              <w:r>
                <w:rPr>
                  <w:b w:val="0"/>
                  <w:bCs/>
                  <w:szCs w:val="26"/>
                </w:rPr>
                <w:t>Thiết</w:t>
              </w:r>
              <w:proofErr w:type="spellEnd"/>
              <w:r>
                <w:rPr>
                  <w:b w:val="0"/>
                  <w:bCs/>
                  <w:szCs w:val="26"/>
                </w:rPr>
                <w:t xml:space="preserve"> </w:t>
              </w:r>
              <w:proofErr w:type="spellStart"/>
              <w:r>
                <w:rPr>
                  <w:b w:val="0"/>
                  <w:bCs/>
                  <w:szCs w:val="26"/>
                </w:rPr>
                <w:t>kế</w:t>
              </w:r>
              <w:proofErr w:type="spellEnd"/>
              <w:r>
                <w:rPr>
                  <w:b w:val="0"/>
                  <w:bCs/>
                  <w:szCs w:val="26"/>
                </w:rPr>
                <w:t xml:space="preserve"> </w:t>
              </w:r>
              <w:proofErr w:type="spellStart"/>
              <w:r>
                <w:rPr>
                  <w:b w:val="0"/>
                  <w:bCs/>
                  <w:szCs w:val="26"/>
                </w:rPr>
                <w:t>chính</w:t>
              </w:r>
              <w:proofErr w:type="spellEnd"/>
              <w:r>
                <w:rPr>
                  <w:b w:val="0"/>
                  <w:bCs/>
                  <w:szCs w:val="26"/>
                </w:rPr>
                <w:t xml:space="preserve"> </w:t>
              </w:r>
              <w:proofErr w:type="spellStart"/>
              <w:r>
                <w:rPr>
                  <w:b w:val="0"/>
                  <w:bCs/>
                  <w:szCs w:val="26"/>
                </w:rPr>
                <w:t>các</w:t>
              </w:r>
              <w:proofErr w:type="spellEnd"/>
              <w:r>
                <w:rPr>
                  <w:b w:val="0"/>
                  <w:bCs/>
                  <w:szCs w:val="26"/>
                </w:rPr>
                <w:t xml:space="preserve"> </w:t>
              </w:r>
              <w:proofErr w:type="spellStart"/>
              <w:r>
                <w:rPr>
                  <w:b w:val="0"/>
                  <w:bCs/>
                  <w:szCs w:val="26"/>
                </w:rPr>
                <w:t>lớp</w:t>
              </w:r>
              <w:proofErr w:type="spellEnd"/>
              <w:r>
                <w:rPr>
                  <w:b w:val="0"/>
                  <w:bCs/>
                  <w:szCs w:val="26"/>
                </w:rPr>
                <w:t xml:space="preserve"> </w:t>
              </w:r>
              <w:proofErr w:type="spellStart"/>
              <w:r>
                <w:rPr>
                  <w:b w:val="0"/>
                  <w:bCs/>
                  <w:szCs w:val="26"/>
                </w:rPr>
                <w:t>chức</w:t>
              </w:r>
              <w:proofErr w:type="spellEnd"/>
              <w:r>
                <w:rPr>
                  <w:b w:val="0"/>
                  <w:bCs/>
                  <w:szCs w:val="26"/>
                </w:rPr>
                <w:t xml:space="preserve"> </w:t>
              </w:r>
              <w:proofErr w:type="spellStart"/>
              <w:r>
                <w:rPr>
                  <w:b w:val="0"/>
                  <w:bCs/>
                  <w:szCs w:val="26"/>
                </w:rPr>
                <w:t>năng</w:t>
              </w:r>
              <w:proofErr w:type="spellEnd"/>
              <w:r>
                <w:rPr>
                  <w:b w:val="0"/>
                  <w:bCs/>
                  <w:szCs w:val="26"/>
                </w:rPr>
                <w:t xml:space="preserve"> </w:t>
              </w:r>
              <w:proofErr w:type="spellStart"/>
              <w:r>
                <w:rPr>
                  <w:b w:val="0"/>
                  <w:bCs/>
                  <w:szCs w:val="26"/>
                </w:rPr>
                <w:t>cho</w:t>
              </w:r>
              <w:proofErr w:type="spellEnd"/>
              <w:r>
                <w:rPr>
                  <w:b w:val="0"/>
                  <w:bCs/>
                  <w:szCs w:val="26"/>
                </w:rPr>
                <w:t xml:space="preserve"> </w:t>
              </w:r>
              <w:proofErr w:type="spellStart"/>
              <w:r>
                <w:rPr>
                  <w:b w:val="0"/>
                  <w:bCs/>
                  <w:szCs w:val="26"/>
                </w:rPr>
                <w:t>phần</w:t>
              </w:r>
              <w:proofErr w:type="spellEnd"/>
              <w:r>
                <w:rPr>
                  <w:b w:val="0"/>
                  <w:bCs/>
                  <w:szCs w:val="26"/>
                </w:rPr>
                <w:t xml:space="preserve"> </w:t>
              </w:r>
              <w:proofErr w:type="spellStart"/>
              <w:r>
                <w:rPr>
                  <w:b w:val="0"/>
                  <w:bCs/>
                  <w:szCs w:val="26"/>
                </w:rPr>
                <w:t>mềm</w:t>
              </w:r>
              <w:proofErr w:type="spellEnd"/>
            </w:ins>
          </w:p>
          <w:p w14:paraId="2355A50F" w14:textId="23BC6291" w:rsidR="000A1F2E" w:rsidRPr="00EE00F8" w:rsidRDefault="000A1F2E">
            <w:pPr>
              <w:pStyle w:val="ListParagraph"/>
              <w:numPr>
                <w:ilvl w:val="0"/>
                <w:numId w:val="30"/>
              </w:numPr>
              <w:spacing w:before="60" w:after="60"/>
              <w:rPr>
                <w:b w:val="0"/>
                <w:bCs/>
                <w:szCs w:val="26"/>
              </w:rPr>
              <w:pPrChange w:id="867" w:author="HIKARI" w:date="2019-11-08T23:00:00Z">
                <w:pPr/>
              </w:pPrChange>
            </w:pPr>
            <w:proofErr w:type="spellStart"/>
            <w:ins w:id="868" w:author="HIKARI" w:date="2019-11-08T23:01:00Z">
              <w:r>
                <w:rPr>
                  <w:b w:val="0"/>
                  <w:bCs/>
                  <w:szCs w:val="26"/>
                </w:rPr>
                <w:t>Thiết</w:t>
              </w:r>
              <w:proofErr w:type="spellEnd"/>
              <w:r>
                <w:rPr>
                  <w:b w:val="0"/>
                  <w:bCs/>
                  <w:szCs w:val="26"/>
                </w:rPr>
                <w:t xml:space="preserve"> </w:t>
              </w:r>
              <w:proofErr w:type="spellStart"/>
              <w:r>
                <w:rPr>
                  <w:b w:val="0"/>
                  <w:bCs/>
                  <w:szCs w:val="26"/>
                </w:rPr>
                <w:t>kế</w:t>
              </w:r>
              <w:proofErr w:type="spellEnd"/>
              <w:r>
                <w:rPr>
                  <w:b w:val="0"/>
                  <w:bCs/>
                  <w:szCs w:val="26"/>
                </w:rPr>
                <w:t xml:space="preserve"> </w:t>
              </w:r>
              <w:proofErr w:type="spellStart"/>
              <w:r>
                <w:rPr>
                  <w:b w:val="0"/>
                  <w:bCs/>
                  <w:szCs w:val="26"/>
                </w:rPr>
                <w:t>thuật</w:t>
              </w:r>
              <w:proofErr w:type="spellEnd"/>
              <w:r>
                <w:rPr>
                  <w:b w:val="0"/>
                  <w:bCs/>
                  <w:szCs w:val="26"/>
                </w:rPr>
                <w:t xml:space="preserve"> </w:t>
              </w:r>
              <w:proofErr w:type="spellStart"/>
              <w:r>
                <w:rPr>
                  <w:b w:val="0"/>
                  <w:bCs/>
                  <w:szCs w:val="26"/>
                </w:rPr>
                <w:t>toán</w:t>
              </w:r>
              <w:proofErr w:type="spellEnd"/>
              <w:r>
                <w:rPr>
                  <w:b w:val="0"/>
                  <w:bCs/>
                  <w:szCs w:val="26"/>
                </w:rPr>
                <w:t xml:space="preserve"> </w:t>
              </w:r>
              <w:proofErr w:type="spellStart"/>
              <w:r>
                <w:rPr>
                  <w:b w:val="0"/>
                  <w:bCs/>
                  <w:szCs w:val="26"/>
                </w:rPr>
                <w:t>đọc</w:t>
              </w:r>
              <w:proofErr w:type="spellEnd"/>
              <w:r>
                <w:rPr>
                  <w:b w:val="0"/>
                  <w:bCs/>
                  <w:szCs w:val="26"/>
                </w:rPr>
                <w:t xml:space="preserve"> input </w:t>
              </w:r>
              <w:proofErr w:type="spellStart"/>
              <w:r>
                <w:rPr>
                  <w:b w:val="0"/>
                  <w:bCs/>
                  <w:szCs w:val="26"/>
                </w:rPr>
                <w:t>và</w:t>
              </w:r>
              <w:proofErr w:type="spellEnd"/>
              <w:r>
                <w:rPr>
                  <w:b w:val="0"/>
                  <w:bCs/>
                  <w:szCs w:val="26"/>
                </w:rPr>
                <w:t xml:space="preserve"> </w:t>
              </w:r>
              <w:proofErr w:type="spellStart"/>
              <w:r>
                <w:rPr>
                  <w:b w:val="0"/>
                  <w:bCs/>
                  <w:szCs w:val="26"/>
                </w:rPr>
                <w:t>dựng</w:t>
              </w:r>
              <w:proofErr w:type="spellEnd"/>
              <w:r>
                <w:rPr>
                  <w:b w:val="0"/>
                  <w:bCs/>
                  <w:szCs w:val="26"/>
                </w:rPr>
                <w:t xml:space="preserve"> </w:t>
              </w:r>
              <w:proofErr w:type="spellStart"/>
              <w:r>
                <w:rPr>
                  <w:b w:val="0"/>
                  <w:bCs/>
                  <w:szCs w:val="26"/>
                </w:rPr>
                <w:t>đồ</w:t>
              </w:r>
              <w:proofErr w:type="spellEnd"/>
              <w:r>
                <w:rPr>
                  <w:b w:val="0"/>
                  <w:bCs/>
                  <w:szCs w:val="26"/>
                </w:rPr>
                <w:t xml:space="preserve"> </w:t>
              </w:r>
            </w:ins>
            <w:proofErr w:type="spellStart"/>
            <w:ins w:id="869" w:author="HIKARI" w:date="2019-11-08T23:02:00Z">
              <w:r>
                <w:rPr>
                  <w:b w:val="0"/>
                  <w:bCs/>
                  <w:szCs w:val="26"/>
                </w:rPr>
                <w:t>hoạ</w:t>
              </w:r>
            </w:ins>
            <w:proofErr w:type="spellEnd"/>
          </w:p>
        </w:tc>
        <w:tc>
          <w:tcPr>
            <w:tcW w:w="1350" w:type="dxa"/>
            <w:vAlign w:val="center"/>
            <w:tcPrChange w:id="870" w:author="HIKARI" w:date="2019-11-09T14:24:00Z">
              <w:tcPr>
                <w:tcW w:w="1273" w:type="dxa"/>
              </w:tcPr>
            </w:tcPrChange>
          </w:tcPr>
          <w:p w14:paraId="27A9FE3A" w14:textId="4AFAA8D0" w:rsidR="00F87BDF" w:rsidRPr="00E24C10" w:rsidRDefault="008B2530">
            <w:pPr>
              <w:spacing w:before="60" w:after="60" w:line="360" w:lineRule="auto"/>
              <w:jc w:val="center"/>
              <w:rPr>
                <w:b w:val="0"/>
                <w:bCs/>
                <w:szCs w:val="26"/>
              </w:rPr>
              <w:pPrChange w:id="871" w:author="HIKARI" w:date="2019-11-08T23:02:00Z">
                <w:pPr/>
              </w:pPrChange>
            </w:pPr>
            <w:ins w:id="872" w:author="HIKARI" w:date="2019-11-09T16:45:00Z">
              <w:r>
                <w:rPr>
                  <w:b w:val="0"/>
                  <w:bCs/>
                  <w:szCs w:val="26"/>
                </w:rPr>
                <w:t>60</w:t>
              </w:r>
            </w:ins>
            <w:ins w:id="873" w:author="HIKARI" w:date="2019-11-09T13:53:00Z">
              <w:r w:rsidR="00722752">
                <w:rPr>
                  <w:b w:val="0"/>
                  <w:bCs/>
                  <w:szCs w:val="26"/>
                </w:rPr>
                <w:t>%</w:t>
              </w:r>
            </w:ins>
          </w:p>
        </w:tc>
      </w:tr>
      <w:tr w:rsidR="00F87BDF" w:rsidRPr="00E24C10" w14:paraId="1C2F509B" w14:textId="77777777" w:rsidTr="008A6D23">
        <w:tc>
          <w:tcPr>
            <w:tcW w:w="625" w:type="dxa"/>
            <w:tcPrChange w:id="874" w:author="HIKARI" w:date="2019-11-09T14:24:00Z">
              <w:tcPr>
                <w:tcW w:w="625" w:type="dxa"/>
              </w:tcPr>
            </w:tcPrChange>
          </w:tcPr>
          <w:p w14:paraId="48DCAA94" w14:textId="0A7CF76B" w:rsidR="00F87BDF" w:rsidRPr="00E24C10" w:rsidRDefault="00F87BDF">
            <w:pPr>
              <w:spacing w:before="60" w:after="60" w:line="360" w:lineRule="auto"/>
              <w:jc w:val="center"/>
              <w:rPr>
                <w:b w:val="0"/>
                <w:bCs/>
                <w:szCs w:val="26"/>
              </w:rPr>
              <w:pPrChange w:id="875" w:author="HIKARI" w:date="2019-11-08T23:00:00Z">
                <w:pPr>
                  <w:jc w:val="center"/>
                </w:pPr>
              </w:pPrChange>
            </w:pPr>
            <w:r w:rsidRPr="00E24C10">
              <w:rPr>
                <w:b w:val="0"/>
                <w:bCs/>
                <w:szCs w:val="26"/>
              </w:rPr>
              <w:t>2</w:t>
            </w:r>
          </w:p>
        </w:tc>
        <w:tc>
          <w:tcPr>
            <w:tcW w:w="2430" w:type="dxa"/>
            <w:tcPrChange w:id="876" w:author="HIKARI" w:date="2019-11-09T14:24:00Z">
              <w:tcPr>
                <w:tcW w:w="2430" w:type="dxa"/>
              </w:tcPr>
            </w:tcPrChange>
          </w:tcPr>
          <w:p w14:paraId="5488CE66" w14:textId="7A21C7F5" w:rsidR="00F87BDF" w:rsidRPr="00E24C10" w:rsidRDefault="00722752">
            <w:pPr>
              <w:spacing w:before="60" w:after="60" w:line="360" w:lineRule="auto"/>
              <w:rPr>
                <w:b w:val="0"/>
                <w:bCs/>
                <w:szCs w:val="26"/>
              </w:rPr>
              <w:pPrChange w:id="877" w:author="HIKARI" w:date="2019-11-08T23:00:00Z">
                <w:pPr/>
              </w:pPrChange>
            </w:pPr>
            <w:proofErr w:type="spellStart"/>
            <w:ins w:id="878" w:author="HIKARI" w:date="2019-11-09T13:53:00Z">
              <w:r>
                <w:rPr>
                  <w:b w:val="0"/>
                  <w:bCs/>
                  <w:szCs w:val="26"/>
                </w:rPr>
                <w:t>Bùi</w:t>
              </w:r>
              <w:proofErr w:type="spellEnd"/>
              <w:r>
                <w:rPr>
                  <w:b w:val="0"/>
                  <w:bCs/>
                  <w:szCs w:val="26"/>
                </w:rPr>
                <w:t xml:space="preserve"> </w:t>
              </w:r>
            </w:ins>
            <w:r w:rsidR="00F87BDF" w:rsidRPr="00E24C10">
              <w:rPr>
                <w:b w:val="0"/>
                <w:bCs/>
                <w:szCs w:val="26"/>
              </w:rPr>
              <w:t xml:space="preserve">Minh </w:t>
            </w:r>
            <w:proofErr w:type="spellStart"/>
            <w:r w:rsidR="00F87BDF" w:rsidRPr="00E24C10">
              <w:rPr>
                <w:b w:val="0"/>
                <w:bCs/>
                <w:szCs w:val="26"/>
              </w:rPr>
              <w:t>Trung</w:t>
            </w:r>
            <w:proofErr w:type="spellEnd"/>
          </w:p>
        </w:tc>
        <w:tc>
          <w:tcPr>
            <w:tcW w:w="6300" w:type="dxa"/>
            <w:tcPrChange w:id="879" w:author="HIKARI" w:date="2019-11-09T14:24:00Z">
              <w:tcPr>
                <w:tcW w:w="6030" w:type="dxa"/>
              </w:tcPr>
            </w:tcPrChange>
          </w:tcPr>
          <w:p w14:paraId="1F6308B5" w14:textId="4A6B0757" w:rsidR="00F87BDF" w:rsidRPr="00B11AC4" w:rsidRDefault="00B11AC4">
            <w:pPr>
              <w:pStyle w:val="ListParagraph"/>
              <w:numPr>
                <w:ilvl w:val="0"/>
                <w:numId w:val="30"/>
              </w:numPr>
              <w:spacing w:before="60" w:after="60"/>
              <w:rPr>
                <w:b w:val="0"/>
                <w:bCs/>
                <w:szCs w:val="26"/>
                <w:rPrChange w:id="880" w:author="HIKARI" w:date="2019-11-09T14:58:00Z">
                  <w:rPr>
                    <w:b w:val="0"/>
                  </w:rPr>
                </w:rPrChange>
              </w:rPr>
              <w:pPrChange w:id="881" w:author="HIKARI" w:date="2019-11-09T14:58:00Z">
                <w:pPr/>
              </w:pPrChange>
            </w:pPr>
            <w:proofErr w:type="spellStart"/>
            <w:ins w:id="882" w:author="HIKARI" w:date="2019-11-09T14:58:00Z">
              <w:r w:rsidRPr="00EE00F8">
                <w:rPr>
                  <w:b w:val="0"/>
                  <w:bCs/>
                  <w:szCs w:val="26"/>
                </w:rPr>
                <w:t>Thiết</w:t>
              </w:r>
              <w:proofErr w:type="spellEnd"/>
              <w:r w:rsidRPr="00EE00F8">
                <w:rPr>
                  <w:b w:val="0"/>
                  <w:bCs/>
                  <w:szCs w:val="26"/>
                </w:rPr>
                <w:t xml:space="preserve"> </w:t>
              </w:r>
              <w:proofErr w:type="spellStart"/>
              <w:r w:rsidRPr="00EE00F8">
                <w:rPr>
                  <w:b w:val="0"/>
                  <w:bCs/>
                  <w:szCs w:val="26"/>
                </w:rPr>
                <w:t>k</w:t>
              </w:r>
              <w:r w:rsidRPr="000D50D6">
                <w:rPr>
                  <w:b w:val="0"/>
                  <w:bCs/>
                  <w:szCs w:val="26"/>
                </w:rPr>
                <w:t>ế</w:t>
              </w:r>
              <w:proofErr w:type="spellEnd"/>
              <w:r w:rsidRPr="000D50D6">
                <w:rPr>
                  <w:b w:val="0"/>
                  <w:bCs/>
                  <w:szCs w:val="26"/>
                </w:rPr>
                <w:t xml:space="preserve"> </w:t>
              </w:r>
              <w:proofErr w:type="spellStart"/>
              <w:r w:rsidRPr="000D50D6">
                <w:rPr>
                  <w:b w:val="0"/>
                  <w:bCs/>
                  <w:szCs w:val="26"/>
                </w:rPr>
                <w:t>giao</w:t>
              </w:r>
              <w:proofErr w:type="spellEnd"/>
              <w:r w:rsidRPr="000D50D6">
                <w:rPr>
                  <w:b w:val="0"/>
                  <w:bCs/>
                  <w:szCs w:val="26"/>
                </w:rPr>
                <w:t xml:space="preserve"> </w:t>
              </w:r>
              <w:proofErr w:type="spellStart"/>
              <w:r w:rsidRPr="000D50D6">
                <w:rPr>
                  <w:b w:val="0"/>
                  <w:bCs/>
                  <w:szCs w:val="26"/>
                </w:rPr>
                <w:t>diệ</w:t>
              </w:r>
              <w:r w:rsidRPr="00B11AC4">
                <w:rPr>
                  <w:b w:val="0"/>
                  <w:bCs/>
                  <w:szCs w:val="26"/>
                  <w:rPrChange w:id="883" w:author="HIKARI" w:date="2019-11-09T14:58:00Z">
                    <w:rPr>
                      <w:b w:val="0"/>
                    </w:rPr>
                  </w:rPrChange>
                </w:rPr>
                <w:t>n</w:t>
              </w:r>
              <w:proofErr w:type="spellEnd"/>
              <w:r w:rsidRPr="00B11AC4">
                <w:rPr>
                  <w:b w:val="0"/>
                  <w:bCs/>
                  <w:szCs w:val="26"/>
                  <w:rPrChange w:id="884" w:author="HIKARI" w:date="2019-11-09T14:58:00Z">
                    <w:rPr>
                      <w:b w:val="0"/>
                    </w:rPr>
                  </w:rPrChange>
                </w:rPr>
                <w:t xml:space="preserve"> </w:t>
              </w:r>
              <w:proofErr w:type="spellStart"/>
              <w:r w:rsidRPr="00B11AC4">
                <w:rPr>
                  <w:b w:val="0"/>
                  <w:bCs/>
                  <w:szCs w:val="26"/>
                  <w:rPrChange w:id="885" w:author="HIKARI" w:date="2019-11-09T14:58:00Z">
                    <w:rPr>
                      <w:b w:val="0"/>
                    </w:rPr>
                  </w:rPrChange>
                </w:rPr>
                <w:t>phần</w:t>
              </w:r>
              <w:proofErr w:type="spellEnd"/>
              <w:r w:rsidRPr="00B11AC4">
                <w:rPr>
                  <w:b w:val="0"/>
                  <w:bCs/>
                  <w:szCs w:val="26"/>
                  <w:rPrChange w:id="886" w:author="HIKARI" w:date="2019-11-09T14:58:00Z">
                    <w:rPr>
                      <w:b w:val="0"/>
                    </w:rPr>
                  </w:rPrChange>
                </w:rPr>
                <w:t xml:space="preserve"> </w:t>
              </w:r>
              <w:proofErr w:type="spellStart"/>
              <w:r w:rsidRPr="00B11AC4">
                <w:rPr>
                  <w:b w:val="0"/>
                  <w:bCs/>
                  <w:szCs w:val="26"/>
                  <w:rPrChange w:id="887" w:author="HIKARI" w:date="2019-11-09T14:58:00Z">
                    <w:rPr>
                      <w:b w:val="0"/>
                    </w:rPr>
                  </w:rPrChange>
                </w:rPr>
                <w:t>mềm</w:t>
              </w:r>
              <w:proofErr w:type="spellEnd"/>
              <w:r w:rsidRPr="00B11AC4">
                <w:rPr>
                  <w:b w:val="0"/>
                  <w:bCs/>
                  <w:szCs w:val="26"/>
                  <w:rPrChange w:id="888" w:author="HIKARI" w:date="2019-11-09T14:58:00Z">
                    <w:rPr>
                      <w:b w:val="0"/>
                    </w:rPr>
                  </w:rPrChange>
                </w:rPr>
                <w:t xml:space="preserve"> </w:t>
              </w:r>
              <w:proofErr w:type="spellStart"/>
              <w:r w:rsidRPr="00B11AC4">
                <w:rPr>
                  <w:b w:val="0"/>
                  <w:bCs/>
                  <w:szCs w:val="26"/>
                  <w:rPrChange w:id="889" w:author="HIKARI" w:date="2019-11-09T14:58:00Z">
                    <w:rPr>
                      <w:b w:val="0"/>
                    </w:rPr>
                  </w:rPrChange>
                </w:rPr>
                <w:t>và</w:t>
              </w:r>
              <w:proofErr w:type="spellEnd"/>
              <w:r w:rsidRPr="00B11AC4">
                <w:rPr>
                  <w:b w:val="0"/>
                  <w:bCs/>
                  <w:szCs w:val="26"/>
                  <w:rPrChange w:id="890" w:author="HIKARI" w:date="2019-11-09T14:58:00Z">
                    <w:rPr>
                      <w:b w:val="0"/>
                    </w:rPr>
                  </w:rPrChange>
                </w:rPr>
                <w:t xml:space="preserve"> </w:t>
              </w:r>
              <w:proofErr w:type="spellStart"/>
              <w:r w:rsidRPr="00B11AC4">
                <w:rPr>
                  <w:b w:val="0"/>
                  <w:bCs/>
                  <w:szCs w:val="26"/>
                  <w:rPrChange w:id="891" w:author="HIKARI" w:date="2019-11-09T14:58:00Z">
                    <w:rPr>
                      <w:b w:val="0"/>
                    </w:rPr>
                  </w:rPrChange>
                </w:rPr>
                <w:t>báo</w:t>
              </w:r>
              <w:proofErr w:type="spellEnd"/>
              <w:r w:rsidRPr="00B11AC4">
                <w:rPr>
                  <w:b w:val="0"/>
                  <w:bCs/>
                  <w:szCs w:val="26"/>
                  <w:rPrChange w:id="892" w:author="HIKARI" w:date="2019-11-09T14:58:00Z">
                    <w:rPr>
                      <w:b w:val="0"/>
                    </w:rPr>
                  </w:rPrChange>
                </w:rPr>
                <w:t xml:space="preserve"> </w:t>
              </w:r>
              <w:proofErr w:type="spellStart"/>
              <w:r w:rsidRPr="00B11AC4">
                <w:rPr>
                  <w:b w:val="0"/>
                  <w:bCs/>
                  <w:szCs w:val="26"/>
                  <w:rPrChange w:id="893" w:author="HIKARI" w:date="2019-11-09T14:58:00Z">
                    <w:rPr>
                      <w:b w:val="0"/>
                    </w:rPr>
                  </w:rPrChange>
                </w:rPr>
                <w:t>cáo</w:t>
              </w:r>
            </w:ins>
            <w:proofErr w:type="spellEnd"/>
          </w:p>
        </w:tc>
        <w:tc>
          <w:tcPr>
            <w:tcW w:w="1350" w:type="dxa"/>
            <w:vAlign w:val="center"/>
            <w:tcPrChange w:id="894" w:author="HIKARI" w:date="2019-11-09T14:24:00Z">
              <w:tcPr>
                <w:tcW w:w="1273" w:type="dxa"/>
              </w:tcPr>
            </w:tcPrChange>
          </w:tcPr>
          <w:p w14:paraId="3551BF94" w14:textId="45E7CE86" w:rsidR="00F87BDF" w:rsidRPr="00E24C10" w:rsidRDefault="008B2530">
            <w:pPr>
              <w:spacing w:before="60" w:after="60" w:line="360" w:lineRule="auto"/>
              <w:jc w:val="center"/>
              <w:rPr>
                <w:b w:val="0"/>
                <w:bCs/>
                <w:szCs w:val="26"/>
              </w:rPr>
              <w:pPrChange w:id="895" w:author="HIKARI" w:date="2019-11-08T23:02:00Z">
                <w:pPr/>
              </w:pPrChange>
            </w:pPr>
            <w:ins w:id="896" w:author="HIKARI" w:date="2019-11-09T16:45:00Z">
              <w:r>
                <w:rPr>
                  <w:b w:val="0"/>
                  <w:bCs/>
                  <w:szCs w:val="26"/>
                </w:rPr>
                <w:t>20</w:t>
              </w:r>
            </w:ins>
            <w:ins w:id="897" w:author="HIKARI" w:date="2019-11-09T13:53:00Z">
              <w:r w:rsidR="00722752">
                <w:rPr>
                  <w:b w:val="0"/>
                  <w:bCs/>
                  <w:szCs w:val="26"/>
                </w:rPr>
                <w:t>%</w:t>
              </w:r>
            </w:ins>
          </w:p>
        </w:tc>
      </w:tr>
      <w:tr w:rsidR="00F87BDF" w:rsidRPr="00E24C10" w14:paraId="7548C9F6" w14:textId="77777777" w:rsidTr="008A6D23">
        <w:tc>
          <w:tcPr>
            <w:tcW w:w="625" w:type="dxa"/>
            <w:tcPrChange w:id="898" w:author="HIKARI" w:date="2019-11-09T14:24:00Z">
              <w:tcPr>
                <w:tcW w:w="625" w:type="dxa"/>
              </w:tcPr>
            </w:tcPrChange>
          </w:tcPr>
          <w:p w14:paraId="5E341ADB" w14:textId="772C7911" w:rsidR="00F87BDF" w:rsidRPr="00E24C10" w:rsidRDefault="00F87BDF">
            <w:pPr>
              <w:spacing w:before="60" w:after="60" w:line="360" w:lineRule="auto"/>
              <w:jc w:val="center"/>
              <w:rPr>
                <w:b w:val="0"/>
                <w:bCs/>
                <w:szCs w:val="26"/>
              </w:rPr>
              <w:pPrChange w:id="899" w:author="HIKARI" w:date="2019-11-08T23:00:00Z">
                <w:pPr>
                  <w:jc w:val="center"/>
                </w:pPr>
              </w:pPrChange>
            </w:pPr>
            <w:r w:rsidRPr="00E24C10">
              <w:rPr>
                <w:b w:val="0"/>
                <w:bCs/>
                <w:szCs w:val="26"/>
              </w:rPr>
              <w:t>3</w:t>
            </w:r>
          </w:p>
        </w:tc>
        <w:tc>
          <w:tcPr>
            <w:tcW w:w="2430" w:type="dxa"/>
            <w:tcPrChange w:id="900" w:author="HIKARI" w:date="2019-11-09T14:24:00Z">
              <w:tcPr>
                <w:tcW w:w="2430" w:type="dxa"/>
              </w:tcPr>
            </w:tcPrChange>
          </w:tcPr>
          <w:p w14:paraId="0FF72784" w14:textId="1A1BDCFF" w:rsidR="00F87BDF" w:rsidRPr="00722752" w:rsidRDefault="00722752">
            <w:pPr>
              <w:spacing w:before="60" w:after="60" w:line="360" w:lineRule="auto"/>
              <w:rPr>
                <w:b w:val="0"/>
                <w:bCs/>
                <w:szCs w:val="26"/>
              </w:rPr>
              <w:pPrChange w:id="901" w:author="HIKARI" w:date="2019-11-08T23:00:00Z">
                <w:pPr/>
              </w:pPrChange>
            </w:pPr>
            <w:proofErr w:type="spellStart"/>
            <w:ins w:id="902" w:author="HIKARI" w:date="2019-11-09T13:53:00Z">
              <w:r w:rsidRPr="00722752">
                <w:rPr>
                  <w:b w:val="0"/>
                  <w:bCs/>
                  <w:szCs w:val="26"/>
                  <w:rPrChange w:id="903" w:author="HIKARI" w:date="2019-11-09T13:53:00Z">
                    <w:rPr>
                      <w:sz w:val="32"/>
                      <w:szCs w:val="28"/>
                    </w:rPr>
                  </w:rPrChange>
                </w:rPr>
                <w:t>Phạm</w:t>
              </w:r>
              <w:proofErr w:type="spellEnd"/>
              <w:r w:rsidRPr="00722752">
                <w:rPr>
                  <w:b w:val="0"/>
                  <w:bCs/>
                  <w:szCs w:val="26"/>
                  <w:rPrChange w:id="904" w:author="HIKARI" w:date="2019-11-09T13:53:00Z">
                    <w:rPr>
                      <w:sz w:val="32"/>
                      <w:szCs w:val="28"/>
                    </w:rPr>
                  </w:rPrChange>
                </w:rPr>
                <w:t xml:space="preserve"> </w:t>
              </w:r>
              <w:proofErr w:type="spellStart"/>
              <w:r w:rsidRPr="00722752">
                <w:rPr>
                  <w:b w:val="0"/>
                  <w:bCs/>
                  <w:szCs w:val="26"/>
                  <w:rPrChange w:id="905" w:author="HIKARI" w:date="2019-11-09T13:53:00Z">
                    <w:rPr>
                      <w:sz w:val="32"/>
                      <w:szCs w:val="28"/>
                    </w:rPr>
                  </w:rPrChange>
                </w:rPr>
                <w:t>Quốc</w:t>
              </w:r>
              <w:proofErr w:type="spellEnd"/>
              <w:r w:rsidRPr="00722752">
                <w:rPr>
                  <w:b w:val="0"/>
                  <w:bCs/>
                  <w:szCs w:val="26"/>
                  <w:rPrChange w:id="906" w:author="HIKARI" w:date="2019-11-09T13:53:00Z">
                    <w:rPr>
                      <w:sz w:val="32"/>
                      <w:szCs w:val="28"/>
                    </w:rPr>
                  </w:rPrChange>
                </w:rPr>
                <w:t xml:space="preserve"> </w:t>
              </w:r>
              <w:proofErr w:type="spellStart"/>
              <w:r w:rsidRPr="00722752">
                <w:rPr>
                  <w:b w:val="0"/>
                  <w:bCs/>
                  <w:szCs w:val="26"/>
                  <w:rPrChange w:id="907" w:author="HIKARI" w:date="2019-11-09T13:53:00Z">
                    <w:rPr>
                      <w:sz w:val="32"/>
                      <w:szCs w:val="28"/>
                    </w:rPr>
                  </w:rPrChange>
                </w:rPr>
                <w:t>Việt</w:t>
              </w:r>
            </w:ins>
            <w:proofErr w:type="spellEnd"/>
            <w:del w:id="908" w:author="HIKARI" w:date="2019-11-09T13:53:00Z">
              <w:r w:rsidR="00F87BDF" w:rsidRPr="00722752" w:rsidDel="00722752">
                <w:rPr>
                  <w:b w:val="0"/>
                  <w:bCs/>
                  <w:szCs w:val="26"/>
                </w:rPr>
                <w:delText>Việt</w:delText>
              </w:r>
            </w:del>
          </w:p>
        </w:tc>
        <w:tc>
          <w:tcPr>
            <w:tcW w:w="6300" w:type="dxa"/>
            <w:tcPrChange w:id="909" w:author="HIKARI" w:date="2019-11-09T14:24:00Z">
              <w:tcPr>
                <w:tcW w:w="6030" w:type="dxa"/>
              </w:tcPr>
            </w:tcPrChange>
          </w:tcPr>
          <w:p w14:paraId="17B3B245" w14:textId="0BE5A457" w:rsidR="00F87BDF" w:rsidRPr="00EE00F8" w:rsidRDefault="00B11AC4">
            <w:pPr>
              <w:pStyle w:val="ListParagraph"/>
              <w:numPr>
                <w:ilvl w:val="0"/>
                <w:numId w:val="30"/>
              </w:numPr>
              <w:spacing w:before="60" w:after="60"/>
              <w:rPr>
                <w:b w:val="0"/>
                <w:szCs w:val="26"/>
              </w:rPr>
              <w:pPrChange w:id="910" w:author="HIKARI" w:date="2019-11-09T14:58:00Z">
                <w:pPr/>
              </w:pPrChange>
            </w:pPr>
            <w:proofErr w:type="spellStart"/>
            <w:ins w:id="911" w:author="HIKARI" w:date="2019-11-09T14:58:00Z">
              <w:r w:rsidRPr="00B11AC4">
                <w:rPr>
                  <w:b w:val="0"/>
                  <w:szCs w:val="26"/>
                  <w:rPrChange w:id="912" w:author="HIKARI" w:date="2019-11-09T14:58:00Z">
                    <w:rPr/>
                  </w:rPrChange>
                </w:rPr>
                <w:t>Báo</w:t>
              </w:r>
              <w:proofErr w:type="spellEnd"/>
              <w:r w:rsidRPr="00B11AC4">
                <w:rPr>
                  <w:b w:val="0"/>
                  <w:szCs w:val="26"/>
                  <w:rPrChange w:id="913" w:author="HIKARI" w:date="2019-11-09T14:58:00Z">
                    <w:rPr/>
                  </w:rPrChange>
                </w:rPr>
                <w:t xml:space="preserve"> </w:t>
              </w:r>
              <w:proofErr w:type="spellStart"/>
              <w:r w:rsidRPr="00B11AC4">
                <w:rPr>
                  <w:b w:val="0"/>
                  <w:szCs w:val="26"/>
                  <w:rPrChange w:id="914" w:author="HIKARI" w:date="2019-11-09T14:58:00Z">
                    <w:rPr/>
                  </w:rPrChange>
                </w:rPr>
                <w:t>cáo</w:t>
              </w:r>
              <w:proofErr w:type="spellEnd"/>
              <w:r w:rsidRPr="00B11AC4">
                <w:rPr>
                  <w:b w:val="0"/>
                  <w:szCs w:val="26"/>
                  <w:rPrChange w:id="915" w:author="HIKARI" w:date="2019-11-09T14:58:00Z">
                    <w:rPr/>
                  </w:rPrChange>
                </w:rPr>
                <w:t xml:space="preserve"> </w:t>
              </w:r>
              <w:proofErr w:type="spellStart"/>
              <w:r w:rsidRPr="00B11AC4">
                <w:rPr>
                  <w:b w:val="0"/>
                  <w:szCs w:val="26"/>
                  <w:rPrChange w:id="916" w:author="HIKARI" w:date="2019-11-09T14:58:00Z">
                    <w:rPr/>
                  </w:rPrChange>
                </w:rPr>
                <w:t>và</w:t>
              </w:r>
              <w:proofErr w:type="spellEnd"/>
              <w:r w:rsidRPr="00B11AC4">
                <w:rPr>
                  <w:b w:val="0"/>
                  <w:szCs w:val="26"/>
                  <w:rPrChange w:id="917" w:author="HIKARI" w:date="2019-11-09T14:58:00Z">
                    <w:rPr/>
                  </w:rPrChange>
                </w:rPr>
                <w:t xml:space="preserve"> </w:t>
              </w:r>
              <w:proofErr w:type="spellStart"/>
              <w:r w:rsidRPr="00B11AC4">
                <w:rPr>
                  <w:b w:val="0"/>
                  <w:szCs w:val="26"/>
                  <w:rPrChange w:id="918" w:author="HIKARI" w:date="2019-11-09T14:58:00Z">
                    <w:rPr/>
                  </w:rPrChange>
                </w:rPr>
                <w:t>cài</w:t>
              </w:r>
              <w:proofErr w:type="spellEnd"/>
              <w:r w:rsidRPr="00B11AC4">
                <w:rPr>
                  <w:b w:val="0"/>
                  <w:szCs w:val="26"/>
                  <w:rPrChange w:id="919" w:author="HIKARI" w:date="2019-11-09T14:58:00Z">
                    <w:rPr/>
                  </w:rPrChange>
                </w:rPr>
                <w:t xml:space="preserve"> </w:t>
              </w:r>
              <w:proofErr w:type="spellStart"/>
              <w:r w:rsidRPr="00B11AC4">
                <w:rPr>
                  <w:b w:val="0"/>
                  <w:szCs w:val="26"/>
                  <w:rPrChange w:id="920" w:author="HIKARI" w:date="2019-11-09T14:58:00Z">
                    <w:rPr/>
                  </w:rPrChange>
                </w:rPr>
                <w:t>đặt</w:t>
              </w:r>
              <w:proofErr w:type="spellEnd"/>
              <w:r w:rsidRPr="00B11AC4">
                <w:rPr>
                  <w:b w:val="0"/>
                  <w:szCs w:val="26"/>
                  <w:rPrChange w:id="921" w:author="HIKARI" w:date="2019-11-09T14:58:00Z">
                    <w:rPr/>
                  </w:rPrChange>
                </w:rPr>
                <w:t xml:space="preserve"> </w:t>
              </w:r>
              <w:proofErr w:type="spellStart"/>
              <w:r w:rsidRPr="00B11AC4">
                <w:rPr>
                  <w:b w:val="0"/>
                  <w:szCs w:val="26"/>
                  <w:rPrChange w:id="922" w:author="HIKARI" w:date="2019-11-09T14:58:00Z">
                    <w:rPr/>
                  </w:rPrChange>
                </w:rPr>
                <w:t>và</w:t>
              </w:r>
              <w:proofErr w:type="spellEnd"/>
              <w:r w:rsidRPr="00B11AC4">
                <w:rPr>
                  <w:b w:val="0"/>
                  <w:szCs w:val="26"/>
                  <w:rPrChange w:id="923" w:author="HIKARI" w:date="2019-11-09T14:58:00Z">
                    <w:rPr/>
                  </w:rPrChange>
                </w:rPr>
                <w:t xml:space="preserve"> </w:t>
              </w:r>
              <w:proofErr w:type="spellStart"/>
              <w:r w:rsidRPr="00B11AC4">
                <w:rPr>
                  <w:b w:val="0"/>
                  <w:szCs w:val="26"/>
                  <w:rPrChange w:id="924" w:author="HIKARI" w:date="2019-11-09T14:58:00Z">
                    <w:rPr/>
                  </w:rPrChange>
                </w:rPr>
                <w:t>kiểm</w:t>
              </w:r>
              <w:proofErr w:type="spellEnd"/>
              <w:r w:rsidRPr="00B11AC4">
                <w:rPr>
                  <w:b w:val="0"/>
                  <w:szCs w:val="26"/>
                  <w:rPrChange w:id="925" w:author="HIKARI" w:date="2019-11-09T14:58:00Z">
                    <w:rPr/>
                  </w:rPrChange>
                </w:rPr>
                <w:t xml:space="preserve"> </w:t>
              </w:r>
              <w:proofErr w:type="spellStart"/>
              <w:r w:rsidRPr="00B11AC4">
                <w:rPr>
                  <w:b w:val="0"/>
                  <w:szCs w:val="26"/>
                  <w:rPrChange w:id="926" w:author="HIKARI" w:date="2019-11-09T14:58:00Z">
                    <w:rPr/>
                  </w:rPrChange>
                </w:rPr>
                <w:t>thử</w:t>
              </w:r>
              <w:proofErr w:type="spellEnd"/>
              <w:r w:rsidRPr="00B11AC4">
                <w:rPr>
                  <w:b w:val="0"/>
                  <w:szCs w:val="26"/>
                  <w:rPrChange w:id="927" w:author="HIKARI" w:date="2019-11-09T14:58:00Z">
                    <w:rPr/>
                  </w:rPrChange>
                </w:rPr>
                <w:t>.</w:t>
              </w:r>
            </w:ins>
          </w:p>
        </w:tc>
        <w:tc>
          <w:tcPr>
            <w:tcW w:w="1350" w:type="dxa"/>
            <w:vAlign w:val="center"/>
            <w:tcPrChange w:id="928" w:author="HIKARI" w:date="2019-11-09T14:24:00Z">
              <w:tcPr>
                <w:tcW w:w="1273" w:type="dxa"/>
              </w:tcPr>
            </w:tcPrChange>
          </w:tcPr>
          <w:p w14:paraId="63CAC733" w14:textId="11487694" w:rsidR="00F87BDF" w:rsidRPr="00E24C10" w:rsidRDefault="008B2530">
            <w:pPr>
              <w:spacing w:before="60" w:after="60" w:line="360" w:lineRule="auto"/>
              <w:jc w:val="center"/>
              <w:rPr>
                <w:b w:val="0"/>
                <w:bCs/>
                <w:szCs w:val="26"/>
              </w:rPr>
              <w:pPrChange w:id="929" w:author="HIKARI" w:date="2019-11-08T23:02:00Z">
                <w:pPr/>
              </w:pPrChange>
            </w:pPr>
            <w:ins w:id="930" w:author="HIKARI" w:date="2019-11-09T16:45:00Z">
              <w:r>
                <w:rPr>
                  <w:b w:val="0"/>
                  <w:bCs/>
                  <w:szCs w:val="26"/>
                </w:rPr>
                <w:t>20</w:t>
              </w:r>
            </w:ins>
            <w:ins w:id="931" w:author="HIKARI" w:date="2019-11-09T13:53:00Z">
              <w:r w:rsidR="00722752">
                <w:rPr>
                  <w:b w:val="0"/>
                  <w:bCs/>
                  <w:szCs w:val="26"/>
                </w:rPr>
                <w:t>%</w:t>
              </w:r>
            </w:ins>
          </w:p>
        </w:tc>
      </w:tr>
    </w:tbl>
    <w:p w14:paraId="1443E024" w14:textId="34A86413" w:rsidR="00214C88" w:rsidRDefault="00214C88" w:rsidP="004564FE">
      <w:pPr>
        <w:rPr>
          <w:b w:val="0"/>
          <w:szCs w:val="26"/>
        </w:rPr>
      </w:pPr>
    </w:p>
    <w:p w14:paraId="3B13EE18" w14:textId="1ACDB709" w:rsidR="00E70C9E" w:rsidRDefault="00E70C9E" w:rsidP="004564FE">
      <w:pPr>
        <w:rPr>
          <w:b w:val="0"/>
          <w:szCs w:val="26"/>
        </w:rPr>
      </w:pPr>
    </w:p>
    <w:p w14:paraId="60F3A7AA" w14:textId="506690C9" w:rsidR="00E70C9E" w:rsidRDefault="00E70C9E" w:rsidP="004564FE">
      <w:pPr>
        <w:rPr>
          <w:b w:val="0"/>
          <w:szCs w:val="26"/>
        </w:rPr>
      </w:pPr>
    </w:p>
    <w:p w14:paraId="09CD3DB3" w14:textId="5A04D9AF" w:rsidR="00E70C9E" w:rsidDel="00722752" w:rsidRDefault="00E70C9E" w:rsidP="004564FE">
      <w:pPr>
        <w:rPr>
          <w:del w:id="932" w:author="HIKARI" w:date="2019-11-09T13:52:00Z"/>
          <w:b w:val="0"/>
          <w:szCs w:val="26"/>
        </w:rPr>
      </w:pPr>
    </w:p>
    <w:p w14:paraId="071FF455" w14:textId="7B2365E8" w:rsidR="00E70C9E" w:rsidDel="00722752" w:rsidRDefault="00E70C9E" w:rsidP="004564FE">
      <w:pPr>
        <w:rPr>
          <w:del w:id="933" w:author="HIKARI" w:date="2019-11-09T13:52:00Z"/>
          <w:b w:val="0"/>
          <w:szCs w:val="26"/>
        </w:rPr>
      </w:pPr>
    </w:p>
    <w:p w14:paraId="180976FC" w14:textId="079614F9" w:rsidR="00E70C9E" w:rsidDel="00722752" w:rsidRDefault="00E70C9E" w:rsidP="004564FE">
      <w:pPr>
        <w:rPr>
          <w:del w:id="934" w:author="HIKARI" w:date="2019-11-09T13:52:00Z"/>
          <w:b w:val="0"/>
          <w:szCs w:val="26"/>
        </w:rPr>
      </w:pPr>
    </w:p>
    <w:p w14:paraId="23AF4084" w14:textId="30465732" w:rsidR="00E70C9E" w:rsidDel="00434820" w:rsidRDefault="00E70C9E" w:rsidP="004564FE">
      <w:pPr>
        <w:rPr>
          <w:del w:id="935" w:author="HIKARI" w:date="2019-11-08T23:10:00Z"/>
          <w:b w:val="0"/>
          <w:szCs w:val="26"/>
        </w:rPr>
      </w:pPr>
    </w:p>
    <w:p w14:paraId="158BE85E" w14:textId="05E408A2" w:rsidR="00E70C9E" w:rsidDel="00434820" w:rsidRDefault="00E70C9E" w:rsidP="004564FE">
      <w:pPr>
        <w:rPr>
          <w:del w:id="936" w:author="HIKARI" w:date="2019-11-08T23:10:00Z"/>
          <w:b w:val="0"/>
          <w:szCs w:val="26"/>
        </w:rPr>
      </w:pPr>
    </w:p>
    <w:p w14:paraId="182BD5E4" w14:textId="5BDB088A" w:rsidR="00AB4C11" w:rsidDel="00434820" w:rsidRDefault="00AB4C11" w:rsidP="004564FE">
      <w:pPr>
        <w:rPr>
          <w:del w:id="937" w:author="HIKARI" w:date="2019-11-08T23:10:00Z"/>
          <w:b w:val="0"/>
          <w:szCs w:val="26"/>
        </w:rPr>
      </w:pPr>
    </w:p>
    <w:p w14:paraId="7CE37D28" w14:textId="77777777" w:rsidR="001719AC" w:rsidDel="00434820" w:rsidRDefault="001719AC" w:rsidP="004564FE">
      <w:pPr>
        <w:rPr>
          <w:del w:id="938" w:author="HIKARI" w:date="2019-11-08T23:10:00Z"/>
          <w:b w:val="0"/>
          <w:szCs w:val="26"/>
        </w:rPr>
      </w:pPr>
    </w:p>
    <w:p w14:paraId="35649AFA" w14:textId="6F9A4594" w:rsidR="00AB4C11" w:rsidDel="00434820" w:rsidRDefault="00AB4C11" w:rsidP="004564FE">
      <w:pPr>
        <w:rPr>
          <w:del w:id="939" w:author="HIKARI" w:date="2019-11-08T23:10:00Z"/>
          <w:b w:val="0"/>
          <w:szCs w:val="26"/>
        </w:rPr>
      </w:pPr>
    </w:p>
    <w:p w14:paraId="25B0137B" w14:textId="77777777" w:rsidR="00E70C9E" w:rsidRPr="00E24C10" w:rsidRDefault="00E70C9E" w:rsidP="004564FE">
      <w:pPr>
        <w:rPr>
          <w:b w:val="0"/>
          <w:szCs w:val="26"/>
        </w:rPr>
      </w:pPr>
    </w:p>
    <w:p w14:paraId="2EBF7281" w14:textId="4E17A90C" w:rsidR="004564FE" w:rsidRDefault="008D15B5">
      <w:pPr>
        <w:pStyle w:val="Heading1"/>
        <w:pPrChange w:id="940" w:author="HIKARI" w:date="2019-11-08T21:22:00Z">
          <w:pPr>
            <w:jc w:val="center"/>
            <w:outlineLvl w:val="0"/>
          </w:pPr>
        </w:pPrChange>
      </w:pPr>
      <w:bookmarkStart w:id="941" w:name="_Toc24298333"/>
      <w:proofErr w:type="spellStart"/>
      <w:r>
        <w:lastRenderedPageBreak/>
        <w:t>C</w:t>
      </w:r>
      <w:r w:rsidRPr="00E24C10">
        <w:t>hương</w:t>
      </w:r>
      <w:proofErr w:type="spellEnd"/>
      <w:r w:rsidRPr="00E24C10">
        <w:t xml:space="preserve"> 3: </w:t>
      </w:r>
      <w:proofErr w:type="spellStart"/>
      <w:r>
        <w:t>T</w:t>
      </w:r>
      <w:r w:rsidRPr="00E24C10">
        <w:t>hiết</w:t>
      </w:r>
      <w:proofErr w:type="spellEnd"/>
      <w:r w:rsidRPr="00E24C10">
        <w:t xml:space="preserve"> </w:t>
      </w:r>
      <w:proofErr w:type="spellStart"/>
      <w:r w:rsidRPr="00E24C10">
        <w:t>kế</w:t>
      </w:r>
      <w:proofErr w:type="spellEnd"/>
      <w:r w:rsidRPr="00E24C10">
        <w:t xml:space="preserve"> </w:t>
      </w:r>
      <w:proofErr w:type="spellStart"/>
      <w:r w:rsidRPr="00E24C10">
        <w:t>phần</w:t>
      </w:r>
      <w:proofErr w:type="spellEnd"/>
      <w:r w:rsidRPr="00E24C10">
        <w:t xml:space="preserve"> </w:t>
      </w:r>
      <w:proofErr w:type="spellStart"/>
      <w:r w:rsidRPr="00E24C10">
        <w:t>mềm</w:t>
      </w:r>
      <w:bookmarkEnd w:id="941"/>
      <w:proofErr w:type="spellEnd"/>
    </w:p>
    <w:p w14:paraId="7CBCFEE8" w14:textId="53519F51" w:rsidR="00A86CCA" w:rsidRDefault="00A86CCA">
      <w:pPr>
        <w:pStyle w:val="Heading2"/>
        <w:numPr>
          <w:ilvl w:val="0"/>
          <w:numId w:val="21"/>
        </w:numPr>
        <w:pPrChange w:id="942" w:author="HIKARI" w:date="2019-11-08T21:22:00Z">
          <w:pPr>
            <w:pStyle w:val="ListParagraph"/>
            <w:numPr>
              <w:numId w:val="21"/>
            </w:numPr>
            <w:ind w:hanging="360"/>
            <w:outlineLvl w:val="0"/>
          </w:pPr>
        </w:pPrChange>
      </w:pPr>
      <w:bookmarkStart w:id="943" w:name="_Toc24298334"/>
      <w:proofErr w:type="spellStart"/>
      <w:r w:rsidRPr="00A86CCA">
        <w:t>Thuật</w:t>
      </w:r>
      <w:proofErr w:type="spellEnd"/>
      <w:r w:rsidRPr="00A86CCA">
        <w:t xml:space="preserve"> </w:t>
      </w:r>
      <w:proofErr w:type="spellStart"/>
      <w:r w:rsidRPr="00A86CCA">
        <w:t>toán</w:t>
      </w:r>
      <w:bookmarkEnd w:id="943"/>
      <w:proofErr w:type="spellEnd"/>
    </w:p>
    <w:p w14:paraId="0BE1514A" w14:textId="52A82015" w:rsidR="00A86CCA" w:rsidRDefault="00A86CCA">
      <w:pPr>
        <w:pStyle w:val="Heading3"/>
        <w:numPr>
          <w:ilvl w:val="1"/>
          <w:numId w:val="21"/>
        </w:numPr>
        <w:pPrChange w:id="944" w:author="HIKARI" w:date="2019-11-08T21:22:00Z">
          <w:pPr>
            <w:pStyle w:val="ListParagraph"/>
            <w:numPr>
              <w:ilvl w:val="1"/>
              <w:numId w:val="21"/>
            </w:numPr>
            <w:ind w:left="1440" w:hanging="720"/>
            <w:outlineLvl w:val="0"/>
          </w:pPr>
        </w:pPrChange>
      </w:pPr>
      <w:bookmarkStart w:id="945" w:name="_Toc24298335"/>
      <w:proofErr w:type="spellStart"/>
      <w:r w:rsidRPr="00A86CCA">
        <w:t>Đọc</w:t>
      </w:r>
      <w:proofErr w:type="spellEnd"/>
      <w:r w:rsidRPr="00A86CCA">
        <w:t xml:space="preserve"> </w:t>
      </w:r>
      <w:r>
        <w:t>input</w:t>
      </w:r>
      <w:bookmarkEnd w:id="945"/>
    </w:p>
    <w:p w14:paraId="63F28437" w14:textId="77777777" w:rsidR="00324FE9" w:rsidRDefault="00AF7E7F" w:rsidP="00324FE9">
      <w:pPr>
        <w:keepNext/>
      </w:pPr>
      <w:r>
        <w:rPr>
          <w:noProof/>
        </w:rPr>
        <w:t xml:space="preserve">            </w:t>
      </w:r>
      <w:r w:rsidR="002B6FC2">
        <w:rPr>
          <w:noProof/>
        </w:rPr>
        <w:drawing>
          <wp:inline distT="0" distB="0" distL="0" distR="0" wp14:anchorId="425783CE" wp14:editId="541B8617">
            <wp:extent cx="6058601" cy="818683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51237" cy="844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9E7E5" w14:textId="7C2603A9" w:rsidR="002B6FC2" w:rsidRPr="00324FE9" w:rsidRDefault="00324FE9" w:rsidP="00324FE9">
      <w:pPr>
        <w:pStyle w:val="Caption"/>
        <w:jc w:val="center"/>
        <w:rPr>
          <w:sz w:val="20"/>
          <w:szCs w:val="20"/>
        </w:rPr>
      </w:pPr>
      <w:bookmarkStart w:id="946" w:name="_Toc24298360"/>
      <w:proofErr w:type="spellStart"/>
      <w:r w:rsidRPr="00324FE9">
        <w:rPr>
          <w:sz w:val="20"/>
          <w:szCs w:val="20"/>
        </w:rPr>
        <w:t>Hình</w:t>
      </w:r>
      <w:proofErr w:type="spellEnd"/>
      <w:r w:rsidRPr="00324FE9">
        <w:rPr>
          <w:sz w:val="20"/>
          <w:szCs w:val="20"/>
        </w:rPr>
        <w:t xml:space="preserve"> </w:t>
      </w:r>
      <w:r w:rsidRPr="00324FE9">
        <w:rPr>
          <w:sz w:val="20"/>
          <w:szCs w:val="20"/>
        </w:rPr>
        <w:fldChar w:fldCharType="begin"/>
      </w:r>
      <w:r w:rsidRPr="00324FE9">
        <w:rPr>
          <w:sz w:val="20"/>
          <w:szCs w:val="20"/>
        </w:rPr>
        <w:instrText xml:space="preserve"> SEQ Hình \* ARABIC </w:instrText>
      </w:r>
      <w:r w:rsidRPr="00324FE9">
        <w:rPr>
          <w:sz w:val="20"/>
          <w:szCs w:val="20"/>
        </w:rPr>
        <w:fldChar w:fldCharType="separate"/>
      </w:r>
      <w:r w:rsidR="000D50D6">
        <w:rPr>
          <w:noProof/>
          <w:sz w:val="20"/>
          <w:szCs w:val="20"/>
        </w:rPr>
        <w:t>5</w:t>
      </w:r>
      <w:r w:rsidRPr="00324FE9">
        <w:rPr>
          <w:sz w:val="20"/>
          <w:szCs w:val="20"/>
        </w:rPr>
        <w:fldChar w:fldCharType="end"/>
      </w:r>
      <w:r w:rsidRPr="00324FE9">
        <w:rPr>
          <w:sz w:val="20"/>
          <w:szCs w:val="20"/>
        </w:rPr>
        <w:t xml:space="preserve">: </w:t>
      </w:r>
      <w:proofErr w:type="spellStart"/>
      <w:r w:rsidRPr="00324FE9">
        <w:rPr>
          <w:sz w:val="20"/>
          <w:szCs w:val="20"/>
        </w:rPr>
        <w:t>Cấu</w:t>
      </w:r>
      <w:proofErr w:type="spellEnd"/>
      <w:r w:rsidRPr="00324FE9">
        <w:rPr>
          <w:sz w:val="20"/>
          <w:szCs w:val="20"/>
        </w:rPr>
        <w:t xml:space="preserve"> </w:t>
      </w:r>
      <w:proofErr w:type="spellStart"/>
      <w:r w:rsidRPr="00324FE9">
        <w:rPr>
          <w:sz w:val="20"/>
          <w:szCs w:val="20"/>
        </w:rPr>
        <w:t>trúc</w:t>
      </w:r>
      <w:proofErr w:type="spellEnd"/>
      <w:r w:rsidRPr="00324FE9">
        <w:rPr>
          <w:sz w:val="20"/>
          <w:szCs w:val="20"/>
        </w:rPr>
        <w:t xml:space="preserve"> file script </w:t>
      </w:r>
      <w:proofErr w:type="spellStart"/>
      <w:r w:rsidRPr="00324FE9">
        <w:rPr>
          <w:sz w:val="20"/>
          <w:szCs w:val="20"/>
        </w:rPr>
        <w:t>mô</w:t>
      </w:r>
      <w:proofErr w:type="spellEnd"/>
      <w:r w:rsidRPr="00324FE9">
        <w:rPr>
          <w:sz w:val="20"/>
          <w:szCs w:val="20"/>
        </w:rPr>
        <w:t xml:space="preserve"> </w:t>
      </w:r>
      <w:proofErr w:type="spellStart"/>
      <w:r w:rsidRPr="00324FE9">
        <w:rPr>
          <w:sz w:val="20"/>
          <w:szCs w:val="20"/>
        </w:rPr>
        <w:t>tả</w:t>
      </w:r>
      <w:proofErr w:type="spellEnd"/>
      <w:r w:rsidRPr="00324FE9">
        <w:rPr>
          <w:sz w:val="20"/>
          <w:szCs w:val="20"/>
        </w:rPr>
        <w:t xml:space="preserve"> </w:t>
      </w:r>
      <w:proofErr w:type="spellStart"/>
      <w:r w:rsidRPr="00324FE9">
        <w:rPr>
          <w:sz w:val="20"/>
          <w:szCs w:val="20"/>
        </w:rPr>
        <w:t>một</w:t>
      </w:r>
      <w:proofErr w:type="spellEnd"/>
      <w:r w:rsidRPr="00324FE9">
        <w:rPr>
          <w:sz w:val="20"/>
          <w:szCs w:val="20"/>
        </w:rPr>
        <w:t xml:space="preserve"> layer </w:t>
      </w:r>
      <w:proofErr w:type="spellStart"/>
      <w:r w:rsidRPr="00324FE9">
        <w:rPr>
          <w:sz w:val="20"/>
          <w:szCs w:val="20"/>
        </w:rPr>
        <w:t>trong</w:t>
      </w:r>
      <w:proofErr w:type="spellEnd"/>
      <w:r w:rsidRPr="00324FE9">
        <w:rPr>
          <w:sz w:val="20"/>
          <w:szCs w:val="20"/>
        </w:rPr>
        <w:t xml:space="preserve"> Model </w:t>
      </w:r>
      <w:proofErr w:type="spellStart"/>
      <w:r w:rsidRPr="00324FE9">
        <w:rPr>
          <w:sz w:val="20"/>
          <w:szCs w:val="20"/>
        </w:rPr>
        <w:t>Tensorflow</w:t>
      </w:r>
      <w:proofErr w:type="spellEnd"/>
      <w:r w:rsidRPr="00324FE9">
        <w:rPr>
          <w:sz w:val="20"/>
          <w:szCs w:val="20"/>
        </w:rPr>
        <w:t xml:space="preserve"> ANN</w:t>
      </w:r>
      <w:bookmarkEnd w:id="946"/>
    </w:p>
    <w:p w14:paraId="3D15D870" w14:textId="081AC519" w:rsidR="003B2FCF" w:rsidRDefault="003B2FCF" w:rsidP="006C7A24">
      <w:pPr>
        <w:jc w:val="both"/>
        <w:rPr>
          <w:b w:val="0"/>
          <w:bCs/>
          <w:szCs w:val="26"/>
        </w:rPr>
      </w:pPr>
      <w:r>
        <w:rPr>
          <w:sz w:val="28"/>
          <w:szCs w:val="28"/>
        </w:rPr>
        <w:tab/>
      </w:r>
      <w:proofErr w:type="spellStart"/>
      <w:r w:rsidRPr="003B2FCF">
        <w:rPr>
          <w:b w:val="0"/>
          <w:bCs/>
          <w:szCs w:val="26"/>
        </w:rPr>
        <w:t>Như</w:t>
      </w:r>
      <w:proofErr w:type="spellEnd"/>
      <w:r w:rsidRPr="003B2FCF"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hình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trên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đã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biểu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diễn</w:t>
      </w:r>
      <w:proofErr w:type="spellEnd"/>
      <w:r>
        <w:rPr>
          <w:b w:val="0"/>
          <w:bCs/>
          <w:szCs w:val="26"/>
        </w:rPr>
        <w:t xml:space="preserve">, </w:t>
      </w:r>
      <w:proofErr w:type="spellStart"/>
      <w:r>
        <w:rPr>
          <w:b w:val="0"/>
          <w:bCs/>
          <w:szCs w:val="26"/>
        </w:rPr>
        <w:t>một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câu</w:t>
      </w:r>
      <w:proofErr w:type="spellEnd"/>
      <w:r>
        <w:rPr>
          <w:b w:val="0"/>
          <w:bCs/>
          <w:szCs w:val="26"/>
        </w:rPr>
        <w:t xml:space="preserve"> scripts </w:t>
      </w:r>
      <w:proofErr w:type="spellStart"/>
      <w:r w:rsidR="00660ED0">
        <w:rPr>
          <w:b w:val="0"/>
          <w:bCs/>
          <w:szCs w:val="26"/>
        </w:rPr>
        <w:t>miêu</w:t>
      </w:r>
      <w:proofErr w:type="spellEnd"/>
      <w:r w:rsidR="00660ED0">
        <w:rPr>
          <w:b w:val="0"/>
          <w:bCs/>
          <w:szCs w:val="26"/>
        </w:rPr>
        <w:t xml:space="preserve"> </w:t>
      </w:r>
      <w:proofErr w:type="spellStart"/>
      <w:r w:rsidR="00660ED0">
        <w:rPr>
          <w:b w:val="0"/>
          <w:bCs/>
          <w:szCs w:val="26"/>
        </w:rPr>
        <w:t>tả</w:t>
      </w:r>
      <w:proofErr w:type="spellEnd"/>
      <w:r w:rsidR="00660ED0">
        <w:rPr>
          <w:b w:val="0"/>
          <w:bCs/>
          <w:szCs w:val="26"/>
        </w:rPr>
        <w:t xml:space="preserve"> </w:t>
      </w:r>
      <w:proofErr w:type="spellStart"/>
      <w:r w:rsidR="00660ED0">
        <w:rPr>
          <w:b w:val="0"/>
          <w:bCs/>
          <w:szCs w:val="26"/>
        </w:rPr>
        <w:t>một</w:t>
      </w:r>
      <w:proofErr w:type="spellEnd"/>
      <w:r w:rsidR="00660ED0">
        <w:rPr>
          <w:b w:val="0"/>
          <w:bCs/>
          <w:szCs w:val="26"/>
        </w:rPr>
        <w:t xml:space="preserve"> Layer </w:t>
      </w:r>
      <w:proofErr w:type="spellStart"/>
      <w:r w:rsidR="00660ED0">
        <w:rPr>
          <w:b w:val="0"/>
          <w:bCs/>
          <w:szCs w:val="26"/>
        </w:rPr>
        <w:t>đều</w:t>
      </w:r>
      <w:proofErr w:type="spellEnd"/>
      <w:r w:rsidR="00660ED0">
        <w:rPr>
          <w:b w:val="0"/>
          <w:bCs/>
          <w:szCs w:val="26"/>
        </w:rPr>
        <w:t xml:space="preserve"> </w:t>
      </w:r>
      <w:proofErr w:type="spellStart"/>
      <w:r w:rsidR="00660ED0">
        <w:rPr>
          <w:b w:val="0"/>
          <w:bCs/>
          <w:szCs w:val="26"/>
        </w:rPr>
        <w:t>có</w:t>
      </w:r>
      <w:proofErr w:type="spellEnd"/>
      <w:r w:rsidR="00660ED0">
        <w:rPr>
          <w:b w:val="0"/>
          <w:bCs/>
          <w:szCs w:val="26"/>
        </w:rPr>
        <w:t xml:space="preserve"> </w:t>
      </w:r>
      <w:proofErr w:type="spellStart"/>
      <w:r w:rsidR="00C568BE">
        <w:rPr>
          <w:b w:val="0"/>
          <w:bCs/>
          <w:szCs w:val="26"/>
        </w:rPr>
        <w:t>thuộc</w:t>
      </w:r>
      <w:proofErr w:type="spellEnd"/>
      <w:r w:rsidR="00C568BE">
        <w:rPr>
          <w:b w:val="0"/>
          <w:bCs/>
          <w:szCs w:val="26"/>
        </w:rPr>
        <w:t xml:space="preserve"> </w:t>
      </w:r>
      <w:proofErr w:type="spellStart"/>
      <w:r w:rsidR="00C568BE">
        <w:rPr>
          <w:b w:val="0"/>
          <w:bCs/>
          <w:szCs w:val="26"/>
        </w:rPr>
        <w:t>tính</w:t>
      </w:r>
      <w:proofErr w:type="spellEnd"/>
      <w:r w:rsidR="00660ED0">
        <w:rPr>
          <w:b w:val="0"/>
          <w:bCs/>
          <w:szCs w:val="26"/>
        </w:rPr>
        <w:t xml:space="preserve"> bao </w:t>
      </w:r>
      <w:proofErr w:type="spellStart"/>
      <w:r w:rsidR="00660ED0">
        <w:rPr>
          <w:b w:val="0"/>
          <w:bCs/>
          <w:szCs w:val="26"/>
        </w:rPr>
        <w:t>gồm</w:t>
      </w:r>
      <w:proofErr w:type="spellEnd"/>
      <w:r w:rsidR="00660ED0">
        <w:rPr>
          <w:b w:val="0"/>
          <w:bCs/>
          <w:szCs w:val="26"/>
        </w:rPr>
        <w:t>:</w:t>
      </w:r>
    </w:p>
    <w:p w14:paraId="3ECB2926" w14:textId="7EFE60E2" w:rsidR="00660ED0" w:rsidRPr="006C7A24" w:rsidRDefault="00660ED0" w:rsidP="006E035F">
      <w:pPr>
        <w:pStyle w:val="ListParagraph"/>
        <w:numPr>
          <w:ilvl w:val="1"/>
          <w:numId w:val="38"/>
        </w:numPr>
        <w:contextualSpacing w:val="0"/>
        <w:jc w:val="both"/>
        <w:rPr>
          <w:b w:val="0"/>
          <w:bCs/>
          <w:szCs w:val="26"/>
        </w:rPr>
      </w:pPr>
      <w:r w:rsidRPr="006C7A24">
        <w:rPr>
          <w:b w:val="0"/>
          <w:bCs/>
          <w:szCs w:val="26"/>
        </w:rPr>
        <w:t>Output</w:t>
      </w:r>
      <w:ins w:id="947" w:author="HIKARI" w:date="2019-11-10T17:23:00Z">
        <w:r w:rsidR="0090526D">
          <w:rPr>
            <w:b w:val="0"/>
            <w:bCs/>
            <w:szCs w:val="26"/>
          </w:rPr>
          <w:t>.</w:t>
        </w:r>
      </w:ins>
    </w:p>
    <w:p w14:paraId="17860DCE" w14:textId="633EE5AF" w:rsidR="00660ED0" w:rsidRPr="006C7A24" w:rsidRDefault="00660ED0" w:rsidP="006E035F">
      <w:pPr>
        <w:pStyle w:val="ListParagraph"/>
        <w:numPr>
          <w:ilvl w:val="1"/>
          <w:numId w:val="38"/>
        </w:numPr>
        <w:contextualSpacing w:val="0"/>
        <w:jc w:val="both"/>
        <w:rPr>
          <w:b w:val="0"/>
          <w:bCs/>
          <w:szCs w:val="26"/>
        </w:rPr>
      </w:pPr>
      <w:proofErr w:type="spellStart"/>
      <w:r w:rsidRPr="006C7A24">
        <w:rPr>
          <w:b w:val="0"/>
          <w:bCs/>
          <w:szCs w:val="26"/>
        </w:rPr>
        <w:t>Loại</w:t>
      </w:r>
      <w:proofErr w:type="spellEnd"/>
      <w:r w:rsidRPr="006C7A24">
        <w:rPr>
          <w:b w:val="0"/>
          <w:bCs/>
          <w:szCs w:val="26"/>
        </w:rPr>
        <w:t xml:space="preserve"> Layer</w:t>
      </w:r>
      <w:ins w:id="948" w:author="HIKARI" w:date="2019-11-10T17:23:00Z">
        <w:r w:rsidR="0090526D">
          <w:rPr>
            <w:b w:val="0"/>
            <w:bCs/>
            <w:szCs w:val="26"/>
          </w:rPr>
          <w:t>.</w:t>
        </w:r>
      </w:ins>
    </w:p>
    <w:p w14:paraId="4D0D1EFF" w14:textId="47356FEF" w:rsidR="00660ED0" w:rsidRPr="006C7A24" w:rsidRDefault="00660ED0" w:rsidP="006E035F">
      <w:pPr>
        <w:pStyle w:val="ListParagraph"/>
        <w:numPr>
          <w:ilvl w:val="1"/>
          <w:numId w:val="38"/>
        </w:numPr>
        <w:contextualSpacing w:val="0"/>
        <w:jc w:val="both"/>
        <w:rPr>
          <w:b w:val="0"/>
          <w:bCs/>
          <w:szCs w:val="26"/>
        </w:rPr>
      </w:pPr>
      <w:proofErr w:type="spellStart"/>
      <w:r w:rsidRPr="006C7A24">
        <w:rPr>
          <w:b w:val="0"/>
          <w:bCs/>
          <w:szCs w:val="26"/>
        </w:rPr>
        <w:t>Tên</w:t>
      </w:r>
      <w:proofErr w:type="spellEnd"/>
      <w:r w:rsidRPr="006C7A24">
        <w:rPr>
          <w:b w:val="0"/>
          <w:bCs/>
          <w:szCs w:val="26"/>
        </w:rPr>
        <w:t xml:space="preserve"> Layer</w:t>
      </w:r>
      <w:ins w:id="949" w:author="HIKARI" w:date="2019-11-10T17:23:00Z">
        <w:r w:rsidR="0090526D">
          <w:rPr>
            <w:b w:val="0"/>
            <w:bCs/>
            <w:szCs w:val="26"/>
          </w:rPr>
          <w:t>.</w:t>
        </w:r>
      </w:ins>
    </w:p>
    <w:p w14:paraId="4D1BDBC9" w14:textId="68140634" w:rsidR="00660ED0" w:rsidRPr="006C7A24" w:rsidRDefault="00660ED0" w:rsidP="006E035F">
      <w:pPr>
        <w:pStyle w:val="ListParagraph"/>
        <w:numPr>
          <w:ilvl w:val="1"/>
          <w:numId w:val="38"/>
        </w:numPr>
        <w:contextualSpacing w:val="0"/>
        <w:jc w:val="both"/>
        <w:rPr>
          <w:b w:val="0"/>
          <w:bCs/>
          <w:szCs w:val="26"/>
        </w:rPr>
      </w:pPr>
      <w:r w:rsidRPr="006C7A24">
        <w:rPr>
          <w:b w:val="0"/>
          <w:bCs/>
          <w:szCs w:val="26"/>
        </w:rPr>
        <w:t>Input</w:t>
      </w:r>
      <w:ins w:id="950" w:author="HIKARI" w:date="2019-11-10T17:23:00Z">
        <w:r w:rsidR="0090526D">
          <w:rPr>
            <w:b w:val="0"/>
            <w:bCs/>
            <w:szCs w:val="26"/>
          </w:rPr>
          <w:t>.</w:t>
        </w:r>
      </w:ins>
    </w:p>
    <w:p w14:paraId="74928B2F" w14:textId="78B8C2E0" w:rsidR="00660ED0" w:rsidRDefault="00660ED0" w:rsidP="006C7A24">
      <w:pPr>
        <w:ind w:left="720"/>
        <w:jc w:val="both"/>
        <w:rPr>
          <w:b w:val="0"/>
          <w:bCs/>
          <w:szCs w:val="26"/>
        </w:rPr>
      </w:pPr>
      <w:proofErr w:type="spellStart"/>
      <w:r>
        <w:rPr>
          <w:b w:val="0"/>
          <w:bCs/>
          <w:szCs w:val="26"/>
        </w:rPr>
        <w:t>Vì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lí</w:t>
      </w:r>
      <w:proofErr w:type="spellEnd"/>
      <w:r>
        <w:rPr>
          <w:b w:val="0"/>
          <w:bCs/>
          <w:szCs w:val="26"/>
        </w:rPr>
        <w:t xml:space="preserve"> do </w:t>
      </w:r>
      <w:proofErr w:type="spellStart"/>
      <w:r>
        <w:rPr>
          <w:b w:val="0"/>
          <w:bCs/>
          <w:szCs w:val="26"/>
        </w:rPr>
        <w:t>đó</w:t>
      </w:r>
      <w:proofErr w:type="spellEnd"/>
      <w:r>
        <w:rPr>
          <w:b w:val="0"/>
          <w:bCs/>
          <w:szCs w:val="26"/>
        </w:rPr>
        <w:t xml:space="preserve">, </w:t>
      </w:r>
      <w:proofErr w:type="spellStart"/>
      <w:r>
        <w:rPr>
          <w:b w:val="0"/>
          <w:bCs/>
          <w:szCs w:val="26"/>
        </w:rPr>
        <w:t>các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 w:rsidR="00C568BE">
        <w:rPr>
          <w:b w:val="0"/>
          <w:bCs/>
          <w:szCs w:val="26"/>
        </w:rPr>
        <w:t>câu</w:t>
      </w:r>
      <w:proofErr w:type="spellEnd"/>
      <w:r w:rsidR="00C568BE">
        <w:rPr>
          <w:b w:val="0"/>
          <w:bCs/>
          <w:szCs w:val="26"/>
        </w:rPr>
        <w:t xml:space="preserve"> script </w:t>
      </w:r>
      <w:proofErr w:type="spellStart"/>
      <w:r w:rsidR="00C568BE">
        <w:rPr>
          <w:b w:val="0"/>
          <w:bCs/>
          <w:szCs w:val="26"/>
        </w:rPr>
        <w:t>sẽ</w:t>
      </w:r>
      <w:proofErr w:type="spellEnd"/>
      <w:r w:rsidR="00C568BE">
        <w:rPr>
          <w:b w:val="0"/>
          <w:bCs/>
          <w:szCs w:val="26"/>
        </w:rPr>
        <w:t xml:space="preserve"> </w:t>
      </w:r>
      <w:proofErr w:type="spellStart"/>
      <w:r w:rsidR="00C568BE">
        <w:rPr>
          <w:b w:val="0"/>
          <w:bCs/>
          <w:szCs w:val="26"/>
        </w:rPr>
        <w:t>được</w:t>
      </w:r>
      <w:proofErr w:type="spellEnd"/>
      <w:r w:rsidR="00C568BE">
        <w:rPr>
          <w:b w:val="0"/>
          <w:bCs/>
          <w:szCs w:val="26"/>
        </w:rPr>
        <w:t xml:space="preserve"> </w:t>
      </w:r>
      <w:proofErr w:type="spellStart"/>
      <w:r w:rsidR="00C568BE">
        <w:rPr>
          <w:b w:val="0"/>
          <w:bCs/>
          <w:szCs w:val="26"/>
        </w:rPr>
        <w:t>xử</w:t>
      </w:r>
      <w:proofErr w:type="spellEnd"/>
      <w:r w:rsidR="00C568BE">
        <w:rPr>
          <w:b w:val="0"/>
          <w:bCs/>
          <w:szCs w:val="26"/>
        </w:rPr>
        <w:t xml:space="preserve"> </w:t>
      </w:r>
      <w:proofErr w:type="spellStart"/>
      <w:r w:rsidR="00C568BE">
        <w:rPr>
          <w:b w:val="0"/>
          <w:bCs/>
          <w:szCs w:val="26"/>
        </w:rPr>
        <w:t>lí</w:t>
      </w:r>
      <w:proofErr w:type="spellEnd"/>
      <w:r w:rsidR="00C568BE">
        <w:rPr>
          <w:b w:val="0"/>
          <w:bCs/>
          <w:szCs w:val="26"/>
        </w:rPr>
        <w:t xml:space="preserve"> </w:t>
      </w:r>
      <w:proofErr w:type="spellStart"/>
      <w:r w:rsidR="00C568BE">
        <w:rPr>
          <w:b w:val="0"/>
          <w:bCs/>
          <w:szCs w:val="26"/>
        </w:rPr>
        <w:t>thô</w:t>
      </w:r>
      <w:proofErr w:type="spellEnd"/>
      <w:r w:rsidR="00C568BE">
        <w:rPr>
          <w:b w:val="0"/>
          <w:bCs/>
          <w:szCs w:val="26"/>
        </w:rPr>
        <w:t xml:space="preserve"> </w:t>
      </w:r>
      <w:proofErr w:type="spellStart"/>
      <w:r w:rsidR="00C568BE">
        <w:rPr>
          <w:b w:val="0"/>
          <w:bCs/>
          <w:szCs w:val="26"/>
        </w:rPr>
        <w:t>thông</w:t>
      </w:r>
      <w:proofErr w:type="spellEnd"/>
      <w:r w:rsidR="00C568BE">
        <w:rPr>
          <w:b w:val="0"/>
          <w:bCs/>
          <w:szCs w:val="26"/>
        </w:rPr>
        <w:t xml:space="preserve"> qua </w:t>
      </w:r>
      <w:proofErr w:type="spellStart"/>
      <w:r w:rsidR="00C568BE">
        <w:rPr>
          <w:b w:val="0"/>
          <w:bCs/>
          <w:szCs w:val="26"/>
        </w:rPr>
        <w:t>lớp</w:t>
      </w:r>
      <w:proofErr w:type="spellEnd"/>
      <w:r w:rsidR="00C568BE">
        <w:rPr>
          <w:b w:val="0"/>
          <w:bCs/>
          <w:szCs w:val="26"/>
        </w:rPr>
        <w:t xml:space="preserve"> </w:t>
      </w:r>
      <w:proofErr w:type="spellStart"/>
      <w:r w:rsidR="00C568BE" w:rsidRPr="00C568BE">
        <w:rPr>
          <w:b w:val="0"/>
          <w:bCs/>
          <w:szCs w:val="26"/>
        </w:rPr>
        <w:t>InputHander</w:t>
      </w:r>
      <w:proofErr w:type="spellEnd"/>
      <w:r w:rsidR="00C568BE">
        <w:rPr>
          <w:b w:val="0"/>
          <w:bCs/>
          <w:szCs w:val="26"/>
        </w:rPr>
        <w:t xml:space="preserve">. </w:t>
      </w:r>
      <w:proofErr w:type="spellStart"/>
      <w:r w:rsidR="00C568BE">
        <w:rPr>
          <w:b w:val="0"/>
          <w:bCs/>
          <w:szCs w:val="26"/>
        </w:rPr>
        <w:t>Tại</w:t>
      </w:r>
      <w:proofErr w:type="spellEnd"/>
      <w:r w:rsidR="00C568BE">
        <w:rPr>
          <w:b w:val="0"/>
          <w:bCs/>
          <w:szCs w:val="26"/>
        </w:rPr>
        <w:t xml:space="preserve"> </w:t>
      </w:r>
      <w:proofErr w:type="spellStart"/>
      <w:r w:rsidR="00C568BE">
        <w:rPr>
          <w:b w:val="0"/>
          <w:bCs/>
          <w:szCs w:val="26"/>
        </w:rPr>
        <w:t>đây</w:t>
      </w:r>
      <w:proofErr w:type="spellEnd"/>
      <w:r w:rsidR="00C568BE">
        <w:rPr>
          <w:b w:val="0"/>
          <w:bCs/>
          <w:szCs w:val="26"/>
        </w:rPr>
        <w:t xml:space="preserve">, </w:t>
      </w:r>
      <w:proofErr w:type="spellStart"/>
      <w:r w:rsidR="00C568BE">
        <w:rPr>
          <w:b w:val="0"/>
          <w:bCs/>
          <w:szCs w:val="26"/>
        </w:rPr>
        <w:t>các</w:t>
      </w:r>
      <w:proofErr w:type="spellEnd"/>
      <w:r w:rsidR="00C568BE">
        <w:rPr>
          <w:b w:val="0"/>
          <w:bCs/>
          <w:szCs w:val="26"/>
        </w:rPr>
        <w:t xml:space="preserve"> </w:t>
      </w:r>
      <w:proofErr w:type="spellStart"/>
      <w:r w:rsidR="00C568BE">
        <w:rPr>
          <w:b w:val="0"/>
          <w:bCs/>
          <w:szCs w:val="26"/>
        </w:rPr>
        <w:t>câu</w:t>
      </w:r>
      <w:proofErr w:type="spellEnd"/>
      <w:r w:rsidR="00C568BE">
        <w:rPr>
          <w:b w:val="0"/>
          <w:bCs/>
          <w:szCs w:val="26"/>
        </w:rPr>
        <w:t xml:space="preserve"> script </w:t>
      </w:r>
      <w:proofErr w:type="spellStart"/>
      <w:r w:rsidR="00C568BE">
        <w:rPr>
          <w:b w:val="0"/>
          <w:bCs/>
          <w:szCs w:val="26"/>
        </w:rPr>
        <w:t>sẽ</w:t>
      </w:r>
      <w:proofErr w:type="spellEnd"/>
      <w:r w:rsidR="00C568BE">
        <w:rPr>
          <w:b w:val="0"/>
          <w:bCs/>
          <w:szCs w:val="26"/>
        </w:rPr>
        <w:t xml:space="preserve"> </w:t>
      </w:r>
      <w:proofErr w:type="spellStart"/>
      <w:r w:rsidR="00C568BE">
        <w:rPr>
          <w:b w:val="0"/>
          <w:bCs/>
          <w:szCs w:val="26"/>
        </w:rPr>
        <w:t>được</w:t>
      </w:r>
      <w:proofErr w:type="spellEnd"/>
      <w:r w:rsidR="00C568BE">
        <w:rPr>
          <w:b w:val="0"/>
          <w:bCs/>
          <w:szCs w:val="26"/>
        </w:rPr>
        <w:t>:</w:t>
      </w:r>
    </w:p>
    <w:p w14:paraId="631902A9" w14:textId="289AB16D" w:rsidR="00C568BE" w:rsidRPr="006C7A24" w:rsidRDefault="00C568BE" w:rsidP="00EE00F8">
      <w:pPr>
        <w:pStyle w:val="ListParagraph"/>
        <w:numPr>
          <w:ilvl w:val="1"/>
          <w:numId w:val="37"/>
        </w:numPr>
        <w:contextualSpacing w:val="0"/>
        <w:jc w:val="both"/>
        <w:rPr>
          <w:b w:val="0"/>
          <w:bCs/>
          <w:szCs w:val="26"/>
        </w:rPr>
      </w:pPr>
      <w:proofErr w:type="spellStart"/>
      <w:r w:rsidRPr="006C7A24">
        <w:rPr>
          <w:b w:val="0"/>
          <w:bCs/>
          <w:szCs w:val="26"/>
        </w:rPr>
        <w:t>Chuẩn</w:t>
      </w:r>
      <w:proofErr w:type="spellEnd"/>
      <w:r w:rsidRPr="006C7A24">
        <w:rPr>
          <w:b w:val="0"/>
          <w:bCs/>
          <w:szCs w:val="26"/>
        </w:rPr>
        <w:t xml:space="preserve"> </w:t>
      </w:r>
      <w:proofErr w:type="spellStart"/>
      <w:r w:rsidRPr="006C7A24">
        <w:rPr>
          <w:b w:val="0"/>
          <w:bCs/>
          <w:szCs w:val="26"/>
        </w:rPr>
        <w:t>hoá</w:t>
      </w:r>
      <w:proofErr w:type="spellEnd"/>
      <w:r w:rsidRPr="006C7A24">
        <w:rPr>
          <w:b w:val="0"/>
          <w:bCs/>
          <w:szCs w:val="26"/>
        </w:rPr>
        <w:t xml:space="preserve"> (</w:t>
      </w:r>
      <w:proofErr w:type="spellStart"/>
      <w:r w:rsidRPr="006C7A24">
        <w:rPr>
          <w:b w:val="0"/>
          <w:bCs/>
          <w:szCs w:val="26"/>
        </w:rPr>
        <w:t>Bỏ</w:t>
      </w:r>
      <w:proofErr w:type="spellEnd"/>
      <w:r w:rsidRPr="006C7A24">
        <w:rPr>
          <w:b w:val="0"/>
          <w:bCs/>
          <w:szCs w:val="26"/>
        </w:rPr>
        <w:t xml:space="preserve"> </w:t>
      </w:r>
      <w:proofErr w:type="spellStart"/>
      <w:r w:rsidRPr="006C7A24">
        <w:rPr>
          <w:b w:val="0"/>
          <w:bCs/>
          <w:szCs w:val="26"/>
        </w:rPr>
        <w:t>các</w:t>
      </w:r>
      <w:proofErr w:type="spellEnd"/>
      <w:r w:rsidRPr="006C7A24">
        <w:rPr>
          <w:b w:val="0"/>
          <w:bCs/>
          <w:szCs w:val="26"/>
        </w:rPr>
        <w:t xml:space="preserve"> </w:t>
      </w:r>
      <w:proofErr w:type="spellStart"/>
      <w:r w:rsidRPr="006C7A24">
        <w:rPr>
          <w:b w:val="0"/>
          <w:bCs/>
          <w:szCs w:val="26"/>
        </w:rPr>
        <w:t>khoảng</w:t>
      </w:r>
      <w:proofErr w:type="spellEnd"/>
      <w:r w:rsidRPr="006C7A24">
        <w:rPr>
          <w:b w:val="0"/>
          <w:bCs/>
          <w:szCs w:val="26"/>
        </w:rPr>
        <w:t xml:space="preserve"> </w:t>
      </w:r>
      <w:proofErr w:type="spellStart"/>
      <w:r w:rsidRPr="006C7A24">
        <w:rPr>
          <w:b w:val="0"/>
          <w:bCs/>
          <w:szCs w:val="26"/>
        </w:rPr>
        <w:t>trắng</w:t>
      </w:r>
      <w:proofErr w:type="spellEnd"/>
      <w:r w:rsidRPr="006C7A24">
        <w:rPr>
          <w:b w:val="0"/>
          <w:bCs/>
          <w:szCs w:val="26"/>
        </w:rPr>
        <w:t xml:space="preserve"> </w:t>
      </w:r>
      <w:proofErr w:type="spellStart"/>
      <w:r w:rsidRPr="006C7A24">
        <w:rPr>
          <w:b w:val="0"/>
          <w:bCs/>
          <w:szCs w:val="26"/>
        </w:rPr>
        <w:t>thừa</w:t>
      </w:r>
      <w:proofErr w:type="spellEnd"/>
      <w:r w:rsidRPr="006C7A24">
        <w:rPr>
          <w:b w:val="0"/>
          <w:bCs/>
          <w:szCs w:val="26"/>
        </w:rPr>
        <w:t>)</w:t>
      </w:r>
    </w:p>
    <w:p w14:paraId="26B3DBB2" w14:textId="2527934B" w:rsidR="00C568BE" w:rsidRPr="006C7A24" w:rsidRDefault="00C568BE" w:rsidP="000D50D6">
      <w:pPr>
        <w:pStyle w:val="ListParagraph"/>
        <w:numPr>
          <w:ilvl w:val="1"/>
          <w:numId w:val="37"/>
        </w:numPr>
        <w:contextualSpacing w:val="0"/>
        <w:jc w:val="both"/>
        <w:rPr>
          <w:b w:val="0"/>
          <w:bCs/>
          <w:szCs w:val="26"/>
        </w:rPr>
      </w:pPr>
      <w:proofErr w:type="spellStart"/>
      <w:r w:rsidRPr="006C7A24">
        <w:rPr>
          <w:b w:val="0"/>
          <w:bCs/>
          <w:szCs w:val="26"/>
        </w:rPr>
        <w:t>Tác</w:t>
      </w:r>
      <w:r w:rsidR="006C7A24">
        <w:rPr>
          <w:b w:val="0"/>
          <w:bCs/>
          <w:szCs w:val="26"/>
        </w:rPr>
        <w:t>h</w:t>
      </w:r>
      <w:proofErr w:type="spellEnd"/>
      <w:r w:rsidRPr="006C7A24">
        <w:rPr>
          <w:b w:val="0"/>
          <w:bCs/>
          <w:szCs w:val="26"/>
        </w:rPr>
        <w:t xml:space="preserve"> </w:t>
      </w:r>
      <w:proofErr w:type="spellStart"/>
      <w:r w:rsidRPr="006C7A24">
        <w:rPr>
          <w:b w:val="0"/>
          <w:bCs/>
          <w:szCs w:val="26"/>
        </w:rPr>
        <w:t>từ</w:t>
      </w:r>
      <w:proofErr w:type="spellEnd"/>
      <w:r w:rsidRPr="006C7A24">
        <w:rPr>
          <w:b w:val="0"/>
          <w:bCs/>
          <w:szCs w:val="26"/>
        </w:rPr>
        <w:t xml:space="preserve"> (trim) </w:t>
      </w:r>
      <w:proofErr w:type="spellStart"/>
      <w:r w:rsidRPr="006C7A24">
        <w:rPr>
          <w:b w:val="0"/>
          <w:bCs/>
          <w:szCs w:val="26"/>
        </w:rPr>
        <w:t>theo</w:t>
      </w:r>
      <w:proofErr w:type="spellEnd"/>
      <w:r w:rsidRPr="006C7A24">
        <w:rPr>
          <w:b w:val="0"/>
          <w:bCs/>
          <w:szCs w:val="26"/>
        </w:rPr>
        <w:t xml:space="preserve"> </w:t>
      </w:r>
      <w:proofErr w:type="spellStart"/>
      <w:r w:rsidRPr="006C7A24">
        <w:rPr>
          <w:b w:val="0"/>
          <w:bCs/>
          <w:szCs w:val="26"/>
        </w:rPr>
        <w:t>các</w:t>
      </w:r>
      <w:proofErr w:type="spellEnd"/>
      <w:r w:rsidRPr="006C7A24">
        <w:rPr>
          <w:b w:val="0"/>
          <w:bCs/>
          <w:szCs w:val="26"/>
        </w:rPr>
        <w:t xml:space="preserve"> </w:t>
      </w:r>
      <w:proofErr w:type="spellStart"/>
      <w:r w:rsidRPr="006C7A24">
        <w:rPr>
          <w:b w:val="0"/>
          <w:bCs/>
          <w:szCs w:val="26"/>
        </w:rPr>
        <w:t>dấu</w:t>
      </w:r>
      <w:proofErr w:type="spellEnd"/>
      <w:r w:rsidRPr="006C7A24">
        <w:rPr>
          <w:b w:val="0"/>
          <w:bCs/>
          <w:szCs w:val="26"/>
        </w:rPr>
        <w:t xml:space="preserve"> </w:t>
      </w:r>
      <w:proofErr w:type="spellStart"/>
      <w:r w:rsidRPr="006C7A24">
        <w:rPr>
          <w:b w:val="0"/>
          <w:bCs/>
          <w:szCs w:val="26"/>
        </w:rPr>
        <w:t>hiệu</w:t>
      </w:r>
      <w:proofErr w:type="spellEnd"/>
      <w:r w:rsidRPr="006C7A24">
        <w:rPr>
          <w:b w:val="0"/>
          <w:bCs/>
          <w:szCs w:val="26"/>
        </w:rPr>
        <w:t xml:space="preserve"> (</w:t>
      </w:r>
      <w:proofErr w:type="spellStart"/>
      <w:r w:rsidRPr="006C7A24">
        <w:rPr>
          <w:b w:val="0"/>
          <w:bCs/>
          <w:szCs w:val="26"/>
        </w:rPr>
        <w:t>dấu</w:t>
      </w:r>
      <w:proofErr w:type="spellEnd"/>
      <w:r w:rsidRPr="006C7A24">
        <w:rPr>
          <w:b w:val="0"/>
          <w:bCs/>
          <w:szCs w:val="26"/>
        </w:rPr>
        <w:t xml:space="preserve"> </w:t>
      </w:r>
      <w:proofErr w:type="gramStart"/>
      <w:r w:rsidRPr="006C7A24">
        <w:rPr>
          <w:b w:val="0"/>
          <w:bCs/>
          <w:szCs w:val="26"/>
        </w:rPr>
        <w:t>= .</w:t>
      </w:r>
      <w:proofErr w:type="gramEnd"/>
      <w:r w:rsidRPr="006C7A24">
        <w:rPr>
          <w:b w:val="0"/>
          <w:bCs/>
          <w:szCs w:val="26"/>
        </w:rPr>
        <w:t xml:space="preserve"> , ( ) ) </w:t>
      </w:r>
      <w:proofErr w:type="spellStart"/>
      <w:r w:rsidRPr="006C7A24">
        <w:rPr>
          <w:b w:val="0"/>
          <w:bCs/>
          <w:szCs w:val="26"/>
        </w:rPr>
        <w:t>tư</w:t>
      </w:r>
      <w:proofErr w:type="spellEnd"/>
      <w:r w:rsidRPr="006C7A24">
        <w:rPr>
          <w:b w:val="0"/>
          <w:bCs/>
          <w:szCs w:val="26"/>
        </w:rPr>
        <w:t xml:space="preserve"> </w:t>
      </w:r>
      <w:proofErr w:type="spellStart"/>
      <w:r w:rsidRPr="006C7A24">
        <w:rPr>
          <w:b w:val="0"/>
          <w:bCs/>
          <w:szCs w:val="26"/>
        </w:rPr>
        <w:t>đó</w:t>
      </w:r>
      <w:proofErr w:type="spellEnd"/>
      <w:r w:rsidRPr="006C7A24">
        <w:rPr>
          <w:b w:val="0"/>
          <w:bCs/>
          <w:szCs w:val="26"/>
        </w:rPr>
        <w:t xml:space="preserve"> </w:t>
      </w:r>
      <w:proofErr w:type="spellStart"/>
      <w:r w:rsidRPr="006C7A24">
        <w:rPr>
          <w:b w:val="0"/>
          <w:bCs/>
          <w:szCs w:val="26"/>
        </w:rPr>
        <w:t>tách</w:t>
      </w:r>
      <w:proofErr w:type="spellEnd"/>
      <w:r w:rsidRPr="006C7A24">
        <w:rPr>
          <w:b w:val="0"/>
          <w:bCs/>
          <w:szCs w:val="26"/>
        </w:rPr>
        <w:t xml:space="preserve"> ra 4 </w:t>
      </w:r>
      <w:proofErr w:type="spellStart"/>
      <w:ins w:id="951" w:author="HIKARI" w:date="2019-11-09T14:58:00Z">
        <w:r w:rsidR="008D1990">
          <w:rPr>
            <w:b w:val="0"/>
            <w:bCs/>
            <w:szCs w:val="26"/>
          </w:rPr>
          <w:t>thuộc</w:t>
        </w:r>
      </w:ins>
      <w:proofErr w:type="spellEnd"/>
      <w:del w:id="952" w:author="HIKARI" w:date="2019-11-09T14:58:00Z">
        <w:r w:rsidRPr="006C7A24" w:rsidDel="008D1990">
          <w:rPr>
            <w:b w:val="0"/>
            <w:bCs/>
            <w:szCs w:val="26"/>
          </w:rPr>
          <w:delText>thuôc</w:delText>
        </w:r>
      </w:del>
      <w:r w:rsidRPr="006C7A24">
        <w:rPr>
          <w:b w:val="0"/>
          <w:bCs/>
          <w:szCs w:val="26"/>
        </w:rPr>
        <w:t xml:space="preserve"> </w:t>
      </w:r>
      <w:proofErr w:type="spellStart"/>
      <w:r w:rsidRPr="006C7A24">
        <w:rPr>
          <w:b w:val="0"/>
          <w:bCs/>
          <w:szCs w:val="26"/>
        </w:rPr>
        <w:t>tính</w:t>
      </w:r>
      <w:proofErr w:type="spellEnd"/>
      <w:r w:rsidRPr="006C7A24">
        <w:rPr>
          <w:b w:val="0"/>
          <w:bCs/>
          <w:szCs w:val="26"/>
        </w:rPr>
        <w:t xml:space="preserve"> </w:t>
      </w:r>
      <w:proofErr w:type="spellStart"/>
      <w:r w:rsidRPr="006C7A24">
        <w:rPr>
          <w:b w:val="0"/>
          <w:bCs/>
          <w:szCs w:val="26"/>
        </w:rPr>
        <w:t>chung</w:t>
      </w:r>
      <w:proofErr w:type="spellEnd"/>
      <w:r w:rsidRPr="006C7A24">
        <w:rPr>
          <w:b w:val="0"/>
          <w:bCs/>
          <w:szCs w:val="26"/>
        </w:rPr>
        <w:t xml:space="preserve"> </w:t>
      </w:r>
      <w:proofErr w:type="spellStart"/>
      <w:r w:rsidRPr="006C7A24">
        <w:rPr>
          <w:b w:val="0"/>
          <w:bCs/>
          <w:szCs w:val="26"/>
        </w:rPr>
        <w:t>của</w:t>
      </w:r>
      <w:proofErr w:type="spellEnd"/>
      <w:r w:rsidRPr="006C7A24">
        <w:rPr>
          <w:b w:val="0"/>
          <w:bCs/>
          <w:szCs w:val="26"/>
        </w:rPr>
        <w:t xml:space="preserve"> layer </w:t>
      </w:r>
      <w:proofErr w:type="spellStart"/>
      <w:r w:rsidRPr="006C7A24">
        <w:rPr>
          <w:b w:val="0"/>
          <w:bCs/>
          <w:szCs w:val="26"/>
        </w:rPr>
        <w:t>mà</w:t>
      </w:r>
      <w:proofErr w:type="spellEnd"/>
      <w:r w:rsidRPr="006C7A24">
        <w:rPr>
          <w:b w:val="0"/>
          <w:bCs/>
          <w:szCs w:val="26"/>
        </w:rPr>
        <w:t xml:space="preserve"> </w:t>
      </w:r>
      <w:proofErr w:type="spellStart"/>
      <w:r w:rsidRPr="006C7A24">
        <w:rPr>
          <w:b w:val="0"/>
          <w:bCs/>
          <w:szCs w:val="26"/>
        </w:rPr>
        <w:t>câu</w:t>
      </w:r>
      <w:proofErr w:type="spellEnd"/>
      <w:r w:rsidRPr="006C7A24">
        <w:rPr>
          <w:b w:val="0"/>
          <w:bCs/>
          <w:szCs w:val="26"/>
        </w:rPr>
        <w:t xml:space="preserve"> scripts </w:t>
      </w:r>
      <w:proofErr w:type="spellStart"/>
      <w:r w:rsidRPr="006C7A24">
        <w:rPr>
          <w:b w:val="0"/>
          <w:bCs/>
          <w:szCs w:val="26"/>
        </w:rPr>
        <w:t>đó</w:t>
      </w:r>
      <w:proofErr w:type="spellEnd"/>
      <w:r w:rsidRPr="006C7A24">
        <w:rPr>
          <w:b w:val="0"/>
          <w:bCs/>
          <w:szCs w:val="26"/>
        </w:rPr>
        <w:t xml:space="preserve"> </w:t>
      </w:r>
      <w:proofErr w:type="spellStart"/>
      <w:r w:rsidRPr="006C7A24">
        <w:rPr>
          <w:b w:val="0"/>
          <w:bCs/>
          <w:szCs w:val="26"/>
        </w:rPr>
        <w:t>miêu</w:t>
      </w:r>
      <w:proofErr w:type="spellEnd"/>
      <w:r w:rsidRPr="006C7A24">
        <w:rPr>
          <w:b w:val="0"/>
          <w:bCs/>
          <w:szCs w:val="26"/>
        </w:rPr>
        <w:t xml:space="preserve"> </w:t>
      </w:r>
      <w:proofErr w:type="spellStart"/>
      <w:r w:rsidRPr="006C7A24">
        <w:rPr>
          <w:b w:val="0"/>
          <w:bCs/>
          <w:szCs w:val="26"/>
        </w:rPr>
        <w:t>tả</w:t>
      </w:r>
      <w:proofErr w:type="spellEnd"/>
      <w:r w:rsidR="001D7E5A" w:rsidRPr="006C7A24">
        <w:rPr>
          <w:b w:val="0"/>
          <w:bCs/>
          <w:szCs w:val="26"/>
        </w:rPr>
        <w:t>.</w:t>
      </w:r>
    </w:p>
    <w:p w14:paraId="784B4532" w14:textId="49FC2991" w:rsidR="00C568BE" w:rsidRPr="006C7A24" w:rsidRDefault="001D7E5A" w:rsidP="001C69BD">
      <w:pPr>
        <w:pStyle w:val="ListParagraph"/>
        <w:numPr>
          <w:ilvl w:val="1"/>
          <w:numId w:val="37"/>
        </w:numPr>
        <w:contextualSpacing w:val="0"/>
        <w:jc w:val="both"/>
        <w:rPr>
          <w:b w:val="0"/>
          <w:bCs/>
          <w:szCs w:val="26"/>
        </w:rPr>
        <w:pPrChange w:id="953" w:author="HIKARI" w:date="2019-11-10T17:21:00Z">
          <w:pPr>
            <w:pStyle w:val="ListParagraph"/>
            <w:numPr>
              <w:ilvl w:val="1"/>
              <w:numId w:val="37"/>
            </w:numPr>
            <w:ind w:left="1800" w:hanging="360"/>
            <w:contextualSpacing w:val="0"/>
            <w:jc w:val="both"/>
          </w:pPr>
        </w:pPrChange>
      </w:pPr>
      <w:r w:rsidRPr="006C7A24">
        <w:rPr>
          <w:b w:val="0"/>
          <w:bCs/>
          <w:szCs w:val="26"/>
        </w:rPr>
        <w:t xml:space="preserve">Sau </w:t>
      </w:r>
      <w:proofErr w:type="spellStart"/>
      <w:r w:rsidRPr="006C7A24">
        <w:rPr>
          <w:b w:val="0"/>
          <w:bCs/>
          <w:szCs w:val="26"/>
        </w:rPr>
        <w:t>khi</w:t>
      </w:r>
      <w:proofErr w:type="spellEnd"/>
      <w:r w:rsidRPr="006C7A24">
        <w:rPr>
          <w:b w:val="0"/>
          <w:bCs/>
          <w:szCs w:val="26"/>
        </w:rPr>
        <w:t xml:space="preserve"> </w:t>
      </w:r>
      <w:proofErr w:type="spellStart"/>
      <w:r w:rsidRPr="006C7A24">
        <w:rPr>
          <w:b w:val="0"/>
          <w:bCs/>
          <w:szCs w:val="26"/>
        </w:rPr>
        <w:t>xác</w:t>
      </w:r>
      <w:proofErr w:type="spellEnd"/>
      <w:r w:rsidRPr="006C7A24">
        <w:rPr>
          <w:b w:val="0"/>
          <w:bCs/>
          <w:szCs w:val="26"/>
        </w:rPr>
        <w:t xml:space="preserve"> </w:t>
      </w:r>
      <w:proofErr w:type="spellStart"/>
      <w:r w:rsidRPr="006C7A24">
        <w:rPr>
          <w:b w:val="0"/>
          <w:bCs/>
          <w:szCs w:val="26"/>
        </w:rPr>
        <w:t>định</w:t>
      </w:r>
      <w:proofErr w:type="spellEnd"/>
      <w:r w:rsidRPr="006C7A24">
        <w:rPr>
          <w:b w:val="0"/>
          <w:bCs/>
          <w:szCs w:val="26"/>
        </w:rPr>
        <w:t xml:space="preserve"> </w:t>
      </w:r>
      <w:proofErr w:type="spellStart"/>
      <w:r w:rsidRPr="006C7A24">
        <w:rPr>
          <w:b w:val="0"/>
          <w:bCs/>
          <w:szCs w:val="26"/>
        </w:rPr>
        <w:t>loại</w:t>
      </w:r>
      <w:proofErr w:type="spellEnd"/>
      <w:r w:rsidRPr="006C7A24">
        <w:rPr>
          <w:b w:val="0"/>
          <w:bCs/>
          <w:szCs w:val="26"/>
        </w:rPr>
        <w:t xml:space="preserve"> layer ở </w:t>
      </w:r>
      <w:proofErr w:type="spellStart"/>
      <w:r w:rsidRPr="006C7A24">
        <w:rPr>
          <w:b w:val="0"/>
          <w:bCs/>
          <w:szCs w:val="26"/>
        </w:rPr>
        <w:t>bước</w:t>
      </w:r>
      <w:proofErr w:type="spellEnd"/>
      <w:r w:rsidRPr="006C7A24">
        <w:rPr>
          <w:b w:val="0"/>
          <w:bCs/>
          <w:szCs w:val="26"/>
        </w:rPr>
        <w:t xml:space="preserve"> </w:t>
      </w:r>
      <w:proofErr w:type="spellStart"/>
      <w:r w:rsidRPr="006C7A24">
        <w:rPr>
          <w:b w:val="0"/>
          <w:bCs/>
          <w:szCs w:val="26"/>
        </w:rPr>
        <w:t>trên</w:t>
      </w:r>
      <w:proofErr w:type="spellEnd"/>
      <w:r w:rsidRPr="006C7A24">
        <w:rPr>
          <w:b w:val="0"/>
          <w:bCs/>
          <w:szCs w:val="26"/>
        </w:rPr>
        <w:t xml:space="preserve">, </w:t>
      </w:r>
      <w:proofErr w:type="spellStart"/>
      <w:r w:rsidRPr="006C7A24">
        <w:rPr>
          <w:b w:val="0"/>
          <w:bCs/>
          <w:szCs w:val="26"/>
        </w:rPr>
        <w:t>chương</w:t>
      </w:r>
      <w:proofErr w:type="spellEnd"/>
      <w:r w:rsidRPr="006C7A24">
        <w:rPr>
          <w:b w:val="0"/>
          <w:bCs/>
          <w:szCs w:val="26"/>
        </w:rPr>
        <w:t xml:space="preserve"> </w:t>
      </w:r>
      <w:proofErr w:type="spellStart"/>
      <w:r w:rsidRPr="006C7A24">
        <w:rPr>
          <w:b w:val="0"/>
          <w:bCs/>
          <w:szCs w:val="26"/>
        </w:rPr>
        <w:t>trình</w:t>
      </w:r>
      <w:proofErr w:type="spellEnd"/>
      <w:r w:rsidRPr="006C7A24">
        <w:rPr>
          <w:b w:val="0"/>
          <w:bCs/>
          <w:szCs w:val="26"/>
        </w:rPr>
        <w:t xml:space="preserve"> </w:t>
      </w:r>
      <w:proofErr w:type="spellStart"/>
      <w:r w:rsidRPr="006C7A24">
        <w:rPr>
          <w:b w:val="0"/>
          <w:bCs/>
          <w:szCs w:val="26"/>
        </w:rPr>
        <w:t>tạo</w:t>
      </w:r>
      <w:proofErr w:type="spellEnd"/>
      <w:r w:rsidRPr="006C7A24">
        <w:rPr>
          <w:b w:val="0"/>
          <w:bCs/>
          <w:szCs w:val="26"/>
        </w:rPr>
        <w:t xml:space="preserve"> layer </w:t>
      </w:r>
      <w:proofErr w:type="spellStart"/>
      <w:r w:rsidRPr="006C7A24">
        <w:rPr>
          <w:b w:val="0"/>
          <w:bCs/>
          <w:szCs w:val="26"/>
        </w:rPr>
        <w:t>dựa</w:t>
      </w:r>
      <w:proofErr w:type="spellEnd"/>
      <w:r w:rsidRPr="006C7A24">
        <w:rPr>
          <w:b w:val="0"/>
          <w:bCs/>
          <w:szCs w:val="26"/>
        </w:rPr>
        <w:t xml:space="preserve"> </w:t>
      </w:r>
      <w:proofErr w:type="spellStart"/>
      <w:r w:rsidRPr="006C7A24">
        <w:rPr>
          <w:b w:val="0"/>
          <w:bCs/>
          <w:szCs w:val="26"/>
        </w:rPr>
        <w:t>trên</w:t>
      </w:r>
      <w:proofErr w:type="spellEnd"/>
      <w:r w:rsidRPr="006C7A24">
        <w:rPr>
          <w:b w:val="0"/>
          <w:bCs/>
          <w:szCs w:val="26"/>
        </w:rPr>
        <w:t xml:space="preserve"> </w:t>
      </w:r>
      <w:proofErr w:type="spellStart"/>
      <w:r w:rsidRPr="006C7A24">
        <w:rPr>
          <w:b w:val="0"/>
          <w:bCs/>
          <w:szCs w:val="26"/>
        </w:rPr>
        <w:t>loại</w:t>
      </w:r>
      <w:proofErr w:type="spellEnd"/>
      <w:r w:rsidRPr="006C7A24">
        <w:rPr>
          <w:b w:val="0"/>
          <w:bCs/>
          <w:szCs w:val="26"/>
        </w:rPr>
        <w:t xml:space="preserve"> layer </w:t>
      </w:r>
      <w:proofErr w:type="spellStart"/>
      <w:r w:rsidRPr="006C7A24">
        <w:rPr>
          <w:b w:val="0"/>
          <w:bCs/>
          <w:szCs w:val="26"/>
        </w:rPr>
        <w:t>và</w:t>
      </w:r>
      <w:proofErr w:type="spellEnd"/>
      <w:r w:rsidRPr="006C7A24">
        <w:rPr>
          <w:b w:val="0"/>
          <w:bCs/>
          <w:szCs w:val="26"/>
        </w:rPr>
        <w:t xml:space="preserve"> </w:t>
      </w:r>
      <w:proofErr w:type="spellStart"/>
      <w:r w:rsidRPr="006C7A24">
        <w:rPr>
          <w:b w:val="0"/>
          <w:bCs/>
          <w:szCs w:val="26"/>
        </w:rPr>
        <w:t>đồng</w:t>
      </w:r>
      <w:proofErr w:type="spellEnd"/>
      <w:r w:rsidRPr="006C7A24">
        <w:rPr>
          <w:b w:val="0"/>
          <w:bCs/>
          <w:szCs w:val="26"/>
        </w:rPr>
        <w:t xml:space="preserve"> </w:t>
      </w:r>
      <w:proofErr w:type="spellStart"/>
      <w:r w:rsidRPr="006C7A24">
        <w:rPr>
          <w:b w:val="0"/>
          <w:bCs/>
          <w:szCs w:val="26"/>
        </w:rPr>
        <w:t>thời</w:t>
      </w:r>
      <w:proofErr w:type="spellEnd"/>
      <w:r w:rsidRPr="006C7A24">
        <w:rPr>
          <w:b w:val="0"/>
          <w:bCs/>
          <w:szCs w:val="26"/>
        </w:rPr>
        <w:t xml:space="preserve"> </w:t>
      </w:r>
      <w:proofErr w:type="spellStart"/>
      <w:r w:rsidRPr="006C7A24">
        <w:rPr>
          <w:b w:val="0"/>
          <w:bCs/>
          <w:szCs w:val="26"/>
        </w:rPr>
        <w:t>truyền</w:t>
      </w:r>
      <w:proofErr w:type="spellEnd"/>
      <w:r w:rsidRPr="006C7A24">
        <w:rPr>
          <w:b w:val="0"/>
          <w:bCs/>
          <w:szCs w:val="26"/>
        </w:rPr>
        <w:t xml:space="preserve"> </w:t>
      </w:r>
      <w:proofErr w:type="spellStart"/>
      <w:r w:rsidRPr="006C7A24">
        <w:rPr>
          <w:b w:val="0"/>
          <w:bCs/>
          <w:szCs w:val="26"/>
        </w:rPr>
        <w:t>ba</w:t>
      </w:r>
      <w:proofErr w:type="spellEnd"/>
      <w:r w:rsidRPr="006C7A24">
        <w:rPr>
          <w:b w:val="0"/>
          <w:bCs/>
          <w:szCs w:val="26"/>
        </w:rPr>
        <w:t xml:space="preserve"> </w:t>
      </w:r>
      <w:proofErr w:type="spellStart"/>
      <w:r w:rsidRPr="006C7A24">
        <w:rPr>
          <w:b w:val="0"/>
          <w:bCs/>
          <w:szCs w:val="26"/>
        </w:rPr>
        <w:t>thông</w:t>
      </w:r>
      <w:proofErr w:type="spellEnd"/>
      <w:r w:rsidRPr="006C7A24">
        <w:rPr>
          <w:b w:val="0"/>
          <w:bCs/>
          <w:szCs w:val="26"/>
        </w:rPr>
        <w:t xml:space="preserve"> </w:t>
      </w:r>
      <w:proofErr w:type="spellStart"/>
      <w:r w:rsidRPr="006C7A24">
        <w:rPr>
          <w:b w:val="0"/>
          <w:bCs/>
          <w:szCs w:val="26"/>
        </w:rPr>
        <w:t>số</w:t>
      </w:r>
      <w:proofErr w:type="spellEnd"/>
      <w:r w:rsidRPr="006C7A24">
        <w:rPr>
          <w:b w:val="0"/>
          <w:bCs/>
          <w:szCs w:val="26"/>
        </w:rPr>
        <w:t xml:space="preserve"> </w:t>
      </w:r>
      <w:proofErr w:type="spellStart"/>
      <w:r w:rsidRPr="006C7A24">
        <w:rPr>
          <w:b w:val="0"/>
          <w:bCs/>
          <w:szCs w:val="26"/>
        </w:rPr>
        <w:t>vừa</w:t>
      </w:r>
      <w:proofErr w:type="spellEnd"/>
      <w:r w:rsidRPr="006C7A24">
        <w:rPr>
          <w:b w:val="0"/>
          <w:bCs/>
          <w:szCs w:val="26"/>
        </w:rPr>
        <w:t xml:space="preserve"> </w:t>
      </w:r>
      <w:proofErr w:type="spellStart"/>
      <w:r w:rsidRPr="006C7A24">
        <w:rPr>
          <w:b w:val="0"/>
          <w:bCs/>
          <w:szCs w:val="26"/>
        </w:rPr>
        <w:t>đọc</w:t>
      </w:r>
      <w:proofErr w:type="spellEnd"/>
      <w:r w:rsidRPr="006C7A24">
        <w:rPr>
          <w:b w:val="0"/>
          <w:bCs/>
          <w:szCs w:val="26"/>
        </w:rPr>
        <w:t xml:space="preserve"> </w:t>
      </w:r>
      <w:proofErr w:type="spellStart"/>
      <w:r w:rsidRPr="006C7A24">
        <w:rPr>
          <w:b w:val="0"/>
          <w:bCs/>
          <w:szCs w:val="26"/>
        </w:rPr>
        <w:t>được</w:t>
      </w:r>
      <w:proofErr w:type="spellEnd"/>
      <w:r w:rsidRPr="006C7A24">
        <w:rPr>
          <w:b w:val="0"/>
          <w:bCs/>
          <w:szCs w:val="26"/>
        </w:rPr>
        <w:t xml:space="preserve"> </w:t>
      </w:r>
      <w:proofErr w:type="spellStart"/>
      <w:r w:rsidRPr="006C7A24">
        <w:rPr>
          <w:b w:val="0"/>
          <w:bCs/>
          <w:szCs w:val="26"/>
        </w:rPr>
        <w:t>từ</w:t>
      </w:r>
      <w:proofErr w:type="spellEnd"/>
      <w:r w:rsidRPr="006C7A24">
        <w:rPr>
          <w:b w:val="0"/>
          <w:bCs/>
          <w:szCs w:val="26"/>
        </w:rPr>
        <w:t xml:space="preserve"> script. </w:t>
      </w:r>
    </w:p>
    <w:p w14:paraId="3B4B51EE" w14:textId="62353789" w:rsidR="001D7E5A" w:rsidRDefault="001D7E5A" w:rsidP="001C69BD">
      <w:pPr>
        <w:pStyle w:val="ListParagraph"/>
        <w:numPr>
          <w:ilvl w:val="1"/>
          <w:numId w:val="37"/>
        </w:numPr>
        <w:contextualSpacing w:val="0"/>
        <w:jc w:val="both"/>
        <w:rPr>
          <w:b w:val="0"/>
          <w:bCs/>
          <w:szCs w:val="26"/>
        </w:rPr>
        <w:pPrChange w:id="954" w:author="HIKARI" w:date="2019-11-10T17:21:00Z">
          <w:pPr>
            <w:pStyle w:val="ListParagraph"/>
            <w:numPr>
              <w:ilvl w:val="1"/>
              <w:numId w:val="37"/>
            </w:numPr>
            <w:ind w:left="1800" w:hanging="360"/>
            <w:contextualSpacing w:val="0"/>
            <w:jc w:val="both"/>
          </w:pPr>
        </w:pPrChange>
      </w:pPr>
      <w:proofErr w:type="spellStart"/>
      <w:r w:rsidRPr="006C7A24">
        <w:rPr>
          <w:b w:val="0"/>
          <w:bCs/>
          <w:szCs w:val="26"/>
        </w:rPr>
        <w:t>Cuối</w:t>
      </w:r>
      <w:proofErr w:type="spellEnd"/>
      <w:r w:rsidRPr="006C7A24">
        <w:rPr>
          <w:b w:val="0"/>
          <w:bCs/>
          <w:szCs w:val="26"/>
        </w:rPr>
        <w:t xml:space="preserve"> </w:t>
      </w:r>
      <w:proofErr w:type="spellStart"/>
      <w:r w:rsidRPr="006C7A24">
        <w:rPr>
          <w:b w:val="0"/>
          <w:bCs/>
          <w:szCs w:val="26"/>
        </w:rPr>
        <w:t>cùng</w:t>
      </w:r>
      <w:proofErr w:type="spellEnd"/>
      <w:r w:rsidRPr="006C7A24">
        <w:rPr>
          <w:b w:val="0"/>
          <w:bCs/>
          <w:szCs w:val="26"/>
        </w:rPr>
        <w:t xml:space="preserve">, </w:t>
      </w:r>
      <w:proofErr w:type="spellStart"/>
      <w:r w:rsidRPr="006C7A24">
        <w:rPr>
          <w:b w:val="0"/>
          <w:bCs/>
          <w:szCs w:val="26"/>
        </w:rPr>
        <w:t>dữ</w:t>
      </w:r>
      <w:proofErr w:type="spellEnd"/>
      <w:r w:rsidRPr="006C7A24">
        <w:rPr>
          <w:b w:val="0"/>
          <w:bCs/>
          <w:szCs w:val="26"/>
        </w:rPr>
        <w:t xml:space="preserve"> </w:t>
      </w:r>
      <w:proofErr w:type="spellStart"/>
      <w:r w:rsidRPr="006C7A24">
        <w:rPr>
          <w:b w:val="0"/>
          <w:bCs/>
          <w:szCs w:val="26"/>
        </w:rPr>
        <w:t>liệu</w:t>
      </w:r>
      <w:proofErr w:type="spellEnd"/>
      <w:r w:rsidRPr="006C7A24">
        <w:rPr>
          <w:b w:val="0"/>
          <w:bCs/>
          <w:szCs w:val="26"/>
        </w:rPr>
        <w:t xml:space="preserve"> </w:t>
      </w:r>
      <w:proofErr w:type="spellStart"/>
      <w:r w:rsidRPr="006C7A24">
        <w:rPr>
          <w:b w:val="0"/>
          <w:bCs/>
          <w:szCs w:val="26"/>
        </w:rPr>
        <w:t>thô</w:t>
      </w:r>
      <w:proofErr w:type="spellEnd"/>
      <w:r w:rsidRPr="006C7A24">
        <w:rPr>
          <w:b w:val="0"/>
          <w:bCs/>
          <w:szCs w:val="26"/>
        </w:rPr>
        <w:t xml:space="preserve"> </w:t>
      </w:r>
      <w:proofErr w:type="spellStart"/>
      <w:r w:rsidR="0063465E" w:rsidRPr="006C7A24">
        <w:rPr>
          <w:b w:val="0"/>
          <w:bCs/>
          <w:szCs w:val="26"/>
        </w:rPr>
        <w:t>về</w:t>
      </w:r>
      <w:proofErr w:type="spellEnd"/>
      <w:r w:rsidR="0063465E" w:rsidRPr="006C7A24">
        <w:rPr>
          <w:b w:val="0"/>
          <w:bCs/>
          <w:szCs w:val="26"/>
        </w:rPr>
        <w:t xml:space="preserve"> </w:t>
      </w:r>
      <w:proofErr w:type="spellStart"/>
      <w:r w:rsidR="0063465E" w:rsidRPr="006C7A24">
        <w:rPr>
          <w:b w:val="0"/>
          <w:bCs/>
          <w:szCs w:val="26"/>
        </w:rPr>
        <w:t>các</w:t>
      </w:r>
      <w:proofErr w:type="spellEnd"/>
      <w:r w:rsidR="0063465E" w:rsidRPr="006C7A24">
        <w:rPr>
          <w:b w:val="0"/>
          <w:bCs/>
          <w:szCs w:val="26"/>
        </w:rPr>
        <w:t xml:space="preserve"> </w:t>
      </w:r>
      <w:proofErr w:type="spellStart"/>
      <w:r w:rsidR="0063465E" w:rsidRPr="006C7A24">
        <w:rPr>
          <w:b w:val="0"/>
          <w:bCs/>
          <w:szCs w:val="26"/>
        </w:rPr>
        <w:t>thuộc</w:t>
      </w:r>
      <w:proofErr w:type="spellEnd"/>
      <w:r w:rsidR="0063465E" w:rsidRPr="006C7A24">
        <w:rPr>
          <w:b w:val="0"/>
          <w:bCs/>
          <w:szCs w:val="26"/>
        </w:rPr>
        <w:t xml:space="preserve"> </w:t>
      </w:r>
      <w:proofErr w:type="spellStart"/>
      <w:r w:rsidR="0063465E" w:rsidRPr="006C7A24">
        <w:rPr>
          <w:b w:val="0"/>
          <w:bCs/>
          <w:szCs w:val="26"/>
        </w:rPr>
        <w:t>tính</w:t>
      </w:r>
      <w:proofErr w:type="spellEnd"/>
      <w:r w:rsidR="0063465E" w:rsidRPr="006C7A24">
        <w:rPr>
          <w:b w:val="0"/>
          <w:bCs/>
          <w:szCs w:val="26"/>
        </w:rPr>
        <w:t xml:space="preserve"> </w:t>
      </w:r>
      <w:proofErr w:type="spellStart"/>
      <w:r w:rsidR="0063465E" w:rsidRPr="006C7A24">
        <w:rPr>
          <w:b w:val="0"/>
          <w:bCs/>
          <w:szCs w:val="26"/>
        </w:rPr>
        <w:t>riêng</w:t>
      </w:r>
      <w:proofErr w:type="spellEnd"/>
      <w:r w:rsidR="0063465E" w:rsidRPr="006C7A24">
        <w:rPr>
          <w:b w:val="0"/>
          <w:bCs/>
          <w:szCs w:val="26"/>
        </w:rPr>
        <w:t xml:space="preserve"> </w:t>
      </w:r>
      <w:proofErr w:type="spellStart"/>
      <w:r w:rsidR="0063465E" w:rsidRPr="006C7A24">
        <w:rPr>
          <w:b w:val="0"/>
          <w:bCs/>
          <w:szCs w:val="26"/>
        </w:rPr>
        <w:t>của</w:t>
      </w:r>
      <w:proofErr w:type="spellEnd"/>
      <w:r w:rsidR="0063465E" w:rsidRPr="006C7A24">
        <w:rPr>
          <w:b w:val="0"/>
          <w:bCs/>
          <w:szCs w:val="26"/>
        </w:rPr>
        <w:t xml:space="preserve"> </w:t>
      </w:r>
      <w:proofErr w:type="spellStart"/>
      <w:r w:rsidR="0063465E" w:rsidRPr="006C7A24">
        <w:rPr>
          <w:b w:val="0"/>
          <w:bCs/>
          <w:szCs w:val="26"/>
        </w:rPr>
        <w:t>từng</w:t>
      </w:r>
      <w:proofErr w:type="spellEnd"/>
      <w:r w:rsidR="0063465E" w:rsidRPr="006C7A24">
        <w:rPr>
          <w:b w:val="0"/>
          <w:bCs/>
          <w:szCs w:val="26"/>
        </w:rPr>
        <w:t xml:space="preserve"> layer </w:t>
      </w:r>
      <w:proofErr w:type="spellStart"/>
      <w:r w:rsidR="0063465E" w:rsidRPr="006C7A24">
        <w:rPr>
          <w:b w:val="0"/>
          <w:bCs/>
          <w:szCs w:val="26"/>
        </w:rPr>
        <w:t>được</w:t>
      </w:r>
      <w:proofErr w:type="spellEnd"/>
      <w:r w:rsidR="0063465E" w:rsidRPr="006C7A24">
        <w:rPr>
          <w:b w:val="0"/>
          <w:bCs/>
          <w:szCs w:val="26"/>
        </w:rPr>
        <w:t xml:space="preserve"> </w:t>
      </w:r>
      <w:proofErr w:type="spellStart"/>
      <w:r w:rsidR="0063465E" w:rsidRPr="006C7A24">
        <w:rPr>
          <w:b w:val="0"/>
          <w:bCs/>
          <w:szCs w:val="26"/>
        </w:rPr>
        <w:t>trích</w:t>
      </w:r>
      <w:proofErr w:type="spellEnd"/>
      <w:r w:rsidR="0063465E" w:rsidRPr="006C7A24">
        <w:rPr>
          <w:b w:val="0"/>
          <w:bCs/>
          <w:szCs w:val="26"/>
        </w:rPr>
        <w:t xml:space="preserve"> ra </w:t>
      </w:r>
      <w:proofErr w:type="spellStart"/>
      <w:r w:rsidR="0063465E" w:rsidRPr="006C7A24">
        <w:rPr>
          <w:b w:val="0"/>
          <w:bCs/>
          <w:szCs w:val="26"/>
        </w:rPr>
        <w:t>từ</w:t>
      </w:r>
      <w:proofErr w:type="spellEnd"/>
      <w:r w:rsidR="0063465E" w:rsidRPr="006C7A24">
        <w:rPr>
          <w:b w:val="0"/>
          <w:bCs/>
          <w:szCs w:val="26"/>
        </w:rPr>
        <w:t xml:space="preserve"> script </w:t>
      </w:r>
      <w:proofErr w:type="spellStart"/>
      <w:r w:rsidR="0063465E" w:rsidRPr="006C7A24">
        <w:rPr>
          <w:b w:val="0"/>
          <w:bCs/>
          <w:szCs w:val="26"/>
        </w:rPr>
        <w:t>và</w:t>
      </w:r>
      <w:proofErr w:type="spellEnd"/>
      <w:r w:rsidR="0063465E" w:rsidRPr="006C7A24">
        <w:rPr>
          <w:b w:val="0"/>
          <w:bCs/>
          <w:szCs w:val="26"/>
        </w:rPr>
        <w:t xml:space="preserve"> </w:t>
      </w:r>
      <w:proofErr w:type="spellStart"/>
      <w:r w:rsidR="0063465E" w:rsidRPr="006C7A24">
        <w:rPr>
          <w:b w:val="0"/>
          <w:bCs/>
          <w:szCs w:val="26"/>
        </w:rPr>
        <w:t>truyền</w:t>
      </w:r>
      <w:proofErr w:type="spellEnd"/>
      <w:r w:rsidR="0063465E" w:rsidRPr="006C7A24">
        <w:rPr>
          <w:b w:val="0"/>
          <w:bCs/>
          <w:szCs w:val="26"/>
        </w:rPr>
        <w:t xml:space="preserve"> </w:t>
      </w:r>
      <w:proofErr w:type="spellStart"/>
      <w:r w:rsidR="0063465E" w:rsidRPr="006C7A24">
        <w:rPr>
          <w:b w:val="0"/>
          <w:bCs/>
          <w:szCs w:val="26"/>
        </w:rPr>
        <w:t>vào</w:t>
      </w:r>
      <w:proofErr w:type="spellEnd"/>
      <w:r w:rsidR="0063465E" w:rsidRPr="006C7A24">
        <w:rPr>
          <w:b w:val="0"/>
          <w:bCs/>
          <w:szCs w:val="26"/>
        </w:rPr>
        <w:t xml:space="preserve"> </w:t>
      </w:r>
      <w:proofErr w:type="spellStart"/>
      <w:r w:rsidR="0063465E" w:rsidRPr="006C7A24">
        <w:rPr>
          <w:b w:val="0"/>
          <w:bCs/>
          <w:szCs w:val="26"/>
        </w:rPr>
        <w:t>cho</w:t>
      </w:r>
      <w:proofErr w:type="spellEnd"/>
      <w:r w:rsidR="0063465E" w:rsidRPr="006C7A24">
        <w:rPr>
          <w:b w:val="0"/>
          <w:bCs/>
          <w:szCs w:val="26"/>
        </w:rPr>
        <w:t xml:space="preserve"> </w:t>
      </w:r>
      <w:proofErr w:type="spellStart"/>
      <w:r w:rsidR="0063465E" w:rsidRPr="006C7A24">
        <w:rPr>
          <w:b w:val="0"/>
          <w:bCs/>
          <w:szCs w:val="26"/>
        </w:rPr>
        <w:t>hàm</w:t>
      </w:r>
      <w:proofErr w:type="spellEnd"/>
      <w:r w:rsidR="0063465E" w:rsidRPr="006C7A24">
        <w:rPr>
          <w:b w:val="0"/>
          <w:bCs/>
          <w:szCs w:val="26"/>
        </w:rPr>
        <w:t xml:space="preserve"> </w:t>
      </w:r>
      <w:proofErr w:type="spellStart"/>
      <w:r w:rsidR="0063465E" w:rsidRPr="006C7A24">
        <w:rPr>
          <w:b w:val="0"/>
          <w:bCs/>
          <w:szCs w:val="26"/>
        </w:rPr>
        <w:t>ReadAttribute</w:t>
      </w:r>
      <w:proofErr w:type="spellEnd"/>
      <w:r w:rsidR="0063465E" w:rsidRPr="006C7A24">
        <w:rPr>
          <w:b w:val="0"/>
          <w:bCs/>
          <w:szCs w:val="26"/>
        </w:rPr>
        <w:t xml:space="preserve"> </w:t>
      </w:r>
      <w:proofErr w:type="spellStart"/>
      <w:r w:rsidR="0063465E" w:rsidRPr="006C7A24">
        <w:rPr>
          <w:b w:val="0"/>
          <w:bCs/>
          <w:szCs w:val="26"/>
        </w:rPr>
        <w:t>trong</w:t>
      </w:r>
      <w:proofErr w:type="spellEnd"/>
      <w:r w:rsidR="0063465E" w:rsidRPr="006C7A24">
        <w:rPr>
          <w:b w:val="0"/>
          <w:bCs/>
          <w:szCs w:val="26"/>
        </w:rPr>
        <w:t xml:space="preserve"> class </w:t>
      </w:r>
      <w:proofErr w:type="spellStart"/>
      <w:ins w:id="955" w:author="HIKARI" w:date="2019-11-09T14:59:00Z">
        <w:r w:rsidR="008D1990">
          <w:rPr>
            <w:b w:val="0"/>
            <w:bCs/>
            <w:szCs w:val="26"/>
          </w:rPr>
          <w:t>ứ</w:t>
        </w:r>
      </w:ins>
      <w:del w:id="956" w:author="HIKARI" w:date="2019-11-09T14:59:00Z">
        <w:r w:rsidR="0063465E" w:rsidRPr="006C7A24" w:rsidDel="008D1990">
          <w:rPr>
            <w:b w:val="0"/>
            <w:bCs/>
            <w:szCs w:val="26"/>
          </w:rPr>
          <w:delText>ừ</w:delText>
        </w:r>
      </w:del>
      <w:r w:rsidR="0063465E" w:rsidRPr="006C7A24">
        <w:rPr>
          <w:b w:val="0"/>
          <w:bCs/>
          <w:szCs w:val="26"/>
        </w:rPr>
        <w:t>ng</w:t>
      </w:r>
      <w:proofErr w:type="spellEnd"/>
      <w:r w:rsidR="0063465E" w:rsidRPr="006C7A24">
        <w:rPr>
          <w:b w:val="0"/>
          <w:bCs/>
          <w:szCs w:val="26"/>
        </w:rPr>
        <w:t xml:space="preserve"> </w:t>
      </w:r>
      <w:proofErr w:type="spellStart"/>
      <w:r w:rsidR="0063465E" w:rsidRPr="006C7A24">
        <w:rPr>
          <w:b w:val="0"/>
          <w:bCs/>
          <w:szCs w:val="26"/>
        </w:rPr>
        <w:t>với</w:t>
      </w:r>
      <w:proofErr w:type="spellEnd"/>
      <w:r w:rsidR="0063465E" w:rsidRPr="006C7A24">
        <w:rPr>
          <w:b w:val="0"/>
          <w:bCs/>
          <w:szCs w:val="26"/>
        </w:rPr>
        <w:t xml:space="preserve"> Layer </w:t>
      </w:r>
      <w:proofErr w:type="spellStart"/>
      <w:r w:rsidR="0063465E" w:rsidRPr="006C7A24">
        <w:rPr>
          <w:b w:val="0"/>
          <w:bCs/>
          <w:szCs w:val="26"/>
        </w:rPr>
        <w:t>nó</w:t>
      </w:r>
      <w:proofErr w:type="spellEnd"/>
      <w:r w:rsidR="0063465E" w:rsidRPr="006C7A24">
        <w:rPr>
          <w:b w:val="0"/>
          <w:bCs/>
          <w:szCs w:val="26"/>
        </w:rPr>
        <w:t xml:space="preserve"> </w:t>
      </w:r>
      <w:proofErr w:type="spellStart"/>
      <w:r w:rsidR="0063465E" w:rsidRPr="006C7A24">
        <w:rPr>
          <w:b w:val="0"/>
          <w:bCs/>
          <w:szCs w:val="26"/>
        </w:rPr>
        <w:t>hiện</w:t>
      </w:r>
      <w:proofErr w:type="spellEnd"/>
      <w:r w:rsidR="0063465E" w:rsidRPr="006C7A24">
        <w:rPr>
          <w:b w:val="0"/>
          <w:bCs/>
          <w:szCs w:val="26"/>
        </w:rPr>
        <w:t xml:space="preserve"> </w:t>
      </w:r>
      <w:proofErr w:type="spellStart"/>
      <w:r w:rsidR="0063465E" w:rsidRPr="006C7A24">
        <w:rPr>
          <w:b w:val="0"/>
          <w:bCs/>
          <w:szCs w:val="26"/>
        </w:rPr>
        <w:t>thực</w:t>
      </w:r>
      <w:proofErr w:type="spellEnd"/>
      <w:r w:rsidR="0063465E" w:rsidRPr="006C7A24">
        <w:rPr>
          <w:b w:val="0"/>
          <w:bCs/>
          <w:szCs w:val="26"/>
        </w:rPr>
        <w:t xml:space="preserve"> </w:t>
      </w:r>
      <w:proofErr w:type="spellStart"/>
      <w:r w:rsidR="0063465E" w:rsidRPr="006C7A24">
        <w:rPr>
          <w:b w:val="0"/>
          <w:bCs/>
          <w:szCs w:val="26"/>
        </w:rPr>
        <w:t>để</w:t>
      </w:r>
      <w:proofErr w:type="spellEnd"/>
      <w:r w:rsidR="0063465E" w:rsidRPr="006C7A24">
        <w:rPr>
          <w:b w:val="0"/>
          <w:bCs/>
          <w:szCs w:val="26"/>
        </w:rPr>
        <w:t xml:space="preserve"> </w:t>
      </w:r>
      <w:proofErr w:type="spellStart"/>
      <w:r w:rsidR="0063465E" w:rsidRPr="006C7A24">
        <w:rPr>
          <w:b w:val="0"/>
          <w:bCs/>
          <w:szCs w:val="26"/>
        </w:rPr>
        <w:t>xử</w:t>
      </w:r>
      <w:proofErr w:type="spellEnd"/>
      <w:r w:rsidR="0063465E" w:rsidRPr="006C7A24">
        <w:rPr>
          <w:b w:val="0"/>
          <w:bCs/>
          <w:szCs w:val="26"/>
        </w:rPr>
        <w:t xml:space="preserve"> </w:t>
      </w:r>
      <w:proofErr w:type="spellStart"/>
      <w:r w:rsidR="0063465E" w:rsidRPr="006C7A24">
        <w:rPr>
          <w:b w:val="0"/>
          <w:bCs/>
          <w:szCs w:val="26"/>
        </w:rPr>
        <w:t>lí</w:t>
      </w:r>
      <w:proofErr w:type="spellEnd"/>
      <w:r w:rsidR="0063465E" w:rsidRPr="006C7A24">
        <w:rPr>
          <w:b w:val="0"/>
          <w:bCs/>
          <w:szCs w:val="26"/>
        </w:rPr>
        <w:t xml:space="preserve">. </w:t>
      </w:r>
      <w:proofErr w:type="spellStart"/>
      <w:r w:rsidR="0063465E" w:rsidRPr="006C7A24">
        <w:rPr>
          <w:b w:val="0"/>
          <w:bCs/>
          <w:szCs w:val="26"/>
        </w:rPr>
        <w:t>Đối</w:t>
      </w:r>
      <w:proofErr w:type="spellEnd"/>
      <w:r w:rsidR="0063465E" w:rsidRPr="006C7A24">
        <w:rPr>
          <w:b w:val="0"/>
          <w:bCs/>
          <w:szCs w:val="26"/>
        </w:rPr>
        <w:t xml:space="preserve"> </w:t>
      </w:r>
      <w:proofErr w:type="spellStart"/>
      <w:r w:rsidR="0063465E" w:rsidRPr="006C7A24">
        <w:rPr>
          <w:b w:val="0"/>
          <w:bCs/>
          <w:szCs w:val="26"/>
        </w:rPr>
        <w:t>với</w:t>
      </w:r>
      <w:proofErr w:type="spellEnd"/>
      <w:r w:rsidR="0063465E" w:rsidRPr="006C7A24">
        <w:rPr>
          <w:b w:val="0"/>
          <w:bCs/>
          <w:szCs w:val="26"/>
        </w:rPr>
        <w:t xml:space="preserve"> </w:t>
      </w:r>
      <w:proofErr w:type="spellStart"/>
      <w:r w:rsidR="0063465E" w:rsidRPr="006C7A24">
        <w:rPr>
          <w:b w:val="0"/>
          <w:bCs/>
          <w:szCs w:val="26"/>
        </w:rPr>
        <w:t>một</w:t>
      </w:r>
      <w:proofErr w:type="spellEnd"/>
      <w:r w:rsidR="0063465E" w:rsidRPr="006C7A24">
        <w:rPr>
          <w:b w:val="0"/>
          <w:bCs/>
          <w:szCs w:val="26"/>
        </w:rPr>
        <w:t xml:space="preserve"> </w:t>
      </w:r>
      <w:proofErr w:type="spellStart"/>
      <w:r w:rsidR="0063465E" w:rsidRPr="006C7A24">
        <w:rPr>
          <w:b w:val="0"/>
          <w:bCs/>
          <w:szCs w:val="26"/>
        </w:rPr>
        <w:t>số</w:t>
      </w:r>
      <w:proofErr w:type="spellEnd"/>
      <w:r w:rsidR="0063465E" w:rsidRPr="006C7A24">
        <w:rPr>
          <w:b w:val="0"/>
          <w:bCs/>
          <w:szCs w:val="26"/>
        </w:rPr>
        <w:t xml:space="preserve"> Layer </w:t>
      </w:r>
      <w:proofErr w:type="spellStart"/>
      <w:r w:rsidR="0063465E" w:rsidRPr="006C7A24">
        <w:rPr>
          <w:b w:val="0"/>
          <w:bCs/>
          <w:szCs w:val="26"/>
        </w:rPr>
        <w:t>đặc</w:t>
      </w:r>
      <w:proofErr w:type="spellEnd"/>
      <w:r w:rsidR="0063465E" w:rsidRPr="006C7A24">
        <w:rPr>
          <w:b w:val="0"/>
          <w:bCs/>
          <w:szCs w:val="26"/>
        </w:rPr>
        <w:t xml:space="preserve"> </w:t>
      </w:r>
      <w:proofErr w:type="spellStart"/>
      <w:r w:rsidR="0063465E" w:rsidRPr="006C7A24">
        <w:rPr>
          <w:b w:val="0"/>
          <w:bCs/>
          <w:szCs w:val="26"/>
        </w:rPr>
        <w:t>biệt</w:t>
      </w:r>
      <w:proofErr w:type="spellEnd"/>
      <w:r w:rsidR="0063465E" w:rsidRPr="006C7A24">
        <w:rPr>
          <w:b w:val="0"/>
          <w:bCs/>
          <w:szCs w:val="26"/>
        </w:rPr>
        <w:t xml:space="preserve"> (Add, Average, </w:t>
      </w:r>
      <w:proofErr w:type="spellStart"/>
      <w:r w:rsidR="0063465E" w:rsidRPr="006C7A24">
        <w:rPr>
          <w:b w:val="0"/>
          <w:bCs/>
          <w:szCs w:val="26"/>
        </w:rPr>
        <w:t>InputLayer</w:t>
      </w:r>
      <w:proofErr w:type="spellEnd"/>
      <w:r w:rsidR="0063465E" w:rsidRPr="006C7A24">
        <w:rPr>
          <w:b w:val="0"/>
          <w:bCs/>
          <w:szCs w:val="26"/>
        </w:rPr>
        <w:t xml:space="preserve">) </w:t>
      </w:r>
      <w:proofErr w:type="spellStart"/>
      <w:r w:rsidR="0063465E" w:rsidRPr="006C7A24">
        <w:rPr>
          <w:b w:val="0"/>
          <w:bCs/>
          <w:szCs w:val="26"/>
        </w:rPr>
        <w:t>không</w:t>
      </w:r>
      <w:proofErr w:type="spellEnd"/>
      <w:r w:rsidR="0063465E" w:rsidRPr="006C7A24">
        <w:rPr>
          <w:b w:val="0"/>
          <w:bCs/>
          <w:szCs w:val="26"/>
        </w:rPr>
        <w:t xml:space="preserve"> </w:t>
      </w:r>
      <w:proofErr w:type="spellStart"/>
      <w:r w:rsidR="0063465E" w:rsidRPr="006C7A24">
        <w:rPr>
          <w:b w:val="0"/>
          <w:bCs/>
          <w:szCs w:val="26"/>
        </w:rPr>
        <w:t>có</w:t>
      </w:r>
      <w:proofErr w:type="spellEnd"/>
      <w:r w:rsidR="0063465E" w:rsidRPr="006C7A24">
        <w:rPr>
          <w:b w:val="0"/>
          <w:bCs/>
          <w:szCs w:val="26"/>
        </w:rPr>
        <w:t xml:space="preserve"> </w:t>
      </w:r>
      <w:proofErr w:type="spellStart"/>
      <w:r w:rsidR="0063465E" w:rsidRPr="006C7A24">
        <w:rPr>
          <w:b w:val="0"/>
          <w:bCs/>
          <w:szCs w:val="26"/>
        </w:rPr>
        <w:t>thuộc</w:t>
      </w:r>
      <w:proofErr w:type="spellEnd"/>
      <w:r w:rsidR="0063465E" w:rsidRPr="006C7A24">
        <w:rPr>
          <w:b w:val="0"/>
          <w:bCs/>
          <w:szCs w:val="26"/>
        </w:rPr>
        <w:t xml:space="preserve"> </w:t>
      </w:r>
      <w:proofErr w:type="spellStart"/>
      <w:r w:rsidR="0063465E" w:rsidRPr="006C7A24">
        <w:rPr>
          <w:b w:val="0"/>
          <w:bCs/>
          <w:szCs w:val="26"/>
        </w:rPr>
        <w:t>tính</w:t>
      </w:r>
      <w:proofErr w:type="spellEnd"/>
      <w:r w:rsidR="0063465E" w:rsidRPr="006C7A24">
        <w:rPr>
          <w:b w:val="0"/>
          <w:bCs/>
          <w:szCs w:val="26"/>
        </w:rPr>
        <w:t xml:space="preserve"> </w:t>
      </w:r>
      <w:proofErr w:type="spellStart"/>
      <w:r w:rsidR="0063465E" w:rsidRPr="006C7A24">
        <w:rPr>
          <w:b w:val="0"/>
          <w:bCs/>
          <w:szCs w:val="26"/>
        </w:rPr>
        <w:t>riêng</w:t>
      </w:r>
      <w:proofErr w:type="spellEnd"/>
      <w:r w:rsidR="0063465E" w:rsidRPr="006C7A24">
        <w:rPr>
          <w:b w:val="0"/>
          <w:bCs/>
          <w:szCs w:val="26"/>
        </w:rPr>
        <w:t xml:space="preserve">, </w:t>
      </w:r>
      <w:proofErr w:type="spellStart"/>
      <w:r w:rsidR="0063465E" w:rsidRPr="006C7A24">
        <w:rPr>
          <w:b w:val="0"/>
          <w:bCs/>
          <w:szCs w:val="26"/>
        </w:rPr>
        <w:t>không</w:t>
      </w:r>
      <w:proofErr w:type="spellEnd"/>
      <w:r w:rsidR="0063465E" w:rsidRPr="006C7A24">
        <w:rPr>
          <w:b w:val="0"/>
          <w:bCs/>
          <w:szCs w:val="26"/>
        </w:rPr>
        <w:t xml:space="preserve"> </w:t>
      </w:r>
      <w:proofErr w:type="spellStart"/>
      <w:r w:rsidR="0063465E" w:rsidRPr="006C7A24">
        <w:rPr>
          <w:b w:val="0"/>
          <w:bCs/>
          <w:szCs w:val="26"/>
        </w:rPr>
        <w:t>cần</w:t>
      </w:r>
      <w:proofErr w:type="spellEnd"/>
      <w:r w:rsidR="0063465E" w:rsidRPr="006C7A24">
        <w:rPr>
          <w:b w:val="0"/>
          <w:bCs/>
          <w:szCs w:val="26"/>
        </w:rPr>
        <w:t xml:space="preserve"> </w:t>
      </w:r>
      <w:proofErr w:type="spellStart"/>
      <w:r w:rsidR="0063465E" w:rsidRPr="006C7A24">
        <w:rPr>
          <w:b w:val="0"/>
          <w:bCs/>
          <w:szCs w:val="26"/>
        </w:rPr>
        <w:t>thực</w:t>
      </w:r>
      <w:proofErr w:type="spellEnd"/>
      <w:r w:rsidR="0063465E" w:rsidRPr="006C7A24">
        <w:rPr>
          <w:b w:val="0"/>
          <w:bCs/>
          <w:szCs w:val="26"/>
        </w:rPr>
        <w:t xml:space="preserve"> </w:t>
      </w:r>
      <w:proofErr w:type="spellStart"/>
      <w:r w:rsidR="0063465E" w:rsidRPr="006C7A24">
        <w:rPr>
          <w:b w:val="0"/>
          <w:bCs/>
          <w:szCs w:val="26"/>
        </w:rPr>
        <w:t>hiện</w:t>
      </w:r>
      <w:proofErr w:type="spellEnd"/>
      <w:r w:rsidR="0063465E" w:rsidRPr="006C7A24">
        <w:rPr>
          <w:b w:val="0"/>
          <w:bCs/>
          <w:szCs w:val="26"/>
        </w:rPr>
        <w:t xml:space="preserve"> </w:t>
      </w:r>
      <w:proofErr w:type="spellStart"/>
      <w:r w:rsidR="0063465E" w:rsidRPr="006C7A24">
        <w:rPr>
          <w:b w:val="0"/>
          <w:bCs/>
          <w:szCs w:val="26"/>
        </w:rPr>
        <w:t>bước</w:t>
      </w:r>
      <w:proofErr w:type="spellEnd"/>
      <w:r w:rsidR="0063465E" w:rsidRPr="006C7A24">
        <w:rPr>
          <w:b w:val="0"/>
          <w:bCs/>
          <w:szCs w:val="26"/>
        </w:rPr>
        <w:t xml:space="preserve"> </w:t>
      </w:r>
      <w:proofErr w:type="spellStart"/>
      <w:r w:rsidR="0063465E" w:rsidRPr="006C7A24">
        <w:rPr>
          <w:b w:val="0"/>
          <w:bCs/>
          <w:szCs w:val="26"/>
        </w:rPr>
        <w:t>này</w:t>
      </w:r>
      <w:proofErr w:type="spellEnd"/>
      <w:r w:rsidR="0063465E" w:rsidRPr="006C7A24">
        <w:rPr>
          <w:b w:val="0"/>
          <w:bCs/>
          <w:szCs w:val="26"/>
        </w:rPr>
        <w:t>.</w:t>
      </w:r>
    </w:p>
    <w:p w14:paraId="2D9926BB" w14:textId="77777777" w:rsidR="0085341D" w:rsidRPr="0085341D" w:rsidRDefault="0085341D" w:rsidP="0085341D">
      <w:pPr>
        <w:jc w:val="both"/>
        <w:rPr>
          <w:b w:val="0"/>
          <w:bCs/>
          <w:szCs w:val="26"/>
        </w:rPr>
      </w:pPr>
    </w:p>
    <w:p w14:paraId="4C960A10" w14:textId="02167ADF" w:rsidR="00A86CCA" w:rsidRDefault="00A86CCA">
      <w:pPr>
        <w:pStyle w:val="Heading3"/>
        <w:numPr>
          <w:ilvl w:val="1"/>
          <w:numId w:val="21"/>
        </w:numPr>
        <w:pPrChange w:id="957" w:author="HIKARI" w:date="2019-11-08T21:22:00Z">
          <w:pPr>
            <w:pStyle w:val="ListParagraph"/>
            <w:numPr>
              <w:ilvl w:val="1"/>
              <w:numId w:val="21"/>
            </w:numPr>
            <w:ind w:left="1440" w:hanging="720"/>
            <w:outlineLvl w:val="0"/>
          </w:pPr>
        </w:pPrChange>
      </w:pPr>
      <w:bookmarkStart w:id="958" w:name="_Toc24298336"/>
      <w:proofErr w:type="spellStart"/>
      <w:r w:rsidRPr="00A86CCA">
        <w:t>Dựng</w:t>
      </w:r>
      <w:proofErr w:type="spellEnd"/>
      <w:r w:rsidRPr="00A86CCA">
        <w:t xml:space="preserve"> </w:t>
      </w:r>
      <w:proofErr w:type="spellStart"/>
      <w:r w:rsidRPr="00A86CCA">
        <w:t>hình</w:t>
      </w:r>
      <w:bookmarkEnd w:id="958"/>
      <w:proofErr w:type="spellEnd"/>
    </w:p>
    <w:p w14:paraId="4BA282B8" w14:textId="6A18EB65" w:rsidR="00BE0C3D" w:rsidRPr="006E035F" w:rsidRDefault="00BE0C3D" w:rsidP="006E035F">
      <w:pPr>
        <w:ind w:left="720"/>
        <w:rPr>
          <w:b w:val="0"/>
          <w:bCs/>
          <w:szCs w:val="26"/>
        </w:rPr>
      </w:pPr>
      <w:proofErr w:type="spellStart"/>
      <w:r w:rsidRPr="006E035F">
        <w:rPr>
          <w:b w:val="0"/>
          <w:bCs/>
          <w:szCs w:val="26"/>
        </w:rPr>
        <w:t>Để</w:t>
      </w:r>
      <w:proofErr w:type="spellEnd"/>
      <w:r w:rsidRPr="006E035F">
        <w:rPr>
          <w:b w:val="0"/>
          <w:bCs/>
          <w:szCs w:val="26"/>
        </w:rPr>
        <w:t xml:space="preserve"> </w:t>
      </w:r>
      <w:proofErr w:type="spellStart"/>
      <w:r w:rsidRPr="006E035F">
        <w:rPr>
          <w:b w:val="0"/>
          <w:bCs/>
          <w:szCs w:val="26"/>
        </w:rPr>
        <w:t>dựng</w:t>
      </w:r>
      <w:proofErr w:type="spellEnd"/>
      <w:r w:rsidRPr="006E035F">
        <w:rPr>
          <w:b w:val="0"/>
          <w:bCs/>
          <w:szCs w:val="26"/>
        </w:rPr>
        <w:t xml:space="preserve"> </w:t>
      </w:r>
      <w:proofErr w:type="spellStart"/>
      <w:r w:rsidRPr="006E035F">
        <w:rPr>
          <w:b w:val="0"/>
          <w:bCs/>
          <w:szCs w:val="26"/>
        </w:rPr>
        <w:t>được</w:t>
      </w:r>
      <w:proofErr w:type="spellEnd"/>
      <w:r w:rsidRPr="006E035F">
        <w:rPr>
          <w:b w:val="0"/>
          <w:bCs/>
          <w:szCs w:val="26"/>
        </w:rPr>
        <w:t xml:space="preserve"> diagram </w:t>
      </w:r>
      <w:proofErr w:type="spellStart"/>
      <w:r w:rsidRPr="006E035F">
        <w:rPr>
          <w:b w:val="0"/>
          <w:bCs/>
          <w:szCs w:val="26"/>
        </w:rPr>
        <w:t>theo</w:t>
      </w:r>
      <w:proofErr w:type="spellEnd"/>
      <w:r w:rsidRPr="006E035F">
        <w:rPr>
          <w:b w:val="0"/>
          <w:bCs/>
          <w:szCs w:val="26"/>
        </w:rPr>
        <w:t xml:space="preserve"> </w:t>
      </w:r>
      <w:proofErr w:type="spellStart"/>
      <w:r w:rsidRPr="006E035F">
        <w:rPr>
          <w:b w:val="0"/>
          <w:bCs/>
          <w:szCs w:val="26"/>
        </w:rPr>
        <w:t>mô</w:t>
      </w:r>
      <w:proofErr w:type="spellEnd"/>
      <w:r w:rsidRPr="006E035F">
        <w:rPr>
          <w:b w:val="0"/>
          <w:bCs/>
          <w:szCs w:val="26"/>
        </w:rPr>
        <w:t xml:space="preserve"> </w:t>
      </w:r>
      <w:proofErr w:type="spellStart"/>
      <w:r w:rsidRPr="006E035F">
        <w:rPr>
          <w:b w:val="0"/>
          <w:bCs/>
          <w:szCs w:val="26"/>
        </w:rPr>
        <w:t>tả</w:t>
      </w:r>
      <w:proofErr w:type="spellEnd"/>
      <w:r w:rsidRPr="006E035F">
        <w:rPr>
          <w:b w:val="0"/>
          <w:bCs/>
          <w:szCs w:val="26"/>
        </w:rPr>
        <w:t xml:space="preserve"> </w:t>
      </w:r>
      <w:proofErr w:type="spellStart"/>
      <w:r w:rsidRPr="006E035F">
        <w:rPr>
          <w:b w:val="0"/>
          <w:bCs/>
          <w:szCs w:val="26"/>
        </w:rPr>
        <w:t>người</w:t>
      </w:r>
      <w:proofErr w:type="spellEnd"/>
      <w:r w:rsidRPr="006E035F">
        <w:rPr>
          <w:b w:val="0"/>
          <w:bCs/>
          <w:szCs w:val="26"/>
        </w:rPr>
        <w:t xml:space="preserve"> </w:t>
      </w:r>
      <w:proofErr w:type="spellStart"/>
      <w:r w:rsidRPr="006E035F">
        <w:rPr>
          <w:b w:val="0"/>
          <w:bCs/>
          <w:szCs w:val="26"/>
        </w:rPr>
        <w:t>dùng</w:t>
      </w:r>
      <w:proofErr w:type="spellEnd"/>
      <w:r w:rsidRPr="006E035F">
        <w:rPr>
          <w:b w:val="0"/>
          <w:bCs/>
          <w:szCs w:val="26"/>
        </w:rPr>
        <w:t xml:space="preserve"> </w:t>
      </w:r>
      <w:proofErr w:type="spellStart"/>
      <w:r w:rsidRPr="006E035F">
        <w:rPr>
          <w:b w:val="0"/>
          <w:bCs/>
          <w:szCs w:val="26"/>
        </w:rPr>
        <w:t>dưới</w:t>
      </w:r>
      <w:proofErr w:type="spellEnd"/>
      <w:r w:rsidRPr="006E035F">
        <w:rPr>
          <w:b w:val="0"/>
          <w:bCs/>
          <w:szCs w:val="26"/>
        </w:rPr>
        <w:t xml:space="preserve"> </w:t>
      </w:r>
      <w:proofErr w:type="spellStart"/>
      <w:r w:rsidRPr="006E035F">
        <w:rPr>
          <w:b w:val="0"/>
          <w:bCs/>
          <w:szCs w:val="26"/>
        </w:rPr>
        <w:t>dạng</w:t>
      </w:r>
      <w:proofErr w:type="spellEnd"/>
      <w:r w:rsidRPr="006E035F">
        <w:rPr>
          <w:b w:val="0"/>
          <w:bCs/>
          <w:szCs w:val="26"/>
        </w:rPr>
        <w:t xml:space="preserve"> </w:t>
      </w:r>
      <w:proofErr w:type="spellStart"/>
      <w:r w:rsidRPr="006E035F">
        <w:rPr>
          <w:b w:val="0"/>
          <w:bCs/>
          <w:szCs w:val="26"/>
        </w:rPr>
        <w:t>đồ</w:t>
      </w:r>
      <w:proofErr w:type="spellEnd"/>
      <w:r w:rsidRPr="006E035F">
        <w:rPr>
          <w:b w:val="0"/>
          <w:bCs/>
          <w:szCs w:val="26"/>
        </w:rPr>
        <w:t xml:space="preserve"> </w:t>
      </w:r>
      <w:proofErr w:type="spellStart"/>
      <w:r w:rsidRPr="006E035F">
        <w:rPr>
          <w:b w:val="0"/>
          <w:bCs/>
          <w:szCs w:val="26"/>
        </w:rPr>
        <w:t>hoạ</w:t>
      </w:r>
      <w:proofErr w:type="spellEnd"/>
      <w:r w:rsidR="006E035F" w:rsidRPr="006E035F">
        <w:rPr>
          <w:b w:val="0"/>
          <w:bCs/>
          <w:szCs w:val="26"/>
        </w:rPr>
        <w:t xml:space="preserve">, </w:t>
      </w:r>
      <w:proofErr w:type="spellStart"/>
      <w:r w:rsidR="006E035F" w:rsidRPr="006E035F">
        <w:rPr>
          <w:b w:val="0"/>
          <w:bCs/>
          <w:szCs w:val="26"/>
        </w:rPr>
        <w:t>cần</w:t>
      </w:r>
      <w:proofErr w:type="spellEnd"/>
      <w:r w:rsidR="006E035F" w:rsidRPr="006E035F">
        <w:rPr>
          <w:b w:val="0"/>
          <w:bCs/>
          <w:szCs w:val="26"/>
        </w:rPr>
        <w:t xml:space="preserve"> </w:t>
      </w:r>
      <w:proofErr w:type="spellStart"/>
      <w:r w:rsidR="006E035F" w:rsidRPr="006E035F">
        <w:rPr>
          <w:b w:val="0"/>
          <w:bCs/>
          <w:szCs w:val="26"/>
        </w:rPr>
        <w:t>trải</w:t>
      </w:r>
      <w:proofErr w:type="spellEnd"/>
      <w:r w:rsidR="006E035F" w:rsidRPr="006E035F">
        <w:rPr>
          <w:b w:val="0"/>
          <w:bCs/>
          <w:szCs w:val="26"/>
        </w:rPr>
        <w:t xml:space="preserve"> qua </w:t>
      </w:r>
      <w:proofErr w:type="spellStart"/>
      <w:r w:rsidR="006E035F" w:rsidRPr="006E035F">
        <w:rPr>
          <w:b w:val="0"/>
          <w:bCs/>
          <w:szCs w:val="26"/>
        </w:rPr>
        <w:t>các</w:t>
      </w:r>
      <w:proofErr w:type="spellEnd"/>
      <w:r w:rsidR="006E035F" w:rsidRPr="006E035F">
        <w:rPr>
          <w:b w:val="0"/>
          <w:bCs/>
          <w:szCs w:val="26"/>
        </w:rPr>
        <w:t xml:space="preserve"> </w:t>
      </w:r>
      <w:proofErr w:type="spellStart"/>
      <w:r w:rsidR="006E035F" w:rsidRPr="006E035F">
        <w:rPr>
          <w:b w:val="0"/>
          <w:bCs/>
          <w:szCs w:val="26"/>
        </w:rPr>
        <w:t>quá</w:t>
      </w:r>
      <w:proofErr w:type="spellEnd"/>
      <w:r w:rsidR="006E035F" w:rsidRPr="006E035F">
        <w:rPr>
          <w:b w:val="0"/>
          <w:bCs/>
          <w:szCs w:val="26"/>
        </w:rPr>
        <w:t xml:space="preserve"> </w:t>
      </w:r>
      <w:proofErr w:type="spellStart"/>
      <w:proofErr w:type="gramStart"/>
      <w:r w:rsidR="006E035F" w:rsidRPr="006E035F">
        <w:rPr>
          <w:b w:val="0"/>
          <w:bCs/>
          <w:szCs w:val="26"/>
        </w:rPr>
        <w:t>trình</w:t>
      </w:r>
      <w:proofErr w:type="spellEnd"/>
      <w:r w:rsidR="006E035F" w:rsidRPr="006E035F">
        <w:rPr>
          <w:b w:val="0"/>
          <w:bCs/>
          <w:szCs w:val="26"/>
        </w:rPr>
        <w:t xml:space="preserve"> </w:t>
      </w:r>
      <w:r w:rsidR="00324FE9">
        <w:rPr>
          <w:b w:val="0"/>
          <w:bCs/>
          <w:szCs w:val="26"/>
        </w:rPr>
        <w:t>:</w:t>
      </w:r>
      <w:proofErr w:type="gramEnd"/>
    </w:p>
    <w:p w14:paraId="4E50A0E4" w14:textId="7DE14C34" w:rsidR="006E035F" w:rsidRDefault="006E035F" w:rsidP="001C69BD">
      <w:pPr>
        <w:pStyle w:val="ListParagraph"/>
        <w:numPr>
          <w:ilvl w:val="0"/>
          <w:numId w:val="30"/>
        </w:numPr>
        <w:ind w:left="1800"/>
        <w:contextualSpacing w:val="0"/>
        <w:rPr>
          <w:b w:val="0"/>
          <w:bCs/>
          <w:szCs w:val="26"/>
        </w:rPr>
        <w:pPrChange w:id="959" w:author="HIKARI" w:date="2019-11-10T17:20:00Z">
          <w:pPr>
            <w:pStyle w:val="ListParagraph"/>
            <w:numPr>
              <w:numId w:val="30"/>
            </w:numPr>
            <w:ind w:left="1800" w:hanging="360"/>
          </w:pPr>
        </w:pPrChange>
      </w:pPr>
      <w:proofErr w:type="spellStart"/>
      <w:r w:rsidRPr="006E035F">
        <w:rPr>
          <w:b w:val="0"/>
          <w:bCs/>
          <w:szCs w:val="26"/>
        </w:rPr>
        <w:t>Xác</w:t>
      </w:r>
      <w:proofErr w:type="spellEnd"/>
      <w:r w:rsidRPr="006E035F">
        <w:rPr>
          <w:b w:val="0"/>
          <w:bCs/>
          <w:szCs w:val="26"/>
        </w:rPr>
        <w:t xml:space="preserve"> </w:t>
      </w:r>
      <w:proofErr w:type="spellStart"/>
      <w:r w:rsidRPr="006E035F">
        <w:rPr>
          <w:b w:val="0"/>
          <w:bCs/>
          <w:szCs w:val="26"/>
        </w:rPr>
        <w:t>định</w:t>
      </w:r>
      <w:proofErr w:type="spellEnd"/>
      <w:r w:rsidRPr="006E035F">
        <w:rPr>
          <w:b w:val="0"/>
          <w:bCs/>
          <w:szCs w:val="26"/>
        </w:rPr>
        <w:t xml:space="preserve"> </w:t>
      </w:r>
      <w:proofErr w:type="spellStart"/>
      <w:r w:rsidRPr="006E035F">
        <w:rPr>
          <w:b w:val="0"/>
          <w:bCs/>
          <w:szCs w:val="26"/>
        </w:rPr>
        <w:t>lớp</w:t>
      </w:r>
      <w:proofErr w:type="spellEnd"/>
      <w:r w:rsidRPr="006E035F">
        <w:rPr>
          <w:b w:val="0"/>
          <w:bCs/>
          <w:szCs w:val="26"/>
        </w:rPr>
        <w:t xml:space="preserve"> cha – </w:t>
      </w:r>
      <w:proofErr w:type="spellStart"/>
      <w:r w:rsidRPr="006E035F">
        <w:rPr>
          <w:b w:val="0"/>
          <w:bCs/>
          <w:szCs w:val="26"/>
        </w:rPr>
        <w:t>lớp</w:t>
      </w:r>
      <w:proofErr w:type="spellEnd"/>
      <w:r w:rsidRPr="006E035F">
        <w:rPr>
          <w:b w:val="0"/>
          <w:bCs/>
          <w:szCs w:val="26"/>
        </w:rPr>
        <w:t xml:space="preserve"> con</w:t>
      </w:r>
      <w:ins w:id="960" w:author="HIKARI" w:date="2019-11-10T17:23:00Z">
        <w:r w:rsidR="0090526D">
          <w:rPr>
            <w:b w:val="0"/>
            <w:bCs/>
            <w:szCs w:val="26"/>
          </w:rPr>
          <w:t>.</w:t>
        </w:r>
      </w:ins>
    </w:p>
    <w:p w14:paraId="6B73F9BE" w14:textId="45CA5229" w:rsidR="006E035F" w:rsidRDefault="006E035F" w:rsidP="0090526D">
      <w:pPr>
        <w:pStyle w:val="ListParagraph"/>
        <w:numPr>
          <w:ilvl w:val="0"/>
          <w:numId w:val="30"/>
        </w:numPr>
        <w:ind w:left="1800"/>
        <w:contextualSpacing w:val="0"/>
        <w:jc w:val="both"/>
        <w:rPr>
          <w:b w:val="0"/>
          <w:bCs/>
          <w:szCs w:val="26"/>
        </w:rPr>
        <w:pPrChange w:id="961" w:author="HIKARI" w:date="2019-11-10T17:22:00Z">
          <w:pPr>
            <w:pStyle w:val="ListParagraph"/>
            <w:numPr>
              <w:numId w:val="30"/>
            </w:numPr>
            <w:ind w:left="1800" w:hanging="360"/>
          </w:pPr>
        </w:pPrChange>
      </w:pPr>
      <w:proofErr w:type="spellStart"/>
      <w:r>
        <w:rPr>
          <w:b w:val="0"/>
          <w:bCs/>
          <w:szCs w:val="26"/>
        </w:rPr>
        <w:lastRenderedPageBreak/>
        <w:t>Xây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dựng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cây</w:t>
      </w:r>
      <w:proofErr w:type="spellEnd"/>
      <w:r>
        <w:rPr>
          <w:b w:val="0"/>
          <w:bCs/>
          <w:szCs w:val="26"/>
        </w:rPr>
        <w:t xml:space="preserve"> con </w:t>
      </w:r>
      <w:proofErr w:type="spellStart"/>
      <w:r>
        <w:rPr>
          <w:b w:val="0"/>
          <w:bCs/>
          <w:szCs w:val="26"/>
        </w:rPr>
        <w:t>phân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lớp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bằng</w:t>
      </w:r>
      <w:proofErr w:type="spellEnd"/>
      <w:r>
        <w:rPr>
          <w:b w:val="0"/>
          <w:bCs/>
          <w:szCs w:val="26"/>
        </w:rPr>
        <w:t xml:space="preserve"> </w:t>
      </w:r>
      <w:ins w:id="962" w:author="HIKARI" w:date="2019-11-09T14:59:00Z">
        <w:r w:rsidR="007C0FE9" w:rsidRPr="007C0FE9">
          <w:rPr>
            <w:b w:val="0"/>
            <w:szCs w:val="26"/>
            <w:rPrChange w:id="963" w:author="HIKARI" w:date="2019-11-09T14:59:00Z">
              <w:rPr>
                <w:bCs/>
                <w:szCs w:val="26"/>
              </w:rPr>
            </w:rPrChange>
          </w:rPr>
          <w:t>D</w:t>
        </w:r>
        <w:r w:rsidR="007C0FE9" w:rsidRPr="007C0FE9">
          <w:rPr>
            <w:b w:val="0"/>
            <w:szCs w:val="26"/>
            <w:rPrChange w:id="964" w:author="HIKARI" w:date="2019-11-09T14:59:00Z">
              <w:rPr>
                <w:b w:val="0"/>
                <w:bCs/>
                <w:color w:val="FF0000"/>
                <w:szCs w:val="26"/>
              </w:rPr>
            </w:rPrChange>
          </w:rPr>
          <w:t>ictionary</w:t>
        </w:r>
        <w:r w:rsidR="007C0FE9">
          <w:rPr>
            <w:bCs/>
            <w:szCs w:val="26"/>
          </w:rPr>
          <w:t xml:space="preserve"> </w:t>
        </w:r>
      </w:ins>
      <w:del w:id="965" w:author="HIKARI" w:date="2019-11-09T14:59:00Z">
        <w:r w:rsidDel="007C0FE9">
          <w:rPr>
            <w:b w:val="0"/>
            <w:bCs/>
            <w:szCs w:val="26"/>
          </w:rPr>
          <w:delText xml:space="preserve">Dictonary </w:delText>
        </w:r>
      </w:del>
      <w:proofErr w:type="spellStart"/>
      <w:r>
        <w:rPr>
          <w:b w:val="0"/>
          <w:bCs/>
          <w:szCs w:val="26"/>
        </w:rPr>
        <w:t>với</w:t>
      </w:r>
      <w:proofErr w:type="spellEnd"/>
      <w:r>
        <w:rPr>
          <w:b w:val="0"/>
          <w:bCs/>
          <w:szCs w:val="26"/>
        </w:rPr>
        <w:t xml:space="preserve"> key </w:t>
      </w:r>
      <w:proofErr w:type="spellStart"/>
      <w:r>
        <w:rPr>
          <w:b w:val="0"/>
          <w:bCs/>
          <w:szCs w:val="26"/>
        </w:rPr>
        <w:t>là</w:t>
      </w:r>
      <w:proofErr w:type="spellEnd"/>
      <w:r>
        <w:rPr>
          <w:b w:val="0"/>
          <w:bCs/>
          <w:szCs w:val="26"/>
        </w:rPr>
        <w:t xml:space="preserve"> </w:t>
      </w:r>
      <w:ins w:id="966" w:author="HIKARI" w:date="2019-11-09T14:59:00Z">
        <w:r w:rsidR="007C0FE9">
          <w:rPr>
            <w:b w:val="0"/>
            <w:bCs/>
            <w:szCs w:val="26"/>
          </w:rPr>
          <w:t>L</w:t>
        </w:r>
      </w:ins>
      <w:del w:id="967" w:author="HIKARI" w:date="2019-11-09T14:59:00Z">
        <w:r w:rsidDel="007C0FE9">
          <w:rPr>
            <w:b w:val="0"/>
            <w:bCs/>
            <w:szCs w:val="26"/>
          </w:rPr>
          <w:delText>l</w:delText>
        </w:r>
      </w:del>
      <w:r>
        <w:rPr>
          <w:b w:val="0"/>
          <w:bCs/>
          <w:szCs w:val="26"/>
        </w:rPr>
        <w:t>evel (</w:t>
      </w:r>
      <w:proofErr w:type="spellStart"/>
      <w:r>
        <w:rPr>
          <w:b w:val="0"/>
          <w:bCs/>
          <w:szCs w:val="26"/>
        </w:rPr>
        <w:t>biểu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diễn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từ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số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nguyên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từ</w:t>
      </w:r>
      <w:proofErr w:type="spellEnd"/>
      <w:r>
        <w:rPr>
          <w:b w:val="0"/>
          <w:bCs/>
          <w:szCs w:val="26"/>
        </w:rPr>
        <w:t xml:space="preserve"> 1 </w:t>
      </w:r>
      <w:r w:rsidRPr="006E035F">
        <w:rPr>
          <w:b w:val="0"/>
          <w:bCs/>
          <w:szCs w:val="26"/>
        </w:rPr>
        <w:sym w:font="Wingdings" w:char="F0E0"/>
      </w:r>
      <w:r>
        <w:rPr>
          <w:b w:val="0"/>
          <w:bCs/>
          <w:szCs w:val="26"/>
        </w:rPr>
        <w:t xml:space="preserve"> n) </w:t>
      </w:r>
      <w:proofErr w:type="spellStart"/>
      <w:r>
        <w:rPr>
          <w:b w:val="0"/>
          <w:bCs/>
          <w:szCs w:val="26"/>
        </w:rPr>
        <w:t>và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giá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trị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là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một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danh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sách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các</w:t>
      </w:r>
      <w:proofErr w:type="spellEnd"/>
      <w:r>
        <w:rPr>
          <w:b w:val="0"/>
          <w:bCs/>
          <w:szCs w:val="26"/>
        </w:rPr>
        <w:t xml:space="preserve"> Layer </w:t>
      </w:r>
      <w:proofErr w:type="spellStart"/>
      <w:r>
        <w:rPr>
          <w:b w:val="0"/>
          <w:bCs/>
          <w:szCs w:val="26"/>
        </w:rPr>
        <w:t>thuộc</w:t>
      </w:r>
      <w:proofErr w:type="spellEnd"/>
      <w:r>
        <w:rPr>
          <w:b w:val="0"/>
          <w:bCs/>
          <w:szCs w:val="26"/>
        </w:rPr>
        <w:t xml:space="preserve"> Level </w:t>
      </w:r>
      <w:proofErr w:type="spellStart"/>
      <w:r>
        <w:rPr>
          <w:b w:val="0"/>
          <w:bCs/>
          <w:szCs w:val="26"/>
        </w:rPr>
        <w:t>đó</w:t>
      </w:r>
      <w:proofErr w:type="spellEnd"/>
      <w:r>
        <w:rPr>
          <w:b w:val="0"/>
          <w:bCs/>
          <w:szCs w:val="26"/>
        </w:rPr>
        <w:t xml:space="preserve">. </w:t>
      </w:r>
      <w:proofErr w:type="spellStart"/>
      <w:r>
        <w:rPr>
          <w:b w:val="0"/>
          <w:bCs/>
          <w:szCs w:val="26"/>
        </w:rPr>
        <w:t>Về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cách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phân</w:t>
      </w:r>
      <w:proofErr w:type="spellEnd"/>
      <w:r>
        <w:rPr>
          <w:b w:val="0"/>
          <w:bCs/>
          <w:szCs w:val="26"/>
        </w:rPr>
        <w:t xml:space="preserve"> chia level </w:t>
      </w:r>
      <w:proofErr w:type="spellStart"/>
      <w:r>
        <w:rPr>
          <w:b w:val="0"/>
          <w:bCs/>
          <w:szCs w:val="26"/>
        </w:rPr>
        <w:t>thì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InputLayer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sẽ</w:t>
      </w:r>
      <w:proofErr w:type="spellEnd"/>
      <w:r>
        <w:rPr>
          <w:b w:val="0"/>
          <w:bCs/>
          <w:szCs w:val="26"/>
        </w:rPr>
        <w:t xml:space="preserve"> ở level 1 </w:t>
      </w:r>
      <w:proofErr w:type="spellStart"/>
      <w:r>
        <w:rPr>
          <w:b w:val="0"/>
          <w:bCs/>
          <w:szCs w:val="26"/>
        </w:rPr>
        <w:t>và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OutputLayer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sẽ</w:t>
      </w:r>
      <w:proofErr w:type="spellEnd"/>
      <w:r>
        <w:rPr>
          <w:b w:val="0"/>
          <w:bCs/>
          <w:szCs w:val="26"/>
        </w:rPr>
        <w:t xml:space="preserve"> ở level </w:t>
      </w:r>
      <w:proofErr w:type="spellStart"/>
      <w:r>
        <w:rPr>
          <w:b w:val="0"/>
          <w:bCs/>
          <w:szCs w:val="26"/>
        </w:rPr>
        <w:t>cuối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cùng</w:t>
      </w:r>
      <w:proofErr w:type="spellEnd"/>
      <w:r>
        <w:rPr>
          <w:b w:val="0"/>
          <w:bCs/>
          <w:szCs w:val="26"/>
        </w:rPr>
        <w:t xml:space="preserve">, Layer con ở </w:t>
      </w:r>
      <w:proofErr w:type="spellStart"/>
      <w:r>
        <w:rPr>
          <w:b w:val="0"/>
          <w:bCs/>
          <w:szCs w:val="26"/>
        </w:rPr>
        <w:t>dưới</w:t>
      </w:r>
      <w:proofErr w:type="spellEnd"/>
      <w:r>
        <w:rPr>
          <w:b w:val="0"/>
          <w:bCs/>
          <w:szCs w:val="26"/>
        </w:rPr>
        <w:t xml:space="preserve"> Layer cha </w:t>
      </w:r>
      <w:proofErr w:type="spellStart"/>
      <w:r>
        <w:rPr>
          <w:b w:val="0"/>
          <w:bCs/>
          <w:szCs w:val="26"/>
        </w:rPr>
        <w:t>tối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thiểu</w:t>
      </w:r>
      <w:proofErr w:type="spellEnd"/>
      <w:r>
        <w:rPr>
          <w:b w:val="0"/>
          <w:bCs/>
          <w:szCs w:val="26"/>
        </w:rPr>
        <w:t xml:space="preserve"> 1 level.</w:t>
      </w:r>
    </w:p>
    <w:p w14:paraId="27771C4D" w14:textId="3234A644" w:rsidR="006E035F" w:rsidRDefault="00C6005A" w:rsidP="001C69BD">
      <w:pPr>
        <w:pStyle w:val="ListParagraph"/>
        <w:numPr>
          <w:ilvl w:val="0"/>
          <w:numId w:val="30"/>
        </w:numPr>
        <w:ind w:left="1800"/>
        <w:contextualSpacing w:val="0"/>
        <w:rPr>
          <w:b w:val="0"/>
          <w:bCs/>
          <w:szCs w:val="26"/>
        </w:rPr>
        <w:pPrChange w:id="968" w:author="HIKARI" w:date="2019-11-10T17:20:00Z">
          <w:pPr>
            <w:pStyle w:val="ListParagraph"/>
            <w:numPr>
              <w:numId w:val="30"/>
            </w:numPr>
            <w:ind w:left="1800" w:hanging="360"/>
          </w:pPr>
        </w:pPrChange>
      </w:pPr>
      <w:proofErr w:type="spellStart"/>
      <w:r>
        <w:rPr>
          <w:b w:val="0"/>
          <w:bCs/>
          <w:szCs w:val="26"/>
        </w:rPr>
        <w:t>Dựng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đồ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hoạ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cho</w:t>
      </w:r>
      <w:proofErr w:type="spellEnd"/>
      <w:r>
        <w:rPr>
          <w:b w:val="0"/>
          <w:bCs/>
          <w:szCs w:val="26"/>
        </w:rPr>
        <w:t xml:space="preserve"> diagram </w:t>
      </w:r>
      <w:proofErr w:type="spellStart"/>
      <w:r>
        <w:rPr>
          <w:b w:val="0"/>
          <w:bCs/>
          <w:szCs w:val="26"/>
        </w:rPr>
        <w:t>dựa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theo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cây</w:t>
      </w:r>
      <w:proofErr w:type="spellEnd"/>
      <w:r>
        <w:rPr>
          <w:b w:val="0"/>
          <w:bCs/>
          <w:szCs w:val="26"/>
        </w:rPr>
        <w:t xml:space="preserve"> con </w:t>
      </w:r>
      <w:proofErr w:type="spellStart"/>
      <w:r>
        <w:rPr>
          <w:b w:val="0"/>
          <w:bCs/>
          <w:szCs w:val="26"/>
        </w:rPr>
        <w:t>phân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lớp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vừa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tạo</w:t>
      </w:r>
      <w:proofErr w:type="spellEnd"/>
      <w:r>
        <w:rPr>
          <w:b w:val="0"/>
          <w:bCs/>
          <w:szCs w:val="26"/>
        </w:rPr>
        <w:t xml:space="preserve"> ở </w:t>
      </w:r>
      <w:proofErr w:type="spellStart"/>
      <w:r>
        <w:rPr>
          <w:b w:val="0"/>
          <w:bCs/>
          <w:szCs w:val="26"/>
        </w:rPr>
        <w:t>trên</w:t>
      </w:r>
      <w:proofErr w:type="spellEnd"/>
      <w:ins w:id="969" w:author="HIKARI" w:date="2019-11-10T17:22:00Z">
        <w:r w:rsidR="0090526D">
          <w:rPr>
            <w:b w:val="0"/>
            <w:bCs/>
            <w:szCs w:val="26"/>
          </w:rPr>
          <w:t>.</w:t>
        </w:r>
      </w:ins>
    </w:p>
    <w:p w14:paraId="19932A88" w14:textId="28DB3DDF" w:rsidR="00993E32" w:rsidRDefault="00C6005A" w:rsidP="001C69BD">
      <w:pPr>
        <w:pStyle w:val="ListParagraph"/>
        <w:numPr>
          <w:ilvl w:val="0"/>
          <w:numId w:val="30"/>
        </w:numPr>
        <w:ind w:left="1800"/>
        <w:contextualSpacing w:val="0"/>
        <w:rPr>
          <w:b w:val="0"/>
          <w:bCs/>
          <w:szCs w:val="26"/>
        </w:rPr>
        <w:pPrChange w:id="970" w:author="HIKARI" w:date="2019-11-10T17:20:00Z">
          <w:pPr>
            <w:pStyle w:val="ListParagraph"/>
            <w:numPr>
              <w:numId w:val="30"/>
            </w:numPr>
            <w:ind w:left="1800" w:hanging="360"/>
          </w:pPr>
        </w:pPrChange>
      </w:pPr>
      <w:proofErr w:type="spellStart"/>
      <w:r>
        <w:rPr>
          <w:b w:val="0"/>
          <w:bCs/>
          <w:szCs w:val="26"/>
        </w:rPr>
        <w:t>Dựng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đồ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hoạ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cho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các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kết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nối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giữa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các</w:t>
      </w:r>
      <w:proofErr w:type="spellEnd"/>
      <w:r>
        <w:rPr>
          <w:b w:val="0"/>
          <w:bCs/>
          <w:szCs w:val="26"/>
        </w:rPr>
        <w:t xml:space="preserve"> Layer</w:t>
      </w:r>
      <w:ins w:id="971" w:author="HIKARI" w:date="2019-11-10T17:23:00Z">
        <w:r w:rsidR="0090526D">
          <w:rPr>
            <w:b w:val="0"/>
            <w:bCs/>
            <w:szCs w:val="26"/>
          </w:rPr>
          <w:t>.</w:t>
        </w:r>
      </w:ins>
    </w:p>
    <w:p w14:paraId="6AD3D765" w14:textId="6B3EEEDF" w:rsidR="00C6005A" w:rsidRDefault="00C6005A" w:rsidP="00C6005A">
      <w:pPr>
        <w:rPr>
          <w:ins w:id="972" w:author="HIKARI" w:date="2019-11-08T23:09:00Z"/>
          <w:b w:val="0"/>
          <w:bCs/>
          <w:szCs w:val="26"/>
        </w:rPr>
      </w:pPr>
    </w:p>
    <w:p w14:paraId="685ED154" w14:textId="18916826" w:rsidR="00003E1F" w:rsidRDefault="00003E1F" w:rsidP="00C6005A">
      <w:pPr>
        <w:rPr>
          <w:ins w:id="973" w:author="HIKARI" w:date="2019-11-08T23:09:00Z"/>
          <w:b w:val="0"/>
          <w:bCs/>
          <w:szCs w:val="26"/>
        </w:rPr>
      </w:pPr>
    </w:p>
    <w:p w14:paraId="1D552B1C" w14:textId="46EA4820" w:rsidR="00003E1F" w:rsidRDefault="00003E1F" w:rsidP="00C6005A">
      <w:pPr>
        <w:rPr>
          <w:ins w:id="974" w:author="HIKARI" w:date="2019-11-08T23:09:00Z"/>
          <w:b w:val="0"/>
          <w:bCs/>
          <w:szCs w:val="26"/>
        </w:rPr>
      </w:pPr>
    </w:p>
    <w:p w14:paraId="24DDD8DB" w14:textId="396BD5D2" w:rsidR="00003E1F" w:rsidRDefault="00003E1F" w:rsidP="00C6005A">
      <w:pPr>
        <w:rPr>
          <w:ins w:id="975" w:author="HIKARI" w:date="2019-11-08T23:09:00Z"/>
          <w:b w:val="0"/>
          <w:bCs/>
          <w:szCs w:val="26"/>
        </w:rPr>
      </w:pPr>
    </w:p>
    <w:p w14:paraId="78F6ADCE" w14:textId="34FC24B8" w:rsidR="00003E1F" w:rsidRDefault="00003E1F" w:rsidP="00C6005A">
      <w:pPr>
        <w:rPr>
          <w:ins w:id="976" w:author="HIKARI" w:date="2019-11-08T23:09:00Z"/>
          <w:b w:val="0"/>
          <w:bCs/>
          <w:szCs w:val="26"/>
        </w:rPr>
      </w:pPr>
    </w:p>
    <w:p w14:paraId="48198255" w14:textId="38015B7B" w:rsidR="00003E1F" w:rsidRDefault="00003E1F" w:rsidP="00C6005A">
      <w:pPr>
        <w:rPr>
          <w:ins w:id="977" w:author="HIKARI" w:date="2019-11-08T23:09:00Z"/>
          <w:b w:val="0"/>
          <w:bCs/>
          <w:szCs w:val="26"/>
        </w:rPr>
      </w:pPr>
    </w:p>
    <w:p w14:paraId="271F48B0" w14:textId="74969924" w:rsidR="00003E1F" w:rsidRDefault="00003E1F" w:rsidP="00C6005A">
      <w:pPr>
        <w:rPr>
          <w:ins w:id="978" w:author="HIKARI" w:date="2019-11-08T23:09:00Z"/>
          <w:b w:val="0"/>
          <w:bCs/>
          <w:szCs w:val="26"/>
        </w:rPr>
      </w:pPr>
    </w:p>
    <w:p w14:paraId="507DF9E8" w14:textId="4992A1C6" w:rsidR="00003E1F" w:rsidRDefault="00003E1F" w:rsidP="00C6005A">
      <w:pPr>
        <w:rPr>
          <w:ins w:id="979" w:author="HIKARI" w:date="2019-11-08T23:09:00Z"/>
          <w:b w:val="0"/>
          <w:bCs/>
          <w:szCs w:val="26"/>
        </w:rPr>
      </w:pPr>
    </w:p>
    <w:p w14:paraId="1955070B" w14:textId="7F5D0D27" w:rsidR="00003E1F" w:rsidRDefault="00003E1F" w:rsidP="00C6005A">
      <w:pPr>
        <w:rPr>
          <w:ins w:id="980" w:author="HIKARI" w:date="2019-11-08T23:09:00Z"/>
          <w:b w:val="0"/>
          <w:bCs/>
          <w:szCs w:val="26"/>
        </w:rPr>
      </w:pPr>
    </w:p>
    <w:p w14:paraId="2FCE8861" w14:textId="4E961C04" w:rsidR="00003E1F" w:rsidRDefault="00003E1F" w:rsidP="00C6005A">
      <w:pPr>
        <w:rPr>
          <w:ins w:id="981" w:author="HIKARI" w:date="2019-11-08T23:09:00Z"/>
          <w:b w:val="0"/>
          <w:bCs/>
          <w:szCs w:val="26"/>
        </w:rPr>
      </w:pPr>
    </w:p>
    <w:p w14:paraId="6FBD922E" w14:textId="6BCC6775" w:rsidR="00003E1F" w:rsidRDefault="00003E1F" w:rsidP="00C6005A">
      <w:pPr>
        <w:rPr>
          <w:ins w:id="982" w:author="HIKARI" w:date="2019-11-08T23:09:00Z"/>
          <w:b w:val="0"/>
          <w:bCs/>
          <w:szCs w:val="26"/>
        </w:rPr>
      </w:pPr>
    </w:p>
    <w:p w14:paraId="1BA9DF2E" w14:textId="1C7B637A" w:rsidR="00003E1F" w:rsidRDefault="00003E1F" w:rsidP="00C6005A">
      <w:pPr>
        <w:rPr>
          <w:ins w:id="983" w:author="HIKARI" w:date="2019-11-08T23:09:00Z"/>
          <w:b w:val="0"/>
          <w:bCs/>
          <w:szCs w:val="26"/>
        </w:rPr>
      </w:pPr>
    </w:p>
    <w:p w14:paraId="44A40C7F" w14:textId="6379DC45" w:rsidR="00003E1F" w:rsidRDefault="00003E1F" w:rsidP="00C6005A">
      <w:pPr>
        <w:rPr>
          <w:ins w:id="984" w:author="HIKARI" w:date="2019-11-08T23:11:00Z"/>
          <w:b w:val="0"/>
          <w:bCs/>
          <w:szCs w:val="26"/>
        </w:rPr>
      </w:pPr>
    </w:p>
    <w:p w14:paraId="5504333C" w14:textId="1D2E5B6B" w:rsidR="00BE1FC8" w:rsidRDefault="00BE1FC8" w:rsidP="00C6005A">
      <w:pPr>
        <w:rPr>
          <w:ins w:id="985" w:author="HIKARI" w:date="2019-11-08T23:11:00Z"/>
          <w:b w:val="0"/>
          <w:bCs/>
          <w:szCs w:val="26"/>
        </w:rPr>
      </w:pPr>
    </w:p>
    <w:p w14:paraId="1675CA73" w14:textId="6C1EF9E7" w:rsidR="00BE1FC8" w:rsidRDefault="00BE1FC8" w:rsidP="00C6005A">
      <w:pPr>
        <w:rPr>
          <w:ins w:id="986" w:author="HIKARI" w:date="2019-11-08T23:11:00Z"/>
          <w:b w:val="0"/>
          <w:bCs/>
          <w:szCs w:val="26"/>
        </w:rPr>
      </w:pPr>
    </w:p>
    <w:p w14:paraId="7B6608ED" w14:textId="62678164" w:rsidR="00BE1FC8" w:rsidRDefault="00BE1FC8" w:rsidP="00C6005A">
      <w:pPr>
        <w:rPr>
          <w:ins w:id="987" w:author="HIKARI" w:date="2019-11-08T23:11:00Z"/>
          <w:b w:val="0"/>
          <w:bCs/>
          <w:szCs w:val="26"/>
        </w:rPr>
      </w:pPr>
    </w:p>
    <w:p w14:paraId="37DBB3EB" w14:textId="62DD7578" w:rsidR="00BE1FC8" w:rsidRDefault="00BE1FC8" w:rsidP="00C6005A">
      <w:pPr>
        <w:rPr>
          <w:ins w:id="988" w:author="HIKARI" w:date="2019-11-08T23:11:00Z"/>
          <w:b w:val="0"/>
          <w:bCs/>
          <w:szCs w:val="26"/>
        </w:rPr>
      </w:pPr>
    </w:p>
    <w:p w14:paraId="64F0627F" w14:textId="77777777" w:rsidR="00BE1FC8" w:rsidRPr="00C6005A" w:rsidRDefault="00BE1FC8" w:rsidP="00C6005A">
      <w:pPr>
        <w:rPr>
          <w:b w:val="0"/>
          <w:bCs/>
          <w:szCs w:val="26"/>
        </w:rPr>
      </w:pPr>
    </w:p>
    <w:p w14:paraId="308761F2" w14:textId="4D27098C" w:rsidR="00510CB9" w:rsidRDefault="008D15B5">
      <w:pPr>
        <w:pStyle w:val="Heading2"/>
        <w:numPr>
          <w:ilvl w:val="0"/>
          <w:numId w:val="21"/>
        </w:numPr>
        <w:pPrChange w:id="989" w:author="HIKARI" w:date="2019-11-08T21:22:00Z">
          <w:pPr>
            <w:pStyle w:val="ListParagraph"/>
            <w:numPr>
              <w:numId w:val="21"/>
            </w:numPr>
            <w:ind w:hanging="360"/>
            <w:outlineLvl w:val="1"/>
          </w:pPr>
        </w:pPrChange>
      </w:pPr>
      <w:bookmarkStart w:id="990" w:name="_Toc24298337"/>
      <w:proofErr w:type="spellStart"/>
      <w:r w:rsidRPr="008D15B5">
        <w:lastRenderedPageBreak/>
        <w:t>Thiết</w:t>
      </w:r>
      <w:proofErr w:type="spellEnd"/>
      <w:r w:rsidRPr="008D15B5">
        <w:t xml:space="preserve"> </w:t>
      </w:r>
      <w:proofErr w:type="spellStart"/>
      <w:r w:rsidRPr="008D15B5">
        <w:t>kế</w:t>
      </w:r>
      <w:proofErr w:type="spellEnd"/>
      <w:r w:rsidRPr="008D15B5">
        <w:t xml:space="preserve"> </w:t>
      </w:r>
      <w:proofErr w:type="spellStart"/>
      <w:r w:rsidRPr="008D15B5">
        <w:t>giao</w:t>
      </w:r>
      <w:proofErr w:type="spellEnd"/>
      <w:r w:rsidRPr="008D15B5">
        <w:t xml:space="preserve"> </w:t>
      </w:r>
      <w:proofErr w:type="spellStart"/>
      <w:r w:rsidRPr="008D15B5">
        <w:t>diện</w:t>
      </w:r>
      <w:bookmarkEnd w:id="990"/>
      <w:proofErr w:type="spellEnd"/>
    </w:p>
    <w:p w14:paraId="7AD2AFD1" w14:textId="58F0AA98" w:rsidR="00214C88" w:rsidRDefault="000A704B">
      <w:pPr>
        <w:pStyle w:val="Heading3"/>
        <w:numPr>
          <w:ilvl w:val="1"/>
          <w:numId w:val="21"/>
        </w:numPr>
        <w:pPrChange w:id="991" w:author="HIKARI" w:date="2019-11-08T21:22:00Z">
          <w:pPr>
            <w:pStyle w:val="ListParagraph"/>
            <w:numPr>
              <w:ilvl w:val="1"/>
              <w:numId w:val="21"/>
            </w:numPr>
            <w:ind w:left="1440" w:hanging="720"/>
            <w:outlineLvl w:val="2"/>
          </w:pPr>
        </w:pPrChange>
      </w:pPr>
      <w:bookmarkStart w:id="992" w:name="_Toc24298338"/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DED263C" wp14:editId="0EF6B073">
                <wp:simplePos x="0" y="0"/>
                <wp:positionH relativeFrom="column">
                  <wp:posOffset>2355215</wp:posOffset>
                </wp:positionH>
                <wp:positionV relativeFrom="paragraph">
                  <wp:posOffset>376555</wp:posOffset>
                </wp:positionV>
                <wp:extent cx="1938528" cy="885139"/>
                <wp:effectExtent l="0" t="0" r="24130" b="10795"/>
                <wp:wrapNone/>
                <wp:docPr id="88" name="Text Box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38528" cy="885139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736BAE3" w14:textId="0C25C509" w:rsidR="00B40D21" w:rsidRPr="00337569" w:rsidRDefault="00B40D21" w:rsidP="000A704B">
                            <w:proofErr w:type="spellStart"/>
                            <w:r>
                              <w:t>Chức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năng</w:t>
                            </w:r>
                            <w:proofErr w:type="spellEnd"/>
                            <w:r>
                              <w:t xml:space="preserve"> di </w:t>
                            </w:r>
                            <w:proofErr w:type="spellStart"/>
                            <w:r>
                              <w:t>chuyển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và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thu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phóng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trên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khu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vực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hiển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thị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ED263C" id="Text Box 88" o:spid="_x0000_s1027" type="#_x0000_t202" style="position:absolute;left:0;text-align:left;margin-left:185.45pt;margin-top:29.65pt;width:152.65pt;height:69.7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" fillcolor="white [3201]" strokecolor="black [3200]" strokeweight="1pt">
                <v:textbox>
                  <w:txbxContent>
                    <w:p w14:paraId="4736BAE3" w14:textId="0C25C509" w:rsidR="00B40D21" w:rsidRPr="00337569" w:rsidRDefault="00B40D21" w:rsidP="000A704B">
                      <w:proofErr w:type="spellStart"/>
                      <w:r>
                        <w:t>Chức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năng</w:t>
                      </w:r>
                      <w:proofErr w:type="spellEnd"/>
                      <w:r>
                        <w:t xml:space="preserve"> di </w:t>
                      </w:r>
                      <w:proofErr w:type="spellStart"/>
                      <w:r>
                        <w:t>chuyển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và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thu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phóng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trên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khu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vực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hiển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thị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proofErr w:type="spellStart"/>
      <w:r w:rsidR="00214C88" w:rsidRPr="00E24C10">
        <w:t>Giao</w:t>
      </w:r>
      <w:proofErr w:type="spellEnd"/>
      <w:r w:rsidR="00214C88" w:rsidRPr="00E24C10">
        <w:t xml:space="preserve"> </w:t>
      </w:r>
      <w:proofErr w:type="spellStart"/>
      <w:r w:rsidR="00214C88" w:rsidRPr="00E24C10">
        <w:t>diện</w:t>
      </w:r>
      <w:proofErr w:type="spellEnd"/>
      <w:r w:rsidR="00214C88" w:rsidRPr="00E24C10">
        <w:t xml:space="preserve"> </w:t>
      </w:r>
      <w:proofErr w:type="spellStart"/>
      <w:r w:rsidR="00214C88">
        <w:t>chương</w:t>
      </w:r>
      <w:proofErr w:type="spellEnd"/>
      <w:r w:rsidR="00214C88">
        <w:t xml:space="preserve"> </w:t>
      </w:r>
      <w:proofErr w:type="spellStart"/>
      <w:r w:rsidR="00214C88">
        <w:t>trình</w:t>
      </w:r>
      <w:bookmarkEnd w:id="992"/>
      <w:proofErr w:type="spellEnd"/>
    </w:p>
    <w:p w14:paraId="380171AF" w14:textId="6B0B394F" w:rsidR="000A704B" w:rsidRPr="000A704B" w:rsidRDefault="000A704B" w:rsidP="006C7A24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036D23A" wp14:editId="388CAF94">
                <wp:simplePos x="0" y="0"/>
                <wp:positionH relativeFrom="column">
                  <wp:posOffset>4615205</wp:posOffset>
                </wp:positionH>
                <wp:positionV relativeFrom="paragraph">
                  <wp:posOffset>277368</wp:posOffset>
                </wp:positionV>
                <wp:extent cx="1938528" cy="606831"/>
                <wp:effectExtent l="0" t="0" r="24130" b="22225"/>
                <wp:wrapNone/>
                <wp:docPr id="78" name="Text Box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38528" cy="606831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007A169" w14:textId="77777777" w:rsidR="00B40D21" w:rsidRPr="00337569" w:rsidRDefault="00B40D21" w:rsidP="00214C88">
                            <w:proofErr w:type="spellStart"/>
                            <w:r w:rsidRPr="00337569">
                              <w:t>Nơi</w:t>
                            </w:r>
                            <w:proofErr w:type="spellEnd"/>
                            <w:r w:rsidRPr="00337569">
                              <w:t xml:space="preserve"> </w:t>
                            </w:r>
                            <w:proofErr w:type="spellStart"/>
                            <w:r w:rsidRPr="00337569">
                              <w:t>hiển</w:t>
                            </w:r>
                            <w:proofErr w:type="spellEnd"/>
                            <w:r w:rsidRPr="00337569">
                              <w:t xml:space="preserve"> </w:t>
                            </w:r>
                            <w:proofErr w:type="spellStart"/>
                            <w:r w:rsidRPr="00337569">
                              <w:t>thị</w:t>
                            </w:r>
                            <w:proofErr w:type="spellEnd"/>
                            <w:r w:rsidRPr="00337569">
                              <w:t xml:space="preserve"> </w:t>
                            </w:r>
                            <w:r w:rsidRPr="00337569">
                              <w:rPr>
                                <w:szCs w:val="26"/>
                              </w:rPr>
                              <w:t>TensorFlow</w:t>
                            </w:r>
                            <w:r>
                              <w:rPr>
                                <w:szCs w:val="26"/>
                              </w:rPr>
                              <w:t xml:space="preserve"> </w:t>
                            </w:r>
                            <w:r w:rsidRPr="00337569">
                              <w:rPr>
                                <w:szCs w:val="26"/>
                              </w:rPr>
                              <w:t>Layer Diagram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36D23A" id="Text Box 78" o:spid="_x0000_s1028" type="#_x0000_t202" style="position:absolute;margin-left:363.4pt;margin-top:21.85pt;width:152.65pt;height:47.8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" fillcolor="white [3201]" strokecolor="black [3200]" strokeweight="1pt">
                <v:textbox>
                  <w:txbxContent>
                    <w:p w14:paraId="2007A169" w14:textId="77777777" w:rsidR="00B40D21" w:rsidRPr="00337569" w:rsidRDefault="00B40D21" w:rsidP="00214C88">
                      <w:proofErr w:type="spellStart"/>
                      <w:r w:rsidRPr="00337569">
                        <w:t>Nơi</w:t>
                      </w:r>
                      <w:proofErr w:type="spellEnd"/>
                      <w:r w:rsidRPr="00337569">
                        <w:t xml:space="preserve"> </w:t>
                      </w:r>
                      <w:proofErr w:type="spellStart"/>
                      <w:r w:rsidRPr="00337569">
                        <w:t>hiển</w:t>
                      </w:r>
                      <w:proofErr w:type="spellEnd"/>
                      <w:r w:rsidRPr="00337569">
                        <w:t xml:space="preserve"> </w:t>
                      </w:r>
                      <w:proofErr w:type="spellStart"/>
                      <w:r w:rsidRPr="00337569">
                        <w:t>thị</w:t>
                      </w:r>
                      <w:proofErr w:type="spellEnd"/>
                      <w:r w:rsidRPr="00337569">
                        <w:t xml:space="preserve"> </w:t>
                      </w:r>
                      <w:r w:rsidRPr="00337569">
                        <w:rPr>
                          <w:szCs w:val="26"/>
                        </w:rPr>
                        <w:t>TensorFlow</w:t>
                      </w:r>
                      <w:r>
                        <w:rPr>
                          <w:szCs w:val="26"/>
                        </w:rPr>
                        <w:t xml:space="preserve"> </w:t>
                      </w:r>
                      <w:r w:rsidRPr="00337569">
                        <w:rPr>
                          <w:szCs w:val="26"/>
                        </w:rPr>
                        <w:t>Layer Diagram</w:t>
                      </w:r>
                    </w:p>
                  </w:txbxContent>
                </v:textbox>
              </v:shape>
            </w:pict>
          </mc:Fallback>
        </mc:AlternateContent>
      </w:r>
    </w:p>
    <w:p w14:paraId="7FAFEA25" w14:textId="77777777" w:rsidR="00214C88" w:rsidRDefault="00214C88" w:rsidP="00214C88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83D2D2D" wp14:editId="3DFAF4A2">
                <wp:simplePos x="0" y="0"/>
                <wp:positionH relativeFrom="column">
                  <wp:posOffset>738835</wp:posOffset>
                </wp:positionH>
                <wp:positionV relativeFrom="paragraph">
                  <wp:posOffset>188366</wp:posOffset>
                </wp:positionV>
                <wp:extent cx="1280160" cy="306705"/>
                <wp:effectExtent l="0" t="0" r="15240" b="17145"/>
                <wp:wrapNone/>
                <wp:docPr id="80" name="Text Box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80160" cy="30670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FC807E4" w14:textId="77777777" w:rsidR="00B40D21" w:rsidRDefault="00B40D21" w:rsidP="00214C88">
                            <w:r>
                              <w:t xml:space="preserve">Thanh </w:t>
                            </w:r>
                            <w:proofErr w:type="spellStart"/>
                            <w:r>
                              <w:t>công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cụ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3D2D2D" id="Text Box 80" o:spid="_x0000_s1029" type="#_x0000_t202" style="position:absolute;margin-left:58.2pt;margin-top:14.85pt;width:100.8pt;height:24.1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" fillcolor="white [3201]" strokecolor="black [3200]" strokeweight="1pt">
                <v:textbox>
                  <w:txbxContent>
                    <w:p w14:paraId="5FC807E4" w14:textId="77777777" w:rsidR="00B40D21" w:rsidRDefault="00B40D21" w:rsidP="00214C88">
                      <w:r>
                        <w:t xml:space="preserve">Thanh </w:t>
                      </w:r>
                      <w:proofErr w:type="spellStart"/>
                      <w:r>
                        <w:t>công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cụ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14:paraId="1AB68C26" w14:textId="61557C17" w:rsidR="00214C88" w:rsidRPr="00030FA5" w:rsidRDefault="000A704B" w:rsidP="00214C88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7865726" wp14:editId="6B51DA59">
                <wp:simplePos x="0" y="0"/>
                <wp:positionH relativeFrom="column">
                  <wp:posOffset>2809037</wp:posOffset>
                </wp:positionH>
                <wp:positionV relativeFrom="paragraph">
                  <wp:posOffset>121082</wp:posOffset>
                </wp:positionV>
                <wp:extent cx="570585" cy="541325"/>
                <wp:effectExtent l="38100" t="0" r="20320" b="49530"/>
                <wp:wrapNone/>
                <wp:docPr id="89" name="Straight Arrow Connector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70585" cy="5413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3A89E43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89" o:spid="_x0000_s1026" type="#_x0000_t32" style="position:absolute;margin-left:221.2pt;margin-top:9.55pt;width:44.95pt;height:42.6pt;flip:x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" strokecolor="#ffc000 [3207]" strokeweight="1.5pt">
                <v:stroke endarrow="block" joinstyle="miter"/>
              </v:shape>
            </w:pict>
          </mc:Fallback>
        </mc:AlternateContent>
      </w:r>
      <w:r w:rsidR="00214C88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F87CA29" wp14:editId="4639E87D">
                <wp:simplePos x="0" y="0"/>
                <wp:positionH relativeFrom="column">
                  <wp:posOffset>4002937</wp:posOffset>
                </wp:positionH>
                <wp:positionV relativeFrom="paragraph">
                  <wp:posOffset>113182</wp:posOffset>
                </wp:positionV>
                <wp:extent cx="1520038" cy="1713815"/>
                <wp:effectExtent l="38100" t="0" r="23495" b="58420"/>
                <wp:wrapNone/>
                <wp:docPr id="79" name="Straight Arrow Connector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20038" cy="171381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6369F8" id="Straight Arrow Connector 79" o:spid="_x0000_s1026" type="#_x0000_t32" style="position:absolute;margin-left:315.2pt;margin-top:8.9pt;width:119.7pt;height:134.95pt;flip:x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" strokecolor="#ffc000 [3207]" strokeweight="1.5pt">
                <v:stroke endarrow="block" joinstyle="miter"/>
              </v:shape>
            </w:pict>
          </mc:Fallback>
        </mc:AlternateContent>
      </w:r>
      <w:r w:rsidR="00214C88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AC7DADE" wp14:editId="20243A03">
                <wp:simplePos x="0" y="0"/>
                <wp:positionH relativeFrom="column">
                  <wp:posOffset>696467</wp:posOffset>
                </wp:positionH>
                <wp:positionV relativeFrom="paragraph">
                  <wp:posOffset>112700</wp:posOffset>
                </wp:positionV>
                <wp:extent cx="627583" cy="490474"/>
                <wp:effectExtent l="38100" t="0" r="20320" b="62230"/>
                <wp:wrapNone/>
                <wp:docPr id="81" name="Straight Arrow Connector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27583" cy="49047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95D75A" id="Straight Arrow Connector 81" o:spid="_x0000_s1026" type="#_x0000_t32" style="position:absolute;margin-left:54.85pt;margin-top:8.85pt;width:49.4pt;height:38.6pt;flip:x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" strokecolor="#ffc000 [3207]" strokeweight="1.5pt">
                <v:stroke endarrow="block" joinstyle="miter"/>
              </v:shape>
            </w:pict>
          </mc:Fallback>
        </mc:AlternateContent>
      </w:r>
    </w:p>
    <w:p w14:paraId="03D72DB0" w14:textId="6ACC8106" w:rsidR="00324FE9" w:rsidRDefault="00324FE9" w:rsidP="00324FE9">
      <w:pPr>
        <w:keepNext/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B5D7937" wp14:editId="139B6651">
                <wp:simplePos x="0" y="0"/>
                <wp:positionH relativeFrom="column">
                  <wp:posOffset>1574292</wp:posOffset>
                </wp:positionH>
                <wp:positionV relativeFrom="paragraph">
                  <wp:posOffset>2466772</wp:posOffset>
                </wp:positionV>
                <wp:extent cx="861670" cy="1783385"/>
                <wp:effectExtent l="38100" t="38100" r="34290" b="26670"/>
                <wp:wrapNone/>
                <wp:docPr id="77" name="Straight Arrow Connector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61670" cy="178338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FD174B9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77" o:spid="_x0000_s1026" type="#_x0000_t32" style="position:absolute;margin-left:123.95pt;margin-top:194.25pt;width:67.85pt;height:140.4pt;flip:x y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" strokecolor="#ffc000 [3207]" strokeweight="1.5pt">
                <v:stroke endarrow="block" joinstyle="miter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8D243E2" wp14:editId="3E5DA5BE">
                <wp:simplePos x="0" y="0"/>
                <wp:positionH relativeFrom="column">
                  <wp:posOffset>5383987</wp:posOffset>
                </wp:positionH>
                <wp:positionV relativeFrom="paragraph">
                  <wp:posOffset>2569184</wp:posOffset>
                </wp:positionV>
                <wp:extent cx="695097" cy="1483461"/>
                <wp:effectExtent l="0" t="38100" r="67310" b="21590"/>
                <wp:wrapNone/>
                <wp:docPr id="86" name="Straight Arrow Connector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95097" cy="148346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A1E84C" id="Straight Arrow Connector 86" o:spid="_x0000_s1026" type="#_x0000_t32" style="position:absolute;margin-left:423.95pt;margin-top:202.3pt;width:54.75pt;height:116.8pt;flip:y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" strokecolor="#ffc000 [3207]" strokeweight="1.5pt">
                <v:stroke endarrow="block" joinstyle="miter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435DCCB" wp14:editId="708D5AAB">
                <wp:simplePos x="0" y="0"/>
                <wp:positionH relativeFrom="column">
                  <wp:posOffset>863193</wp:posOffset>
                </wp:positionH>
                <wp:positionV relativeFrom="paragraph">
                  <wp:posOffset>3673780</wp:posOffset>
                </wp:positionV>
                <wp:extent cx="672439" cy="583692"/>
                <wp:effectExtent l="0" t="38100" r="52070" b="26035"/>
                <wp:wrapNone/>
                <wp:docPr id="83" name="Straight Arrow Connector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72439" cy="58369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4EAF38" id="Straight Arrow Connector 83" o:spid="_x0000_s1026" type="#_x0000_t32" style="position:absolute;margin-left:67.95pt;margin-top:289.25pt;width:52.95pt;height:45.95pt;flip:y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" strokecolor="#ffc000 [3207]" strokeweight="1.5pt">
                <v:stroke endarrow="block" joinstyle="miter"/>
              </v:shape>
            </w:pict>
          </mc:Fallback>
        </mc:AlternateContent>
      </w:r>
      <w:r w:rsidR="000A704B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C63ACAA" wp14:editId="7CEE9CA8">
                <wp:simplePos x="0" y="0"/>
                <wp:positionH relativeFrom="column">
                  <wp:posOffset>2018665</wp:posOffset>
                </wp:positionH>
                <wp:positionV relativeFrom="paragraph">
                  <wp:posOffset>288595</wp:posOffset>
                </wp:positionV>
                <wp:extent cx="1265530" cy="131674"/>
                <wp:effectExtent l="0" t="0" r="11430" b="20955"/>
                <wp:wrapNone/>
                <wp:docPr id="87" name="Rectangle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5530" cy="131674"/>
                        </a:xfrm>
                        <a:prstGeom prst="rect">
                          <a:avLst/>
                        </a:prstGeom>
                        <a:noFill/>
                        <a:ln w="19050" cap="flat" cmpd="sng" algn="ctr">
                          <a:solidFill>
                            <a:schemeClr val="accent4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4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A072894" id="Rectangle 87" o:spid="_x0000_s1026" style="position:absolute;margin-left:158.95pt;margin-top:22.7pt;width:99.65pt;height:10.3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" filled="f" strokecolor="#ffc000 [3207]" strokeweight="1.5pt">
                <v:stroke joinstyle="round"/>
              </v:rect>
            </w:pict>
          </mc:Fallback>
        </mc:AlternateContent>
      </w:r>
      <w:r w:rsidR="00214C88" w:rsidRPr="00030FA5">
        <w:rPr>
          <w:noProof/>
          <w:sz w:val="28"/>
          <w:szCs w:val="28"/>
        </w:rPr>
        <w:drawing>
          <wp:inline distT="0" distB="0" distL="0" distR="0" wp14:anchorId="7EE2B5BA" wp14:editId="5A628FB0">
            <wp:extent cx="6583680" cy="3764915"/>
            <wp:effectExtent l="0" t="0" r="762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83680" cy="376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B4746" w14:textId="349B4611" w:rsidR="00214C88" w:rsidRDefault="00324FE9" w:rsidP="00324FE9">
      <w:pPr>
        <w:pStyle w:val="Caption"/>
        <w:jc w:val="center"/>
        <w:rPr>
          <w:sz w:val="28"/>
          <w:szCs w:val="28"/>
        </w:rPr>
      </w:pPr>
      <w:bookmarkStart w:id="993" w:name="_Toc24298361"/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22F46B4" wp14:editId="6BFD3DA4">
                <wp:simplePos x="0" y="0"/>
                <wp:positionH relativeFrom="column">
                  <wp:posOffset>4424934</wp:posOffset>
                </wp:positionH>
                <wp:positionV relativeFrom="paragraph">
                  <wp:posOffset>104444</wp:posOffset>
                </wp:positionV>
                <wp:extent cx="2011680" cy="884605"/>
                <wp:effectExtent l="0" t="0" r="26670" b="10795"/>
                <wp:wrapNone/>
                <wp:docPr id="85" name="Text Box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11680" cy="88460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7E3B25D" w14:textId="77777777" w:rsidR="00B40D21" w:rsidRDefault="00B40D21" w:rsidP="00214C88">
                            <w:proofErr w:type="spellStart"/>
                            <w:r>
                              <w:t>Khu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vực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hiển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thị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thông</w:t>
                            </w:r>
                            <w:proofErr w:type="spellEnd"/>
                            <w:r>
                              <w:t xml:space="preserve"> tin </w:t>
                            </w:r>
                            <w:proofErr w:type="spellStart"/>
                            <w:r>
                              <w:t>của</w:t>
                            </w:r>
                            <w:proofErr w:type="spellEnd"/>
                            <w:r>
                              <w:t xml:space="preserve"> Layer </w:t>
                            </w:r>
                            <w:proofErr w:type="spellStart"/>
                            <w:r>
                              <w:t>được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chọn</w:t>
                            </w:r>
                            <w:proofErr w:type="spellEnd"/>
                            <w:r>
                              <w:t xml:space="preserve"> / </w:t>
                            </w:r>
                            <w:proofErr w:type="spellStart"/>
                            <w:r>
                              <w:t>Chức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năng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tìm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kiếm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2F46B4" id="Text Box 85" o:spid="_x0000_s1030" type="#_x0000_t202" style="position:absolute;left:0;text-align:left;margin-left:348.4pt;margin-top:8.2pt;width:158.4pt;height:69.6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" fillcolor="white [3201]" strokecolor="black [3200]" strokeweight="1pt">
                <v:textbox>
                  <w:txbxContent>
                    <w:p w14:paraId="17E3B25D" w14:textId="77777777" w:rsidR="00B40D21" w:rsidRDefault="00B40D21" w:rsidP="00214C88">
                      <w:proofErr w:type="spellStart"/>
                      <w:r>
                        <w:t>Khu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vực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hiển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thị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thông</w:t>
                      </w:r>
                      <w:proofErr w:type="spellEnd"/>
                      <w:r>
                        <w:t xml:space="preserve"> tin </w:t>
                      </w:r>
                      <w:proofErr w:type="spellStart"/>
                      <w:r>
                        <w:t>của</w:t>
                      </w:r>
                      <w:proofErr w:type="spellEnd"/>
                      <w:r>
                        <w:t xml:space="preserve"> Layer </w:t>
                      </w:r>
                      <w:proofErr w:type="spellStart"/>
                      <w:r>
                        <w:t>được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chọn</w:t>
                      </w:r>
                      <w:proofErr w:type="spellEnd"/>
                      <w:r>
                        <w:t xml:space="preserve"> / </w:t>
                      </w:r>
                      <w:proofErr w:type="spellStart"/>
                      <w:r>
                        <w:t>Chức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năng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tìm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kiếm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proofErr w:type="spellStart"/>
      <w:r>
        <w:t>Hình</w:t>
      </w:r>
      <w:proofErr w:type="spellEnd"/>
      <w:r>
        <w:t xml:space="preserve"> </w:t>
      </w:r>
      <w:fldSimple w:instr=" SEQ Hình \* ARABIC ">
        <w:r w:rsidR="000D50D6">
          <w:rPr>
            <w:noProof/>
          </w:rPr>
          <w:t>6</w:t>
        </w:r>
      </w:fldSimple>
      <w:r>
        <w:t xml:space="preserve">: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bookmarkEnd w:id="993"/>
      <w:proofErr w:type="spellEnd"/>
    </w:p>
    <w:p w14:paraId="1C96DC81" w14:textId="2F776E09" w:rsidR="003059AA" w:rsidRDefault="003059AA" w:rsidP="00B87616">
      <w:pPr>
        <w:rPr>
          <w:ins w:id="994" w:author="HIKARI" w:date="2019-11-08T21:22:00Z"/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D9F03D7" wp14:editId="69D65EE0">
                <wp:simplePos x="0" y="0"/>
                <wp:positionH relativeFrom="column">
                  <wp:posOffset>2164715</wp:posOffset>
                </wp:positionH>
                <wp:positionV relativeFrom="paragraph">
                  <wp:posOffset>43815</wp:posOffset>
                </wp:positionV>
                <wp:extent cx="1901952" cy="607162"/>
                <wp:effectExtent l="0" t="0" r="22225" b="21590"/>
                <wp:wrapNone/>
                <wp:docPr id="75" name="Text Box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01952" cy="607162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1801C84" w14:textId="77777777" w:rsidR="00B40D21" w:rsidRDefault="00B40D21" w:rsidP="00214C88">
                            <w:proofErr w:type="spellStart"/>
                            <w:r>
                              <w:t>Nơi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nhập</w:t>
                            </w:r>
                            <w:proofErr w:type="spellEnd"/>
                            <w:r>
                              <w:t xml:space="preserve"> python scripts </w:t>
                            </w:r>
                            <w:proofErr w:type="spellStart"/>
                            <w:r>
                              <w:t>chứa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mô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tả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về</w:t>
                            </w:r>
                            <w:proofErr w:type="spellEnd"/>
                            <w:r>
                              <w:t xml:space="preserve"> ANN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9F03D7" id="Text Box 75" o:spid="_x0000_s1031" type="#_x0000_t202" style="position:absolute;margin-left:170.45pt;margin-top:3.45pt;width:149.75pt;height:47.8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" fillcolor="white [3201]" strokecolor="black [3200]" strokeweight="1pt">
                <v:textbox>
                  <w:txbxContent>
                    <w:p w14:paraId="11801C84" w14:textId="77777777" w:rsidR="00B40D21" w:rsidRDefault="00B40D21" w:rsidP="00214C88">
                      <w:proofErr w:type="spellStart"/>
                      <w:r>
                        <w:t>Nơi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nhập</w:t>
                      </w:r>
                      <w:proofErr w:type="spellEnd"/>
                      <w:r>
                        <w:t xml:space="preserve"> python scripts </w:t>
                      </w:r>
                      <w:proofErr w:type="spellStart"/>
                      <w:r>
                        <w:t>chứa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mô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tả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về</w:t>
                      </w:r>
                      <w:proofErr w:type="spellEnd"/>
                      <w:r>
                        <w:t xml:space="preserve"> ANN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791BE4A" wp14:editId="152F4A1D">
                <wp:simplePos x="0" y="0"/>
                <wp:positionH relativeFrom="column">
                  <wp:posOffset>-2540</wp:posOffset>
                </wp:positionH>
                <wp:positionV relativeFrom="paragraph">
                  <wp:posOffset>32385</wp:posOffset>
                </wp:positionV>
                <wp:extent cx="1799539" cy="606425"/>
                <wp:effectExtent l="0" t="0" r="10795" b="22225"/>
                <wp:wrapNone/>
                <wp:docPr id="82" name="Text Box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99539" cy="6064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53E48EB" w14:textId="77777777" w:rsidR="00B40D21" w:rsidRDefault="00B40D21" w:rsidP="00214C88">
                            <w:proofErr w:type="spellStart"/>
                            <w:r>
                              <w:t>Nút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thực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thi</w:t>
                            </w:r>
                            <w:proofErr w:type="spellEnd"/>
                            <w:r>
                              <w:t xml:space="preserve"> python scripts </w:t>
                            </w:r>
                            <w:r>
                              <w:sym w:font="Wingdings" w:char="F0E0"/>
                            </w:r>
                            <w:r>
                              <w:t xml:space="preserve"> Diagram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791BE4A" id="Text Box 82" o:spid="_x0000_s1032" type="#_x0000_t202" style="position:absolute;margin-left:-.2pt;margin-top:2.55pt;width:141.7pt;height:47.7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" fillcolor="white [3201]" strokeweight=".5pt">
                <v:textbox>
                  <w:txbxContent>
                    <w:p w14:paraId="153E48EB" w14:textId="77777777" w:rsidR="00B40D21" w:rsidRDefault="00B40D21" w:rsidP="00214C88">
                      <w:proofErr w:type="spellStart"/>
                      <w:r>
                        <w:t>Nút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thực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thi</w:t>
                      </w:r>
                      <w:proofErr w:type="spellEnd"/>
                      <w:r>
                        <w:t xml:space="preserve"> python scripts </w:t>
                      </w:r>
                      <w:r>
                        <w:sym w:font="Wingdings" w:char="F0E0"/>
                      </w:r>
                      <w:r>
                        <w:t xml:space="preserve"> Diagram</w:t>
                      </w:r>
                    </w:p>
                  </w:txbxContent>
                </v:textbox>
              </v:shape>
            </w:pict>
          </mc:Fallback>
        </mc:AlternateContent>
      </w:r>
    </w:p>
    <w:p w14:paraId="0BCB8185" w14:textId="74E01E9C" w:rsidR="00E70C9E" w:rsidRDefault="00E70C9E" w:rsidP="00B87616">
      <w:pPr>
        <w:rPr>
          <w:ins w:id="995" w:author="HIKARI" w:date="2019-11-10T17:20:00Z"/>
          <w:sz w:val="28"/>
          <w:szCs w:val="28"/>
        </w:rPr>
      </w:pPr>
    </w:p>
    <w:p w14:paraId="55033C75" w14:textId="77777777" w:rsidR="003C5EAA" w:rsidRPr="0085341D" w:rsidRDefault="003C5EAA" w:rsidP="00B87616">
      <w:pPr>
        <w:rPr>
          <w:sz w:val="28"/>
          <w:szCs w:val="28"/>
        </w:rPr>
      </w:pPr>
    </w:p>
    <w:p w14:paraId="19F8A265" w14:textId="291536C9" w:rsidR="001229A4" w:rsidRPr="001719AC" w:rsidRDefault="00510CB9">
      <w:pPr>
        <w:pStyle w:val="Heading3"/>
        <w:numPr>
          <w:ilvl w:val="1"/>
          <w:numId w:val="21"/>
        </w:numPr>
        <w:pPrChange w:id="996" w:author="HIKARI" w:date="2019-11-08T21:23:00Z">
          <w:pPr>
            <w:pStyle w:val="ListParagraph"/>
            <w:numPr>
              <w:ilvl w:val="1"/>
              <w:numId w:val="21"/>
            </w:numPr>
            <w:ind w:left="1440" w:hanging="720"/>
            <w:outlineLvl w:val="2"/>
          </w:pPr>
        </w:pPrChange>
      </w:pPr>
      <w:bookmarkStart w:id="997" w:name="_Toc24298339"/>
      <w:proofErr w:type="spellStart"/>
      <w:r w:rsidRPr="00510CB9">
        <w:t>Đặc</w:t>
      </w:r>
      <w:proofErr w:type="spellEnd"/>
      <w:r w:rsidRPr="00510CB9">
        <w:t xml:space="preserve"> </w:t>
      </w:r>
      <w:proofErr w:type="spellStart"/>
      <w:r w:rsidRPr="00510CB9">
        <w:t>tả</w:t>
      </w:r>
      <w:proofErr w:type="spellEnd"/>
      <w:r w:rsidRPr="00510CB9">
        <w:t xml:space="preserve"> </w:t>
      </w:r>
      <w:proofErr w:type="spellStart"/>
      <w:r w:rsidRPr="00510CB9">
        <w:t>giao</w:t>
      </w:r>
      <w:proofErr w:type="spellEnd"/>
      <w:r w:rsidRPr="00510CB9">
        <w:t xml:space="preserve"> </w:t>
      </w:r>
      <w:proofErr w:type="spellStart"/>
      <w:r w:rsidRPr="00510CB9">
        <w:t>diện</w:t>
      </w:r>
      <w:bookmarkEnd w:id="997"/>
      <w:proofErr w:type="spellEnd"/>
    </w:p>
    <w:p w14:paraId="4DE364D0" w14:textId="509A4FD8" w:rsidR="001719AC" w:rsidRPr="00DD096E" w:rsidRDefault="001719AC" w:rsidP="00DD096E">
      <w:pPr>
        <w:pStyle w:val="Caption"/>
        <w:keepNext/>
        <w:jc w:val="center"/>
        <w:rPr>
          <w:sz w:val="20"/>
          <w:szCs w:val="20"/>
        </w:rPr>
      </w:pPr>
      <w:bookmarkStart w:id="998" w:name="_Toc24052625"/>
      <w:bookmarkStart w:id="999" w:name="_Toc24298370"/>
      <w:proofErr w:type="spellStart"/>
      <w:r w:rsidRPr="00DD096E">
        <w:rPr>
          <w:sz w:val="20"/>
          <w:szCs w:val="20"/>
        </w:rPr>
        <w:t>Bảng</w:t>
      </w:r>
      <w:proofErr w:type="spellEnd"/>
      <w:r w:rsidRPr="00DD096E">
        <w:rPr>
          <w:sz w:val="20"/>
          <w:szCs w:val="20"/>
        </w:rPr>
        <w:t xml:space="preserve"> </w:t>
      </w:r>
      <w:r w:rsidRPr="00DD096E">
        <w:rPr>
          <w:sz w:val="20"/>
          <w:szCs w:val="20"/>
        </w:rPr>
        <w:fldChar w:fldCharType="begin"/>
      </w:r>
      <w:r w:rsidRPr="00DD096E">
        <w:rPr>
          <w:sz w:val="20"/>
          <w:szCs w:val="20"/>
        </w:rPr>
        <w:instrText xml:space="preserve"> SEQ Bảng \* ARABIC </w:instrText>
      </w:r>
      <w:r w:rsidRPr="00DD096E">
        <w:rPr>
          <w:sz w:val="20"/>
          <w:szCs w:val="20"/>
        </w:rPr>
        <w:fldChar w:fldCharType="separate"/>
      </w:r>
      <w:r w:rsidR="000D50D6">
        <w:rPr>
          <w:noProof/>
          <w:sz w:val="20"/>
          <w:szCs w:val="20"/>
        </w:rPr>
        <w:t>3</w:t>
      </w:r>
      <w:r w:rsidRPr="00DD096E">
        <w:rPr>
          <w:sz w:val="20"/>
          <w:szCs w:val="20"/>
        </w:rPr>
        <w:fldChar w:fldCharType="end"/>
      </w:r>
      <w:r w:rsidRPr="00DD096E">
        <w:rPr>
          <w:sz w:val="20"/>
          <w:szCs w:val="20"/>
        </w:rPr>
        <w:t xml:space="preserve">: </w:t>
      </w:r>
      <w:proofErr w:type="spellStart"/>
      <w:r w:rsidRPr="00DD096E">
        <w:rPr>
          <w:sz w:val="20"/>
          <w:szCs w:val="20"/>
        </w:rPr>
        <w:t>Đặc</w:t>
      </w:r>
      <w:proofErr w:type="spellEnd"/>
      <w:r w:rsidRPr="00DD096E">
        <w:rPr>
          <w:sz w:val="20"/>
          <w:szCs w:val="20"/>
        </w:rPr>
        <w:t xml:space="preserve"> </w:t>
      </w:r>
      <w:proofErr w:type="spellStart"/>
      <w:r w:rsidRPr="00DD096E">
        <w:rPr>
          <w:sz w:val="20"/>
          <w:szCs w:val="20"/>
        </w:rPr>
        <w:t>tả</w:t>
      </w:r>
      <w:proofErr w:type="spellEnd"/>
      <w:r w:rsidRPr="00DD096E">
        <w:rPr>
          <w:sz w:val="20"/>
          <w:szCs w:val="20"/>
        </w:rPr>
        <w:t xml:space="preserve"> </w:t>
      </w:r>
      <w:proofErr w:type="spellStart"/>
      <w:r w:rsidRPr="00DD096E">
        <w:rPr>
          <w:sz w:val="20"/>
          <w:szCs w:val="20"/>
        </w:rPr>
        <w:t>giao</w:t>
      </w:r>
      <w:proofErr w:type="spellEnd"/>
      <w:r w:rsidRPr="00DD096E">
        <w:rPr>
          <w:sz w:val="20"/>
          <w:szCs w:val="20"/>
        </w:rPr>
        <w:t xml:space="preserve"> </w:t>
      </w:r>
      <w:proofErr w:type="spellStart"/>
      <w:r w:rsidRPr="00DD096E">
        <w:rPr>
          <w:sz w:val="20"/>
          <w:szCs w:val="20"/>
        </w:rPr>
        <w:t>diện</w:t>
      </w:r>
      <w:bookmarkEnd w:id="998"/>
      <w:bookmarkEnd w:id="999"/>
      <w:proofErr w:type="spellEnd"/>
    </w:p>
    <w:tbl>
      <w:tblPr>
        <w:tblStyle w:val="TableGrid"/>
        <w:tblW w:w="11049" w:type="dxa"/>
        <w:tblInd w:w="-365" w:type="dxa"/>
        <w:tblLook w:val="04A0" w:firstRow="1" w:lastRow="0" w:firstColumn="1" w:lastColumn="0" w:noHBand="0" w:noVBand="1"/>
        <w:tblPrChange w:id="1000" w:author="HIKARI" w:date="2019-11-08T23:03:00Z">
          <w:tblPr>
            <w:tblStyle w:val="TableGrid"/>
            <w:tblW w:w="11049" w:type="dxa"/>
            <w:tblInd w:w="-365" w:type="dxa"/>
            <w:tblLook w:val="04A0" w:firstRow="1" w:lastRow="0" w:firstColumn="1" w:lastColumn="0" w:noHBand="0" w:noVBand="1"/>
          </w:tblPr>
        </w:tblPrChange>
      </w:tblPr>
      <w:tblGrid>
        <w:gridCol w:w="563"/>
        <w:gridCol w:w="1594"/>
        <w:gridCol w:w="1617"/>
        <w:gridCol w:w="3846"/>
        <w:gridCol w:w="3429"/>
        <w:tblGridChange w:id="1001">
          <w:tblGrid>
            <w:gridCol w:w="563"/>
            <w:gridCol w:w="1594"/>
            <w:gridCol w:w="1617"/>
            <w:gridCol w:w="3846"/>
            <w:gridCol w:w="3429"/>
          </w:tblGrid>
        </w:tblGridChange>
      </w:tblGrid>
      <w:tr w:rsidR="009713C6" w:rsidRPr="0076613B" w14:paraId="3B034C92" w14:textId="77777777" w:rsidTr="000A1F2E">
        <w:trPr>
          <w:trHeight w:val="348"/>
          <w:trPrChange w:id="1002" w:author="HIKARI" w:date="2019-11-08T23:03:00Z">
            <w:trPr>
              <w:trHeight w:val="348"/>
            </w:trPr>
          </w:trPrChange>
        </w:trPr>
        <w:tc>
          <w:tcPr>
            <w:tcW w:w="563" w:type="dxa"/>
            <w:tcPrChange w:id="1003" w:author="HIKARI" w:date="2019-11-08T23:03:00Z">
              <w:tcPr>
                <w:tcW w:w="563" w:type="dxa"/>
              </w:tcPr>
            </w:tcPrChange>
          </w:tcPr>
          <w:p w14:paraId="59737361" w14:textId="1F4AD1C6" w:rsidR="00481971" w:rsidRPr="0076613B" w:rsidRDefault="00481971">
            <w:pPr>
              <w:spacing w:beforeLines="60" w:before="144" w:afterLines="60" w:after="144" w:line="360" w:lineRule="auto"/>
              <w:jc w:val="center"/>
              <w:rPr>
                <w:szCs w:val="26"/>
              </w:rPr>
              <w:pPrChange w:id="1004" w:author="HIKARI" w:date="2019-11-08T23:03:00Z">
                <w:pPr>
                  <w:jc w:val="center"/>
                </w:pPr>
              </w:pPrChange>
            </w:pPr>
            <w:r w:rsidRPr="0076613B">
              <w:rPr>
                <w:szCs w:val="26"/>
              </w:rPr>
              <w:t>TT</w:t>
            </w:r>
          </w:p>
        </w:tc>
        <w:tc>
          <w:tcPr>
            <w:tcW w:w="1594" w:type="dxa"/>
            <w:vAlign w:val="center"/>
            <w:tcPrChange w:id="1005" w:author="HIKARI" w:date="2019-11-08T23:03:00Z">
              <w:tcPr>
                <w:tcW w:w="1594" w:type="dxa"/>
              </w:tcPr>
            </w:tcPrChange>
          </w:tcPr>
          <w:p w14:paraId="3D1E40EE" w14:textId="67F8DDC9" w:rsidR="00481971" w:rsidRPr="0076613B" w:rsidRDefault="00481971">
            <w:pPr>
              <w:spacing w:beforeLines="60" w:before="144" w:afterLines="60" w:after="144" w:line="360" w:lineRule="auto"/>
              <w:jc w:val="center"/>
              <w:rPr>
                <w:szCs w:val="26"/>
              </w:rPr>
              <w:pPrChange w:id="1006" w:author="HIKARI" w:date="2019-11-08T23:03:00Z">
                <w:pPr>
                  <w:jc w:val="center"/>
                </w:pPr>
              </w:pPrChange>
            </w:pPr>
            <w:proofErr w:type="spellStart"/>
            <w:r w:rsidRPr="0076613B">
              <w:rPr>
                <w:szCs w:val="26"/>
              </w:rPr>
              <w:t>Tên</w:t>
            </w:r>
            <w:proofErr w:type="spellEnd"/>
          </w:p>
        </w:tc>
        <w:tc>
          <w:tcPr>
            <w:tcW w:w="1617" w:type="dxa"/>
            <w:vAlign w:val="center"/>
            <w:tcPrChange w:id="1007" w:author="HIKARI" w:date="2019-11-08T23:03:00Z">
              <w:tcPr>
                <w:tcW w:w="1617" w:type="dxa"/>
              </w:tcPr>
            </w:tcPrChange>
          </w:tcPr>
          <w:p w14:paraId="5B54C92E" w14:textId="4F290891" w:rsidR="00481971" w:rsidRPr="0076613B" w:rsidRDefault="00481971">
            <w:pPr>
              <w:spacing w:beforeLines="60" w:before="144" w:afterLines="60" w:after="144" w:line="360" w:lineRule="auto"/>
              <w:jc w:val="center"/>
              <w:rPr>
                <w:szCs w:val="26"/>
              </w:rPr>
              <w:pPrChange w:id="1008" w:author="HIKARI" w:date="2019-11-08T23:03:00Z">
                <w:pPr>
                  <w:jc w:val="center"/>
                </w:pPr>
              </w:pPrChange>
            </w:pPr>
            <w:proofErr w:type="spellStart"/>
            <w:r w:rsidRPr="0076613B">
              <w:rPr>
                <w:szCs w:val="26"/>
              </w:rPr>
              <w:t>Phân</w:t>
            </w:r>
            <w:proofErr w:type="spellEnd"/>
            <w:r w:rsidRPr="0076613B">
              <w:rPr>
                <w:szCs w:val="26"/>
              </w:rPr>
              <w:t xml:space="preserve"> </w:t>
            </w:r>
            <w:proofErr w:type="spellStart"/>
            <w:r w:rsidRPr="0076613B">
              <w:rPr>
                <w:szCs w:val="26"/>
              </w:rPr>
              <w:t>loại</w:t>
            </w:r>
            <w:proofErr w:type="spellEnd"/>
          </w:p>
        </w:tc>
        <w:tc>
          <w:tcPr>
            <w:tcW w:w="3846" w:type="dxa"/>
            <w:tcPrChange w:id="1009" w:author="HIKARI" w:date="2019-11-08T23:03:00Z">
              <w:tcPr>
                <w:tcW w:w="3846" w:type="dxa"/>
              </w:tcPr>
            </w:tcPrChange>
          </w:tcPr>
          <w:p w14:paraId="4CADCB7E" w14:textId="3E33912A" w:rsidR="00481971" w:rsidRPr="0076613B" w:rsidRDefault="00481971">
            <w:pPr>
              <w:spacing w:beforeLines="60" w:before="144" w:afterLines="60" w:after="144" w:line="360" w:lineRule="auto"/>
              <w:jc w:val="center"/>
              <w:rPr>
                <w:szCs w:val="26"/>
              </w:rPr>
              <w:pPrChange w:id="1010" w:author="HIKARI" w:date="2019-11-08T23:03:00Z">
                <w:pPr>
                  <w:jc w:val="center"/>
                </w:pPr>
              </w:pPrChange>
            </w:pPr>
            <w:r w:rsidRPr="0076613B">
              <w:rPr>
                <w:szCs w:val="26"/>
              </w:rPr>
              <w:t>Make-up</w:t>
            </w:r>
          </w:p>
        </w:tc>
        <w:tc>
          <w:tcPr>
            <w:tcW w:w="3429" w:type="dxa"/>
            <w:vAlign w:val="center"/>
            <w:tcPrChange w:id="1011" w:author="HIKARI" w:date="2019-11-08T23:03:00Z">
              <w:tcPr>
                <w:tcW w:w="3429" w:type="dxa"/>
              </w:tcPr>
            </w:tcPrChange>
          </w:tcPr>
          <w:p w14:paraId="250B3BD6" w14:textId="1F8266FB" w:rsidR="00481971" w:rsidRPr="0076613B" w:rsidRDefault="00481971">
            <w:pPr>
              <w:spacing w:beforeLines="60" w:before="144" w:afterLines="60" w:after="144" w:line="360" w:lineRule="auto"/>
              <w:jc w:val="both"/>
              <w:rPr>
                <w:szCs w:val="26"/>
              </w:rPr>
              <w:pPrChange w:id="1012" w:author="HIKARI" w:date="2019-11-08T23:04:00Z">
                <w:pPr>
                  <w:jc w:val="center"/>
                </w:pPr>
              </w:pPrChange>
            </w:pPr>
            <w:proofErr w:type="spellStart"/>
            <w:r w:rsidRPr="0076613B">
              <w:rPr>
                <w:szCs w:val="26"/>
              </w:rPr>
              <w:t>Chức</w:t>
            </w:r>
            <w:proofErr w:type="spellEnd"/>
            <w:r w:rsidRPr="0076613B">
              <w:rPr>
                <w:szCs w:val="26"/>
              </w:rPr>
              <w:t xml:space="preserve"> </w:t>
            </w:r>
            <w:proofErr w:type="spellStart"/>
            <w:r w:rsidRPr="0076613B">
              <w:rPr>
                <w:szCs w:val="26"/>
              </w:rPr>
              <w:t>năng</w:t>
            </w:r>
            <w:proofErr w:type="spellEnd"/>
            <w:r>
              <w:rPr>
                <w:szCs w:val="26"/>
              </w:rPr>
              <w:t xml:space="preserve"> - </w:t>
            </w:r>
            <w:proofErr w:type="spellStart"/>
            <w:r>
              <w:rPr>
                <w:szCs w:val="26"/>
              </w:rPr>
              <w:t>c</w:t>
            </w:r>
            <w:r w:rsidRPr="0076613B">
              <w:rPr>
                <w:szCs w:val="26"/>
              </w:rPr>
              <w:t>hú</w:t>
            </w:r>
            <w:proofErr w:type="spellEnd"/>
            <w:r w:rsidRPr="0076613B">
              <w:rPr>
                <w:szCs w:val="26"/>
              </w:rPr>
              <w:t xml:space="preserve"> </w:t>
            </w:r>
            <w:proofErr w:type="spellStart"/>
            <w:r w:rsidRPr="0076613B">
              <w:rPr>
                <w:szCs w:val="26"/>
              </w:rPr>
              <w:t>thích</w:t>
            </w:r>
            <w:proofErr w:type="spellEnd"/>
          </w:p>
        </w:tc>
      </w:tr>
      <w:tr w:rsidR="009713C6" w:rsidRPr="0076613B" w14:paraId="76436237" w14:textId="77777777" w:rsidTr="000A1F2E">
        <w:trPr>
          <w:trHeight w:val="348"/>
          <w:trPrChange w:id="1013" w:author="HIKARI" w:date="2019-11-08T23:03:00Z">
            <w:trPr>
              <w:trHeight w:val="348"/>
            </w:trPr>
          </w:trPrChange>
        </w:trPr>
        <w:tc>
          <w:tcPr>
            <w:tcW w:w="563" w:type="dxa"/>
            <w:tcPrChange w:id="1014" w:author="HIKARI" w:date="2019-11-08T23:03:00Z">
              <w:tcPr>
                <w:tcW w:w="563" w:type="dxa"/>
              </w:tcPr>
            </w:tcPrChange>
          </w:tcPr>
          <w:p w14:paraId="05FEEF38" w14:textId="20CE7D24" w:rsidR="00481971" w:rsidRPr="00CE6699" w:rsidRDefault="00481971">
            <w:pPr>
              <w:spacing w:beforeLines="60" w:before="144" w:afterLines="60" w:after="144" w:line="360" w:lineRule="auto"/>
              <w:jc w:val="center"/>
              <w:rPr>
                <w:b w:val="0"/>
                <w:bCs/>
                <w:szCs w:val="26"/>
              </w:rPr>
              <w:pPrChange w:id="1015" w:author="HIKARI" w:date="2019-11-08T23:03:00Z">
                <w:pPr>
                  <w:jc w:val="center"/>
                </w:pPr>
              </w:pPrChange>
            </w:pPr>
            <w:r w:rsidRPr="00CE6699">
              <w:rPr>
                <w:b w:val="0"/>
                <w:bCs/>
                <w:szCs w:val="26"/>
              </w:rPr>
              <w:lastRenderedPageBreak/>
              <w:t>1</w:t>
            </w:r>
          </w:p>
        </w:tc>
        <w:tc>
          <w:tcPr>
            <w:tcW w:w="1594" w:type="dxa"/>
            <w:vAlign w:val="center"/>
            <w:tcPrChange w:id="1016" w:author="HIKARI" w:date="2019-11-08T23:03:00Z">
              <w:tcPr>
                <w:tcW w:w="1594" w:type="dxa"/>
              </w:tcPr>
            </w:tcPrChange>
          </w:tcPr>
          <w:p w14:paraId="202BFD67" w14:textId="230169AC" w:rsidR="00481971" w:rsidRPr="00CE6699" w:rsidRDefault="00CE6699">
            <w:pPr>
              <w:spacing w:beforeLines="60" w:before="144" w:afterLines="60" w:after="144" w:line="360" w:lineRule="auto"/>
              <w:rPr>
                <w:b w:val="0"/>
                <w:bCs/>
                <w:szCs w:val="26"/>
              </w:rPr>
              <w:pPrChange w:id="1017" w:author="HIKARI" w:date="2019-11-08T23:03:00Z">
                <w:pPr/>
              </w:pPrChange>
            </w:pPr>
            <w:proofErr w:type="spellStart"/>
            <w:r w:rsidRPr="00CE6699">
              <w:rPr>
                <w:b w:val="0"/>
                <w:bCs/>
                <w:szCs w:val="26"/>
              </w:rPr>
              <w:t>HeaderMenu</w:t>
            </w:r>
            <w:proofErr w:type="spellEnd"/>
          </w:p>
        </w:tc>
        <w:tc>
          <w:tcPr>
            <w:tcW w:w="1617" w:type="dxa"/>
            <w:vAlign w:val="center"/>
            <w:tcPrChange w:id="1018" w:author="HIKARI" w:date="2019-11-08T23:03:00Z">
              <w:tcPr>
                <w:tcW w:w="1617" w:type="dxa"/>
              </w:tcPr>
            </w:tcPrChange>
          </w:tcPr>
          <w:p w14:paraId="52A52BE3" w14:textId="6A32EA7D" w:rsidR="00481971" w:rsidRPr="00CE6699" w:rsidRDefault="00A65B00">
            <w:pPr>
              <w:spacing w:beforeLines="60" w:before="144" w:afterLines="60" w:after="144" w:line="360" w:lineRule="auto"/>
              <w:jc w:val="center"/>
              <w:rPr>
                <w:b w:val="0"/>
                <w:bCs/>
                <w:szCs w:val="26"/>
              </w:rPr>
              <w:pPrChange w:id="1019" w:author="HIKARI" w:date="2019-11-08T23:03:00Z">
                <w:pPr/>
              </w:pPrChange>
            </w:pPr>
            <w:r w:rsidRPr="00CE6699">
              <w:rPr>
                <w:b w:val="0"/>
                <w:bCs/>
                <w:szCs w:val="26"/>
              </w:rPr>
              <w:t>Menu</w:t>
            </w:r>
          </w:p>
        </w:tc>
        <w:tc>
          <w:tcPr>
            <w:tcW w:w="3846" w:type="dxa"/>
            <w:tcPrChange w:id="1020" w:author="HIKARI" w:date="2019-11-08T23:03:00Z">
              <w:tcPr>
                <w:tcW w:w="3846" w:type="dxa"/>
              </w:tcPr>
            </w:tcPrChange>
          </w:tcPr>
          <w:p w14:paraId="66C549E3" w14:textId="77777777" w:rsidR="00481971" w:rsidRPr="00CE6699" w:rsidRDefault="00481971">
            <w:pPr>
              <w:autoSpaceDE w:val="0"/>
              <w:autoSpaceDN w:val="0"/>
              <w:adjustRightInd w:val="0"/>
              <w:spacing w:beforeLines="60" w:before="144" w:afterLines="60" w:after="144" w:line="360" w:lineRule="auto"/>
              <w:rPr>
                <w:b w:val="0"/>
                <w:bCs/>
                <w:color w:val="000000"/>
                <w:sz w:val="19"/>
                <w:szCs w:val="19"/>
              </w:rPr>
              <w:pPrChange w:id="1021" w:author="HIKARI" w:date="2019-11-08T23:03:00Z">
                <w:pPr>
                  <w:autoSpaceDE w:val="0"/>
                  <w:autoSpaceDN w:val="0"/>
                  <w:adjustRightInd w:val="0"/>
                  <w:spacing w:after="120"/>
                </w:pPr>
              </w:pPrChange>
            </w:pPr>
            <w:r w:rsidRPr="00CE6699">
              <w:rPr>
                <w:b w:val="0"/>
                <w:bCs/>
                <w:color w:val="000000"/>
                <w:sz w:val="19"/>
                <w:szCs w:val="19"/>
              </w:rPr>
              <w:t xml:space="preserve">        </w:t>
            </w:r>
            <w:r w:rsidRPr="00CE6699">
              <w:rPr>
                <w:b w:val="0"/>
                <w:bCs/>
                <w:color w:val="0000FF"/>
                <w:sz w:val="19"/>
                <w:szCs w:val="19"/>
              </w:rPr>
              <w:t>&lt;</w:t>
            </w:r>
            <w:r w:rsidRPr="00CE6699">
              <w:rPr>
                <w:b w:val="0"/>
                <w:bCs/>
                <w:color w:val="A31515"/>
                <w:sz w:val="19"/>
                <w:szCs w:val="19"/>
              </w:rPr>
              <w:t>Menu</w:t>
            </w:r>
            <w:r w:rsidRPr="00CE6699">
              <w:rPr>
                <w:b w:val="0"/>
                <w:bCs/>
                <w:color w:val="FF0000"/>
                <w:sz w:val="19"/>
                <w:szCs w:val="19"/>
              </w:rPr>
              <w:t xml:space="preserve"> </w:t>
            </w:r>
            <w:proofErr w:type="spellStart"/>
            <w:r w:rsidRPr="00CE6699">
              <w:rPr>
                <w:b w:val="0"/>
                <w:bCs/>
                <w:color w:val="FF0000"/>
                <w:sz w:val="19"/>
                <w:szCs w:val="19"/>
              </w:rPr>
              <w:t>Grid.ColumnSpan</w:t>
            </w:r>
            <w:proofErr w:type="spellEnd"/>
            <w:r w:rsidRPr="00CE6699">
              <w:rPr>
                <w:b w:val="0"/>
                <w:bCs/>
                <w:color w:val="0000FF"/>
                <w:sz w:val="19"/>
                <w:szCs w:val="19"/>
              </w:rPr>
              <w:t>="2"</w:t>
            </w:r>
            <w:r w:rsidRPr="00CE6699">
              <w:rPr>
                <w:b w:val="0"/>
                <w:bCs/>
                <w:color w:val="FF0000"/>
                <w:sz w:val="19"/>
                <w:szCs w:val="19"/>
              </w:rPr>
              <w:t xml:space="preserve"> Height</w:t>
            </w:r>
            <w:r w:rsidRPr="00CE6699">
              <w:rPr>
                <w:b w:val="0"/>
                <w:bCs/>
                <w:color w:val="0000FF"/>
                <w:sz w:val="19"/>
                <w:szCs w:val="19"/>
              </w:rPr>
              <w:t>="18"</w:t>
            </w:r>
            <w:r w:rsidRPr="00CE6699">
              <w:rPr>
                <w:b w:val="0"/>
                <w:bCs/>
                <w:color w:val="FF0000"/>
                <w:sz w:val="19"/>
                <w:szCs w:val="19"/>
              </w:rPr>
              <w:t xml:space="preserve"> </w:t>
            </w:r>
            <w:proofErr w:type="spellStart"/>
            <w:r w:rsidRPr="00CE6699">
              <w:rPr>
                <w:b w:val="0"/>
                <w:bCs/>
                <w:color w:val="FF0000"/>
                <w:sz w:val="19"/>
                <w:szCs w:val="19"/>
              </w:rPr>
              <w:t>VerticalAlignment</w:t>
            </w:r>
            <w:proofErr w:type="spellEnd"/>
            <w:r w:rsidRPr="00CE6699">
              <w:rPr>
                <w:b w:val="0"/>
                <w:bCs/>
                <w:color w:val="0000FF"/>
                <w:sz w:val="19"/>
                <w:szCs w:val="19"/>
              </w:rPr>
              <w:t>="Top"</w:t>
            </w:r>
            <w:r w:rsidRPr="00CE6699">
              <w:rPr>
                <w:b w:val="0"/>
                <w:bCs/>
                <w:color w:val="FF0000"/>
                <w:sz w:val="19"/>
                <w:szCs w:val="19"/>
              </w:rPr>
              <w:t xml:space="preserve"> Background</w:t>
            </w:r>
            <w:r w:rsidRPr="00CE6699">
              <w:rPr>
                <w:b w:val="0"/>
                <w:bCs/>
                <w:color w:val="0000FF"/>
                <w:sz w:val="19"/>
                <w:szCs w:val="19"/>
              </w:rPr>
              <w:t>="#FF292A2D"</w:t>
            </w:r>
            <w:r w:rsidRPr="00CE6699">
              <w:rPr>
                <w:b w:val="0"/>
                <w:bCs/>
                <w:color w:val="FF0000"/>
                <w:sz w:val="19"/>
                <w:szCs w:val="19"/>
              </w:rPr>
              <w:t xml:space="preserve"> Foreground</w:t>
            </w:r>
            <w:r w:rsidRPr="00CE6699">
              <w:rPr>
                <w:b w:val="0"/>
                <w:bCs/>
                <w:color w:val="0000FF"/>
                <w:sz w:val="19"/>
                <w:szCs w:val="19"/>
              </w:rPr>
              <w:t>="White"&gt;</w:t>
            </w:r>
          </w:p>
          <w:p w14:paraId="39B072F7" w14:textId="77777777" w:rsidR="00481971" w:rsidRPr="00CE6699" w:rsidRDefault="00481971">
            <w:pPr>
              <w:autoSpaceDE w:val="0"/>
              <w:autoSpaceDN w:val="0"/>
              <w:adjustRightInd w:val="0"/>
              <w:spacing w:beforeLines="60" w:before="144" w:afterLines="60" w:after="144" w:line="360" w:lineRule="auto"/>
              <w:rPr>
                <w:b w:val="0"/>
                <w:bCs/>
                <w:color w:val="000000"/>
                <w:sz w:val="19"/>
                <w:szCs w:val="19"/>
              </w:rPr>
              <w:pPrChange w:id="1022" w:author="HIKARI" w:date="2019-11-08T23:03:00Z">
                <w:pPr>
                  <w:autoSpaceDE w:val="0"/>
                  <w:autoSpaceDN w:val="0"/>
                  <w:adjustRightInd w:val="0"/>
                  <w:spacing w:after="120"/>
                </w:pPr>
              </w:pPrChange>
            </w:pPr>
            <w:r w:rsidRPr="00CE6699">
              <w:rPr>
                <w:b w:val="0"/>
                <w:bCs/>
                <w:color w:val="000000"/>
                <w:sz w:val="19"/>
                <w:szCs w:val="19"/>
              </w:rPr>
              <w:t xml:space="preserve">            </w:t>
            </w:r>
            <w:r w:rsidRPr="00CE6699">
              <w:rPr>
                <w:b w:val="0"/>
                <w:bCs/>
                <w:color w:val="0000FF"/>
                <w:sz w:val="19"/>
                <w:szCs w:val="19"/>
              </w:rPr>
              <w:t>&lt;</w:t>
            </w:r>
            <w:proofErr w:type="spellStart"/>
            <w:r w:rsidRPr="00CE6699">
              <w:rPr>
                <w:b w:val="0"/>
                <w:bCs/>
                <w:color w:val="A31515"/>
                <w:sz w:val="19"/>
                <w:szCs w:val="19"/>
              </w:rPr>
              <w:t>MenuItem</w:t>
            </w:r>
            <w:proofErr w:type="spellEnd"/>
            <w:r w:rsidRPr="00CE6699">
              <w:rPr>
                <w:b w:val="0"/>
                <w:bCs/>
                <w:color w:val="FF0000"/>
                <w:sz w:val="19"/>
                <w:szCs w:val="19"/>
              </w:rPr>
              <w:t xml:space="preserve"> Header</w:t>
            </w:r>
            <w:r w:rsidRPr="00CE6699">
              <w:rPr>
                <w:b w:val="0"/>
                <w:bCs/>
                <w:color w:val="0000FF"/>
                <w:sz w:val="19"/>
                <w:szCs w:val="19"/>
              </w:rPr>
              <w:t>="_File"</w:t>
            </w:r>
            <w:r w:rsidRPr="00CE6699">
              <w:rPr>
                <w:b w:val="0"/>
                <w:bCs/>
                <w:color w:val="FF0000"/>
                <w:sz w:val="19"/>
                <w:szCs w:val="19"/>
              </w:rPr>
              <w:t xml:space="preserve"> Foreground</w:t>
            </w:r>
            <w:r w:rsidRPr="00CE6699">
              <w:rPr>
                <w:b w:val="0"/>
                <w:bCs/>
                <w:color w:val="0000FF"/>
                <w:sz w:val="19"/>
                <w:szCs w:val="19"/>
              </w:rPr>
              <w:t>="White"&gt;</w:t>
            </w:r>
          </w:p>
          <w:p w14:paraId="41373DFB" w14:textId="77777777" w:rsidR="00481971" w:rsidRPr="00CE6699" w:rsidRDefault="00481971">
            <w:pPr>
              <w:autoSpaceDE w:val="0"/>
              <w:autoSpaceDN w:val="0"/>
              <w:adjustRightInd w:val="0"/>
              <w:spacing w:beforeLines="60" w:before="144" w:afterLines="60" w:after="144" w:line="360" w:lineRule="auto"/>
              <w:rPr>
                <w:b w:val="0"/>
                <w:bCs/>
                <w:color w:val="000000"/>
                <w:sz w:val="19"/>
                <w:szCs w:val="19"/>
              </w:rPr>
              <w:pPrChange w:id="1023" w:author="HIKARI" w:date="2019-11-08T23:03:00Z">
                <w:pPr>
                  <w:autoSpaceDE w:val="0"/>
                  <w:autoSpaceDN w:val="0"/>
                  <w:adjustRightInd w:val="0"/>
                  <w:spacing w:after="120"/>
                </w:pPr>
              </w:pPrChange>
            </w:pPr>
            <w:r w:rsidRPr="00CE6699">
              <w:rPr>
                <w:b w:val="0"/>
                <w:bCs/>
                <w:color w:val="000000"/>
                <w:sz w:val="19"/>
                <w:szCs w:val="19"/>
              </w:rPr>
              <w:t xml:space="preserve">                </w:t>
            </w:r>
            <w:r w:rsidRPr="00CE6699">
              <w:rPr>
                <w:b w:val="0"/>
                <w:bCs/>
                <w:color w:val="0000FF"/>
                <w:sz w:val="19"/>
                <w:szCs w:val="19"/>
              </w:rPr>
              <w:t>&lt;</w:t>
            </w:r>
            <w:proofErr w:type="spellStart"/>
            <w:r w:rsidRPr="00CE6699">
              <w:rPr>
                <w:b w:val="0"/>
                <w:bCs/>
                <w:color w:val="A31515"/>
                <w:sz w:val="19"/>
                <w:szCs w:val="19"/>
              </w:rPr>
              <w:t>MenuItem</w:t>
            </w:r>
            <w:proofErr w:type="spellEnd"/>
            <w:r w:rsidRPr="00CE6699">
              <w:rPr>
                <w:b w:val="0"/>
                <w:bCs/>
                <w:color w:val="FF0000"/>
                <w:sz w:val="19"/>
                <w:szCs w:val="19"/>
              </w:rPr>
              <w:t xml:space="preserve"> Header</w:t>
            </w:r>
            <w:r w:rsidRPr="00CE6699">
              <w:rPr>
                <w:b w:val="0"/>
                <w:bCs/>
                <w:color w:val="0000FF"/>
                <w:sz w:val="19"/>
                <w:szCs w:val="19"/>
              </w:rPr>
              <w:t>="_Open"</w:t>
            </w:r>
            <w:r w:rsidRPr="00CE6699">
              <w:rPr>
                <w:b w:val="0"/>
                <w:bCs/>
                <w:color w:val="FF0000"/>
                <w:sz w:val="19"/>
                <w:szCs w:val="19"/>
              </w:rPr>
              <w:t xml:space="preserve"> Foreground</w:t>
            </w:r>
            <w:r w:rsidRPr="00CE6699">
              <w:rPr>
                <w:b w:val="0"/>
                <w:bCs/>
                <w:color w:val="0000FF"/>
                <w:sz w:val="19"/>
                <w:szCs w:val="19"/>
              </w:rPr>
              <w:t>="Black" /&gt;</w:t>
            </w:r>
          </w:p>
          <w:p w14:paraId="7F518E43" w14:textId="77777777" w:rsidR="00481971" w:rsidRPr="00CE6699" w:rsidRDefault="00481971">
            <w:pPr>
              <w:autoSpaceDE w:val="0"/>
              <w:autoSpaceDN w:val="0"/>
              <w:adjustRightInd w:val="0"/>
              <w:spacing w:beforeLines="60" w:before="144" w:afterLines="60" w:after="144" w:line="360" w:lineRule="auto"/>
              <w:rPr>
                <w:b w:val="0"/>
                <w:bCs/>
                <w:color w:val="000000"/>
                <w:sz w:val="19"/>
                <w:szCs w:val="19"/>
              </w:rPr>
              <w:pPrChange w:id="1024" w:author="HIKARI" w:date="2019-11-08T23:03:00Z">
                <w:pPr>
                  <w:autoSpaceDE w:val="0"/>
                  <w:autoSpaceDN w:val="0"/>
                  <w:adjustRightInd w:val="0"/>
                  <w:spacing w:after="120"/>
                </w:pPr>
              </w:pPrChange>
            </w:pPr>
            <w:r w:rsidRPr="00CE6699">
              <w:rPr>
                <w:b w:val="0"/>
                <w:bCs/>
                <w:color w:val="000000"/>
                <w:sz w:val="19"/>
                <w:szCs w:val="19"/>
              </w:rPr>
              <w:t xml:space="preserve">                </w:t>
            </w:r>
            <w:r w:rsidRPr="00CE6699">
              <w:rPr>
                <w:b w:val="0"/>
                <w:bCs/>
                <w:color w:val="0000FF"/>
                <w:sz w:val="19"/>
                <w:szCs w:val="19"/>
              </w:rPr>
              <w:t>&lt;</w:t>
            </w:r>
            <w:proofErr w:type="spellStart"/>
            <w:r w:rsidRPr="00CE6699">
              <w:rPr>
                <w:b w:val="0"/>
                <w:bCs/>
                <w:color w:val="A31515"/>
                <w:sz w:val="19"/>
                <w:szCs w:val="19"/>
              </w:rPr>
              <w:t>MenuItem</w:t>
            </w:r>
            <w:proofErr w:type="spellEnd"/>
            <w:r w:rsidRPr="00CE6699">
              <w:rPr>
                <w:b w:val="0"/>
                <w:bCs/>
                <w:color w:val="FF0000"/>
                <w:sz w:val="19"/>
                <w:szCs w:val="19"/>
              </w:rPr>
              <w:t xml:space="preserve"> Header</w:t>
            </w:r>
            <w:r w:rsidRPr="00CE6699">
              <w:rPr>
                <w:b w:val="0"/>
                <w:bCs/>
                <w:color w:val="0000FF"/>
                <w:sz w:val="19"/>
                <w:szCs w:val="19"/>
              </w:rPr>
              <w:t>="_Export"</w:t>
            </w:r>
            <w:r w:rsidRPr="00CE6699">
              <w:rPr>
                <w:b w:val="0"/>
                <w:bCs/>
                <w:color w:val="FF0000"/>
                <w:sz w:val="19"/>
                <w:szCs w:val="19"/>
              </w:rPr>
              <w:t xml:space="preserve"> Foreground</w:t>
            </w:r>
            <w:r w:rsidRPr="00CE6699">
              <w:rPr>
                <w:b w:val="0"/>
                <w:bCs/>
                <w:color w:val="0000FF"/>
                <w:sz w:val="19"/>
                <w:szCs w:val="19"/>
              </w:rPr>
              <w:t>="Black" /&gt;</w:t>
            </w:r>
          </w:p>
          <w:p w14:paraId="76CB9680" w14:textId="77777777" w:rsidR="00481971" w:rsidRPr="00CE6699" w:rsidRDefault="00481971">
            <w:pPr>
              <w:autoSpaceDE w:val="0"/>
              <w:autoSpaceDN w:val="0"/>
              <w:adjustRightInd w:val="0"/>
              <w:spacing w:beforeLines="60" w:before="144" w:afterLines="60" w:after="144" w:line="360" w:lineRule="auto"/>
              <w:rPr>
                <w:b w:val="0"/>
                <w:bCs/>
                <w:color w:val="000000"/>
                <w:sz w:val="19"/>
                <w:szCs w:val="19"/>
              </w:rPr>
              <w:pPrChange w:id="1025" w:author="HIKARI" w:date="2019-11-08T23:03:00Z">
                <w:pPr>
                  <w:autoSpaceDE w:val="0"/>
                  <w:autoSpaceDN w:val="0"/>
                  <w:adjustRightInd w:val="0"/>
                  <w:spacing w:after="120"/>
                </w:pPr>
              </w:pPrChange>
            </w:pPr>
            <w:r w:rsidRPr="00CE6699">
              <w:rPr>
                <w:b w:val="0"/>
                <w:bCs/>
                <w:color w:val="000000"/>
                <w:sz w:val="19"/>
                <w:szCs w:val="19"/>
              </w:rPr>
              <w:t xml:space="preserve">                </w:t>
            </w:r>
            <w:r w:rsidRPr="00CE6699">
              <w:rPr>
                <w:b w:val="0"/>
                <w:bCs/>
                <w:color w:val="0000FF"/>
                <w:sz w:val="19"/>
                <w:szCs w:val="19"/>
              </w:rPr>
              <w:t>&lt;</w:t>
            </w:r>
            <w:r w:rsidRPr="00CE6699">
              <w:rPr>
                <w:b w:val="0"/>
                <w:bCs/>
                <w:color w:val="A31515"/>
                <w:sz w:val="19"/>
                <w:szCs w:val="19"/>
              </w:rPr>
              <w:t>Separator</w:t>
            </w:r>
            <w:r w:rsidRPr="00CE6699">
              <w:rPr>
                <w:b w:val="0"/>
                <w:bCs/>
                <w:color w:val="0000FF"/>
                <w:sz w:val="19"/>
                <w:szCs w:val="19"/>
              </w:rPr>
              <w:t xml:space="preserve"> /&gt;</w:t>
            </w:r>
          </w:p>
          <w:p w14:paraId="7B599792" w14:textId="77777777" w:rsidR="00481971" w:rsidRPr="00CE6699" w:rsidRDefault="00481971">
            <w:pPr>
              <w:autoSpaceDE w:val="0"/>
              <w:autoSpaceDN w:val="0"/>
              <w:adjustRightInd w:val="0"/>
              <w:spacing w:beforeLines="60" w:before="144" w:afterLines="60" w:after="144" w:line="360" w:lineRule="auto"/>
              <w:rPr>
                <w:b w:val="0"/>
                <w:bCs/>
                <w:color w:val="000000"/>
                <w:sz w:val="19"/>
                <w:szCs w:val="19"/>
              </w:rPr>
              <w:pPrChange w:id="1026" w:author="HIKARI" w:date="2019-11-08T23:03:00Z">
                <w:pPr>
                  <w:autoSpaceDE w:val="0"/>
                  <w:autoSpaceDN w:val="0"/>
                  <w:adjustRightInd w:val="0"/>
                  <w:spacing w:after="120"/>
                </w:pPr>
              </w:pPrChange>
            </w:pPr>
            <w:r w:rsidRPr="00CE6699">
              <w:rPr>
                <w:b w:val="0"/>
                <w:bCs/>
                <w:color w:val="000000"/>
                <w:sz w:val="19"/>
                <w:szCs w:val="19"/>
              </w:rPr>
              <w:t xml:space="preserve">                </w:t>
            </w:r>
            <w:r w:rsidRPr="00CE6699">
              <w:rPr>
                <w:b w:val="0"/>
                <w:bCs/>
                <w:color w:val="0000FF"/>
                <w:sz w:val="19"/>
                <w:szCs w:val="19"/>
              </w:rPr>
              <w:t>&lt;</w:t>
            </w:r>
            <w:proofErr w:type="spellStart"/>
            <w:r w:rsidRPr="00CE6699">
              <w:rPr>
                <w:b w:val="0"/>
                <w:bCs/>
                <w:color w:val="A31515"/>
                <w:sz w:val="19"/>
                <w:szCs w:val="19"/>
              </w:rPr>
              <w:t>MenuItem</w:t>
            </w:r>
            <w:proofErr w:type="spellEnd"/>
            <w:r w:rsidRPr="00CE6699">
              <w:rPr>
                <w:b w:val="0"/>
                <w:bCs/>
                <w:color w:val="FF0000"/>
                <w:sz w:val="19"/>
                <w:szCs w:val="19"/>
              </w:rPr>
              <w:t xml:space="preserve"> Header</w:t>
            </w:r>
            <w:r w:rsidRPr="00CE6699">
              <w:rPr>
                <w:b w:val="0"/>
                <w:bCs/>
                <w:color w:val="0000FF"/>
                <w:sz w:val="19"/>
                <w:szCs w:val="19"/>
              </w:rPr>
              <w:t>="_Exit"</w:t>
            </w:r>
            <w:r w:rsidRPr="00CE6699">
              <w:rPr>
                <w:b w:val="0"/>
                <w:bCs/>
                <w:color w:val="FF0000"/>
                <w:sz w:val="19"/>
                <w:szCs w:val="19"/>
              </w:rPr>
              <w:t xml:space="preserve"> Foreground</w:t>
            </w:r>
            <w:r w:rsidRPr="00CE6699">
              <w:rPr>
                <w:b w:val="0"/>
                <w:bCs/>
                <w:color w:val="0000FF"/>
                <w:sz w:val="19"/>
                <w:szCs w:val="19"/>
              </w:rPr>
              <w:t>="Black"</w:t>
            </w:r>
            <w:r w:rsidRPr="00CE6699">
              <w:rPr>
                <w:b w:val="0"/>
                <w:bCs/>
                <w:color w:val="FF0000"/>
                <w:sz w:val="19"/>
                <w:szCs w:val="19"/>
              </w:rPr>
              <w:t xml:space="preserve"> Click</w:t>
            </w:r>
            <w:r w:rsidRPr="00CE6699">
              <w:rPr>
                <w:b w:val="0"/>
                <w:bCs/>
                <w:color w:val="0000FF"/>
                <w:sz w:val="19"/>
                <w:szCs w:val="19"/>
              </w:rPr>
              <w:t>="</w:t>
            </w:r>
            <w:proofErr w:type="spellStart"/>
            <w:r w:rsidRPr="00CE6699">
              <w:rPr>
                <w:b w:val="0"/>
                <w:bCs/>
                <w:color w:val="0000FF"/>
                <w:sz w:val="19"/>
                <w:szCs w:val="19"/>
              </w:rPr>
              <w:t>MenuItem_Click</w:t>
            </w:r>
            <w:proofErr w:type="spellEnd"/>
            <w:r w:rsidRPr="00CE6699">
              <w:rPr>
                <w:b w:val="0"/>
                <w:bCs/>
                <w:color w:val="0000FF"/>
                <w:sz w:val="19"/>
                <w:szCs w:val="19"/>
              </w:rPr>
              <w:t>" /&gt;</w:t>
            </w:r>
          </w:p>
          <w:p w14:paraId="487C44FB" w14:textId="6EC94271" w:rsidR="00481971" w:rsidRPr="00CE6699" w:rsidRDefault="00481971">
            <w:pPr>
              <w:autoSpaceDE w:val="0"/>
              <w:autoSpaceDN w:val="0"/>
              <w:adjustRightInd w:val="0"/>
              <w:spacing w:beforeLines="60" w:before="144" w:afterLines="60" w:after="144" w:line="360" w:lineRule="auto"/>
              <w:rPr>
                <w:b w:val="0"/>
                <w:bCs/>
                <w:color w:val="000000"/>
                <w:sz w:val="19"/>
                <w:szCs w:val="19"/>
              </w:rPr>
              <w:pPrChange w:id="1027" w:author="HIKARI" w:date="2019-11-08T23:03:00Z">
                <w:pPr>
                  <w:autoSpaceDE w:val="0"/>
                  <w:autoSpaceDN w:val="0"/>
                  <w:adjustRightInd w:val="0"/>
                  <w:spacing w:after="120"/>
                </w:pPr>
              </w:pPrChange>
            </w:pPr>
            <w:r w:rsidRPr="00CE6699">
              <w:rPr>
                <w:b w:val="0"/>
                <w:bCs/>
                <w:color w:val="000000"/>
                <w:sz w:val="19"/>
                <w:szCs w:val="19"/>
              </w:rPr>
              <w:t xml:space="preserve">            </w:t>
            </w:r>
            <w:r w:rsidRPr="00CE6699">
              <w:rPr>
                <w:b w:val="0"/>
                <w:bCs/>
                <w:color w:val="0000FF"/>
                <w:sz w:val="19"/>
                <w:szCs w:val="19"/>
              </w:rPr>
              <w:t>&lt;/</w:t>
            </w:r>
            <w:proofErr w:type="spellStart"/>
            <w:r w:rsidRPr="00CE6699">
              <w:rPr>
                <w:b w:val="0"/>
                <w:bCs/>
                <w:color w:val="A31515"/>
                <w:sz w:val="19"/>
                <w:szCs w:val="19"/>
              </w:rPr>
              <w:t>MenuItem</w:t>
            </w:r>
            <w:proofErr w:type="spellEnd"/>
            <w:r w:rsidRPr="00CE6699">
              <w:rPr>
                <w:b w:val="0"/>
                <w:bCs/>
                <w:color w:val="0000FF"/>
                <w:sz w:val="19"/>
                <w:szCs w:val="19"/>
              </w:rPr>
              <w:t>&gt;</w:t>
            </w:r>
          </w:p>
          <w:p w14:paraId="626F2BB2" w14:textId="77777777" w:rsidR="00481971" w:rsidRPr="00CE6699" w:rsidRDefault="00481971">
            <w:pPr>
              <w:autoSpaceDE w:val="0"/>
              <w:autoSpaceDN w:val="0"/>
              <w:adjustRightInd w:val="0"/>
              <w:spacing w:beforeLines="60" w:before="144" w:afterLines="60" w:after="144" w:line="360" w:lineRule="auto"/>
              <w:rPr>
                <w:b w:val="0"/>
                <w:bCs/>
                <w:color w:val="000000"/>
                <w:sz w:val="19"/>
                <w:szCs w:val="19"/>
              </w:rPr>
              <w:pPrChange w:id="1028" w:author="HIKARI" w:date="2019-11-08T23:03:00Z">
                <w:pPr>
                  <w:autoSpaceDE w:val="0"/>
                  <w:autoSpaceDN w:val="0"/>
                  <w:adjustRightInd w:val="0"/>
                  <w:spacing w:after="120"/>
                </w:pPr>
              </w:pPrChange>
            </w:pPr>
            <w:r w:rsidRPr="00CE6699">
              <w:rPr>
                <w:b w:val="0"/>
                <w:bCs/>
                <w:color w:val="000000"/>
                <w:sz w:val="19"/>
                <w:szCs w:val="19"/>
              </w:rPr>
              <w:t xml:space="preserve">            </w:t>
            </w:r>
            <w:r w:rsidRPr="00CE6699">
              <w:rPr>
                <w:b w:val="0"/>
                <w:bCs/>
                <w:color w:val="0000FF"/>
                <w:sz w:val="19"/>
                <w:szCs w:val="19"/>
              </w:rPr>
              <w:t>&lt;</w:t>
            </w:r>
            <w:proofErr w:type="spellStart"/>
            <w:r w:rsidRPr="00CE6699">
              <w:rPr>
                <w:b w:val="0"/>
                <w:bCs/>
                <w:color w:val="A31515"/>
                <w:sz w:val="19"/>
                <w:szCs w:val="19"/>
              </w:rPr>
              <w:t>MenuItem</w:t>
            </w:r>
            <w:proofErr w:type="spellEnd"/>
            <w:r w:rsidRPr="00CE6699">
              <w:rPr>
                <w:b w:val="0"/>
                <w:bCs/>
                <w:color w:val="FF0000"/>
                <w:sz w:val="19"/>
                <w:szCs w:val="19"/>
              </w:rPr>
              <w:t xml:space="preserve"> Header</w:t>
            </w:r>
            <w:r w:rsidRPr="00CE6699">
              <w:rPr>
                <w:b w:val="0"/>
                <w:bCs/>
                <w:color w:val="0000FF"/>
                <w:sz w:val="19"/>
                <w:szCs w:val="19"/>
              </w:rPr>
              <w:t>="View"</w:t>
            </w:r>
            <w:r w:rsidRPr="00CE6699">
              <w:rPr>
                <w:b w:val="0"/>
                <w:bCs/>
                <w:color w:val="FF0000"/>
                <w:sz w:val="19"/>
                <w:szCs w:val="19"/>
              </w:rPr>
              <w:t xml:space="preserve"> Foreground</w:t>
            </w:r>
            <w:r w:rsidRPr="00CE6699">
              <w:rPr>
                <w:b w:val="0"/>
                <w:bCs/>
                <w:color w:val="0000FF"/>
                <w:sz w:val="19"/>
                <w:szCs w:val="19"/>
              </w:rPr>
              <w:t>="White"&gt;</w:t>
            </w:r>
          </w:p>
          <w:p w14:paraId="5DEC35B0" w14:textId="77777777" w:rsidR="00481971" w:rsidRPr="00CE6699" w:rsidRDefault="00481971">
            <w:pPr>
              <w:autoSpaceDE w:val="0"/>
              <w:autoSpaceDN w:val="0"/>
              <w:adjustRightInd w:val="0"/>
              <w:spacing w:beforeLines="60" w:before="144" w:afterLines="60" w:after="144" w:line="360" w:lineRule="auto"/>
              <w:rPr>
                <w:b w:val="0"/>
                <w:bCs/>
                <w:color w:val="000000"/>
                <w:sz w:val="19"/>
                <w:szCs w:val="19"/>
              </w:rPr>
              <w:pPrChange w:id="1029" w:author="HIKARI" w:date="2019-11-08T23:03:00Z">
                <w:pPr>
                  <w:autoSpaceDE w:val="0"/>
                  <w:autoSpaceDN w:val="0"/>
                  <w:adjustRightInd w:val="0"/>
                  <w:spacing w:after="120"/>
                </w:pPr>
              </w:pPrChange>
            </w:pPr>
            <w:r w:rsidRPr="00CE6699">
              <w:rPr>
                <w:b w:val="0"/>
                <w:bCs/>
                <w:color w:val="000000"/>
                <w:sz w:val="19"/>
                <w:szCs w:val="19"/>
              </w:rPr>
              <w:t xml:space="preserve">                </w:t>
            </w:r>
            <w:r w:rsidRPr="00CE6699">
              <w:rPr>
                <w:b w:val="0"/>
                <w:bCs/>
                <w:color w:val="0000FF"/>
                <w:sz w:val="19"/>
                <w:szCs w:val="19"/>
              </w:rPr>
              <w:t>&lt;</w:t>
            </w:r>
            <w:proofErr w:type="spellStart"/>
            <w:r w:rsidRPr="00CE6699">
              <w:rPr>
                <w:b w:val="0"/>
                <w:bCs/>
                <w:color w:val="A31515"/>
                <w:sz w:val="19"/>
                <w:szCs w:val="19"/>
              </w:rPr>
              <w:t>MenuItem</w:t>
            </w:r>
            <w:proofErr w:type="spellEnd"/>
            <w:r w:rsidRPr="00CE6699">
              <w:rPr>
                <w:b w:val="0"/>
                <w:bCs/>
                <w:color w:val="FF0000"/>
                <w:sz w:val="19"/>
                <w:szCs w:val="19"/>
              </w:rPr>
              <w:t xml:space="preserve"> Header</w:t>
            </w:r>
            <w:r w:rsidRPr="00CE6699">
              <w:rPr>
                <w:b w:val="0"/>
                <w:bCs/>
                <w:color w:val="0000FF"/>
                <w:sz w:val="19"/>
                <w:szCs w:val="19"/>
              </w:rPr>
              <w:t>="_Find"</w:t>
            </w:r>
            <w:r w:rsidRPr="00CE6699">
              <w:rPr>
                <w:b w:val="0"/>
                <w:bCs/>
                <w:color w:val="FF0000"/>
                <w:sz w:val="19"/>
                <w:szCs w:val="19"/>
              </w:rPr>
              <w:t xml:space="preserve"> Foreground</w:t>
            </w:r>
            <w:r w:rsidRPr="00CE6699">
              <w:rPr>
                <w:b w:val="0"/>
                <w:bCs/>
                <w:color w:val="0000FF"/>
                <w:sz w:val="19"/>
                <w:szCs w:val="19"/>
              </w:rPr>
              <w:t>="Black"</w:t>
            </w:r>
            <w:r w:rsidRPr="00CE6699">
              <w:rPr>
                <w:b w:val="0"/>
                <w:bCs/>
                <w:color w:val="FF0000"/>
                <w:sz w:val="19"/>
                <w:szCs w:val="19"/>
              </w:rPr>
              <w:t xml:space="preserve"> Click</w:t>
            </w:r>
            <w:r w:rsidRPr="00CE6699">
              <w:rPr>
                <w:b w:val="0"/>
                <w:bCs/>
                <w:color w:val="0000FF"/>
                <w:sz w:val="19"/>
                <w:szCs w:val="19"/>
              </w:rPr>
              <w:t>="</w:t>
            </w:r>
            <w:proofErr w:type="spellStart"/>
            <w:r w:rsidRPr="00CE6699">
              <w:rPr>
                <w:b w:val="0"/>
                <w:bCs/>
                <w:color w:val="0000FF"/>
                <w:sz w:val="19"/>
                <w:szCs w:val="19"/>
              </w:rPr>
              <w:t>MenuItem_Find_Click</w:t>
            </w:r>
            <w:proofErr w:type="spellEnd"/>
            <w:r w:rsidRPr="00CE6699">
              <w:rPr>
                <w:b w:val="0"/>
                <w:bCs/>
                <w:color w:val="0000FF"/>
                <w:sz w:val="19"/>
                <w:szCs w:val="19"/>
              </w:rPr>
              <w:t>" /&gt;</w:t>
            </w:r>
          </w:p>
          <w:p w14:paraId="7796948A" w14:textId="063D0A85" w:rsidR="00481971" w:rsidRPr="00CE6699" w:rsidRDefault="00481971">
            <w:pPr>
              <w:autoSpaceDE w:val="0"/>
              <w:autoSpaceDN w:val="0"/>
              <w:adjustRightInd w:val="0"/>
              <w:spacing w:beforeLines="60" w:before="144" w:afterLines="60" w:after="144" w:line="360" w:lineRule="auto"/>
              <w:rPr>
                <w:b w:val="0"/>
                <w:bCs/>
                <w:color w:val="000000"/>
                <w:sz w:val="19"/>
                <w:szCs w:val="19"/>
              </w:rPr>
              <w:pPrChange w:id="1030" w:author="HIKARI" w:date="2019-11-08T23:03:00Z">
                <w:pPr>
                  <w:autoSpaceDE w:val="0"/>
                  <w:autoSpaceDN w:val="0"/>
                  <w:adjustRightInd w:val="0"/>
                  <w:spacing w:after="120"/>
                </w:pPr>
              </w:pPrChange>
            </w:pPr>
            <w:r w:rsidRPr="00CE6699">
              <w:rPr>
                <w:b w:val="0"/>
                <w:bCs/>
                <w:color w:val="000000"/>
                <w:sz w:val="19"/>
                <w:szCs w:val="19"/>
              </w:rPr>
              <w:t xml:space="preserve">            </w:t>
            </w:r>
            <w:r w:rsidRPr="00CE6699">
              <w:rPr>
                <w:b w:val="0"/>
                <w:bCs/>
                <w:color w:val="0000FF"/>
                <w:sz w:val="19"/>
                <w:szCs w:val="19"/>
              </w:rPr>
              <w:t>&lt;/</w:t>
            </w:r>
            <w:proofErr w:type="spellStart"/>
            <w:r w:rsidRPr="00CE6699">
              <w:rPr>
                <w:b w:val="0"/>
                <w:bCs/>
                <w:color w:val="A31515"/>
                <w:sz w:val="19"/>
                <w:szCs w:val="19"/>
              </w:rPr>
              <w:t>MenuItem</w:t>
            </w:r>
            <w:proofErr w:type="spellEnd"/>
            <w:r w:rsidRPr="00CE6699">
              <w:rPr>
                <w:b w:val="0"/>
                <w:bCs/>
                <w:color w:val="0000FF"/>
                <w:sz w:val="19"/>
                <w:szCs w:val="19"/>
              </w:rPr>
              <w:t>&gt;</w:t>
            </w:r>
          </w:p>
          <w:p w14:paraId="718B8BB7" w14:textId="6AEFA294" w:rsidR="00481971" w:rsidRPr="00CE6699" w:rsidRDefault="00481971">
            <w:pPr>
              <w:autoSpaceDE w:val="0"/>
              <w:autoSpaceDN w:val="0"/>
              <w:adjustRightInd w:val="0"/>
              <w:spacing w:beforeLines="60" w:before="144" w:afterLines="60" w:after="144" w:line="360" w:lineRule="auto"/>
              <w:rPr>
                <w:b w:val="0"/>
                <w:bCs/>
                <w:color w:val="000000"/>
                <w:sz w:val="19"/>
                <w:szCs w:val="19"/>
              </w:rPr>
              <w:pPrChange w:id="1031" w:author="HIKARI" w:date="2019-11-08T23:03:00Z">
                <w:pPr>
                  <w:autoSpaceDE w:val="0"/>
                  <w:autoSpaceDN w:val="0"/>
                  <w:adjustRightInd w:val="0"/>
                  <w:spacing w:after="120"/>
                </w:pPr>
              </w:pPrChange>
            </w:pPr>
            <w:r w:rsidRPr="00CE6699">
              <w:rPr>
                <w:b w:val="0"/>
                <w:bCs/>
                <w:color w:val="000000"/>
                <w:sz w:val="19"/>
                <w:szCs w:val="19"/>
              </w:rPr>
              <w:t xml:space="preserve">            </w:t>
            </w:r>
            <w:r w:rsidRPr="00CE6699">
              <w:rPr>
                <w:b w:val="0"/>
                <w:bCs/>
                <w:color w:val="0000FF"/>
                <w:sz w:val="19"/>
                <w:szCs w:val="19"/>
              </w:rPr>
              <w:t>&lt;</w:t>
            </w:r>
            <w:proofErr w:type="spellStart"/>
            <w:r w:rsidRPr="00CE6699">
              <w:rPr>
                <w:b w:val="0"/>
                <w:bCs/>
                <w:color w:val="A31515"/>
                <w:sz w:val="19"/>
                <w:szCs w:val="19"/>
              </w:rPr>
              <w:t>MenuItem</w:t>
            </w:r>
            <w:proofErr w:type="spellEnd"/>
            <w:r w:rsidRPr="00CE6699">
              <w:rPr>
                <w:b w:val="0"/>
                <w:bCs/>
                <w:color w:val="FF0000"/>
                <w:sz w:val="19"/>
                <w:szCs w:val="19"/>
              </w:rPr>
              <w:t xml:space="preserve"> Header</w:t>
            </w:r>
            <w:r w:rsidRPr="00CE6699">
              <w:rPr>
                <w:b w:val="0"/>
                <w:bCs/>
                <w:color w:val="0000FF"/>
                <w:sz w:val="19"/>
                <w:szCs w:val="19"/>
              </w:rPr>
              <w:t>="Help"</w:t>
            </w:r>
            <w:r w:rsidRPr="00CE6699">
              <w:rPr>
                <w:b w:val="0"/>
                <w:bCs/>
                <w:color w:val="FF0000"/>
                <w:sz w:val="19"/>
                <w:szCs w:val="19"/>
              </w:rPr>
              <w:t xml:space="preserve"> Foreground</w:t>
            </w:r>
            <w:r w:rsidRPr="00CE6699">
              <w:rPr>
                <w:b w:val="0"/>
                <w:bCs/>
                <w:color w:val="0000FF"/>
                <w:sz w:val="19"/>
                <w:szCs w:val="19"/>
              </w:rPr>
              <w:t>="White"&gt;</w:t>
            </w:r>
          </w:p>
          <w:p w14:paraId="117BDD3A" w14:textId="77777777" w:rsidR="00481971" w:rsidRPr="00CE6699" w:rsidRDefault="00481971">
            <w:pPr>
              <w:autoSpaceDE w:val="0"/>
              <w:autoSpaceDN w:val="0"/>
              <w:adjustRightInd w:val="0"/>
              <w:spacing w:beforeLines="60" w:before="144" w:afterLines="60" w:after="144" w:line="360" w:lineRule="auto"/>
              <w:rPr>
                <w:b w:val="0"/>
                <w:bCs/>
                <w:color w:val="000000"/>
                <w:sz w:val="19"/>
                <w:szCs w:val="19"/>
              </w:rPr>
              <w:pPrChange w:id="1032" w:author="HIKARI" w:date="2019-11-08T23:03:00Z">
                <w:pPr>
                  <w:autoSpaceDE w:val="0"/>
                  <w:autoSpaceDN w:val="0"/>
                  <w:adjustRightInd w:val="0"/>
                  <w:spacing w:after="120"/>
                </w:pPr>
              </w:pPrChange>
            </w:pPr>
            <w:r w:rsidRPr="00CE6699">
              <w:rPr>
                <w:b w:val="0"/>
                <w:bCs/>
                <w:color w:val="000000"/>
                <w:sz w:val="19"/>
                <w:szCs w:val="19"/>
              </w:rPr>
              <w:t xml:space="preserve">            </w:t>
            </w:r>
            <w:r w:rsidRPr="00CE6699">
              <w:rPr>
                <w:b w:val="0"/>
                <w:bCs/>
                <w:color w:val="0000FF"/>
                <w:sz w:val="19"/>
                <w:szCs w:val="19"/>
              </w:rPr>
              <w:t>&lt;/</w:t>
            </w:r>
            <w:proofErr w:type="spellStart"/>
            <w:r w:rsidRPr="00CE6699">
              <w:rPr>
                <w:b w:val="0"/>
                <w:bCs/>
                <w:color w:val="A31515"/>
                <w:sz w:val="19"/>
                <w:szCs w:val="19"/>
              </w:rPr>
              <w:t>MenuItem</w:t>
            </w:r>
            <w:proofErr w:type="spellEnd"/>
            <w:r w:rsidRPr="00CE6699">
              <w:rPr>
                <w:b w:val="0"/>
                <w:bCs/>
                <w:color w:val="0000FF"/>
                <w:sz w:val="19"/>
                <w:szCs w:val="19"/>
              </w:rPr>
              <w:t>&gt;</w:t>
            </w:r>
          </w:p>
          <w:p w14:paraId="25918AA5" w14:textId="57E2A35B" w:rsidR="00481971" w:rsidRPr="00CE6699" w:rsidRDefault="00481971">
            <w:pPr>
              <w:spacing w:beforeLines="60" w:before="144" w:afterLines="60" w:after="144" w:line="360" w:lineRule="auto"/>
              <w:rPr>
                <w:b w:val="0"/>
                <w:bCs/>
                <w:szCs w:val="26"/>
              </w:rPr>
              <w:pPrChange w:id="1033" w:author="HIKARI" w:date="2019-11-08T23:03:00Z">
                <w:pPr>
                  <w:spacing w:after="120"/>
                </w:pPr>
              </w:pPrChange>
            </w:pPr>
            <w:r w:rsidRPr="00CE6699">
              <w:rPr>
                <w:b w:val="0"/>
                <w:bCs/>
                <w:color w:val="000000"/>
                <w:sz w:val="19"/>
                <w:szCs w:val="19"/>
              </w:rPr>
              <w:t xml:space="preserve">        </w:t>
            </w:r>
            <w:r w:rsidRPr="00CE6699">
              <w:rPr>
                <w:b w:val="0"/>
                <w:bCs/>
                <w:color w:val="0000FF"/>
                <w:sz w:val="19"/>
                <w:szCs w:val="19"/>
              </w:rPr>
              <w:t>&lt;/</w:t>
            </w:r>
            <w:r w:rsidRPr="00CE6699">
              <w:rPr>
                <w:b w:val="0"/>
                <w:bCs/>
                <w:color w:val="A31515"/>
                <w:sz w:val="19"/>
                <w:szCs w:val="19"/>
              </w:rPr>
              <w:t>Menu</w:t>
            </w:r>
            <w:r w:rsidRPr="00CE6699">
              <w:rPr>
                <w:b w:val="0"/>
                <w:bCs/>
                <w:color w:val="0000FF"/>
                <w:sz w:val="19"/>
                <w:szCs w:val="19"/>
              </w:rPr>
              <w:t>&gt;</w:t>
            </w:r>
          </w:p>
        </w:tc>
        <w:tc>
          <w:tcPr>
            <w:tcW w:w="3429" w:type="dxa"/>
            <w:vAlign w:val="center"/>
            <w:tcPrChange w:id="1034" w:author="HIKARI" w:date="2019-11-08T23:03:00Z">
              <w:tcPr>
                <w:tcW w:w="3429" w:type="dxa"/>
              </w:tcPr>
            </w:tcPrChange>
          </w:tcPr>
          <w:p w14:paraId="796CBDDA" w14:textId="77777777" w:rsidR="00481971" w:rsidRDefault="00CE6699">
            <w:pPr>
              <w:spacing w:beforeLines="60" w:before="144" w:afterLines="60" w:after="144" w:line="360" w:lineRule="auto"/>
              <w:jc w:val="both"/>
              <w:rPr>
                <w:b w:val="0"/>
                <w:bCs/>
                <w:szCs w:val="26"/>
              </w:rPr>
              <w:pPrChange w:id="1035" w:author="HIKARI" w:date="2019-11-08T23:04:00Z">
                <w:pPr>
                  <w:spacing w:after="120" w:line="360" w:lineRule="auto"/>
                </w:pPr>
              </w:pPrChange>
            </w:pPr>
            <w:r w:rsidRPr="00CE6699">
              <w:rPr>
                <w:b w:val="0"/>
                <w:bCs/>
                <w:szCs w:val="26"/>
              </w:rPr>
              <w:t xml:space="preserve">Menu </w:t>
            </w:r>
            <w:proofErr w:type="spellStart"/>
            <w:r w:rsidRPr="00CE6699">
              <w:rPr>
                <w:b w:val="0"/>
                <w:bCs/>
                <w:szCs w:val="26"/>
              </w:rPr>
              <w:t>chức</w:t>
            </w:r>
            <w:proofErr w:type="spellEnd"/>
            <w:r w:rsidRPr="00CE6699">
              <w:rPr>
                <w:b w:val="0"/>
                <w:bCs/>
                <w:szCs w:val="26"/>
              </w:rPr>
              <w:t xml:space="preserve"> </w:t>
            </w:r>
            <w:proofErr w:type="spellStart"/>
            <w:r w:rsidRPr="00CE6699">
              <w:rPr>
                <w:b w:val="0"/>
                <w:bCs/>
                <w:szCs w:val="26"/>
              </w:rPr>
              <w:t>năng</w:t>
            </w:r>
            <w:proofErr w:type="spellEnd"/>
            <w:r w:rsidRPr="00CE6699">
              <w:rPr>
                <w:b w:val="0"/>
                <w:bCs/>
                <w:szCs w:val="26"/>
              </w:rPr>
              <w:t xml:space="preserve"> </w:t>
            </w:r>
            <w:proofErr w:type="spellStart"/>
            <w:r w:rsidRPr="00CE6699">
              <w:rPr>
                <w:b w:val="0"/>
                <w:bCs/>
                <w:szCs w:val="26"/>
              </w:rPr>
              <w:t>cho</w:t>
            </w:r>
            <w:proofErr w:type="spellEnd"/>
            <w:r w:rsidRPr="00CE6699">
              <w:rPr>
                <w:b w:val="0"/>
                <w:bCs/>
                <w:szCs w:val="26"/>
              </w:rPr>
              <w:t xml:space="preserve"> </w:t>
            </w:r>
            <w:proofErr w:type="spellStart"/>
            <w:r w:rsidRPr="00CE6699">
              <w:rPr>
                <w:b w:val="0"/>
                <w:bCs/>
                <w:szCs w:val="26"/>
              </w:rPr>
              <w:t>phần</w:t>
            </w:r>
            <w:proofErr w:type="spellEnd"/>
            <w:r w:rsidRPr="00CE6699">
              <w:rPr>
                <w:b w:val="0"/>
                <w:bCs/>
                <w:szCs w:val="26"/>
              </w:rPr>
              <w:t xml:space="preserve"> </w:t>
            </w:r>
            <w:proofErr w:type="spellStart"/>
            <w:r w:rsidRPr="00CE6699">
              <w:rPr>
                <w:b w:val="0"/>
                <w:bCs/>
                <w:szCs w:val="26"/>
              </w:rPr>
              <w:t>mềm</w:t>
            </w:r>
            <w:proofErr w:type="spellEnd"/>
          </w:p>
          <w:p w14:paraId="6BC3B4D9" w14:textId="77777777" w:rsidR="00CE6699" w:rsidRDefault="00CE6699">
            <w:pPr>
              <w:spacing w:beforeLines="60" w:before="144" w:afterLines="60" w:after="144" w:line="360" w:lineRule="auto"/>
              <w:jc w:val="both"/>
              <w:rPr>
                <w:b w:val="0"/>
                <w:bCs/>
                <w:szCs w:val="26"/>
              </w:rPr>
              <w:pPrChange w:id="1036" w:author="HIKARI" w:date="2019-11-08T23:04:00Z">
                <w:pPr>
                  <w:spacing w:after="120" w:line="360" w:lineRule="auto"/>
                </w:pPr>
              </w:pPrChange>
            </w:pPr>
            <w:proofErr w:type="spellStart"/>
            <w:r>
              <w:rPr>
                <w:b w:val="0"/>
                <w:bCs/>
                <w:szCs w:val="26"/>
              </w:rPr>
              <w:t>Cấu</w:t>
            </w:r>
            <w:proofErr w:type="spellEnd"/>
            <w:r>
              <w:rPr>
                <w:b w:val="0"/>
                <w:bCs/>
                <w:szCs w:val="26"/>
              </w:rPr>
              <w:t xml:space="preserve"> </w:t>
            </w:r>
            <w:proofErr w:type="spellStart"/>
            <w:r>
              <w:rPr>
                <w:b w:val="0"/>
                <w:bCs/>
                <w:szCs w:val="26"/>
              </w:rPr>
              <w:t>trúc</w:t>
            </w:r>
            <w:proofErr w:type="spellEnd"/>
            <w:r>
              <w:rPr>
                <w:b w:val="0"/>
                <w:bCs/>
                <w:szCs w:val="26"/>
              </w:rPr>
              <w:t xml:space="preserve"> menu:</w:t>
            </w:r>
          </w:p>
          <w:p w14:paraId="08177BFC" w14:textId="5C7892BB" w:rsidR="00CE6699" w:rsidRDefault="00CE6699">
            <w:pPr>
              <w:pStyle w:val="ListParagraph"/>
              <w:numPr>
                <w:ilvl w:val="0"/>
                <w:numId w:val="30"/>
              </w:numPr>
              <w:spacing w:beforeLines="60" w:before="144" w:afterLines="60" w:after="144" w:line="360" w:lineRule="auto"/>
              <w:jc w:val="both"/>
              <w:rPr>
                <w:b w:val="0"/>
                <w:bCs/>
                <w:szCs w:val="26"/>
              </w:rPr>
              <w:pPrChange w:id="1037" w:author="HIKARI" w:date="2019-11-08T23:04:00Z">
                <w:pPr>
                  <w:pStyle w:val="ListParagraph"/>
                  <w:numPr>
                    <w:numId w:val="30"/>
                  </w:numPr>
                  <w:spacing w:after="120" w:line="360" w:lineRule="auto"/>
                  <w:ind w:left="1080" w:hanging="360"/>
                </w:pPr>
              </w:pPrChange>
            </w:pPr>
            <w:r>
              <w:rPr>
                <w:b w:val="0"/>
                <w:bCs/>
                <w:szCs w:val="26"/>
              </w:rPr>
              <w:t>File</w:t>
            </w:r>
          </w:p>
          <w:p w14:paraId="18A1F3AA" w14:textId="137893A6" w:rsidR="00CE6699" w:rsidRDefault="00CE6699">
            <w:pPr>
              <w:pStyle w:val="ListParagraph"/>
              <w:numPr>
                <w:ilvl w:val="0"/>
                <w:numId w:val="34"/>
              </w:numPr>
              <w:spacing w:beforeLines="60" w:before="144" w:afterLines="60" w:after="144" w:line="360" w:lineRule="auto"/>
              <w:jc w:val="both"/>
              <w:rPr>
                <w:b w:val="0"/>
                <w:bCs/>
                <w:szCs w:val="26"/>
              </w:rPr>
              <w:pPrChange w:id="1038" w:author="HIKARI" w:date="2019-11-08T23:04:00Z">
                <w:pPr>
                  <w:pStyle w:val="ListParagraph"/>
                  <w:numPr>
                    <w:numId w:val="34"/>
                  </w:numPr>
                  <w:spacing w:after="120" w:line="360" w:lineRule="auto"/>
                  <w:ind w:left="1800" w:hanging="360"/>
                </w:pPr>
              </w:pPrChange>
            </w:pPr>
            <w:r>
              <w:rPr>
                <w:b w:val="0"/>
                <w:bCs/>
                <w:szCs w:val="26"/>
              </w:rPr>
              <w:t>Open</w:t>
            </w:r>
          </w:p>
          <w:p w14:paraId="13C4F95C" w14:textId="1C52A247" w:rsidR="00CE6699" w:rsidRDefault="00CE6699">
            <w:pPr>
              <w:pStyle w:val="ListParagraph"/>
              <w:numPr>
                <w:ilvl w:val="0"/>
                <w:numId w:val="34"/>
              </w:numPr>
              <w:spacing w:beforeLines="60" w:before="144" w:afterLines="60" w:after="144" w:line="360" w:lineRule="auto"/>
              <w:jc w:val="both"/>
              <w:rPr>
                <w:b w:val="0"/>
                <w:bCs/>
                <w:szCs w:val="26"/>
              </w:rPr>
              <w:pPrChange w:id="1039" w:author="HIKARI" w:date="2019-11-08T23:04:00Z">
                <w:pPr>
                  <w:pStyle w:val="ListParagraph"/>
                  <w:numPr>
                    <w:numId w:val="34"/>
                  </w:numPr>
                  <w:spacing w:after="120" w:line="360" w:lineRule="auto"/>
                  <w:ind w:left="1800" w:hanging="360"/>
                </w:pPr>
              </w:pPrChange>
            </w:pPr>
            <w:r>
              <w:rPr>
                <w:b w:val="0"/>
                <w:bCs/>
                <w:szCs w:val="26"/>
              </w:rPr>
              <w:t>Export</w:t>
            </w:r>
          </w:p>
          <w:p w14:paraId="3348A737" w14:textId="03835E13" w:rsidR="00CE6699" w:rsidRPr="00CE6699" w:rsidRDefault="00CE6699">
            <w:pPr>
              <w:pStyle w:val="ListParagraph"/>
              <w:numPr>
                <w:ilvl w:val="0"/>
                <w:numId w:val="34"/>
              </w:numPr>
              <w:spacing w:beforeLines="60" w:before="144" w:afterLines="60" w:after="144" w:line="360" w:lineRule="auto"/>
              <w:jc w:val="both"/>
              <w:rPr>
                <w:b w:val="0"/>
                <w:bCs/>
                <w:szCs w:val="26"/>
              </w:rPr>
              <w:pPrChange w:id="1040" w:author="HIKARI" w:date="2019-11-08T23:04:00Z">
                <w:pPr>
                  <w:pStyle w:val="ListParagraph"/>
                  <w:numPr>
                    <w:numId w:val="34"/>
                  </w:numPr>
                  <w:spacing w:after="120" w:line="360" w:lineRule="auto"/>
                  <w:ind w:left="1800" w:hanging="360"/>
                </w:pPr>
              </w:pPrChange>
            </w:pPr>
            <w:r>
              <w:rPr>
                <w:b w:val="0"/>
                <w:bCs/>
                <w:szCs w:val="26"/>
              </w:rPr>
              <w:t>Exit</w:t>
            </w:r>
          </w:p>
          <w:p w14:paraId="3FDD6673" w14:textId="354E7760" w:rsidR="00CE6699" w:rsidRDefault="00CE6699">
            <w:pPr>
              <w:pStyle w:val="ListParagraph"/>
              <w:numPr>
                <w:ilvl w:val="0"/>
                <w:numId w:val="30"/>
              </w:numPr>
              <w:spacing w:beforeLines="60" w:before="144" w:afterLines="60" w:after="144" w:line="360" w:lineRule="auto"/>
              <w:jc w:val="both"/>
              <w:rPr>
                <w:b w:val="0"/>
                <w:bCs/>
                <w:szCs w:val="26"/>
              </w:rPr>
              <w:pPrChange w:id="1041" w:author="HIKARI" w:date="2019-11-08T23:04:00Z">
                <w:pPr>
                  <w:pStyle w:val="ListParagraph"/>
                  <w:numPr>
                    <w:numId w:val="30"/>
                  </w:numPr>
                  <w:spacing w:after="120" w:line="360" w:lineRule="auto"/>
                  <w:ind w:left="1080" w:hanging="360"/>
                </w:pPr>
              </w:pPrChange>
            </w:pPr>
            <w:r>
              <w:rPr>
                <w:b w:val="0"/>
                <w:bCs/>
                <w:szCs w:val="26"/>
              </w:rPr>
              <w:t>View</w:t>
            </w:r>
          </w:p>
          <w:p w14:paraId="00506238" w14:textId="46CBB9D9" w:rsidR="00CE6699" w:rsidRPr="00CE6699" w:rsidRDefault="00CE6699">
            <w:pPr>
              <w:pStyle w:val="ListParagraph"/>
              <w:numPr>
                <w:ilvl w:val="0"/>
                <w:numId w:val="35"/>
              </w:numPr>
              <w:spacing w:beforeLines="60" w:before="144" w:afterLines="60" w:after="144" w:line="360" w:lineRule="auto"/>
              <w:jc w:val="both"/>
              <w:rPr>
                <w:b w:val="0"/>
                <w:bCs/>
                <w:szCs w:val="26"/>
              </w:rPr>
              <w:pPrChange w:id="1042" w:author="HIKARI" w:date="2019-11-08T23:04:00Z">
                <w:pPr>
                  <w:pStyle w:val="ListParagraph"/>
                  <w:numPr>
                    <w:numId w:val="35"/>
                  </w:numPr>
                  <w:spacing w:after="120" w:line="360" w:lineRule="auto"/>
                  <w:ind w:left="1800" w:hanging="360"/>
                </w:pPr>
              </w:pPrChange>
            </w:pPr>
            <w:r>
              <w:rPr>
                <w:b w:val="0"/>
                <w:bCs/>
                <w:szCs w:val="26"/>
              </w:rPr>
              <w:t>Find</w:t>
            </w:r>
          </w:p>
          <w:p w14:paraId="6EBA25A7" w14:textId="2194972E" w:rsidR="00CE6699" w:rsidRPr="00CE6699" w:rsidRDefault="00CE6699">
            <w:pPr>
              <w:pStyle w:val="ListParagraph"/>
              <w:numPr>
                <w:ilvl w:val="0"/>
                <w:numId w:val="30"/>
              </w:numPr>
              <w:spacing w:beforeLines="60" w:before="144" w:afterLines="60" w:after="144" w:line="360" w:lineRule="auto"/>
              <w:jc w:val="both"/>
              <w:rPr>
                <w:b w:val="0"/>
                <w:bCs/>
                <w:szCs w:val="26"/>
              </w:rPr>
              <w:pPrChange w:id="1043" w:author="HIKARI" w:date="2019-11-08T23:04:00Z">
                <w:pPr>
                  <w:pStyle w:val="ListParagraph"/>
                  <w:numPr>
                    <w:numId w:val="30"/>
                  </w:numPr>
                  <w:spacing w:after="120" w:line="360" w:lineRule="auto"/>
                  <w:ind w:left="1080" w:hanging="360"/>
                </w:pPr>
              </w:pPrChange>
            </w:pPr>
            <w:r>
              <w:rPr>
                <w:b w:val="0"/>
                <w:bCs/>
                <w:szCs w:val="26"/>
              </w:rPr>
              <w:t>Help</w:t>
            </w:r>
          </w:p>
        </w:tc>
      </w:tr>
      <w:tr w:rsidR="00926065" w:rsidRPr="0076613B" w14:paraId="37B205C8" w14:textId="77777777" w:rsidTr="000A1F2E">
        <w:trPr>
          <w:trHeight w:val="348"/>
          <w:trPrChange w:id="1044" w:author="HIKARI" w:date="2019-11-08T23:03:00Z">
            <w:trPr>
              <w:trHeight w:val="348"/>
            </w:trPr>
          </w:trPrChange>
        </w:trPr>
        <w:tc>
          <w:tcPr>
            <w:tcW w:w="563" w:type="dxa"/>
            <w:tcPrChange w:id="1045" w:author="HIKARI" w:date="2019-11-08T23:03:00Z">
              <w:tcPr>
                <w:tcW w:w="563" w:type="dxa"/>
              </w:tcPr>
            </w:tcPrChange>
          </w:tcPr>
          <w:p w14:paraId="7F803790" w14:textId="35D5CD64" w:rsidR="00926065" w:rsidRPr="00CE6699" w:rsidRDefault="00926065">
            <w:pPr>
              <w:spacing w:beforeLines="60" w:before="144" w:afterLines="60" w:after="144" w:line="360" w:lineRule="auto"/>
              <w:jc w:val="center"/>
              <w:rPr>
                <w:b w:val="0"/>
                <w:bCs/>
                <w:szCs w:val="26"/>
              </w:rPr>
              <w:pPrChange w:id="1046" w:author="HIKARI" w:date="2019-11-08T23:03:00Z">
                <w:pPr>
                  <w:jc w:val="center"/>
                </w:pPr>
              </w:pPrChange>
            </w:pPr>
            <w:r>
              <w:rPr>
                <w:b w:val="0"/>
                <w:bCs/>
                <w:szCs w:val="26"/>
              </w:rPr>
              <w:t>2</w:t>
            </w:r>
          </w:p>
        </w:tc>
        <w:tc>
          <w:tcPr>
            <w:tcW w:w="1594" w:type="dxa"/>
            <w:vAlign w:val="center"/>
            <w:tcPrChange w:id="1047" w:author="HIKARI" w:date="2019-11-08T23:03:00Z">
              <w:tcPr>
                <w:tcW w:w="1594" w:type="dxa"/>
              </w:tcPr>
            </w:tcPrChange>
          </w:tcPr>
          <w:p w14:paraId="74E08360" w14:textId="4BC54222" w:rsidR="00926065" w:rsidRPr="00926065" w:rsidRDefault="00926065">
            <w:pPr>
              <w:spacing w:beforeLines="60" w:before="144" w:afterLines="60" w:after="144" w:line="360" w:lineRule="auto"/>
              <w:rPr>
                <w:b w:val="0"/>
                <w:bCs/>
                <w:szCs w:val="26"/>
              </w:rPr>
              <w:pPrChange w:id="1048" w:author="HIKARI" w:date="2019-11-08T23:03:00Z">
                <w:pPr/>
              </w:pPrChange>
            </w:pPr>
            <w:proofErr w:type="spellStart"/>
            <w:r w:rsidRPr="00926065">
              <w:rPr>
                <w:b w:val="0"/>
                <w:bCs/>
                <w:szCs w:val="26"/>
              </w:rPr>
              <w:t>txtCodeInput</w:t>
            </w:r>
            <w:proofErr w:type="spellEnd"/>
          </w:p>
        </w:tc>
        <w:tc>
          <w:tcPr>
            <w:tcW w:w="1617" w:type="dxa"/>
            <w:vAlign w:val="center"/>
            <w:tcPrChange w:id="1049" w:author="HIKARI" w:date="2019-11-08T23:03:00Z">
              <w:tcPr>
                <w:tcW w:w="1617" w:type="dxa"/>
              </w:tcPr>
            </w:tcPrChange>
          </w:tcPr>
          <w:p w14:paraId="641CE1A6" w14:textId="7DB5C911" w:rsidR="00926065" w:rsidRPr="00CE6699" w:rsidRDefault="00926065">
            <w:pPr>
              <w:spacing w:beforeLines="60" w:before="144" w:afterLines="60" w:after="144" w:line="360" w:lineRule="auto"/>
              <w:jc w:val="center"/>
              <w:rPr>
                <w:b w:val="0"/>
                <w:bCs/>
                <w:szCs w:val="26"/>
              </w:rPr>
              <w:pPrChange w:id="1050" w:author="HIKARI" w:date="2019-11-08T23:03:00Z">
                <w:pPr/>
              </w:pPrChange>
            </w:pPr>
            <w:proofErr w:type="spellStart"/>
            <w:r>
              <w:rPr>
                <w:b w:val="0"/>
                <w:bCs/>
                <w:szCs w:val="26"/>
              </w:rPr>
              <w:t>RichTextBox</w:t>
            </w:r>
            <w:proofErr w:type="spellEnd"/>
          </w:p>
        </w:tc>
        <w:tc>
          <w:tcPr>
            <w:tcW w:w="3846" w:type="dxa"/>
            <w:tcPrChange w:id="1051" w:author="HIKARI" w:date="2019-11-08T23:03:00Z">
              <w:tcPr>
                <w:tcW w:w="3846" w:type="dxa"/>
              </w:tcPr>
            </w:tcPrChange>
          </w:tcPr>
          <w:p w14:paraId="1AAB20E9" w14:textId="77777777" w:rsidR="00926065" w:rsidRPr="00926065" w:rsidRDefault="00926065">
            <w:pPr>
              <w:autoSpaceDE w:val="0"/>
              <w:autoSpaceDN w:val="0"/>
              <w:adjustRightInd w:val="0"/>
              <w:spacing w:beforeLines="60" w:before="144" w:afterLines="60" w:after="144" w:line="360" w:lineRule="auto"/>
              <w:jc w:val="both"/>
              <w:rPr>
                <w:b w:val="0"/>
                <w:bCs/>
                <w:color w:val="000000"/>
                <w:sz w:val="19"/>
                <w:szCs w:val="19"/>
              </w:rPr>
              <w:pPrChange w:id="1052" w:author="HIKARI" w:date="2019-11-08T23:03:00Z">
                <w:pPr>
                  <w:autoSpaceDE w:val="0"/>
                  <w:autoSpaceDN w:val="0"/>
                  <w:adjustRightInd w:val="0"/>
                  <w:spacing w:after="120"/>
                  <w:jc w:val="both"/>
                </w:pPr>
              </w:pPrChange>
            </w:pPr>
            <w:r w:rsidRPr="00926065">
              <w:rPr>
                <w:b w:val="0"/>
                <w:bCs/>
                <w:color w:val="0000FF"/>
                <w:sz w:val="19"/>
                <w:szCs w:val="19"/>
              </w:rPr>
              <w:t>&lt;</w:t>
            </w:r>
            <w:proofErr w:type="spellStart"/>
            <w:r w:rsidRPr="00926065">
              <w:rPr>
                <w:b w:val="0"/>
                <w:bCs/>
                <w:color w:val="A31515"/>
                <w:sz w:val="19"/>
                <w:szCs w:val="19"/>
              </w:rPr>
              <w:t>RichTextBox</w:t>
            </w:r>
            <w:proofErr w:type="spellEnd"/>
            <w:r w:rsidRPr="00926065">
              <w:rPr>
                <w:b w:val="0"/>
                <w:bCs/>
                <w:color w:val="FF0000"/>
                <w:sz w:val="19"/>
                <w:szCs w:val="19"/>
              </w:rPr>
              <w:t xml:space="preserve"> </w:t>
            </w:r>
            <w:proofErr w:type="gramStart"/>
            <w:r w:rsidRPr="00926065">
              <w:rPr>
                <w:b w:val="0"/>
                <w:bCs/>
                <w:color w:val="FF0000"/>
                <w:sz w:val="19"/>
                <w:szCs w:val="19"/>
              </w:rPr>
              <w:t>x</w:t>
            </w:r>
            <w:r w:rsidRPr="00926065">
              <w:rPr>
                <w:b w:val="0"/>
                <w:bCs/>
                <w:color w:val="0000FF"/>
                <w:sz w:val="19"/>
                <w:szCs w:val="19"/>
              </w:rPr>
              <w:t>:</w:t>
            </w:r>
            <w:r w:rsidRPr="00926065">
              <w:rPr>
                <w:b w:val="0"/>
                <w:bCs/>
                <w:color w:val="FF0000"/>
                <w:sz w:val="19"/>
                <w:szCs w:val="19"/>
              </w:rPr>
              <w:t>Name</w:t>
            </w:r>
            <w:proofErr w:type="gramEnd"/>
            <w:r w:rsidRPr="00926065">
              <w:rPr>
                <w:b w:val="0"/>
                <w:bCs/>
                <w:color w:val="0000FF"/>
                <w:sz w:val="19"/>
                <w:szCs w:val="19"/>
              </w:rPr>
              <w:t>="txtCodeInput"</w:t>
            </w:r>
            <w:r w:rsidRPr="00926065">
              <w:rPr>
                <w:b w:val="0"/>
                <w:bCs/>
                <w:color w:val="FF0000"/>
                <w:sz w:val="19"/>
                <w:szCs w:val="19"/>
              </w:rPr>
              <w:t xml:space="preserve"> Background</w:t>
            </w:r>
            <w:r w:rsidRPr="00926065">
              <w:rPr>
                <w:b w:val="0"/>
                <w:bCs/>
                <w:color w:val="0000FF"/>
                <w:sz w:val="19"/>
                <w:szCs w:val="19"/>
              </w:rPr>
              <w:t>="#FF2D2D2D"</w:t>
            </w:r>
            <w:r w:rsidRPr="00926065">
              <w:rPr>
                <w:b w:val="0"/>
                <w:bCs/>
                <w:color w:val="FF0000"/>
                <w:sz w:val="19"/>
                <w:szCs w:val="19"/>
              </w:rPr>
              <w:t xml:space="preserve"> Foreground</w:t>
            </w:r>
            <w:r w:rsidRPr="00926065">
              <w:rPr>
                <w:b w:val="0"/>
                <w:bCs/>
                <w:color w:val="0000FF"/>
                <w:sz w:val="19"/>
                <w:szCs w:val="19"/>
              </w:rPr>
              <w:t>="White"</w:t>
            </w:r>
            <w:r w:rsidRPr="00926065">
              <w:rPr>
                <w:b w:val="0"/>
                <w:bCs/>
                <w:color w:val="FF0000"/>
                <w:sz w:val="19"/>
                <w:szCs w:val="19"/>
              </w:rPr>
              <w:t xml:space="preserve"> </w:t>
            </w:r>
            <w:proofErr w:type="spellStart"/>
            <w:r w:rsidRPr="00926065">
              <w:rPr>
                <w:b w:val="0"/>
                <w:bCs/>
                <w:color w:val="FF0000"/>
                <w:sz w:val="19"/>
                <w:szCs w:val="19"/>
              </w:rPr>
              <w:t>FontFamily</w:t>
            </w:r>
            <w:proofErr w:type="spellEnd"/>
            <w:r w:rsidRPr="00926065">
              <w:rPr>
                <w:b w:val="0"/>
                <w:bCs/>
                <w:color w:val="0000FF"/>
                <w:sz w:val="19"/>
                <w:szCs w:val="19"/>
              </w:rPr>
              <w:t>="Consolas"</w:t>
            </w:r>
            <w:r w:rsidRPr="00926065">
              <w:rPr>
                <w:b w:val="0"/>
                <w:bCs/>
                <w:color w:val="FF0000"/>
                <w:sz w:val="19"/>
                <w:szCs w:val="19"/>
              </w:rPr>
              <w:t xml:space="preserve"> </w:t>
            </w:r>
            <w:proofErr w:type="spellStart"/>
            <w:r w:rsidRPr="00926065">
              <w:rPr>
                <w:b w:val="0"/>
                <w:bCs/>
                <w:color w:val="FF0000"/>
                <w:sz w:val="19"/>
                <w:szCs w:val="19"/>
              </w:rPr>
              <w:t>Block.LineHeight</w:t>
            </w:r>
            <w:proofErr w:type="spellEnd"/>
            <w:r w:rsidRPr="00926065">
              <w:rPr>
                <w:b w:val="0"/>
                <w:bCs/>
                <w:color w:val="0000FF"/>
                <w:sz w:val="19"/>
                <w:szCs w:val="19"/>
              </w:rPr>
              <w:t>="4"</w:t>
            </w:r>
            <w:r w:rsidRPr="00926065">
              <w:rPr>
                <w:b w:val="0"/>
                <w:bCs/>
                <w:color w:val="FF0000"/>
                <w:sz w:val="19"/>
                <w:szCs w:val="19"/>
              </w:rPr>
              <w:t xml:space="preserve"> Height</w:t>
            </w:r>
            <w:r w:rsidRPr="00926065">
              <w:rPr>
                <w:b w:val="0"/>
                <w:bCs/>
                <w:color w:val="0000FF"/>
                <w:sz w:val="19"/>
                <w:szCs w:val="19"/>
              </w:rPr>
              <w:t>="631"</w:t>
            </w:r>
            <w:r w:rsidRPr="00926065">
              <w:rPr>
                <w:b w:val="0"/>
                <w:bCs/>
                <w:color w:val="FF0000"/>
                <w:sz w:val="19"/>
                <w:szCs w:val="19"/>
              </w:rPr>
              <w:t xml:space="preserve"> </w:t>
            </w:r>
            <w:proofErr w:type="spellStart"/>
            <w:r w:rsidRPr="00926065">
              <w:rPr>
                <w:b w:val="0"/>
                <w:bCs/>
                <w:color w:val="FF0000"/>
                <w:sz w:val="19"/>
                <w:szCs w:val="19"/>
              </w:rPr>
              <w:t>BorderBrush</w:t>
            </w:r>
            <w:proofErr w:type="spellEnd"/>
            <w:r w:rsidRPr="00926065">
              <w:rPr>
                <w:b w:val="0"/>
                <w:bCs/>
                <w:color w:val="0000FF"/>
                <w:sz w:val="19"/>
                <w:szCs w:val="19"/>
              </w:rPr>
              <w:t>="#FF2D2D2D"</w:t>
            </w:r>
            <w:r w:rsidRPr="00926065">
              <w:rPr>
                <w:b w:val="0"/>
                <w:bCs/>
                <w:color w:val="FF0000"/>
                <w:sz w:val="19"/>
                <w:szCs w:val="19"/>
              </w:rPr>
              <w:t xml:space="preserve"> </w:t>
            </w:r>
            <w:proofErr w:type="spellStart"/>
            <w:r w:rsidRPr="00926065">
              <w:rPr>
                <w:b w:val="0"/>
                <w:bCs/>
                <w:color w:val="FF0000"/>
                <w:sz w:val="19"/>
                <w:szCs w:val="19"/>
              </w:rPr>
              <w:t>SelectionBrush</w:t>
            </w:r>
            <w:proofErr w:type="spellEnd"/>
            <w:r w:rsidRPr="00926065">
              <w:rPr>
                <w:b w:val="0"/>
                <w:bCs/>
                <w:color w:val="0000FF"/>
                <w:sz w:val="19"/>
                <w:szCs w:val="19"/>
              </w:rPr>
              <w:t>="{</w:t>
            </w:r>
            <w:proofErr w:type="spellStart"/>
            <w:r w:rsidRPr="00926065">
              <w:rPr>
                <w:b w:val="0"/>
                <w:bCs/>
                <w:color w:val="A31515"/>
                <w:sz w:val="19"/>
                <w:szCs w:val="19"/>
              </w:rPr>
              <w:t>x</w:t>
            </w:r>
            <w:r w:rsidRPr="00926065">
              <w:rPr>
                <w:b w:val="0"/>
                <w:bCs/>
                <w:color w:val="0000FF"/>
                <w:sz w:val="19"/>
                <w:szCs w:val="19"/>
              </w:rPr>
              <w:t>:</w:t>
            </w:r>
            <w:r w:rsidRPr="00926065">
              <w:rPr>
                <w:b w:val="0"/>
                <w:bCs/>
                <w:color w:val="A31515"/>
                <w:sz w:val="19"/>
                <w:szCs w:val="19"/>
              </w:rPr>
              <w:t>Null</w:t>
            </w:r>
            <w:proofErr w:type="spellEnd"/>
            <w:r w:rsidRPr="00926065">
              <w:rPr>
                <w:b w:val="0"/>
                <w:bCs/>
                <w:color w:val="0000FF"/>
                <w:sz w:val="19"/>
                <w:szCs w:val="19"/>
              </w:rPr>
              <w:t>}"&gt;</w:t>
            </w:r>
          </w:p>
          <w:p w14:paraId="321A44F1" w14:textId="77777777" w:rsidR="00926065" w:rsidRPr="00926065" w:rsidRDefault="00926065">
            <w:pPr>
              <w:autoSpaceDE w:val="0"/>
              <w:autoSpaceDN w:val="0"/>
              <w:adjustRightInd w:val="0"/>
              <w:spacing w:beforeLines="60" w:before="144" w:afterLines="60" w:after="144" w:line="360" w:lineRule="auto"/>
              <w:jc w:val="both"/>
              <w:rPr>
                <w:b w:val="0"/>
                <w:bCs/>
                <w:color w:val="000000"/>
                <w:sz w:val="19"/>
                <w:szCs w:val="19"/>
              </w:rPr>
              <w:pPrChange w:id="1053" w:author="HIKARI" w:date="2019-11-08T23:03:00Z">
                <w:pPr>
                  <w:autoSpaceDE w:val="0"/>
                  <w:autoSpaceDN w:val="0"/>
                  <w:adjustRightInd w:val="0"/>
                  <w:spacing w:after="120"/>
                  <w:jc w:val="both"/>
                </w:pPr>
              </w:pPrChange>
            </w:pPr>
            <w:r w:rsidRPr="00926065">
              <w:rPr>
                <w:b w:val="0"/>
                <w:bCs/>
                <w:color w:val="000000"/>
                <w:sz w:val="19"/>
                <w:szCs w:val="19"/>
              </w:rPr>
              <w:t xml:space="preserve">                </w:t>
            </w:r>
            <w:r w:rsidRPr="00926065">
              <w:rPr>
                <w:b w:val="0"/>
                <w:bCs/>
                <w:color w:val="0000FF"/>
                <w:sz w:val="19"/>
                <w:szCs w:val="19"/>
              </w:rPr>
              <w:t>&lt;</w:t>
            </w:r>
            <w:proofErr w:type="spellStart"/>
            <w:r w:rsidRPr="00926065">
              <w:rPr>
                <w:b w:val="0"/>
                <w:bCs/>
                <w:color w:val="A31515"/>
                <w:sz w:val="19"/>
                <w:szCs w:val="19"/>
              </w:rPr>
              <w:t>FlowDocument</w:t>
            </w:r>
            <w:proofErr w:type="spellEnd"/>
            <w:r w:rsidRPr="00926065">
              <w:rPr>
                <w:b w:val="0"/>
                <w:bCs/>
                <w:color w:val="0000FF"/>
                <w:sz w:val="19"/>
                <w:szCs w:val="19"/>
              </w:rPr>
              <w:t>&gt;</w:t>
            </w:r>
          </w:p>
          <w:p w14:paraId="34D3912A" w14:textId="77777777" w:rsidR="00926065" w:rsidRPr="00926065" w:rsidRDefault="00926065">
            <w:pPr>
              <w:autoSpaceDE w:val="0"/>
              <w:autoSpaceDN w:val="0"/>
              <w:adjustRightInd w:val="0"/>
              <w:spacing w:beforeLines="60" w:before="144" w:afterLines="60" w:after="144" w:line="360" w:lineRule="auto"/>
              <w:jc w:val="both"/>
              <w:rPr>
                <w:b w:val="0"/>
                <w:bCs/>
                <w:color w:val="000000"/>
                <w:sz w:val="19"/>
                <w:szCs w:val="19"/>
              </w:rPr>
              <w:pPrChange w:id="1054" w:author="HIKARI" w:date="2019-11-08T23:03:00Z">
                <w:pPr>
                  <w:autoSpaceDE w:val="0"/>
                  <w:autoSpaceDN w:val="0"/>
                  <w:adjustRightInd w:val="0"/>
                  <w:spacing w:after="120"/>
                  <w:jc w:val="both"/>
                </w:pPr>
              </w:pPrChange>
            </w:pPr>
            <w:r w:rsidRPr="00926065">
              <w:rPr>
                <w:b w:val="0"/>
                <w:bCs/>
                <w:color w:val="000000"/>
                <w:sz w:val="19"/>
                <w:szCs w:val="19"/>
              </w:rPr>
              <w:t xml:space="preserve">                    </w:t>
            </w:r>
            <w:r w:rsidRPr="00926065">
              <w:rPr>
                <w:b w:val="0"/>
                <w:bCs/>
                <w:color w:val="0000FF"/>
                <w:sz w:val="19"/>
                <w:szCs w:val="19"/>
              </w:rPr>
              <w:t>&lt;</w:t>
            </w:r>
            <w:r w:rsidRPr="00926065">
              <w:rPr>
                <w:b w:val="0"/>
                <w:bCs/>
                <w:color w:val="A31515"/>
                <w:sz w:val="19"/>
                <w:szCs w:val="19"/>
              </w:rPr>
              <w:t>Paragraph</w:t>
            </w:r>
            <w:r w:rsidRPr="00926065">
              <w:rPr>
                <w:b w:val="0"/>
                <w:bCs/>
                <w:color w:val="0000FF"/>
                <w:sz w:val="19"/>
                <w:szCs w:val="19"/>
              </w:rPr>
              <w:t>&gt;</w:t>
            </w:r>
          </w:p>
          <w:p w14:paraId="3374DA44" w14:textId="77777777" w:rsidR="00926065" w:rsidRPr="00926065" w:rsidRDefault="00926065">
            <w:pPr>
              <w:autoSpaceDE w:val="0"/>
              <w:autoSpaceDN w:val="0"/>
              <w:adjustRightInd w:val="0"/>
              <w:spacing w:beforeLines="60" w:before="144" w:afterLines="60" w:after="144" w:line="360" w:lineRule="auto"/>
              <w:jc w:val="both"/>
              <w:rPr>
                <w:b w:val="0"/>
                <w:bCs/>
                <w:color w:val="000000"/>
                <w:sz w:val="19"/>
                <w:szCs w:val="19"/>
              </w:rPr>
              <w:pPrChange w:id="1055" w:author="HIKARI" w:date="2019-11-08T23:03:00Z">
                <w:pPr>
                  <w:autoSpaceDE w:val="0"/>
                  <w:autoSpaceDN w:val="0"/>
                  <w:adjustRightInd w:val="0"/>
                  <w:spacing w:after="120"/>
                  <w:jc w:val="both"/>
                </w:pPr>
              </w:pPrChange>
            </w:pPr>
            <w:r w:rsidRPr="00926065">
              <w:rPr>
                <w:b w:val="0"/>
                <w:bCs/>
                <w:color w:val="000000"/>
                <w:sz w:val="19"/>
                <w:szCs w:val="19"/>
              </w:rPr>
              <w:t xml:space="preserve">                        </w:t>
            </w:r>
            <w:r w:rsidRPr="00926065">
              <w:rPr>
                <w:b w:val="0"/>
                <w:bCs/>
                <w:color w:val="0000FF"/>
                <w:sz w:val="19"/>
                <w:szCs w:val="19"/>
              </w:rPr>
              <w:t>&lt;</w:t>
            </w:r>
            <w:r w:rsidRPr="00926065">
              <w:rPr>
                <w:b w:val="0"/>
                <w:bCs/>
                <w:color w:val="A31515"/>
                <w:sz w:val="19"/>
                <w:szCs w:val="19"/>
              </w:rPr>
              <w:t>Run</w:t>
            </w:r>
            <w:r w:rsidRPr="00926065">
              <w:rPr>
                <w:b w:val="0"/>
                <w:bCs/>
                <w:color w:val="FF0000"/>
                <w:sz w:val="19"/>
                <w:szCs w:val="19"/>
              </w:rPr>
              <w:t xml:space="preserve"> Text</w:t>
            </w:r>
            <w:r w:rsidRPr="00926065">
              <w:rPr>
                <w:b w:val="0"/>
                <w:bCs/>
                <w:color w:val="0000FF"/>
                <w:sz w:val="19"/>
                <w:szCs w:val="19"/>
              </w:rPr>
              <w:t>=""/&gt;</w:t>
            </w:r>
          </w:p>
          <w:p w14:paraId="24E62CA9" w14:textId="77777777" w:rsidR="00926065" w:rsidRPr="00926065" w:rsidRDefault="00926065">
            <w:pPr>
              <w:autoSpaceDE w:val="0"/>
              <w:autoSpaceDN w:val="0"/>
              <w:adjustRightInd w:val="0"/>
              <w:spacing w:beforeLines="60" w:before="144" w:afterLines="60" w:after="144" w:line="360" w:lineRule="auto"/>
              <w:jc w:val="both"/>
              <w:rPr>
                <w:b w:val="0"/>
                <w:bCs/>
                <w:color w:val="000000"/>
                <w:sz w:val="19"/>
                <w:szCs w:val="19"/>
              </w:rPr>
              <w:pPrChange w:id="1056" w:author="HIKARI" w:date="2019-11-08T23:03:00Z">
                <w:pPr>
                  <w:autoSpaceDE w:val="0"/>
                  <w:autoSpaceDN w:val="0"/>
                  <w:adjustRightInd w:val="0"/>
                  <w:spacing w:after="120"/>
                  <w:jc w:val="both"/>
                </w:pPr>
              </w:pPrChange>
            </w:pPr>
            <w:r w:rsidRPr="00926065">
              <w:rPr>
                <w:b w:val="0"/>
                <w:bCs/>
                <w:color w:val="000000"/>
                <w:sz w:val="19"/>
                <w:szCs w:val="19"/>
              </w:rPr>
              <w:lastRenderedPageBreak/>
              <w:t xml:space="preserve">                    </w:t>
            </w:r>
            <w:r w:rsidRPr="00926065">
              <w:rPr>
                <w:b w:val="0"/>
                <w:bCs/>
                <w:color w:val="0000FF"/>
                <w:sz w:val="19"/>
                <w:szCs w:val="19"/>
              </w:rPr>
              <w:t>&lt;/</w:t>
            </w:r>
            <w:r w:rsidRPr="00926065">
              <w:rPr>
                <w:b w:val="0"/>
                <w:bCs/>
                <w:color w:val="A31515"/>
                <w:sz w:val="19"/>
                <w:szCs w:val="19"/>
              </w:rPr>
              <w:t>Paragraph</w:t>
            </w:r>
            <w:r w:rsidRPr="00926065">
              <w:rPr>
                <w:b w:val="0"/>
                <w:bCs/>
                <w:color w:val="0000FF"/>
                <w:sz w:val="19"/>
                <w:szCs w:val="19"/>
              </w:rPr>
              <w:t>&gt;</w:t>
            </w:r>
          </w:p>
          <w:p w14:paraId="2D4C0D96" w14:textId="77777777" w:rsidR="00926065" w:rsidRPr="00926065" w:rsidRDefault="00926065">
            <w:pPr>
              <w:autoSpaceDE w:val="0"/>
              <w:autoSpaceDN w:val="0"/>
              <w:adjustRightInd w:val="0"/>
              <w:spacing w:beforeLines="60" w:before="144" w:afterLines="60" w:after="144" w:line="360" w:lineRule="auto"/>
              <w:jc w:val="both"/>
              <w:rPr>
                <w:b w:val="0"/>
                <w:bCs/>
                <w:color w:val="000000"/>
                <w:sz w:val="19"/>
                <w:szCs w:val="19"/>
              </w:rPr>
              <w:pPrChange w:id="1057" w:author="HIKARI" w:date="2019-11-08T23:03:00Z">
                <w:pPr>
                  <w:autoSpaceDE w:val="0"/>
                  <w:autoSpaceDN w:val="0"/>
                  <w:adjustRightInd w:val="0"/>
                  <w:spacing w:after="120"/>
                  <w:jc w:val="both"/>
                </w:pPr>
              </w:pPrChange>
            </w:pPr>
            <w:r w:rsidRPr="00926065">
              <w:rPr>
                <w:b w:val="0"/>
                <w:bCs/>
                <w:color w:val="000000"/>
                <w:sz w:val="19"/>
                <w:szCs w:val="19"/>
              </w:rPr>
              <w:t xml:space="preserve">                </w:t>
            </w:r>
            <w:r w:rsidRPr="00926065">
              <w:rPr>
                <w:b w:val="0"/>
                <w:bCs/>
                <w:color w:val="0000FF"/>
                <w:sz w:val="19"/>
                <w:szCs w:val="19"/>
              </w:rPr>
              <w:t>&lt;/</w:t>
            </w:r>
            <w:proofErr w:type="spellStart"/>
            <w:r w:rsidRPr="00926065">
              <w:rPr>
                <w:b w:val="0"/>
                <w:bCs/>
                <w:color w:val="A31515"/>
                <w:sz w:val="19"/>
                <w:szCs w:val="19"/>
              </w:rPr>
              <w:t>FlowDocument</w:t>
            </w:r>
            <w:proofErr w:type="spellEnd"/>
            <w:r w:rsidRPr="00926065">
              <w:rPr>
                <w:b w:val="0"/>
                <w:bCs/>
                <w:color w:val="0000FF"/>
                <w:sz w:val="19"/>
                <w:szCs w:val="19"/>
              </w:rPr>
              <w:t>&gt;</w:t>
            </w:r>
          </w:p>
          <w:p w14:paraId="43098D2C" w14:textId="59B20430" w:rsidR="00926065" w:rsidRPr="00CE6699" w:rsidRDefault="00926065">
            <w:pPr>
              <w:autoSpaceDE w:val="0"/>
              <w:autoSpaceDN w:val="0"/>
              <w:adjustRightInd w:val="0"/>
              <w:spacing w:beforeLines="60" w:before="144" w:afterLines="60" w:after="144" w:line="360" w:lineRule="auto"/>
              <w:jc w:val="both"/>
              <w:rPr>
                <w:b w:val="0"/>
                <w:bCs/>
                <w:color w:val="000000"/>
                <w:sz w:val="19"/>
                <w:szCs w:val="19"/>
              </w:rPr>
              <w:pPrChange w:id="1058" w:author="HIKARI" w:date="2019-11-08T23:03:00Z">
                <w:pPr>
                  <w:autoSpaceDE w:val="0"/>
                  <w:autoSpaceDN w:val="0"/>
                  <w:adjustRightInd w:val="0"/>
                  <w:spacing w:after="120"/>
                  <w:jc w:val="both"/>
                </w:pPr>
              </w:pPrChange>
            </w:pPr>
            <w:r w:rsidRPr="00926065">
              <w:rPr>
                <w:b w:val="0"/>
                <w:bCs/>
                <w:color w:val="000000"/>
                <w:sz w:val="19"/>
                <w:szCs w:val="19"/>
              </w:rPr>
              <w:t xml:space="preserve">            </w:t>
            </w:r>
            <w:r w:rsidRPr="00926065">
              <w:rPr>
                <w:b w:val="0"/>
                <w:bCs/>
                <w:color w:val="0000FF"/>
                <w:sz w:val="19"/>
                <w:szCs w:val="19"/>
              </w:rPr>
              <w:t>&lt;/</w:t>
            </w:r>
            <w:proofErr w:type="spellStart"/>
            <w:r w:rsidRPr="00926065">
              <w:rPr>
                <w:b w:val="0"/>
                <w:bCs/>
                <w:color w:val="A31515"/>
                <w:sz w:val="19"/>
                <w:szCs w:val="19"/>
              </w:rPr>
              <w:t>RichTextBox</w:t>
            </w:r>
            <w:proofErr w:type="spellEnd"/>
            <w:r w:rsidRPr="00926065">
              <w:rPr>
                <w:b w:val="0"/>
                <w:bCs/>
                <w:color w:val="0000FF"/>
                <w:sz w:val="19"/>
                <w:szCs w:val="19"/>
              </w:rPr>
              <w:t>&gt;</w:t>
            </w:r>
          </w:p>
        </w:tc>
        <w:tc>
          <w:tcPr>
            <w:tcW w:w="3429" w:type="dxa"/>
            <w:vAlign w:val="center"/>
            <w:tcPrChange w:id="1059" w:author="HIKARI" w:date="2019-11-08T23:03:00Z">
              <w:tcPr>
                <w:tcW w:w="3429" w:type="dxa"/>
              </w:tcPr>
            </w:tcPrChange>
          </w:tcPr>
          <w:p w14:paraId="6079B217" w14:textId="333261A0" w:rsidR="00926065" w:rsidRPr="00CE6699" w:rsidRDefault="00926065">
            <w:pPr>
              <w:spacing w:beforeLines="60" w:before="144" w:afterLines="60" w:after="144" w:line="360" w:lineRule="auto"/>
              <w:jc w:val="both"/>
              <w:rPr>
                <w:b w:val="0"/>
                <w:bCs/>
                <w:szCs w:val="26"/>
              </w:rPr>
              <w:pPrChange w:id="1060" w:author="HIKARI" w:date="2019-11-08T23:04:00Z">
                <w:pPr/>
              </w:pPrChange>
            </w:pPr>
            <w:proofErr w:type="spellStart"/>
            <w:r>
              <w:rPr>
                <w:b w:val="0"/>
                <w:bCs/>
                <w:szCs w:val="26"/>
              </w:rPr>
              <w:lastRenderedPageBreak/>
              <w:t>Nơi</w:t>
            </w:r>
            <w:proofErr w:type="spellEnd"/>
            <w:r>
              <w:rPr>
                <w:b w:val="0"/>
                <w:bCs/>
                <w:szCs w:val="26"/>
              </w:rPr>
              <w:t xml:space="preserve"> </w:t>
            </w:r>
            <w:proofErr w:type="spellStart"/>
            <w:r>
              <w:rPr>
                <w:b w:val="0"/>
                <w:bCs/>
                <w:szCs w:val="26"/>
              </w:rPr>
              <w:t>người</w:t>
            </w:r>
            <w:proofErr w:type="spellEnd"/>
            <w:r>
              <w:rPr>
                <w:b w:val="0"/>
                <w:bCs/>
                <w:szCs w:val="26"/>
              </w:rPr>
              <w:t xml:space="preserve"> </w:t>
            </w:r>
            <w:proofErr w:type="spellStart"/>
            <w:r>
              <w:rPr>
                <w:b w:val="0"/>
                <w:bCs/>
                <w:szCs w:val="26"/>
              </w:rPr>
              <w:t>dùng</w:t>
            </w:r>
            <w:proofErr w:type="spellEnd"/>
            <w:r>
              <w:rPr>
                <w:b w:val="0"/>
                <w:bCs/>
                <w:szCs w:val="26"/>
              </w:rPr>
              <w:t xml:space="preserve"> </w:t>
            </w:r>
            <w:proofErr w:type="spellStart"/>
            <w:r>
              <w:rPr>
                <w:b w:val="0"/>
                <w:bCs/>
                <w:szCs w:val="26"/>
              </w:rPr>
              <w:t>nhập</w:t>
            </w:r>
            <w:proofErr w:type="spellEnd"/>
            <w:r>
              <w:rPr>
                <w:b w:val="0"/>
                <w:bCs/>
                <w:szCs w:val="26"/>
              </w:rPr>
              <w:t xml:space="preserve"> input </w:t>
            </w:r>
            <w:proofErr w:type="spellStart"/>
            <w:r>
              <w:rPr>
                <w:b w:val="0"/>
                <w:bCs/>
                <w:szCs w:val="26"/>
              </w:rPr>
              <w:t>cho</w:t>
            </w:r>
            <w:proofErr w:type="spellEnd"/>
            <w:r>
              <w:rPr>
                <w:b w:val="0"/>
                <w:bCs/>
                <w:szCs w:val="26"/>
              </w:rPr>
              <w:t xml:space="preserve"> </w:t>
            </w:r>
            <w:proofErr w:type="spellStart"/>
            <w:r>
              <w:rPr>
                <w:b w:val="0"/>
                <w:bCs/>
                <w:szCs w:val="26"/>
              </w:rPr>
              <w:t>chương</w:t>
            </w:r>
            <w:proofErr w:type="spellEnd"/>
            <w:r>
              <w:rPr>
                <w:b w:val="0"/>
                <w:bCs/>
                <w:szCs w:val="26"/>
              </w:rPr>
              <w:t xml:space="preserve"> </w:t>
            </w:r>
            <w:proofErr w:type="spellStart"/>
            <w:r>
              <w:rPr>
                <w:b w:val="0"/>
                <w:bCs/>
                <w:szCs w:val="26"/>
              </w:rPr>
              <w:t>trình</w:t>
            </w:r>
            <w:proofErr w:type="spellEnd"/>
          </w:p>
        </w:tc>
      </w:tr>
      <w:tr w:rsidR="00926065" w:rsidRPr="0076613B" w14:paraId="353F8E86" w14:textId="77777777" w:rsidTr="000A1F2E">
        <w:trPr>
          <w:trHeight w:val="348"/>
          <w:trPrChange w:id="1061" w:author="HIKARI" w:date="2019-11-08T23:03:00Z">
            <w:trPr>
              <w:trHeight w:val="348"/>
            </w:trPr>
          </w:trPrChange>
        </w:trPr>
        <w:tc>
          <w:tcPr>
            <w:tcW w:w="563" w:type="dxa"/>
            <w:tcPrChange w:id="1062" w:author="HIKARI" w:date="2019-11-08T23:03:00Z">
              <w:tcPr>
                <w:tcW w:w="563" w:type="dxa"/>
              </w:tcPr>
            </w:tcPrChange>
          </w:tcPr>
          <w:p w14:paraId="76B6A7CF" w14:textId="624B8B7C" w:rsidR="00926065" w:rsidRDefault="00926065">
            <w:pPr>
              <w:spacing w:beforeLines="60" w:before="144" w:afterLines="60" w:after="144" w:line="360" w:lineRule="auto"/>
              <w:jc w:val="center"/>
              <w:rPr>
                <w:b w:val="0"/>
                <w:bCs/>
                <w:szCs w:val="26"/>
              </w:rPr>
              <w:pPrChange w:id="1063" w:author="HIKARI" w:date="2019-11-08T23:03:00Z">
                <w:pPr>
                  <w:jc w:val="center"/>
                </w:pPr>
              </w:pPrChange>
            </w:pPr>
            <w:r>
              <w:rPr>
                <w:b w:val="0"/>
                <w:bCs/>
                <w:szCs w:val="26"/>
              </w:rPr>
              <w:t>3</w:t>
            </w:r>
          </w:p>
        </w:tc>
        <w:tc>
          <w:tcPr>
            <w:tcW w:w="1594" w:type="dxa"/>
            <w:vAlign w:val="center"/>
            <w:tcPrChange w:id="1064" w:author="HIKARI" w:date="2019-11-08T23:03:00Z">
              <w:tcPr>
                <w:tcW w:w="1594" w:type="dxa"/>
              </w:tcPr>
            </w:tcPrChange>
          </w:tcPr>
          <w:p w14:paraId="5850A696" w14:textId="4BC6F582" w:rsidR="00926065" w:rsidRPr="00CE6699" w:rsidRDefault="00926065">
            <w:pPr>
              <w:spacing w:beforeLines="60" w:before="144" w:afterLines="60" w:after="144" w:line="360" w:lineRule="auto"/>
              <w:rPr>
                <w:b w:val="0"/>
                <w:bCs/>
                <w:szCs w:val="26"/>
              </w:rPr>
              <w:pPrChange w:id="1065" w:author="HIKARI" w:date="2019-11-08T23:03:00Z">
                <w:pPr/>
              </w:pPrChange>
            </w:pPr>
            <w:proofErr w:type="spellStart"/>
            <w:r>
              <w:rPr>
                <w:b w:val="0"/>
                <w:bCs/>
                <w:szCs w:val="26"/>
              </w:rPr>
              <w:t>bntExec</w:t>
            </w:r>
            <w:proofErr w:type="spellEnd"/>
          </w:p>
        </w:tc>
        <w:tc>
          <w:tcPr>
            <w:tcW w:w="1617" w:type="dxa"/>
            <w:vAlign w:val="center"/>
            <w:tcPrChange w:id="1066" w:author="HIKARI" w:date="2019-11-08T23:03:00Z">
              <w:tcPr>
                <w:tcW w:w="1617" w:type="dxa"/>
              </w:tcPr>
            </w:tcPrChange>
          </w:tcPr>
          <w:p w14:paraId="2913A209" w14:textId="468D6334" w:rsidR="00926065" w:rsidRPr="00CE6699" w:rsidRDefault="00926065">
            <w:pPr>
              <w:spacing w:beforeLines="60" w:before="144" w:afterLines="60" w:after="144" w:line="360" w:lineRule="auto"/>
              <w:jc w:val="center"/>
              <w:rPr>
                <w:b w:val="0"/>
                <w:bCs/>
                <w:szCs w:val="26"/>
              </w:rPr>
              <w:pPrChange w:id="1067" w:author="HIKARI" w:date="2019-11-08T23:03:00Z">
                <w:pPr/>
              </w:pPrChange>
            </w:pPr>
            <w:r>
              <w:rPr>
                <w:b w:val="0"/>
                <w:bCs/>
                <w:szCs w:val="26"/>
              </w:rPr>
              <w:t>Button</w:t>
            </w:r>
          </w:p>
        </w:tc>
        <w:tc>
          <w:tcPr>
            <w:tcW w:w="3846" w:type="dxa"/>
            <w:tcPrChange w:id="1068" w:author="HIKARI" w:date="2019-11-08T23:03:00Z">
              <w:tcPr>
                <w:tcW w:w="3846" w:type="dxa"/>
              </w:tcPr>
            </w:tcPrChange>
          </w:tcPr>
          <w:p w14:paraId="713BE911" w14:textId="32C1F463" w:rsidR="00926065" w:rsidRPr="00926065" w:rsidRDefault="00926065">
            <w:pPr>
              <w:autoSpaceDE w:val="0"/>
              <w:autoSpaceDN w:val="0"/>
              <w:adjustRightInd w:val="0"/>
              <w:spacing w:beforeLines="60" w:before="144" w:afterLines="60" w:after="144" w:line="360" w:lineRule="auto"/>
              <w:rPr>
                <w:b w:val="0"/>
                <w:bCs/>
                <w:color w:val="000000"/>
                <w:sz w:val="19"/>
                <w:szCs w:val="19"/>
              </w:rPr>
              <w:pPrChange w:id="1069" w:author="HIKARI" w:date="2019-11-08T23:03:00Z">
                <w:pPr>
                  <w:autoSpaceDE w:val="0"/>
                  <w:autoSpaceDN w:val="0"/>
                  <w:adjustRightInd w:val="0"/>
                </w:pPr>
              </w:pPrChange>
            </w:pPr>
            <w:r w:rsidRPr="00926065">
              <w:rPr>
                <w:b w:val="0"/>
                <w:bCs/>
                <w:color w:val="0000FF"/>
                <w:sz w:val="19"/>
                <w:szCs w:val="19"/>
              </w:rPr>
              <w:t>&lt;</w:t>
            </w:r>
            <w:r w:rsidRPr="00926065">
              <w:rPr>
                <w:b w:val="0"/>
                <w:bCs/>
                <w:color w:val="A31515"/>
                <w:sz w:val="19"/>
                <w:szCs w:val="19"/>
              </w:rPr>
              <w:t>Button</w:t>
            </w:r>
            <w:r w:rsidRPr="00926065">
              <w:rPr>
                <w:b w:val="0"/>
                <w:bCs/>
                <w:color w:val="FF0000"/>
                <w:sz w:val="19"/>
                <w:szCs w:val="19"/>
              </w:rPr>
              <w:t xml:space="preserve"> </w:t>
            </w:r>
            <w:proofErr w:type="gramStart"/>
            <w:r w:rsidRPr="00926065">
              <w:rPr>
                <w:b w:val="0"/>
                <w:bCs/>
                <w:color w:val="FF0000"/>
                <w:sz w:val="19"/>
                <w:szCs w:val="19"/>
              </w:rPr>
              <w:t>x</w:t>
            </w:r>
            <w:r w:rsidRPr="00926065">
              <w:rPr>
                <w:b w:val="0"/>
                <w:bCs/>
                <w:color w:val="0000FF"/>
                <w:sz w:val="19"/>
                <w:szCs w:val="19"/>
              </w:rPr>
              <w:t>:</w:t>
            </w:r>
            <w:r w:rsidRPr="00926065">
              <w:rPr>
                <w:b w:val="0"/>
                <w:bCs/>
                <w:color w:val="FF0000"/>
                <w:sz w:val="19"/>
                <w:szCs w:val="19"/>
              </w:rPr>
              <w:t>Name</w:t>
            </w:r>
            <w:proofErr w:type="gramEnd"/>
            <w:r w:rsidRPr="00926065">
              <w:rPr>
                <w:b w:val="0"/>
                <w:bCs/>
                <w:color w:val="0000FF"/>
                <w:sz w:val="19"/>
                <w:szCs w:val="19"/>
              </w:rPr>
              <w:t>="bntExec"</w:t>
            </w:r>
            <w:r w:rsidRPr="00926065">
              <w:rPr>
                <w:b w:val="0"/>
                <w:bCs/>
                <w:color w:val="FF0000"/>
                <w:sz w:val="19"/>
                <w:szCs w:val="19"/>
              </w:rPr>
              <w:t xml:space="preserve"> Padding</w:t>
            </w:r>
            <w:r w:rsidRPr="00926065">
              <w:rPr>
                <w:b w:val="0"/>
                <w:bCs/>
                <w:color w:val="0000FF"/>
                <w:sz w:val="19"/>
                <w:szCs w:val="19"/>
              </w:rPr>
              <w:t>="0, 0, 0, 0"</w:t>
            </w:r>
            <w:r w:rsidRPr="00926065">
              <w:rPr>
                <w:b w:val="0"/>
                <w:bCs/>
                <w:color w:val="FF0000"/>
                <w:sz w:val="19"/>
                <w:szCs w:val="19"/>
              </w:rPr>
              <w:t xml:space="preserve"> Height</w:t>
            </w:r>
            <w:r w:rsidRPr="00926065">
              <w:rPr>
                <w:b w:val="0"/>
                <w:bCs/>
                <w:color w:val="0000FF"/>
                <w:sz w:val="19"/>
                <w:szCs w:val="19"/>
              </w:rPr>
              <w:t>="53"</w:t>
            </w:r>
            <w:r w:rsidRPr="00926065">
              <w:rPr>
                <w:b w:val="0"/>
                <w:bCs/>
                <w:color w:val="FF0000"/>
                <w:sz w:val="19"/>
                <w:szCs w:val="19"/>
              </w:rPr>
              <w:t xml:space="preserve"> </w:t>
            </w:r>
            <w:proofErr w:type="spellStart"/>
            <w:r w:rsidRPr="00926065">
              <w:rPr>
                <w:b w:val="0"/>
                <w:bCs/>
                <w:color w:val="FF0000"/>
                <w:sz w:val="19"/>
                <w:szCs w:val="19"/>
              </w:rPr>
              <w:t>BorderBrush</w:t>
            </w:r>
            <w:proofErr w:type="spellEnd"/>
            <w:r w:rsidRPr="00926065">
              <w:rPr>
                <w:b w:val="0"/>
                <w:bCs/>
                <w:color w:val="0000FF"/>
                <w:sz w:val="19"/>
                <w:szCs w:val="19"/>
              </w:rPr>
              <w:t>="{</w:t>
            </w:r>
            <w:proofErr w:type="spellStart"/>
            <w:r w:rsidRPr="00926065">
              <w:rPr>
                <w:b w:val="0"/>
                <w:bCs/>
                <w:color w:val="A31515"/>
                <w:sz w:val="19"/>
                <w:szCs w:val="19"/>
              </w:rPr>
              <w:t>x</w:t>
            </w:r>
            <w:r w:rsidRPr="00926065">
              <w:rPr>
                <w:b w:val="0"/>
                <w:bCs/>
                <w:color w:val="0000FF"/>
                <w:sz w:val="19"/>
                <w:szCs w:val="19"/>
              </w:rPr>
              <w:t>:</w:t>
            </w:r>
            <w:r w:rsidRPr="00926065">
              <w:rPr>
                <w:b w:val="0"/>
                <w:bCs/>
                <w:color w:val="A31515"/>
                <w:sz w:val="19"/>
                <w:szCs w:val="19"/>
              </w:rPr>
              <w:t>Null</w:t>
            </w:r>
            <w:proofErr w:type="spellEnd"/>
            <w:r w:rsidRPr="00926065">
              <w:rPr>
                <w:b w:val="0"/>
                <w:bCs/>
                <w:color w:val="0000FF"/>
                <w:sz w:val="19"/>
                <w:szCs w:val="19"/>
              </w:rPr>
              <w:t>}"</w:t>
            </w:r>
            <w:r w:rsidRPr="00926065">
              <w:rPr>
                <w:b w:val="0"/>
                <w:bCs/>
                <w:color w:val="FF0000"/>
                <w:sz w:val="19"/>
                <w:szCs w:val="19"/>
              </w:rPr>
              <w:t xml:space="preserve"> Content</w:t>
            </w:r>
            <w:r w:rsidRPr="00926065">
              <w:rPr>
                <w:b w:val="0"/>
                <w:bCs/>
                <w:color w:val="0000FF"/>
                <w:sz w:val="19"/>
                <w:szCs w:val="19"/>
              </w:rPr>
              <w:t>="Execute"</w:t>
            </w:r>
            <w:r w:rsidRPr="00926065">
              <w:rPr>
                <w:b w:val="0"/>
                <w:bCs/>
                <w:color w:val="FF0000"/>
                <w:sz w:val="19"/>
                <w:szCs w:val="19"/>
              </w:rPr>
              <w:t xml:space="preserve"> </w:t>
            </w:r>
            <w:proofErr w:type="spellStart"/>
            <w:r w:rsidRPr="00926065">
              <w:rPr>
                <w:b w:val="0"/>
                <w:bCs/>
                <w:color w:val="FF0000"/>
                <w:sz w:val="19"/>
                <w:szCs w:val="19"/>
              </w:rPr>
              <w:t>FontSize</w:t>
            </w:r>
            <w:proofErr w:type="spellEnd"/>
            <w:r w:rsidRPr="00926065">
              <w:rPr>
                <w:b w:val="0"/>
                <w:bCs/>
                <w:color w:val="0000FF"/>
                <w:sz w:val="19"/>
                <w:szCs w:val="19"/>
              </w:rPr>
              <w:t>="36"</w:t>
            </w:r>
            <w:r w:rsidRPr="00926065">
              <w:rPr>
                <w:b w:val="0"/>
                <w:bCs/>
                <w:color w:val="FF0000"/>
                <w:sz w:val="19"/>
                <w:szCs w:val="19"/>
              </w:rPr>
              <w:t xml:space="preserve"> Click</w:t>
            </w:r>
            <w:r w:rsidRPr="00926065">
              <w:rPr>
                <w:b w:val="0"/>
                <w:bCs/>
                <w:color w:val="0000FF"/>
                <w:sz w:val="19"/>
                <w:szCs w:val="19"/>
              </w:rPr>
              <w:t>="</w:t>
            </w:r>
            <w:proofErr w:type="spellStart"/>
            <w:r w:rsidRPr="00926065">
              <w:rPr>
                <w:b w:val="0"/>
                <w:bCs/>
                <w:color w:val="0000FF"/>
                <w:sz w:val="19"/>
                <w:szCs w:val="19"/>
              </w:rPr>
              <w:t>BntExec_Click</w:t>
            </w:r>
            <w:proofErr w:type="spellEnd"/>
            <w:r w:rsidRPr="00926065">
              <w:rPr>
                <w:b w:val="0"/>
                <w:bCs/>
                <w:color w:val="0000FF"/>
                <w:sz w:val="19"/>
                <w:szCs w:val="19"/>
              </w:rPr>
              <w:t>"</w:t>
            </w:r>
            <w:r w:rsidRPr="00926065">
              <w:rPr>
                <w:b w:val="0"/>
                <w:bCs/>
                <w:color w:val="FF0000"/>
                <w:sz w:val="19"/>
                <w:szCs w:val="19"/>
              </w:rPr>
              <w:t xml:space="preserve"> </w:t>
            </w:r>
            <w:proofErr w:type="spellStart"/>
            <w:r w:rsidRPr="00926065">
              <w:rPr>
                <w:b w:val="0"/>
                <w:bCs/>
                <w:color w:val="FF0000"/>
                <w:sz w:val="19"/>
                <w:szCs w:val="19"/>
              </w:rPr>
              <w:t>HorizontalContentAlignment</w:t>
            </w:r>
            <w:proofErr w:type="spellEnd"/>
            <w:r w:rsidRPr="00926065">
              <w:rPr>
                <w:b w:val="0"/>
                <w:bCs/>
                <w:color w:val="0000FF"/>
                <w:sz w:val="19"/>
                <w:szCs w:val="19"/>
              </w:rPr>
              <w:t>="Center"</w:t>
            </w:r>
            <w:r w:rsidRPr="00926065">
              <w:rPr>
                <w:b w:val="0"/>
                <w:bCs/>
                <w:color w:val="FF0000"/>
                <w:sz w:val="19"/>
                <w:szCs w:val="19"/>
              </w:rPr>
              <w:t xml:space="preserve"> </w:t>
            </w:r>
            <w:proofErr w:type="spellStart"/>
            <w:r w:rsidRPr="00926065">
              <w:rPr>
                <w:b w:val="0"/>
                <w:bCs/>
                <w:color w:val="FF0000"/>
                <w:sz w:val="19"/>
                <w:szCs w:val="19"/>
              </w:rPr>
              <w:t>VerticalContentAlignment</w:t>
            </w:r>
            <w:proofErr w:type="spellEnd"/>
            <w:r w:rsidRPr="00926065">
              <w:rPr>
                <w:b w:val="0"/>
                <w:bCs/>
                <w:color w:val="0000FF"/>
                <w:sz w:val="19"/>
                <w:szCs w:val="19"/>
              </w:rPr>
              <w:t>="Center"/&gt;</w:t>
            </w:r>
          </w:p>
        </w:tc>
        <w:tc>
          <w:tcPr>
            <w:tcW w:w="3429" w:type="dxa"/>
            <w:vAlign w:val="center"/>
            <w:tcPrChange w:id="1070" w:author="HIKARI" w:date="2019-11-08T23:03:00Z">
              <w:tcPr>
                <w:tcW w:w="3429" w:type="dxa"/>
              </w:tcPr>
            </w:tcPrChange>
          </w:tcPr>
          <w:p w14:paraId="22691B0D" w14:textId="3631B921" w:rsidR="00926065" w:rsidRPr="00CE6699" w:rsidRDefault="000A1F2E">
            <w:pPr>
              <w:spacing w:beforeLines="60" w:before="144" w:afterLines="60" w:after="144" w:line="360" w:lineRule="auto"/>
              <w:jc w:val="both"/>
              <w:rPr>
                <w:b w:val="0"/>
                <w:bCs/>
                <w:szCs w:val="26"/>
              </w:rPr>
              <w:pPrChange w:id="1071" w:author="HIKARI" w:date="2019-11-08T23:04:00Z">
                <w:pPr/>
              </w:pPrChange>
            </w:pPr>
            <w:proofErr w:type="spellStart"/>
            <w:ins w:id="1072" w:author="HIKARI" w:date="2019-11-08T23:02:00Z">
              <w:r>
                <w:rPr>
                  <w:b w:val="0"/>
                  <w:bCs/>
                  <w:szCs w:val="26"/>
                </w:rPr>
                <w:t>Dùng</w:t>
              </w:r>
              <w:proofErr w:type="spellEnd"/>
              <w:r>
                <w:rPr>
                  <w:b w:val="0"/>
                  <w:bCs/>
                  <w:szCs w:val="26"/>
                </w:rPr>
                <w:t xml:space="preserve"> </w:t>
              </w:r>
              <w:proofErr w:type="spellStart"/>
              <w:r>
                <w:rPr>
                  <w:b w:val="0"/>
                  <w:bCs/>
                  <w:szCs w:val="26"/>
                </w:rPr>
                <w:t>để</w:t>
              </w:r>
              <w:proofErr w:type="spellEnd"/>
              <w:r>
                <w:rPr>
                  <w:b w:val="0"/>
                  <w:bCs/>
                  <w:szCs w:val="26"/>
                </w:rPr>
                <w:t xml:space="preserve"> </w:t>
              </w:r>
              <w:proofErr w:type="spellStart"/>
              <w:r>
                <w:rPr>
                  <w:b w:val="0"/>
                  <w:bCs/>
                  <w:szCs w:val="26"/>
                </w:rPr>
                <w:t>báo</w:t>
              </w:r>
              <w:proofErr w:type="spellEnd"/>
              <w:r>
                <w:rPr>
                  <w:b w:val="0"/>
                  <w:bCs/>
                  <w:szCs w:val="26"/>
                </w:rPr>
                <w:t xml:space="preserve"> </w:t>
              </w:r>
              <w:proofErr w:type="spellStart"/>
              <w:r>
                <w:rPr>
                  <w:b w:val="0"/>
                  <w:bCs/>
                  <w:szCs w:val="26"/>
                </w:rPr>
                <w:t>hiệu</w:t>
              </w:r>
              <w:proofErr w:type="spellEnd"/>
              <w:r>
                <w:rPr>
                  <w:b w:val="0"/>
                  <w:bCs/>
                  <w:szCs w:val="26"/>
                </w:rPr>
                <w:t xml:space="preserve"> </w:t>
              </w:r>
              <w:proofErr w:type="spellStart"/>
              <w:r>
                <w:rPr>
                  <w:b w:val="0"/>
                  <w:bCs/>
                  <w:szCs w:val="26"/>
                </w:rPr>
                <w:t>cho</w:t>
              </w:r>
              <w:proofErr w:type="spellEnd"/>
              <w:r>
                <w:rPr>
                  <w:b w:val="0"/>
                  <w:bCs/>
                  <w:szCs w:val="26"/>
                </w:rPr>
                <w:t xml:space="preserve"> </w:t>
              </w:r>
              <w:proofErr w:type="spellStart"/>
              <w:r>
                <w:rPr>
                  <w:b w:val="0"/>
                  <w:bCs/>
                  <w:szCs w:val="26"/>
                </w:rPr>
                <w:t>chương</w:t>
              </w:r>
              <w:proofErr w:type="spellEnd"/>
              <w:r>
                <w:rPr>
                  <w:b w:val="0"/>
                  <w:bCs/>
                  <w:szCs w:val="26"/>
                </w:rPr>
                <w:t xml:space="preserve"> </w:t>
              </w:r>
              <w:proofErr w:type="spellStart"/>
              <w:r>
                <w:rPr>
                  <w:b w:val="0"/>
                  <w:bCs/>
                  <w:szCs w:val="26"/>
                </w:rPr>
                <w:t>trình</w:t>
              </w:r>
              <w:proofErr w:type="spellEnd"/>
              <w:r>
                <w:rPr>
                  <w:b w:val="0"/>
                  <w:bCs/>
                  <w:szCs w:val="26"/>
                </w:rPr>
                <w:t xml:space="preserve"> </w:t>
              </w:r>
              <w:proofErr w:type="spellStart"/>
              <w:r>
                <w:rPr>
                  <w:b w:val="0"/>
                  <w:bCs/>
                  <w:szCs w:val="26"/>
                </w:rPr>
                <w:t>bắt</w:t>
              </w:r>
              <w:proofErr w:type="spellEnd"/>
              <w:r>
                <w:rPr>
                  <w:b w:val="0"/>
                  <w:bCs/>
                  <w:szCs w:val="26"/>
                </w:rPr>
                <w:t xml:space="preserve"> </w:t>
              </w:r>
              <w:proofErr w:type="spellStart"/>
              <w:r>
                <w:rPr>
                  <w:b w:val="0"/>
                  <w:bCs/>
                  <w:szCs w:val="26"/>
                </w:rPr>
                <w:t>đầu</w:t>
              </w:r>
              <w:proofErr w:type="spellEnd"/>
              <w:r>
                <w:rPr>
                  <w:b w:val="0"/>
                  <w:bCs/>
                  <w:szCs w:val="26"/>
                </w:rPr>
                <w:t xml:space="preserve"> </w:t>
              </w:r>
              <w:proofErr w:type="spellStart"/>
              <w:r>
                <w:rPr>
                  <w:b w:val="0"/>
                  <w:bCs/>
                  <w:szCs w:val="26"/>
                </w:rPr>
                <w:t>xử</w:t>
              </w:r>
              <w:proofErr w:type="spellEnd"/>
              <w:r>
                <w:rPr>
                  <w:b w:val="0"/>
                  <w:bCs/>
                  <w:szCs w:val="26"/>
                </w:rPr>
                <w:t xml:space="preserve"> </w:t>
              </w:r>
              <w:proofErr w:type="spellStart"/>
              <w:r>
                <w:rPr>
                  <w:b w:val="0"/>
                  <w:bCs/>
                  <w:szCs w:val="26"/>
                </w:rPr>
                <w:t>lí</w:t>
              </w:r>
              <w:proofErr w:type="spellEnd"/>
              <w:r>
                <w:rPr>
                  <w:b w:val="0"/>
                  <w:bCs/>
                  <w:szCs w:val="26"/>
                </w:rPr>
                <w:t xml:space="preserve"> </w:t>
              </w:r>
              <w:proofErr w:type="spellStart"/>
              <w:r>
                <w:rPr>
                  <w:b w:val="0"/>
                  <w:bCs/>
                  <w:szCs w:val="26"/>
                </w:rPr>
                <w:t>và</w:t>
              </w:r>
              <w:proofErr w:type="spellEnd"/>
              <w:r>
                <w:rPr>
                  <w:b w:val="0"/>
                  <w:bCs/>
                  <w:szCs w:val="26"/>
                </w:rPr>
                <w:t xml:space="preserve"> </w:t>
              </w:r>
            </w:ins>
            <w:proofErr w:type="spellStart"/>
            <w:ins w:id="1073" w:author="HIKARI" w:date="2019-11-08T23:03:00Z">
              <w:r>
                <w:rPr>
                  <w:b w:val="0"/>
                  <w:bCs/>
                  <w:szCs w:val="26"/>
                </w:rPr>
                <w:t>xuất</w:t>
              </w:r>
              <w:proofErr w:type="spellEnd"/>
              <w:r>
                <w:rPr>
                  <w:b w:val="0"/>
                  <w:bCs/>
                  <w:szCs w:val="26"/>
                </w:rPr>
                <w:t xml:space="preserve"> </w:t>
              </w:r>
              <w:proofErr w:type="spellStart"/>
              <w:r>
                <w:rPr>
                  <w:b w:val="0"/>
                  <w:bCs/>
                  <w:szCs w:val="26"/>
                </w:rPr>
                <w:t>kết</w:t>
              </w:r>
              <w:proofErr w:type="spellEnd"/>
              <w:r>
                <w:rPr>
                  <w:b w:val="0"/>
                  <w:bCs/>
                  <w:szCs w:val="26"/>
                </w:rPr>
                <w:t xml:space="preserve"> </w:t>
              </w:r>
              <w:proofErr w:type="spellStart"/>
              <w:r>
                <w:rPr>
                  <w:b w:val="0"/>
                  <w:bCs/>
                  <w:szCs w:val="26"/>
                </w:rPr>
                <w:t>quả</w:t>
              </w:r>
              <w:proofErr w:type="spellEnd"/>
              <w:r>
                <w:rPr>
                  <w:b w:val="0"/>
                  <w:bCs/>
                  <w:szCs w:val="26"/>
                </w:rPr>
                <w:t xml:space="preserve"> </w:t>
              </w:r>
              <w:proofErr w:type="spellStart"/>
              <w:r>
                <w:rPr>
                  <w:b w:val="0"/>
                  <w:bCs/>
                  <w:szCs w:val="26"/>
                </w:rPr>
                <w:t>cho</w:t>
              </w:r>
              <w:proofErr w:type="spellEnd"/>
              <w:r>
                <w:rPr>
                  <w:b w:val="0"/>
                  <w:bCs/>
                  <w:szCs w:val="26"/>
                </w:rPr>
                <w:t xml:space="preserve"> </w:t>
              </w:r>
              <w:proofErr w:type="spellStart"/>
              <w:r>
                <w:rPr>
                  <w:b w:val="0"/>
                  <w:bCs/>
                  <w:szCs w:val="26"/>
                </w:rPr>
                <w:t>dữ</w:t>
              </w:r>
              <w:proofErr w:type="spellEnd"/>
              <w:r>
                <w:rPr>
                  <w:b w:val="0"/>
                  <w:bCs/>
                  <w:szCs w:val="26"/>
                </w:rPr>
                <w:t xml:space="preserve"> </w:t>
              </w:r>
              <w:proofErr w:type="spellStart"/>
              <w:r>
                <w:rPr>
                  <w:b w:val="0"/>
                  <w:bCs/>
                  <w:szCs w:val="26"/>
                </w:rPr>
                <w:t>liệu</w:t>
              </w:r>
              <w:proofErr w:type="spellEnd"/>
              <w:r>
                <w:rPr>
                  <w:b w:val="0"/>
                  <w:bCs/>
                  <w:szCs w:val="26"/>
                </w:rPr>
                <w:t xml:space="preserve"> </w:t>
              </w:r>
              <w:proofErr w:type="spellStart"/>
              <w:r>
                <w:rPr>
                  <w:b w:val="0"/>
                  <w:bCs/>
                  <w:szCs w:val="26"/>
                </w:rPr>
                <w:t>người</w:t>
              </w:r>
              <w:proofErr w:type="spellEnd"/>
              <w:r>
                <w:rPr>
                  <w:b w:val="0"/>
                  <w:bCs/>
                  <w:szCs w:val="26"/>
                </w:rPr>
                <w:t xml:space="preserve"> </w:t>
              </w:r>
              <w:proofErr w:type="spellStart"/>
              <w:r>
                <w:rPr>
                  <w:b w:val="0"/>
                  <w:bCs/>
                  <w:szCs w:val="26"/>
                </w:rPr>
                <w:t>dùng</w:t>
              </w:r>
              <w:proofErr w:type="spellEnd"/>
              <w:r>
                <w:rPr>
                  <w:b w:val="0"/>
                  <w:bCs/>
                  <w:szCs w:val="26"/>
                </w:rPr>
                <w:t xml:space="preserve"> </w:t>
              </w:r>
              <w:proofErr w:type="spellStart"/>
              <w:r>
                <w:rPr>
                  <w:b w:val="0"/>
                  <w:bCs/>
                  <w:szCs w:val="26"/>
                </w:rPr>
                <w:t>vừa</w:t>
              </w:r>
              <w:proofErr w:type="spellEnd"/>
              <w:r>
                <w:rPr>
                  <w:b w:val="0"/>
                  <w:bCs/>
                  <w:szCs w:val="26"/>
                </w:rPr>
                <w:t xml:space="preserve"> </w:t>
              </w:r>
              <w:proofErr w:type="spellStart"/>
              <w:r>
                <w:rPr>
                  <w:b w:val="0"/>
                  <w:bCs/>
                  <w:szCs w:val="26"/>
                </w:rPr>
                <w:t>nhập</w:t>
              </w:r>
            </w:ins>
            <w:proofErr w:type="spellEnd"/>
            <w:ins w:id="1074" w:author="HIKARI" w:date="2019-11-08T23:04:00Z">
              <w:r>
                <w:rPr>
                  <w:b w:val="0"/>
                  <w:bCs/>
                  <w:szCs w:val="26"/>
                </w:rPr>
                <w:t>.</w:t>
              </w:r>
            </w:ins>
          </w:p>
        </w:tc>
      </w:tr>
      <w:tr w:rsidR="009713C6" w:rsidRPr="0076613B" w14:paraId="14F5AF8C" w14:textId="77777777" w:rsidTr="000A1F2E">
        <w:trPr>
          <w:trHeight w:val="348"/>
          <w:trPrChange w:id="1075" w:author="HIKARI" w:date="2019-11-08T23:03:00Z">
            <w:trPr>
              <w:trHeight w:val="348"/>
            </w:trPr>
          </w:trPrChange>
        </w:trPr>
        <w:tc>
          <w:tcPr>
            <w:tcW w:w="563" w:type="dxa"/>
            <w:tcPrChange w:id="1076" w:author="HIKARI" w:date="2019-11-08T23:03:00Z">
              <w:tcPr>
                <w:tcW w:w="563" w:type="dxa"/>
              </w:tcPr>
            </w:tcPrChange>
          </w:tcPr>
          <w:p w14:paraId="07D46024" w14:textId="2CA38F7E" w:rsidR="00481971" w:rsidRPr="00CE6699" w:rsidRDefault="00481971">
            <w:pPr>
              <w:spacing w:beforeLines="60" w:before="144" w:afterLines="60" w:after="144" w:line="360" w:lineRule="auto"/>
              <w:jc w:val="center"/>
              <w:rPr>
                <w:b w:val="0"/>
                <w:bCs/>
                <w:szCs w:val="26"/>
              </w:rPr>
              <w:pPrChange w:id="1077" w:author="HIKARI" w:date="2019-11-08T23:03:00Z">
                <w:pPr>
                  <w:jc w:val="center"/>
                </w:pPr>
              </w:pPrChange>
            </w:pPr>
            <w:r w:rsidRPr="00CE6699">
              <w:rPr>
                <w:b w:val="0"/>
                <w:bCs/>
                <w:szCs w:val="26"/>
              </w:rPr>
              <w:t>2</w:t>
            </w:r>
          </w:p>
        </w:tc>
        <w:tc>
          <w:tcPr>
            <w:tcW w:w="1594" w:type="dxa"/>
            <w:vAlign w:val="center"/>
            <w:tcPrChange w:id="1078" w:author="HIKARI" w:date="2019-11-08T23:03:00Z">
              <w:tcPr>
                <w:tcW w:w="1594" w:type="dxa"/>
              </w:tcPr>
            </w:tcPrChange>
          </w:tcPr>
          <w:p w14:paraId="283742C6" w14:textId="77777777" w:rsidR="002C1163" w:rsidRDefault="002C1163">
            <w:pPr>
              <w:spacing w:beforeLines="60" w:before="144" w:afterLines="60" w:after="144" w:line="360" w:lineRule="auto"/>
              <w:rPr>
                <w:b w:val="0"/>
                <w:bCs/>
                <w:szCs w:val="26"/>
              </w:rPr>
              <w:pPrChange w:id="1079" w:author="HIKARI" w:date="2019-11-08T23:03:00Z">
                <w:pPr>
                  <w:spacing w:after="120" w:line="360" w:lineRule="auto"/>
                </w:pPr>
              </w:pPrChange>
            </w:pPr>
            <w:proofErr w:type="spellStart"/>
            <w:r>
              <w:rPr>
                <w:b w:val="0"/>
                <w:bCs/>
                <w:szCs w:val="26"/>
              </w:rPr>
              <w:t>HolderFor</w:t>
            </w:r>
            <w:proofErr w:type="spellEnd"/>
          </w:p>
          <w:p w14:paraId="7978FE18" w14:textId="37B7FB7A" w:rsidR="00481971" w:rsidRPr="00CE6699" w:rsidRDefault="002C1163">
            <w:pPr>
              <w:spacing w:beforeLines="60" w:before="144" w:afterLines="60" w:after="144" w:line="360" w:lineRule="auto"/>
              <w:rPr>
                <w:b w:val="0"/>
                <w:bCs/>
                <w:szCs w:val="26"/>
              </w:rPr>
              <w:pPrChange w:id="1080" w:author="HIKARI" w:date="2019-11-08T23:03:00Z">
                <w:pPr>
                  <w:spacing w:after="120" w:line="360" w:lineRule="auto"/>
                </w:pPr>
              </w:pPrChange>
            </w:pPr>
            <w:proofErr w:type="spellStart"/>
            <w:r>
              <w:rPr>
                <w:b w:val="0"/>
                <w:bCs/>
                <w:szCs w:val="26"/>
              </w:rPr>
              <w:t>UserInput</w:t>
            </w:r>
            <w:proofErr w:type="spellEnd"/>
          </w:p>
        </w:tc>
        <w:tc>
          <w:tcPr>
            <w:tcW w:w="1617" w:type="dxa"/>
            <w:vAlign w:val="center"/>
            <w:tcPrChange w:id="1081" w:author="HIKARI" w:date="2019-11-08T23:03:00Z">
              <w:tcPr>
                <w:tcW w:w="1617" w:type="dxa"/>
              </w:tcPr>
            </w:tcPrChange>
          </w:tcPr>
          <w:p w14:paraId="31B8E7B0" w14:textId="27190C05" w:rsidR="00481971" w:rsidRPr="00CE6699" w:rsidRDefault="00926065">
            <w:pPr>
              <w:spacing w:beforeLines="60" w:before="144" w:afterLines="60" w:after="144" w:line="360" w:lineRule="auto"/>
              <w:jc w:val="center"/>
              <w:rPr>
                <w:b w:val="0"/>
                <w:bCs/>
                <w:szCs w:val="26"/>
              </w:rPr>
              <w:pPrChange w:id="1082" w:author="HIKARI" w:date="2019-11-08T23:03:00Z">
                <w:pPr/>
              </w:pPrChange>
            </w:pPr>
            <w:proofErr w:type="spellStart"/>
            <w:r>
              <w:rPr>
                <w:b w:val="0"/>
                <w:bCs/>
                <w:szCs w:val="26"/>
              </w:rPr>
              <w:t>StackPanel</w:t>
            </w:r>
            <w:proofErr w:type="spellEnd"/>
          </w:p>
        </w:tc>
        <w:tc>
          <w:tcPr>
            <w:tcW w:w="3846" w:type="dxa"/>
            <w:tcPrChange w:id="1083" w:author="HIKARI" w:date="2019-11-08T23:03:00Z">
              <w:tcPr>
                <w:tcW w:w="3846" w:type="dxa"/>
              </w:tcPr>
            </w:tcPrChange>
          </w:tcPr>
          <w:p w14:paraId="1D9D2647" w14:textId="31331B4B" w:rsidR="00481971" w:rsidRPr="00926065" w:rsidRDefault="00926065">
            <w:pPr>
              <w:spacing w:beforeLines="60" w:before="144" w:afterLines="60" w:after="144" w:line="360" w:lineRule="auto"/>
              <w:rPr>
                <w:b w:val="0"/>
                <w:bCs/>
                <w:szCs w:val="26"/>
              </w:rPr>
              <w:pPrChange w:id="1084" w:author="HIKARI" w:date="2019-11-08T23:03:00Z">
                <w:pPr>
                  <w:spacing w:after="120"/>
                </w:pPr>
              </w:pPrChange>
            </w:pPr>
            <w:r w:rsidRPr="00926065">
              <w:rPr>
                <w:b w:val="0"/>
                <w:bCs/>
                <w:color w:val="0000FF"/>
                <w:sz w:val="19"/>
                <w:szCs w:val="19"/>
              </w:rPr>
              <w:t>&lt;</w:t>
            </w:r>
            <w:proofErr w:type="spellStart"/>
            <w:r w:rsidRPr="00926065">
              <w:rPr>
                <w:b w:val="0"/>
                <w:bCs/>
                <w:color w:val="A31515"/>
                <w:sz w:val="19"/>
                <w:szCs w:val="19"/>
              </w:rPr>
              <w:t>StackPanel</w:t>
            </w:r>
            <w:proofErr w:type="spellEnd"/>
            <w:r w:rsidRPr="00926065">
              <w:rPr>
                <w:b w:val="0"/>
                <w:bCs/>
                <w:color w:val="FF0000"/>
                <w:sz w:val="19"/>
                <w:szCs w:val="19"/>
              </w:rPr>
              <w:t xml:space="preserve"> </w:t>
            </w:r>
            <w:proofErr w:type="gramStart"/>
            <w:r w:rsidRPr="00926065">
              <w:rPr>
                <w:b w:val="0"/>
                <w:bCs/>
                <w:color w:val="FF0000"/>
                <w:sz w:val="19"/>
                <w:szCs w:val="19"/>
              </w:rPr>
              <w:t>x</w:t>
            </w:r>
            <w:r w:rsidRPr="00926065">
              <w:rPr>
                <w:b w:val="0"/>
                <w:bCs/>
                <w:color w:val="0000FF"/>
                <w:sz w:val="19"/>
                <w:szCs w:val="19"/>
              </w:rPr>
              <w:t>:</w:t>
            </w:r>
            <w:r w:rsidRPr="00926065">
              <w:rPr>
                <w:b w:val="0"/>
                <w:bCs/>
                <w:color w:val="FF0000"/>
                <w:sz w:val="19"/>
                <w:szCs w:val="19"/>
              </w:rPr>
              <w:t>Name</w:t>
            </w:r>
            <w:proofErr w:type="gramEnd"/>
            <w:r w:rsidRPr="00926065">
              <w:rPr>
                <w:b w:val="0"/>
                <w:bCs/>
                <w:color w:val="0000FF"/>
                <w:sz w:val="19"/>
                <w:szCs w:val="19"/>
              </w:rPr>
              <w:t>="HolderForUserInput"</w:t>
            </w:r>
            <w:r w:rsidRPr="00926065">
              <w:rPr>
                <w:b w:val="0"/>
                <w:bCs/>
                <w:color w:val="FF0000"/>
                <w:sz w:val="19"/>
                <w:szCs w:val="19"/>
              </w:rPr>
              <w:t xml:space="preserve"> </w:t>
            </w:r>
            <w:proofErr w:type="spellStart"/>
            <w:r w:rsidRPr="00926065">
              <w:rPr>
                <w:b w:val="0"/>
                <w:bCs/>
                <w:color w:val="FF0000"/>
                <w:sz w:val="19"/>
                <w:szCs w:val="19"/>
              </w:rPr>
              <w:t>Grid.Column</w:t>
            </w:r>
            <w:proofErr w:type="spellEnd"/>
            <w:r w:rsidRPr="00926065">
              <w:rPr>
                <w:b w:val="0"/>
                <w:bCs/>
                <w:color w:val="0000FF"/>
                <w:sz w:val="19"/>
                <w:szCs w:val="19"/>
              </w:rPr>
              <w:t>="0"</w:t>
            </w:r>
            <w:r w:rsidRPr="00926065">
              <w:rPr>
                <w:b w:val="0"/>
                <w:bCs/>
                <w:color w:val="FF0000"/>
                <w:sz w:val="19"/>
                <w:szCs w:val="19"/>
              </w:rPr>
              <w:t xml:space="preserve"> Background</w:t>
            </w:r>
            <w:r w:rsidRPr="00926065">
              <w:rPr>
                <w:b w:val="0"/>
                <w:bCs/>
                <w:color w:val="0000FF"/>
                <w:sz w:val="19"/>
                <w:szCs w:val="19"/>
              </w:rPr>
              <w:t>="#FF05B405"</w:t>
            </w:r>
            <w:r w:rsidRPr="00926065">
              <w:rPr>
                <w:b w:val="0"/>
                <w:bCs/>
                <w:color w:val="FF0000"/>
                <w:sz w:val="19"/>
                <w:szCs w:val="19"/>
              </w:rPr>
              <w:t xml:space="preserve"> Margin</w:t>
            </w:r>
            <w:r w:rsidRPr="00926065">
              <w:rPr>
                <w:b w:val="0"/>
                <w:bCs/>
                <w:color w:val="0000FF"/>
                <w:sz w:val="19"/>
                <w:szCs w:val="19"/>
              </w:rPr>
              <w:t>="0,18,0,0"</w:t>
            </w:r>
            <w:r>
              <w:rPr>
                <w:b w:val="0"/>
                <w:bCs/>
                <w:color w:val="0000FF"/>
                <w:sz w:val="19"/>
                <w:szCs w:val="19"/>
              </w:rPr>
              <w:t>/</w:t>
            </w:r>
            <w:r w:rsidRPr="00926065">
              <w:rPr>
                <w:b w:val="0"/>
                <w:bCs/>
                <w:color w:val="0000FF"/>
                <w:sz w:val="19"/>
                <w:szCs w:val="19"/>
              </w:rPr>
              <w:t>&gt;</w:t>
            </w:r>
          </w:p>
        </w:tc>
        <w:tc>
          <w:tcPr>
            <w:tcW w:w="3429" w:type="dxa"/>
            <w:vAlign w:val="center"/>
            <w:tcPrChange w:id="1085" w:author="HIKARI" w:date="2019-11-08T23:03:00Z">
              <w:tcPr>
                <w:tcW w:w="3429" w:type="dxa"/>
              </w:tcPr>
            </w:tcPrChange>
          </w:tcPr>
          <w:p w14:paraId="0B569DF0" w14:textId="2C97EA85" w:rsidR="00481971" w:rsidRPr="00CE6699" w:rsidRDefault="00926065">
            <w:pPr>
              <w:spacing w:beforeLines="60" w:before="144" w:afterLines="60" w:after="144" w:line="360" w:lineRule="auto"/>
              <w:jc w:val="both"/>
              <w:rPr>
                <w:b w:val="0"/>
                <w:bCs/>
                <w:szCs w:val="26"/>
              </w:rPr>
              <w:pPrChange w:id="1086" w:author="HIKARI" w:date="2019-11-08T23:04:00Z">
                <w:pPr>
                  <w:spacing w:after="120" w:line="360" w:lineRule="auto"/>
                </w:pPr>
              </w:pPrChange>
            </w:pPr>
            <w:proofErr w:type="spellStart"/>
            <w:r>
              <w:rPr>
                <w:b w:val="0"/>
                <w:bCs/>
                <w:szCs w:val="26"/>
              </w:rPr>
              <w:t>Chứa</w:t>
            </w:r>
            <w:proofErr w:type="spellEnd"/>
            <w:r>
              <w:rPr>
                <w:b w:val="0"/>
                <w:bCs/>
                <w:szCs w:val="26"/>
              </w:rPr>
              <w:t xml:space="preserve"> </w:t>
            </w:r>
            <w:proofErr w:type="spellStart"/>
            <w:r>
              <w:rPr>
                <w:b w:val="0"/>
                <w:bCs/>
                <w:szCs w:val="26"/>
              </w:rPr>
              <w:t>nhóm</w:t>
            </w:r>
            <w:proofErr w:type="spellEnd"/>
            <w:r>
              <w:rPr>
                <w:b w:val="0"/>
                <w:bCs/>
                <w:szCs w:val="26"/>
              </w:rPr>
              <w:t xml:space="preserve"> </w:t>
            </w:r>
            <w:proofErr w:type="spellStart"/>
            <w:r>
              <w:rPr>
                <w:b w:val="0"/>
                <w:bCs/>
                <w:szCs w:val="26"/>
              </w:rPr>
              <w:t>hai</w:t>
            </w:r>
            <w:proofErr w:type="spellEnd"/>
            <w:r>
              <w:rPr>
                <w:b w:val="0"/>
                <w:bCs/>
                <w:szCs w:val="26"/>
              </w:rPr>
              <w:t xml:space="preserve"> control</w:t>
            </w:r>
            <w:r w:rsidR="009713C6">
              <w:rPr>
                <w:b w:val="0"/>
                <w:bCs/>
                <w:szCs w:val="26"/>
              </w:rPr>
              <w:t xml:space="preserve"> </w:t>
            </w:r>
            <w:proofErr w:type="spellStart"/>
            <w:r w:rsidR="009713C6">
              <w:rPr>
                <w:b w:val="0"/>
                <w:bCs/>
                <w:szCs w:val="26"/>
              </w:rPr>
              <w:t>bntExec</w:t>
            </w:r>
            <w:proofErr w:type="spellEnd"/>
            <w:r w:rsidR="009713C6" w:rsidRPr="00926065">
              <w:rPr>
                <w:b w:val="0"/>
                <w:bCs/>
                <w:szCs w:val="26"/>
              </w:rPr>
              <w:t xml:space="preserve"> </w:t>
            </w:r>
            <w:proofErr w:type="spellStart"/>
            <w:r w:rsidR="009713C6">
              <w:rPr>
                <w:b w:val="0"/>
                <w:bCs/>
                <w:szCs w:val="26"/>
              </w:rPr>
              <w:t>và</w:t>
            </w:r>
            <w:proofErr w:type="spellEnd"/>
            <w:r w:rsidR="009713C6">
              <w:rPr>
                <w:b w:val="0"/>
                <w:bCs/>
                <w:szCs w:val="26"/>
              </w:rPr>
              <w:t xml:space="preserve"> </w:t>
            </w:r>
            <w:proofErr w:type="spellStart"/>
            <w:r w:rsidR="00807FE3" w:rsidRPr="00926065">
              <w:rPr>
                <w:b w:val="0"/>
                <w:bCs/>
                <w:szCs w:val="26"/>
              </w:rPr>
              <w:t>txtCodeInput</w:t>
            </w:r>
            <w:proofErr w:type="spellEnd"/>
            <w:ins w:id="1087" w:author="HIKARI" w:date="2019-11-08T23:04:00Z">
              <w:r w:rsidR="000A1F2E">
                <w:rPr>
                  <w:b w:val="0"/>
                  <w:bCs/>
                  <w:szCs w:val="26"/>
                </w:rPr>
                <w:t>.</w:t>
              </w:r>
            </w:ins>
          </w:p>
        </w:tc>
      </w:tr>
      <w:tr w:rsidR="009713C6" w:rsidRPr="0076613B" w14:paraId="4F447B25" w14:textId="77777777" w:rsidTr="000A1F2E">
        <w:trPr>
          <w:trHeight w:val="348"/>
          <w:trPrChange w:id="1088" w:author="HIKARI" w:date="2019-11-08T23:03:00Z">
            <w:trPr>
              <w:trHeight w:val="348"/>
            </w:trPr>
          </w:trPrChange>
        </w:trPr>
        <w:tc>
          <w:tcPr>
            <w:tcW w:w="563" w:type="dxa"/>
            <w:tcPrChange w:id="1089" w:author="HIKARI" w:date="2019-11-08T23:03:00Z">
              <w:tcPr>
                <w:tcW w:w="563" w:type="dxa"/>
              </w:tcPr>
            </w:tcPrChange>
          </w:tcPr>
          <w:p w14:paraId="532B39BB" w14:textId="19C49E35" w:rsidR="00481971" w:rsidRPr="00CE6699" w:rsidRDefault="00481971">
            <w:pPr>
              <w:spacing w:beforeLines="60" w:before="144" w:afterLines="60" w:after="144" w:line="360" w:lineRule="auto"/>
              <w:jc w:val="center"/>
              <w:rPr>
                <w:b w:val="0"/>
                <w:bCs/>
                <w:szCs w:val="26"/>
              </w:rPr>
              <w:pPrChange w:id="1090" w:author="HIKARI" w:date="2019-11-08T23:03:00Z">
                <w:pPr>
                  <w:jc w:val="center"/>
                </w:pPr>
              </w:pPrChange>
            </w:pPr>
            <w:r w:rsidRPr="00CE6699">
              <w:rPr>
                <w:b w:val="0"/>
                <w:bCs/>
                <w:szCs w:val="26"/>
              </w:rPr>
              <w:t>3</w:t>
            </w:r>
          </w:p>
        </w:tc>
        <w:tc>
          <w:tcPr>
            <w:tcW w:w="1594" w:type="dxa"/>
            <w:vAlign w:val="center"/>
            <w:tcPrChange w:id="1091" w:author="HIKARI" w:date="2019-11-08T23:03:00Z">
              <w:tcPr>
                <w:tcW w:w="1594" w:type="dxa"/>
              </w:tcPr>
            </w:tcPrChange>
          </w:tcPr>
          <w:p w14:paraId="3C529333" w14:textId="28F66170" w:rsidR="00481971" w:rsidRPr="00CE6699" w:rsidRDefault="00234D8E">
            <w:pPr>
              <w:spacing w:beforeLines="60" w:before="144" w:afterLines="60" w:after="144" w:line="360" w:lineRule="auto"/>
              <w:rPr>
                <w:b w:val="0"/>
                <w:bCs/>
                <w:szCs w:val="26"/>
              </w:rPr>
              <w:pPrChange w:id="1092" w:author="HIKARI" w:date="2019-11-08T23:03:00Z">
                <w:pPr/>
              </w:pPrChange>
            </w:pPr>
            <w:proofErr w:type="spellStart"/>
            <w:r>
              <w:rPr>
                <w:b w:val="0"/>
                <w:bCs/>
                <w:szCs w:val="26"/>
              </w:rPr>
              <w:t>MainCanvas</w:t>
            </w:r>
            <w:proofErr w:type="spellEnd"/>
          </w:p>
        </w:tc>
        <w:tc>
          <w:tcPr>
            <w:tcW w:w="1617" w:type="dxa"/>
            <w:vAlign w:val="center"/>
            <w:tcPrChange w:id="1093" w:author="HIKARI" w:date="2019-11-08T23:03:00Z">
              <w:tcPr>
                <w:tcW w:w="1617" w:type="dxa"/>
              </w:tcPr>
            </w:tcPrChange>
          </w:tcPr>
          <w:p w14:paraId="46E5E451" w14:textId="35096087" w:rsidR="00481971" w:rsidRPr="00CE6699" w:rsidRDefault="00234D8E">
            <w:pPr>
              <w:spacing w:beforeLines="60" w:before="144" w:afterLines="60" w:after="144" w:line="360" w:lineRule="auto"/>
              <w:jc w:val="center"/>
              <w:rPr>
                <w:b w:val="0"/>
                <w:bCs/>
                <w:szCs w:val="26"/>
              </w:rPr>
              <w:pPrChange w:id="1094" w:author="HIKARI" w:date="2019-11-08T23:03:00Z">
                <w:pPr/>
              </w:pPrChange>
            </w:pPr>
            <w:r>
              <w:rPr>
                <w:b w:val="0"/>
                <w:bCs/>
                <w:szCs w:val="26"/>
              </w:rPr>
              <w:t>Canvas</w:t>
            </w:r>
          </w:p>
        </w:tc>
        <w:tc>
          <w:tcPr>
            <w:tcW w:w="3846" w:type="dxa"/>
            <w:tcPrChange w:id="1095" w:author="HIKARI" w:date="2019-11-08T23:03:00Z">
              <w:tcPr>
                <w:tcW w:w="3846" w:type="dxa"/>
              </w:tcPr>
            </w:tcPrChange>
          </w:tcPr>
          <w:p w14:paraId="7C74DAA1" w14:textId="5682699F" w:rsidR="00481971" w:rsidRPr="00234D8E" w:rsidRDefault="0058318E">
            <w:pPr>
              <w:spacing w:beforeLines="60" w:before="144" w:afterLines="60" w:after="144" w:line="360" w:lineRule="auto"/>
              <w:rPr>
                <w:b w:val="0"/>
                <w:bCs/>
                <w:szCs w:val="26"/>
              </w:rPr>
              <w:pPrChange w:id="1096" w:author="HIKARI" w:date="2019-11-08T23:03:00Z">
                <w:pPr>
                  <w:spacing w:after="120"/>
                </w:pPr>
              </w:pPrChange>
            </w:pPr>
            <w:r w:rsidRPr="00234D8E">
              <w:rPr>
                <w:b w:val="0"/>
                <w:bCs/>
                <w:color w:val="0000FF"/>
                <w:sz w:val="19"/>
                <w:szCs w:val="19"/>
              </w:rPr>
              <w:t>&lt;</w:t>
            </w:r>
            <w:r w:rsidRPr="00234D8E">
              <w:rPr>
                <w:b w:val="0"/>
                <w:bCs/>
                <w:color w:val="A31515"/>
                <w:sz w:val="19"/>
                <w:szCs w:val="19"/>
              </w:rPr>
              <w:t>Canvas</w:t>
            </w:r>
            <w:r w:rsidRPr="00234D8E">
              <w:rPr>
                <w:b w:val="0"/>
                <w:bCs/>
                <w:color w:val="FF0000"/>
                <w:sz w:val="19"/>
                <w:szCs w:val="19"/>
              </w:rPr>
              <w:t xml:space="preserve"> </w:t>
            </w:r>
            <w:proofErr w:type="gramStart"/>
            <w:r w:rsidRPr="00234D8E">
              <w:rPr>
                <w:b w:val="0"/>
                <w:bCs/>
                <w:color w:val="FF0000"/>
                <w:sz w:val="19"/>
                <w:szCs w:val="19"/>
              </w:rPr>
              <w:t>x</w:t>
            </w:r>
            <w:r w:rsidRPr="00234D8E">
              <w:rPr>
                <w:b w:val="0"/>
                <w:bCs/>
                <w:color w:val="0000FF"/>
                <w:sz w:val="19"/>
                <w:szCs w:val="19"/>
              </w:rPr>
              <w:t>:</w:t>
            </w:r>
            <w:r w:rsidRPr="00234D8E">
              <w:rPr>
                <w:b w:val="0"/>
                <w:bCs/>
                <w:color w:val="FF0000"/>
                <w:sz w:val="19"/>
                <w:szCs w:val="19"/>
              </w:rPr>
              <w:t>Name</w:t>
            </w:r>
            <w:proofErr w:type="gramEnd"/>
            <w:r w:rsidRPr="00234D8E">
              <w:rPr>
                <w:b w:val="0"/>
                <w:bCs/>
                <w:color w:val="0000FF"/>
                <w:sz w:val="19"/>
                <w:szCs w:val="19"/>
              </w:rPr>
              <w:t>="MainCanvas"</w:t>
            </w:r>
            <w:r w:rsidRPr="00234D8E">
              <w:rPr>
                <w:b w:val="0"/>
                <w:bCs/>
                <w:color w:val="FF0000"/>
                <w:sz w:val="19"/>
                <w:szCs w:val="19"/>
              </w:rPr>
              <w:t xml:space="preserve"> Background</w:t>
            </w:r>
            <w:r w:rsidRPr="00234D8E">
              <w:rPr>
                <w:b w:val="0"/>
                <w:bCs/>
                <w:color w:val="0000FF"/>
                <w:sz w:val="19"/>
                <w:szCs w:val="19"/>
              </w:rPr>
              <w:t>="#FF414141"</w:t>
            </w:r>
            <w:r w:rsidRPr="00234D8E">
              <w:rPr>
                <w:b w:val="0"/>
                <w:bCs/>
                <w:color w:val="FF0000"/>
                <w:sz w:val="19"/>
                <w:szCs w:val="19"/>
              </w:rPr>
              <w:t xml:space="preserve"> Height</w:t>
            </w:r>
            <w:r w:rsidRPr="00234D8E">
              <w:rPr>
                <w:b w:val="0"/>
                <w:bCs/>
                <w:color w:val="0000FF"/>
                <w:sz w:val="19"/>
                <w:szCs w:val="19"/>
              </w:rPr>
              <w:t>="5000"</w:t>
            </w:r>
            <w:r w:rsidRPr="00234D8E">
              <w:rPr>
                <w:b w:val="0"/>
                <w:bCs/>
                <w:color w:val="FF0000"/>
                <w:sz w:val="19"/>
                <w:szCs w:val="19"/>
              </w:rPr>
              <w:t xml:space="preserve"> </w:t>
            </w:r>
            <w:proofErr w:type="spellStart"/>
            <w:r w:rsidRPr="00234D8E">
              <w:rPr>
                <w:b w:val="0"/>
                <w:bCs/>
                <w:color w:val="FF0000"/>
                <w:sz w:val="19"/>
                <w:szCs w:val="19"/>
              </w:rPr>
              <w:t>HorizontalAlignment</w:t>
            </w:r>
            <w:proofErr w:type="spellEnd"/>
            <w:r w:rsidRPr="00234D8E">
              <w:rPr>
                <w:b w:val="0"/>
                <w:bCs/>
                <w:color w:val="0000FF"/>
                <w:sz w:val="19"/>
                <w:szCs w:val="19"/>
              </w:rPr>
              <w:t>="Center"</w:t>
            </w:r>
            <w:r w:rsidRPr="00234D8E">
              <w:rPr>
                <w:b w:val="0"/>
                <w:bCs/>
                <w:color w:val="FF0000"/>
                <w:sz w:val="19"/>
                <w:szCs w:val="19"/>
              </w:rPr>
              <w:t xml:space="preserve"> Width</w:t>
            </w:r>
            <w:r w:rsidRPr="00234D8E">
              <w:rPr>
                <w:b w:val="0"/>
                <w:bCs/>
                <w:color w:val="0000FF"/>
                <w:sz w:val="19"/>
                <w:szCs w:val="19"/>
              </w:rPr>
              <w:t>="5000"</w:t>
            </w:r>
            <w:r w:rsidRPr="00234D8E">
              <w:rPr>
                <w:b w:val="0"/>
                <w:bCs/>
                <w:color w:val="FF0000"/>
                <w:sz w:val="19"/>
                <w:szCs w:val="19"/>
              </w:rPr>
              <w:t xml:space="preserve"> Margin</w:t>
            </w:r>
            <w:r w:rsidRPr="00234D8E">
              <w:rPr>
                <w:b w:val="0"/>
                <w:bCs/>
                <w:color w:val="0000FF"/>
                <w:sz w:val="19"/>
                <w:szCs w:val="19"/>
              </w:rPr>
              <w:t>="-2500,0,-2500,-4300"</w:t>
            </w:r>
            <w:r w:rsidRPr="00234D8E">
              <w:rPr>
                <w:b w:val="0"/>
                <w:bCs/>
                <w:color w:val="FF0000"/>
                <w:sz w:val="19"/>
                <w:szCs w:val="19"/>
              </w:rPr>
              <w:t xml:space="preserve"> </w:t>
            </w:r>
            <w:proofErr w:type="spellStart"/>
            <w:r w:rsidRPr="00234D8E">
              <w:rPr>
                <w:b w:val="0"/>
                <w:bCs/>
                <w:color w:val="FF0000"/>
                <w:sz w:val="19"/>
                <w:szCs w:val="19"/>
              </w:rPr>
              <w:t>VerticalAlignment</w:t>
            </w:r>
            <w:proofErr w:type="spellEnd"/>
            <w:r w:rsidRPr="00234D8E">
              <w:rPr>
                <w:b w:val="0"/>
                <w:bCs/>
                <w:color w:val="0000FF"/>
                <w:sz w:val="19"/>
                <w:szCs w:val="19"/>
              </w:rPr>
              <w:t>="Top"/&gt;</w:t>
            </w:r>
          </w:p>
        </w:tc>
        <w:tc>
          <w:tcPr>
            <w:tcW w:w="3429" w:type="dxa"/>
            <w:vAlign w:val="center"/>
            <w:tcPrChange w:id="1097" w:author="HIKARI" w:date="2019-11-08T23:03:00Z">
              <w:tcPr>
                <w:tcW w:w="3429" w:type="dxa"/>
              </w:tcPr>
            </w:tcPrChange>
          </w:tcPr>
          <w:p w14:paraId="1A29C3AD" w14:textId="6BFF4E4E" w:rsidR="00481971" w:rsidRPr="00CE6699" w:rsidRDefault="00234D8E">
            <w:pPr>
              <w:spacing w:beforeLines="60" w:before="144" w:afterLines="60" w:after="144" w:line="360" w:lineRule="auto"/>
              <w:jc w:val="both"/>
              <w:rPr>
                <w:b w:val="0"/>
                <w:bCs/>
                <w:szCs w:val="26"/>
              </w:rPr>
              <w:pPrChange w:id="1098" w:author="HIKARI" w:date="2019-11-08T23:04:00Z">
                <w:pPr>
                  <w:spacing w:after="120" w:line="360" w:lineRule="auto"/>
                </w:pPr>
              </w:pPrChange>
            </w:pPr>
            <w:proofErr w:type="spellStart"/>
            <w:r>
              <w:rPr>
                <w:b w:val="0"/>
                <w:bCs/>
                <w:szCs w:val="26"/>
              </w:rPr>
              <w:t>Nôi</w:t>
            </w:r>
            <w:proofErr w:type="spellEnd"/>
            <w:r>
              <w:rPr>
                <w:b w:val="0"/>
                <w:bCs/>
                <w:szCs w:val="26"/>
              </w:rPr>
              <w:t xml:space="preserve"> </w:t>
            </w:r>
            <w:proofErr w:type="spellStart"/>
            <w:r>
              <w:rPr>
                <w:b w:val="0"/>
                <w:bCs/>
                <w:szCs w:val="26"/>
              </w:rPr>
              <w:t>hiển</w:t>
            </w:r>
            <w:proofErr w:type="spellEnd"/>
            <w:r>
              <w:rPr>
                <w:b w:val="0"/>
                <w:bCs/>
                <w:szCs w:val="26"/>
              </w:rPr>
              <w:t xml:space="preserve"> </w:t>
            </w:r>
            <w:proofErr w:type="spellStart"/>
            <w:r>
              <w:rPr>
                <w:b w:val="0"/>
                <w:bCs/>
                <w:szCs w:val="26"/>
              </w:rPr>
              <w:t>thị</w:t>
            </w:r>
            <w:proofErr w:type="spellEnd"/>
            <w:r>
              <w:rPr>
                <w:b w:val="0"/>
                <w:bCs/>
                <w:szCs w:val="26"/>
              </w:rPr>
              <w:t xml:space="preserve"> </w:t>
            </w:r>
            <w:proofErr w:type="spellStart"/>
            <w:r>
              <w:rPr>
                <w:b w:val="0"/>
                <w:bCs/>
                <w:szCs w:val="26"/>
              </w:rPr>
              <w:t>digram</w:t>
            </w:r>
            <w:proofErr w:type="spellEnd"/>
            <w:r>
              <w:rPr>
                <w:b w:val="0"/>
                <w:bCs/>
                <w:szCs w:val="26"/>
              </w:rPr>
              <w:t xml:space="preserve"> </w:t>
            </w:r>
            <w:proofErr w:type="spellStart"/>
            <w:r>
              <w:rPr>
                <w:b w:val="0"/>
                <w:bCs/>
                <w:szCs w:val="26"/>
              </w:rPr>
              <w:t>sau</w:t>
            </w:r>
            <w:proofErr w:type="spellEnd"/>
            <w:r>
              <w:rPr>
                <w:b w:val="0"/>
                <w:bCs/>
                <w:szCs w:val="26"/>
              </w:rPr>
              <w:t xml:space="preserve"> </w:t>
            </w:r>
            <w:proofErr w:type="spellStart"/>
            <w:r>
              <w:rPr>
                <w:b w:val="0"/>
                <w:bCs/>
                <w:szCs w:val="26"/>
              </w:rPr>
              <w:t>khi</w:t>
            </w:r>
            <w:proofErr w:type="spellEnd"/>
            <w:r>
              <w:rPr>
                <w:b w:val="0"/>
                <w:bCs/>
                <w:szCs w:val="26"/>
              </w:rPr>
              <w:t xml:space="preserve"> </w:t>
            </w:r>
            <w:proofErr w:type="spellStart"/>
            <w:r>
              <w:rPr>
                <w:b w:val="0"/>
                <w:bCs/>
                <w:szCs w:val="26"/>
              </w:rPr>
              <w:t>xử</w:t>
            </w:r>
            <w:proofErr w:type="spellEnd"/>
            <w:r>
              <w:rPr>
                <w:b w:val="0"/>
                <w:bCs/>
                <w:szCs w:val="26"/>
              </w:rPr>
              <w:t xml:space="preserve"> </w:t>
            </w:r>
            <w:proofErr w:type="spellStart"/>
            <w:r>
              <w:rPr>
                <w:b w:val="0"/>
                <w:bCs/>
                <w:szCs w:val="26"/>
              </w:rPr>
              <w:t>lí</w:t>
            </w:r>
            <w:proofErr w:type="spellEnd"/>
            <w:r>
              <w:rPr>
                <w:b w:val="0"/>
                <w:bCs/>
                <w:szCs w:val="26"/>
              </w:rPr>
              <w:t xml:space="preserve"> input, </w:t>
            </w:r>
            <w:proofErr w:type="spellStart"/>
            <w:r>
              <w:rPr>
                <w:b w:val="0"/>
                <w:bCs/>
                <w:szCs w:val="26"/>
              </w:rPr>
              <w:t>kích</w:t>
            </w:r>
            <w:proofErr w:type="spellEnd"/>
            <w:r>
              <w:rPr>
                <w:b w:val="0"/>
                <w:bCs/>
                <w:szCs w:val="26"/>
              </w:rPr>
              <w:t xml:space="preserve"> </w:t>
            </w:r>
            <w:proofErr w:type="spellStart"/>
            <w:r>
              <w:rPr>
                <w:b w:val="0"/>
                <w:bCs/>
                <w:szCs w:val="26"/>
              </w:rPr>
              <w:t>thước</w:t>
            </w:r>
            <w:proofErr w:type="spellEnd"/>
            <w:r>
              <w:rPr>
                <w:b w:val="0"/>
                <w:bCs/>
                <w:szCs w:val="26"/>
              </w:rPr>
              <w:t xml:space="preserve"> 5000x</w:t>
            </w:r>
            <w:ins w:id="1099" w:author="HIKARI" w:date="2019-11-08T23:04:00Z">
              <w:r w:rsidR="000A1F2E">
                <w:rPr>
                  <w:b w:val="0"/>
                  <w:bCs/>
                  <w:szCs w:val="26"/>
                </w:rPr>
                <w:t>5</w:t>
              </w:r>
            </w:ins>
            <w:del w:id="1100" w:author="HIKARI" w:date="2019-11-08T23:04:00Z">
              <w:r w:rsidDel="000A1F2E">
                <w:rPr>
                  <w:b w:val="0"/>
                  <w:bCs/>
                  <w:szCs w:val="26"/>
                </w:rPr>
                <w:delText>5</w:delText>
              </w:r>
            </w:del>
            <w:r>
              <w:rPr>
                <w:b w:val="0"/>
                <w:bCs/>
                <w:szCs w:val="26"/>
              </w:rPr>
              <w:t>000</w:t>
            </w:r>
            <w:r w:rsidR="009713C6">
              <w:rPr>
                <w:b w:val="0"/>
                <w:bCs/>
                <w:szCs w:val="26"/>
              </w:rPr>
              <w:t xml:space="preserve"> </w:t>
            </w:r>
            <w:r>
              <w:rPr>
                <w:b w:val="0"/>
                <w:bCs/>
                <w:szCs w:val="26"/>
              </w:rPr>
              <w:t>px</w:t>
            </w:r>
            <w:ins w:id="1101" w:author="HIKARI" w:date="2019-11-08T23:04:00Z">
              <w:r w:rsidR="000A1F2E">
                <w:rPr>
                  <w:b w:val="0"/>
                  <w:bCs/>
                  <w:szCs w:val="26"/>
                </w:rPr>
                <w:t>.</w:t>
              </w:r>
            </w:ins>
          </w:p>
        </w:tc>
      </w:tr>
      <w:tr w:rsidR="009713C6" w:rsidRPr="0076613B" w14:paraId="5C9517E1" w14:textId="77777777" w:rsidTr="000A1F2E">
        <w:trPr>
          <w:trHeight w:val="348"/>
          <w:trPrChange w:id="1102" w:author="HIKARI" w:date="2019-11-08T23:03:00Z">
            <w:trPr>
              <w:trHeight w:val="348"/>
            </w:trPr>
          </w:trPrChange>
        </w:trPr>
        <w:tc>
          <w:tcPr>
            <w:tcW w:w="563" w:type="dxa"/>
            <w:tcPrChange w:id="1103" w:author="HIKARI" w:date="2019-11-08T23:03:00Z">
              <w:tcPr>
                <w:tcW w:w="563" w:type="dxa"/>
              </w:tcPr>
            </w:tcPrChange>
          </w:tcPr>
          <w:p w14:paraId="660EE4FE" w14:textId="753ABF0A" w:rsidR="00481971" w:rsidRPr="00CE6699" w:rsidRDefault="00481971">
            <w:pPr>
              <w:spacing w:beforeLines="60" w:before="144" w:afterLines="60" w:after="144" w:line="360" w:lineRule="auto"/>
              <w:jc w:val="center"/>
              <w:rPr>
                <w:b w:val="0"/>
                <w:bCs/>
                <w:szCs w:val="26"/>
              </w:rPr>
              <w:pPrChange w:id="1104" w:author="HIKARI" w:date="2019-11-08T23:03:00Z">
                <w:pPr>
                  <w:jc w:val="center"/>
                </w:pPr>
              </w:pPrChange>
            </w:pPr>
            <w:r w:rsidRPr="00CE6699">
              <w:rPr>
                <w:b w:val="0"/>
                <w:bCs/>
                <w:szCs w:val="26"/>
              </w:rPr>
              <w:t>4</w:t>
            </w:r>
          </w:p>
        </w:tc>
        <w:tc>
          <w:tcPr>
            <w:tcW w:w="1594" w:type="dxa"/>
            <w:vAlign w:val="center"/>
            <w:tcPrChange w:id="1105" w:author="HIKARI" w:date="2019-11-08T23:03:00Z">
              <w:tcPr>
                <w:tcW w:w="1594" w:type="dxa"/>
              </w:tcPr>
            </w:tcPrChange>
          </w:tcPr>
          <w:p w14:paraId="78C6537A" w14:textId="6B7D59B7" w:rsidR="009713C6" w:rsidRDefault="009713C6">
            <w:pPr>
              <w:spacing w:beforeLines="60" w:before="144" w:afterLines="60" w:after="144" w:line="360" w:lineRule="auto"/>
              <w:rPr>
                <w:b w:val="0"/>
                <w:bCs/>
                <w:szCs w:val="26"/>
              </w:rPr>
              <w:pPrChange w:id="1106" w:author="HIKARI" w:date="2019-11-08T23:03:00Z">
                <w:pPr/>
              </w:pPrChange>
            </w:pPr>
            <w:proofErr w:type="spellStart"/>
            <w:r>
              <w:rPr>
                <w:b w:val="0"/>
                <w:bCs/>
                <w:szCs w:val="26"/>
              </w:rPr>
              <w:t>MainScroll</w:t>
            </w:r>
            <w:proofErr w:type="spellEnd"/>
            <w:r>
              <w:rPr>
                <w:b w:val="0"/>
                <w:bCs/>
                <w:szCs w:val="26"/>
              </w:rPr>
              <w:t>-</w:t>
            </w:r>
          </w:p>
          <w:p w14:paraId="6473E154" w14:textId="65D6B40D" w:rsidR="00481971" w:rsidRPr="00CE6699" w:rsidRDefault="009713C6">
            <w:pPr>
              <w:spacing w:beforeLines="60" w:before="144" w:afterLines="60" w:after="144" w:line="360" w:lineRule="auto"/>
              <w:rPr>
                <w:b w:val="0"/>
                <w:bCs/>
                <w:szCs w:val="26"/>
              </w:rPr>
              <w:pPrChange w:id="1107" w:author="HIKARI" w:date="2019-11-08T23:03:00Z">
                <w:pPr/>
              </w:pPrChange>
            </w:pPr>
            <w:r>
              <w:rPr>
                <w:b w:val="0"/>
                <w:bCs/>
                <w:szCs w:val="26"/>
              </w:rPr>
              <w:t>Viewer</w:t>
            </w:r>
          </w:p>
        </w:tc>
        <w:tc>
          <w:tcPr>
            <w:tcW w:w="1617" w:type="dxa"/>
            <w:vAlign w:val="center"/>
            <w:tcPrChange w:id="1108" w:author="HIKARI" w:date="2019-11-08T23:03:00Z">
              <w:tcPr>
                <w:tcW w:w="1617" w:type="dxa"/>
              </w:tcPr>
            </w:tcPrChange>
          </w:tcPr>
          <w:p w14:paraId="4C98336C" w14:textId="37F2B6C2" w:rsidR="00481971" w:rsidRPr="00CE6699" w:rsidRDefault="009713C6">
            <w:pPr>
              <w:spacing w:beforeLines="60" w:before="144" w:afterLines="60" w:after="144" w:line="360" w:lineRule="auto"/>
              <w:jc w:val="center"/>
              <w:rPr>
                <w:b w:val="0"/>
                <w:bCs/>
                <w:szCs w:val="26"/>
              </w:rPr>
              <w:pPrChange w:id="1109" w:author="HIKARI" w:date="2019-11-08T23:03:00Z">
                <w:pPr/>
              </w:pPrChange>
            </w:pPr>
            <w:proofErr w:type="spellStart"/>
            <w:r>
              <w:rPr>
                <w:b w:val="0"/>
                <w:bCs/>
                <w:szCs w:val="26"/>
              </w:rPr>
              <w:t>ScrollViewer</w:t>
            </w:r>
            <w:proofErr w:type="spellEnd"/>
          </w:p>
        </w:tc>
        <w:tc>
          <w:tcPr>
            <w:tcW w:w="3846" w:type="dxa"/>
            <w:tcPrChange w:id="1110" w:author="HIKARI" w:date="2019-11-08T23:03:00Z">
              <w:tcPr>
                <w:tcW w:w="3846" w:type="dxa"/>
              </w:tcPr>
            </w:tcPrChange>
          </w:tcPr>
          <w:p w14:paraId="05F9A342" w14:textId="707CFBBB" w:rsidR="00481971" w:rsidRPr="009713C6" w:rsidRDefault="009713C6">
            <w:pPr>
              <w:spacing w:beforeLines="60" w:before="144" w:afterLines="60" w:after="144" w:line="360" w:lineRule="auto"/>
              <w:rPr>
                <w:b w:val="0"/>
                <w:bCs/>
                <w:szCs w:val="26"/>
              </w:rPr>
              <w:pPrChange w:id="1111" w:author="HIKARI" w:date="2019-11-08T23:03:00Z">
                <w:pPr>
                  <w:spacing w:after="120"/>
                </w:pPr>
              </w:pPrChange>
            </w:pPr>
            <w:r w:rsidRPr="009713C6">
              <w:rPr>
                <w:b w:val="0"/>
                <w:bCs/>
                <w:color w:val="0000FF"/>
                <w:sz w:val="19"/>
                <w:szCs w:val="19"/>
              </w:rPr>
              <w:t>&lt;</w:t>
            </w:r>
            <w:proofErr w:type="spellStart"/>
            <w:r w:rsidRPr="009713C6">
              <w:rPr>
                <w:b w:val="0"/>
                <w:bCs/>
                <w:color w:val="A31515"/>
                <w:sz w:val="19"/>
                <w:szCs w:val="19"/>
              </w:rPr>
              <w:t>ScrollViewer</w:t>
            </w:r>
            <w:proofErr w:type="spellEnd"/>
            <w:r w:rsidRPr="009713C6">
              <w:rPr>
                <w:b w:val="0"/>
                <w:bCs/>
                <w:color w:val="FF0000"/>
                <w:sz w:val="19"/>
                <w:szCs w:val="19"/>
              </w:rPr>
              <w:t xml:space="preserve"> </w:t>
            </w:r>
            <w:proofErr w:type="gramStart"/>
            <w:r w:rsidRPr="009713C6">
              <w:rPr>
                <w:b w:val="0"/>
                <w:bCs/>
                <w:color w:val="FF0000"/>
                <w:sz w:val="19"/>
                <w:szCs w:val="19"/>
              </w:rPr>
              <w:t>x</w:t>
            </w:r>
            <w:r w:rsidRPr="009713C6">
              <w:rPr>
                <w:b w:val="0"/>
                <w:bCs/>
                <w:color w:val="0000FF"/>
                <w:sz w:val="19"/>
                <w:szCs w:val="19"/>
              </w:rPr>
              <w:t>:</w:t>
            </w:r>
            <w:r w:rsidRPr="009713C6">
              <w:rPr>
                <w:b w:val="0"/>
                <w:bCs/>
                <w:color w:val="FF0000"/>
                <w:sz w:val="19"/>
                <w:szCs w:val="19"/>
              </w:rPr>
              <w:t>Name</w:t>
            </w:r>
            <w:proofErr w:type="gramEnd"/>
            <w:r w:rsidRPr="009713C6">
              <w:rPr>
                <w:b w:val="0"/>
                <w:bCs/>
                <w:color w:val="0000FF"/>
                <w:sz w:val="19"/>
                <w:szCs w:val="19"/>
              </w:rPr>
              <w:t>="MainScrollViewer"</w:t>
            </w:r>
            <w:r w:rsidRPr="009713C6">
              <w:rPr>
                <w:b w:val="0"/>
                <w:bCs/>
                <w:color w:val="FF0000"/>
                <w:sz w:val="19"/>
                <w:szCs w:val="19"/>
              </w:rPr>
              <w:t xml:space="preserve"> </w:t>
            </w:r>
            <w:proofErr w:type="spellStart"/>
            <w:r w:rsidRPr="009713C6">
              <w:rPr>
                <w:b w:val="0"/>
                <w:bCs/>
                <w:color w:val="FF0000"/>
                <w:sz w:val="19"/>
                <w:szCs w:val="19"/>
              </w:rPr>
              <w:t>Grid.Column</w:t>
            </w:r>
            <w:proofErr w:type="spellEnd"/>
            <w:r w:rsidRPr="009713C6">
              <w:rPr>
                <w:b w:val="0"/>
                <w:bCs/>
                <w:color w:val="0000FF"/>
                <w:sz w:val="19"/>
                <w:szCs w:val="19"/>
              </w:rPr>
              <w:t>="1"</w:t>
            </w:r>
            <w:r w:rsidRPr="009713C6">
              <w:rPr>
                <w:b w:val="0"/>
                <w:bCs/>
                <w:color w:val="FF0000"/>
                <w:sz w:val="19"/>
                <w:szCs w:val="19"/>
              </w:rPr>
              <w:t xml:space="preserve"> </w:t>
            </w:r>
            <w:proofErr w:type="spellStart"/>
            <w:r w:rsidRPr="009713C6">
              <w:rPr>
                <w:b w:val="0"/>
                <w:bCs/>
                <w:color w:val="FF0000"/>
                <w:sz w:val="19"/>
                <w:szCs w:val="19"/>
              </w:rPr>
              <w:t>VerticalScrollBarVisibility</w:t>
            </w:r>
            <w:proofErr w:type="spellEnd"/>
            <w:r w:rsidRPr="009713C6">
              <w:rPr>
                <w:b w:val="0"/>
                <w:bCs/>
                <w:color w:val="0000FF"/>
                <w:sz w:val="19"/>
                <w:szCs w:val="19"/>
              </w:rPr>
              <w:t>="Visible"</w:t>
            </w:r>
            <w:r w:rsidRPr="009713C6">
              <w:rPr>
                <w:b w:val="0"/>
                <w:bCs/>
                <w:color w:val="FF0000"/>
                <w:sz w:val="19"/>
                <w:szCs w:val="19"/>
              </w:rPr>
              <w:t xml:space="preserve"> </w:t>
            </w:r>
            <w:proofErr w:type="spellStart"/>
            <w:r w:rsidRPr="009713C6">
              <w:rPr>
                <w:b w:val="0"/>
                <w:bCs/>
                <w:color w:val="FF0000"/>
                <w:sz w:val="19"/>
                <w:szCs w:val="19"/>
              </w:rPr>
              <w:t>HorizontalScrollBarVisibility</w:t>
            </w:r>
            <w:proofErr w:type="spellEnd"/>
            <w:r w:rsidRPr="009713C6">
              <w:rPr>
                <w:b w:val="0"/>
                <w:bCs/>
                <w:color w:val="0000FF"/>
                <w:sz w:val="19"/>
                <w:szCs w:val="19"/>
              </w:rPr>
              <w:t>="Visible"</w:t>
            </w:r>
            <w:r w:rsidRPr="009713C6">
              <w:rPr>
                <w:b w:val="0"/>
                <w:bCs/>
                <w:color w:val="FF0000"/>
                <w:sz w:val="19"/>
                <w:szCs w:val="19"/>
              </w:rPr>
              <w:t xml:space="preserve"> Background</w:t>
            </w:r>
            <w:r w:rsidRPr="009713C6">
              <w:rPr>
                <w:b w:val="0"/>
                <w:bCs/>
                <w:color w:val="0000FF"/>
                <w:sz w:val="19"/>
                <w:szCs w:val="19"/>
              </w:rPr>
              <w:t>="{</w:t>
            </w:r>
            <w:proofErr w:type="spellStart"/>
            <w:r w:rsidRPr="009713C6">
              <w:rPr>
                <w:b w:val="0"/>
                <w:bCs/>
                <w:color w:val="A31515"/>
                <w:sz w:val="19"/>
                <w:szCs w:val="19"/>
              </w:rPr>
              <w:t>DynamicResource</w:t>
            </w:r>
            <w:proofErr w:type="spellEnd"/>
            <w:r w:rsidRPr="009713C6">
              <w:rPr>
                <w:b w:val="0"/>
                <w:bCs/>
                <w:color w:val="0000FF"/>
                <w:sz w:val="19"/>
                <w:szCs w:val="19"/>
              </w:rPr>
              <w:t xml:space="preserve"> {</w:t>
            </w:r>
            <w:proofErr w:type="spellStart"/>
            <w:r w:rsidRPr="009713C6">
              <w:rPr>
                <w:b w:val="0"/>
                <w:bCs/>
                <w:color w:val="A31515"/>
                <w:sz w:val="19"/>
                <w:szCs w:val="19"/>
              </w:rPr>
              <w:t>x</w:t>
            </w:r>
            <w:r w:rsidRPr="009713C6">
              <w:rPr>
                <w:b w:val="0"/>
                <w:bCs/>
                <w:color w:val="0000FF"/>
                <w:sz w:val="19"/>
                <w:szCs w:val="19"/>
              </w:rPr>
              <w:t>:</w:t>
            </w:r>
            <w:r w:rsidRPr="009713C6">
              <w:rPr>
                <w:b w:val="0"/>
                <w:bCs/>
                <w:color w:val="A31515"/>
                <w:sz w:val="19"/>
                <w:szCs w:val="19"/>
              </w:rPr>
              <w:t>Static</w:t>
            </w:r>
            <w:proofErr w:type="spellEnd"/>
            <w:r w:rsidRPr="009713C6">
              <w:rPr>
                <w:b w:val="0"/>
                <w:bCs/>
                <w:color w:val="FF0000"/>
                <w:sz w:val="19"/>
                <w:szCs w:val="19"/>
              </w:rPr>
              <w:t xml:space="preserve"> </w:t>
            </w:r>
            <w:proofErr w:type="spellStart"/>
            <w:r w:rsidRPr="009713C6">
              <w:rPr>
                <w:b w:val="0"/>
                <w:bCs/>
                <w:color w:val="FF0000"/>
                <w:sz w:val="19"/>
                <w:szCs w:val="19"/>
              </w:rPr>
              <w:t>SystemColors</w:t>
            </w:r>
            <w:r w:rsidRPr="009713C6">
              <w:rPr>
                <w:b w:val="0"/>
                <w:bCs/>
                <w:color w:val="0000FF"/>
                <w:sz w:val="19"/>
                <w:szCs w:val="19"/>
              </w:rPr>
              <w:t>.HighlightBrushKey</w:t>
            </w:r>
            <w:proofErr w:type="spellEnd"/>
            <w:r w:rsidRPr="009713C6">
              <w:rPr>
                <w:b w:val="0"/>
                <w:bCs/>
                <w:color w:val="0000FF"/>
                <w:sz w:val="19"/>
                <w:szCs w:val="19"/>
              </w:rPr>
              <w:t>}}"</w:t>
            </w:r>
            <w:r w:rsidRPr="009713C6">
              <w:rPr>
                <w:b w:val="0"/>
                <w:bCs/>
                <w:color w:val="FF0000"/>
                <w:sz w:val="19"/>
                <w:szCs w:val="19"/>
              </w:rPr>
              <w:t xml:space="preserve"> Margin</w:t>
            </w:r>
            <w:r w:rsidRPr="009713C6">
              <w:rPr>
                <w:b w:val="0"/>
                <w:bCs/>
                <w:color w:val="0000FF"/>
                <w:sz w:val="19"/>
                <w:szCs w:val="19"/>
              </w:rPr>
              <w:t>="0,18,0,0"&gt;</w:t>
            </w:r>
          </w:p>
        </w:tc>
        <w:tc>
          <w:tcPr>
            <w:tcW w:w="3429" w:type="dxa"/>
            <w:vAlign w:val="center"/>
            <w:tcPrChange w:id="1112" w:author="HIKARI" w:date="2019-11-08T23:03:00Z">
              <w:tcPr>
                <w:tcW w:w="3429" w:type="dxa"/>
              </w:tcPr>
            </w:tcPrChange>
          </w:tcPr>
          <w:p w14:paraId="69BB96CD" w14:textId="3C6BFADA" w:rsidR="00481971" w:rsidRPr="00CE6699" w:rsidRDefault="009713C6">
            <w:pPr>
              <w:spacing w:beforeLines="60" w:before="144" w:afterLines="60" w:after="144" w:line="360" w:lineRule="auto"/>
              <w:jc w:val="both"/>
              <w:rPr>
                <w:b w:val="0"/>
                <w:bCs/>
                <w:szCs w:val="26"/>
              </w:rPr>
              <w:pPrChange w:id="1113" w:author="HIKARI" w:date="2019-11-08T23:04:00Z">
                <w:pPr>
                  <w:spacing w:after="120" w:line="360" w:lineRule="auto"/>
                  <w:jc w:val="both"/>
                </w:pPr>
              </w:pPrChange>
            </w:pPr>
            <w:proofErr w:type="spellStart"/>
            <w:r>
              <w:rPr>
                <w:b w:val="0"/>
                <w:bCs/>
                <w:szCs w:val="26"/>
              </w:rPr>
              <w:t>Tạo</w:t>
            </w:r>
            <w:proofErr w:type="spellEnd"/>
            <w:r>
              <w:rPr>
                <w:b w:val="0"/>
                <w:bCs/>
                <w:szCs w:val="26"/>
              </w:rPr>
              <w:t xml:space="preserve"> </w:t>
            </w:r>
            <w:proofErr w:type="spellStart"/>
            <w:r>
              <w:rPr>
                <w:b w:val="0"/>
                <w:bCs/>
                <w:szCs w:val="26"/>
              </w:rPr>
              <w:t>khung</w:t>
            </w:r>
            <w:proofErr w:type="spellEnd"/>
            <w:r>
              <w:rPr>
                <w:b w:val="0"/>
                <w:bCs/>
                <w:szCs w:val="26"/>
              </w:rPr>
              <w:t xml:space="preserve"> </w:t>
            </w:r>
            <w:proofErr w:type="spellStart"/>
            <w:r>
              <w:rPr>
                <w:b w:val="0"/>
                <w:bCs/>
                <w:szCs w:val="26"/>
              </w:rPr>
              <w:t>nhìn</w:t>
            </w:r>
            <w:proofErr w:type="spellEnd"/>
            <w:r>
              <w:rPr>
                <w:b w:val="0"/>
                <w:bCs/>
                <w:szCs w:val="26"/>
              </w:rPr>
              <w:t xml:space="preserve"> </w:t>
            </w:r>
            <w:proofErr w:type="spellStart"/>
            <w:r>
              <w:rPr>
                <w:b w:val="0"/>
                <w:bCs/>
                <w:szCs w:val="26"/>
              </w:rPr>
              <w:t>có</w:t>
            </w:r>
            <w:proofErr w:type="spellEnd"/>
            <w:r>
              <w:rPr>
                <w:b w:val="0"/>
                <w:bCs/>
                <w:szCs w:val="26"/>
              </w:rPr>
              <w:t xml:space="preserve"> </w:t>
            </w:r>
            <w:proofErr w:type="spellStart"/>
            <w:r>
              <w:rPr>
                <w:b w:val="0"/>
                <w:bCs/>
                <w:szCs w:val="26"/>
              </w:rPr>
              <w:t>kích</w:t>
            </w:r>
            <w:proofErr w:type="spellEnd"/>
            <w:r>
              <w:rPr>
                <w:b w:val="0"/>
                <w:bCs/>
                <w:szCs w:val="26"/>
              </w:rPr>
              <w:t xml:space="preserve"> </w:t>
            </w:r>
            <w:proofErr w:type="spellStart"/>
            <w:r>
              <w:rPr>
                <w:b w:val="0"/>
                <w:bCs/>
                <w:szCs w:val="26"/>
              </w:rPr>
              <w:t>thước</w:t>
            </w:r>
            <w:proofErr w:type="spellEnd"/>
            <w:r>
              <w:rPr>
                <w:b w:val="0"/>
                <w:bCs/>
                <w:szCs w:val="26"/>
              </w:rPr>
              <w:t xml:space="preserve"> 886x683 px </w:t>
            </w:r>
            <w:proofErr w:type="spellStart"/>
            <w:r>
              <w:rPr>
                <w:b w:val="0"/>
                <w:bCs/>
                <w:szCs w:val="26"/>
              </w:rPr>
              <w:t>cho</w:t>
            </w:r>
            <w:proofErr w:type="spellEnd"/>
            <w:r>
              <w:rPr>
                <w:b w:val="0"/>
                <w:bCs/>
                <w:szCs w:val="26"/>
              </w:rPr>
              <w:t xml:space="preserve"> </w:t>
            </w:r>
            <w:proofErr w:type="spellStart"/>
            <w:r>
              <w:rPr>
                <w:b w:val="0"/>
                <w:bCs/>
                <w:szCs w:val="26"/>
              </w:rPr>
              <w:t>MainCanvas</w:t>
            </w:r>
            <w:proofErr w:type="spellEnd"/>
            <w:r>
              <w:rPr>
                <w:b w:val="0"/>
                <w:bCs/>
                <w:szCs w:val="26"/>
              </w:rPr>
              <w:t xml:space="preserve">. </w:t>
            </w:r>
            <w:proofErr w:type="spellStart"/>
            <w:r>
              <w:rPr>
                <w:b w:val="0"/>
                <w:bCs/>
                <w:szCs w:val="26"/>
              </w:rPr>
              <w:t>Khung</w:t>
            </w:r>
            <w:proofErr w:type="spellEnd"/>
            <w:r>
              <w:rPr>
                <w:b w:val="0"/>
                <w:bCs/>
                <w:szCs w:val="26"/>
              </w:rPr>
              <w:t xml:space="preserve"> </w:t>
            </w:r>
            <w:proofErr w:type="spellStart"/>
            <w:r>
              <w:rPr>
                <w:b w:val="0"/>
                <w:bCs/>
                <w:szCs w:val="26"/>
              </w:rPr>
              <w:t>nhìn</w:t>
            </w:r>
            <w:proofErr w:type="spellEnd"/>
            <w:r>
              <w:rPr>
                <w:b w:val="0"/>
                <w:bCs/>
                <w:szCs w:val="26"/>
              </w:rPr>
              <w:t xml:space="preserve"> </w:t>
            </w:r>
            <w:proofErr w:type="spellStart"/>
            <w:r>
              <w:rPr>
                <w:b w:val="0"/>
                <w:bCs/>
                <w:szCs w:val="26"/>
              </w:rPr>
              <w:t>này</w:t>
            </w:r>
            <w:proofErr w:type="spellEnd"/>
            <w:r>
              <w:rPr>
                <w:b w:val="0"/>
                <w:bCs/>
                <w:szCs w:val="26"/>
              </w:rPr>
              <w:t xml:space="preserve"> </w:t>
            </w:r>
            <w:proofErr w:type="spellStart"/>
            <w:r>
              <w:rPr>
                <w:b w:val="0"/>
                <w:bCs/>
                <w:szCs w:val="26"/>
              </w:rPr>
              <w:t>có</w:t>
            </w:r>
            <w:proofErr w:type="spellEnd"/>
            <w:r>
              <w:rPr>
                <w:b w:val="0"/>
                <w:bCs/>
                <w:szCs w:val="26"/>
              </w:rPr>
              <w:t xml:space="preserve"> </w:t>
            </w:r>
            <w:proofErr w:type="spellStart"/>
            <w:r>
              <w:rPr>
                <w:b w:val="0"/>
                <w:bCs/>
                <w:szCs w:val="26"/>
              </w:rPr>
              <w:t>thể</w:t>
            </w:r>
            <w:proofErr w:type="spellEnd"/>
            <w:r>
              <w:rPr>
                <w:b w:val="0"/>
                <w:bCs/>
                <w:szCs w:val="26"/>
              </w:rPr>
              <w:t xml:space="preserve"> </w:t>
            </w:r>
            <w:proofErr w:type="spellStart"/>
            <w:r>
              <w:rPr>
                <w:b w:val="0"/>
                <w:bCs/>
                <w:szCs w:val="26"/>
              </w:rPr>
              <w:t>dịch</w:t>
            </w:r>
            <w:proofErr w:type="spellEnd"/>
            <w:r>
              <w:rPr>
                <w:b w:val="0"/>
                <w:bCs/>
                <w:szCs w:val="26"/>
              </w:rPr>
              <w:t xml:space="preserve"> </w:t>
            </w:r>
            <w:proofErr w:type="spellStart"/>
            <w:r>
              <w:rPr>
                <w:b w:val="0"/>
                <w:bCs/>
                <w:szCs w:val="26"/>
              </w:rPr>
              <w:t>chuyển</w:t>
            </w:r>
            <w:proofErr w:type="spellEnd"/>
            <w:r>
              <w:rPr>
                <w:b w:val="0"/>
                <w:bCs/>
                <w:szCs w:val="26"/>
              </w:rPr>
              <w:t xml:space="preserve"> </w:t>
            </w:r>
            <w:proofErr w:type="spellStart"/>
            <w:r>
              <w:rPr>
                <w:b w:val="0"/>
                <w:bCs/>
                <w:szCs w:val="26"/>
              </w:rPr>
              <w:t>được</w:t>
            </w:r>
            <w:proofErr w:type="spellEnd"/>
            <w:r>
              <w:rPr>
                <w:b w:val="0"/>
                <w:bCs/>
                <w:szCs w:val="26"/>
              </w:rPr>
              <w:t xml:space="preserve"> </w:t>
            </w:r>
            <w:proofErr w:type="spellStart"/>
            <w:r>
              <w:rPr>
                <w:b w:val="0"/>
                <w:bCs/>
                <w:szCs w:val="26"/>
              </w:rPr>
              <w:t>trong</w:t>
            </w:r>
            <w:proofErr w:type="spellEnd"/>
            <w:r>
              <w:rPr>
                <w:b w:val="0"/>
                <w:bCs/>
                <w:szCs w:val="26"/>
              </w:rPr>
              <w:t xml:space="preserve"> </w:t>
            </w:r>
            <w:proofErr w:type="spellStart"/>
            <w:r>
              <w:rPr>
                <w:b w:val="0"/>
                <w:bCs/>
                <w:szCs w:val="26"/>
              </w:rPr>
              <w:t>vùng</w:t>
            </w:r>
            <w:proofErr w:type="spellEnd"/>
            <w:r>
              <w:rPr>
                <w:b w:val="0"/>
                <w:bCs/>
                <w:szCs w:val="26"/>
              </w:rPr>
              <w:t xml:space="preserve"> Canvas </w:t>
            </w:r>
            <w:proofErr w:type="spellStart"/>
            <w:r>
              <w:rPr>
                <w:b w:val="0"/>
                <w:bCs/>
                <w:szCs w:val="26"/>
              </w:rPr>
              <w:t>bằng</w:t>
            </w:r>
            <w:proofErr w:type="spellEnd"/>
            <w:r>
              <w:rPr>
                <w:b w:val="0"/>
                <w:bCs/>
                <w:szCs w:val="26"/>
              </w:rPr>
              <w:t xml:space="preserve"> </w:t>
            </w:r>
            <w:proofErr w:type="spellStart"/>
            <w:r>
              <w:rPr>
                <w:b w:val="0"/>
                <w:bCs/>
                <w:szCs w:val="26"/>
              </w:rPr>
              <w:t>hai</w:t>
            </w:r>
            <w:proofErr w:type="spellEnd"/>
            <w:r>
              <w:rPr>
                <w:b w:val="0"/>
                <w:bCs/>
                <w:szCs w:val="26"/>
              </w:rPr>
              <w:t xml:space="preserve"> </w:t>
            </w:r>
            <w:proofErr w:type="spellStart"/>
            <w:r>
              <w:rPr>
                <w:b w:val="0"/>
                <w:bCs/>
                <w:szCs w:val="26"/>
              </w:rPr>
              <w:t>thanh</w:t>
            </w:r>
            <w:proofErr w:type="spellEnd"/>
            <w:r>
              <w:rPr>
                <w:b w:val="0"/>
                <w:bCs/>
                <w:szCs w:val="26"/>
              </w:rPr>
              <w:t xml:space="preserve"> </w:t>
            </w:r>
            <w:proofErr w:type="spellStart"/>
            <w:r>
              <w:rPr>
                <w:b w:val="0"/>
                <w:bCs/>
                <w:szCs w:val="26"/>
              </w:rPr>
              <w:t>cuộn</w:t>
            </w:r>
            <w:proofErr w:type="spellEnd"/>
            <w:r>
              <w:rPr>
                <w:b w:val="0"/>
                <w:bCs/>
                <w:szCs w:val="26"/>
              </w:rPr>
              <w:t xml:space="preserve"> </w:t>
            </w:r>
            <w:proofErr w:type="spellStart"/>
            <w:r>
              <w:rPr>
                <w:b w:val="0"/>
                <w:bCs/>
                <w:szCs w:val="26"/>
              </w:rPr>
              <w:t>dọc</w:t>
            </w:r>
            <w:proofErr w:type="spellEnd"/>
            <w:r>
              <w:rPr>
                <w:b w:val="0"/>
                <w:bCs/>
                <w:szCs w:val="26"/>
              </w:rPr>
              <w:t xml:space="preserve"> </w:t>
            </w:r>
            <w:proofErr w:type="spellStart"/>
            <w:r>
              <w:rPr>
                <w:b w:val="0"/>
                <w:bCs/>
                <w:szCs w:val="26"/>
              </w:rPr>
              <w:t>và</w:t>
            </w:r>
            <w:proofErr w:type="spellEnd"/>
            <w:r>
              <w:rPr>
                <w:b w:val="0"/>
                <w:bCs/>
                <w:szCs w:val="26"/>
              </w:rPr>
              <w:t xml:space="preserve"> </w:t>
            </w:r>
            <w:proofErr w:type="spellStart"/>
            <w:r>
              <w:rPr>
                <w:b w:val="0"/>
                <w:bCs/>
                <w:szCs w:val="26"/>
              </w:rPr>
              <w:t>ngang</w:t>
            </w:r>
            <w:proofErr w:type="spellEnd"/>
            <w:ins w:id="1114" w:author="HIKARI" w:date="2019-11-08T23:04:00Z">
              <w:r w:rsidR="000A1F2E">
                <w:rPr>
                  <w:b w:val="0"/>
                  <w:bCs/>
                  <w:szCs w:val="26"/>
                </w:rPr>
                <w:t>.</w:t>
              </w:r>
            </w:ins>
          </w:p>
        </w:tc>
      </w:tr>
      <w:tr w:rsidR="009713C6" w:rsidRPr="0076613B" w14:paraId="5AEC6FF1" w14:textId="77777777" w:rsidTr="000A1F2E">
        <w:trPr>
          <w:trHeight w:val="348"/>
          <w:trPrChange w:id="1115" w:author="HIKARI" w:date="2019-11-08T23:03:00Z">
            <w:trPr>
              <w:trHeight w:val="348"/>
            </w:trPr>
          </w:trPrChange>
        </w:trPr>
        <w:tc>
          <w:tcPr>
            <w:tcW w:w="563" w:type="dxa"/>
            <w:tcPrChange w:id="1116" w:author="HIKARI" w:date="2019-11-08T23:03:00Z">
              <w:tcPr>
                <w:tcW w:w="563" w:type="dxa"/>
              </w:tcPr>
            </w:tcPrChange>
          </w:tcPr>
          <w:p w14:paraId="07654D14" w14:textId="69BFD5F2" w:rsidR="00481971" w:rsidRPr="00CE6699" w:rsidRDefault="00481971">
            <w:pPr>
              <w:spacing w:beforeLines="60" w:before="144" w:afterLines="60" w:after="144" w:line="360" w:lineRule="auto"/>
              <w:jc w:val="center"/>
              <w:rPr>
                <w:b w:val="0"/>
                <w:bCs/>
                <w:szCs w:val="26"/>
              </w:rPr>
              <w:pPrChange w:id="1117" w:author="HIKARI" w:date="2019-11-08T23:03:00Z">
                <w:pPr>
                  <w:jc w:val="center"/>
                </w:pPr>
              </w:pPrChange>
            </w:pPr>
            <w:r w:rsidRPr="00CE6699">
              <w:rPr>
                <w:b w:val="0"/>
                <w:bCs/>
                <w:szCs w:val="26"/>
              </w:rPr>
              <w:t>5</w:t>
            </w:r>
          </w:p>
        </w:tc>
        <w:tc>
          <w:tcPr>
            <w:tcW w:w="1594" w:type="dxa"/>
            <w:vAlign w:val="center"/>
            <w:tcPrChange w:id="1118" w:author="HIKARI" w:date="2019-11-08T23:03:00Z">
              <w:tcPr>
                <w:tcW w:w="1594" w:type="dxa"/>
              </w:tcPr>
            </w:tcPrChange>
          </w:tcPr>
          <w:p w14:paraId="3EA8050C" w14:textId="155CC90E" w:rsidR="008844C8" w:rsidRDefault="008844C8">
            <w:pPr>
              <w:spacing w:beforeLines="60" w:before="144" w:afterLines="60" w:after="144" w:line="360" w:lineRule="auto"/>
              <w:rPr>
                <w:b w:val="0"/>
                <w:bCs/>
                <w:szCs w:val="26"/>
              </w:rPr>
              <w:pPrChange w:id="1119" w:author="HIKARI" w:date="2019-11-08T23:03:00Z">
                <w:pPr/>
              </w:pPrChange>
            </w:pPr>
            <w:proofErr w:type="spellStart"/>
            <w:r w:rsidRPr="008844C8">
              <w:rPr>
                <w:b w:val="0"/>
                <w:bCs/>
                <w:szCs w:val="26"/>
              </w:rPr>
              <w:t>SlideMenu</w:t>
            </w:r>
            <w:proofErr w:type="spellEnd"/>
            <w:r>
              <w:rPr>
                <w:b w:val="0"/>
                <w:bCs/>
                <w:szCs w:val="26"/>
              </w:rPr>
              <w:t>_</w:t>
            </w:r>
          </w:p>
          <w:p w14:paraId="544AB136" w14:textId="508FFB49" w:rsidR="00481971" w:rsidRPr="008844C8" w:rsidRDefault="008844C8">
            <w:pPr>
              <w:spacing w:beforeLines="60" w:before="144" w:afterLines="60" w:after="144" w:line="360" w:lineRule="auto"/>
              <w:rPr>
                <w:b w:val="0"/>
                <w:bCs/>
                <w:szCs w:val="26"/>
              </w:rPr>
              <w:pPrChange w:id="1120" w:author="HIKARI" w:date="2019-11-08T23:03:00Z">
                <w:pPr/>
              </w:pPrChange>
            </w:pPr>
            <w:proofErr w:type="spellStart"/>
            <w:r w:rsidRPr="008844C8">
              <w:rPr>
                <w:b w:val="0"/>
                <w:bCs/>
                <w:szCs w:val="26"/>
              </w:rPr>
              <w:t>StackPanel</w:t>
            </w:r>
            <w:proofErr w:type="spellEnd"/>
          </w:p>
        </w:tc>
        <w:tc>
          <w:tcPr>
            <w:tcW w:w="1617" w:type="dxa"/>
            <w:vAlign w:val="center"/>
            <w:tcPrChange w:id="1121" w:author="HIKARI" w:date="2019-11-08T23:03:00Z">
              <w:tcPr>
                <w:tcW w:w="1617" w:type="dxa"/>
              </w:tcPr>
            </w:tcPrChange>
          </w:tcPr>
          <w:p w14:paraId="507D4041" w14:textId="3FF63449" w:rsidR="00481971" w:rsidRPr="00CE6699" w:rsidRDefault="008844C8">
            <w:pPr>
              <w:spacing w:beforeLines="60" w:before="144" w:afterLines="60" w:after="144" w:line="360" w:lineRule="auto"/>
              <w:jc w:val="center"/>
              <w:rPr>
                <w:b w:val="0"/>
                <w:bCs/>
                <w:szCs w:val="26"/>
              </w:rPr>
              <w:pPrChange w:id="1122" w:author="HIKARI" w:date="2019-11-08T23:03:00Z">
                <w:pPr/>
              </w:pPrChange>
            </w:pPr>
            <w:proofErr w:type="spellStart"/>
            <w:r>
              <w:rPr>
                <w:b w:val="0"/>
                <w:bCs/>
                <w:szCs w:val="26"/>
              </w:rPr>
              <w:t>StackPanel</w:t>
            </w:r>
            <w:proofErr w:type="spellEnd"/>
          </w:p>
        </w:tc>
        <w:tc>
          <w:tcPr>
            <w:tcW w:w="3846" w:type="dxa"/>
            <w:tcPrChange w:id="1123" w:author="HIKARI" w:date="2019-11-08T23:03:00Z">
              <w:tcPr>
                <w:tcW w:w="3846" w:type="dxa"/>
              </w:tcPr>
            </w:tcPrChange>
          </w:tcPr>
          <w:p w14:paraId="7016DD12" w14:textId="6A7A41B6" w:rsidR="00481971" w:rsidRPr="008844C8" w:rsidRDefault="008844C8">
            <w:pPr>
              <w:spacing w:beforeLines="60" w:before="144" w:afterLines="60" w:after="144" w:line="360" w:lineRule="auto"/>
              <w:rPr>
                <w:b w:val="0"/>
                <w:bCs/>
                <w:szCs w:val="26"/>
              </w:rPr>
              <w:pPrChange w:id="1124" w:author="HIKARI" w:date="2019-11-08T23:03:00Z">
                <w:pPr>
                  <w:spacing w:after="120"/>
                </w:pPr>
              </w:pPrChange>
            </w:pPr>
            <w:r w:rsidRPr="008844C8">
              <w:rPr>
                <w:b w:val="0"/>
                <w:bCs/>
                <w:color w:val="0000FF"/>
                <w:sz w:val="19"/>
                <w:szCs w:val="19"/>
              </w:rPr>
              <w:t>&lt;</w:t>
            </w:r>
            <w:proofErr w:type="spellStart"/>
            <w:r w:rsidRPr="008844C8">
              <w:rPr>
                <w:b w:val="0"/>
                <w:bCs/>
                <w:color w:val="A31515"/>
                <w:sz w:val="19"/>
                <w:szCs w:val="19"/>
              </w:rPr>
              <w:t>StackPanel</w:t>
            </w:r>
            <w:proofErr w:type="spellEnd"/>
            <w:r w:rsidRPr="008844C8">
              <w:rPr>
                <w:b w:val="0"/>
                <w:bCs/>
                <w:color w:val="FF0000"/>
                <w:sz w:val="19"/>
                <w:szCs w:val="19"/>
              </w:rPr>
              <w:t xml:space="preserve"> </w:t>
            </w:r>
            <w:proofErr w:type="spellStart"/>
            <w:r w:rsidRPr="008844C8">
              <w:rPr>
                <w:b w:val="0"/>
                <w:bCs/>
                <w:color w:val="FF0000"/>
                <w:sz w:val="19"/>
                <w:szCs w:val="19"/>
              </w:rPr>
              <w:t>Grid.Column</w:t>
            </w:r>
            <w:proofErr w:type="spellEnd"/>
            <w:r w:rsidRPr="008844C8">
              <w:rPr>
                <w:b w:val="0"/>
                <w:bCs/>
                <w:color w:val="0000FF"/>
                <w:sz w:val="19"/>
                <w:szCs w:val="19"/>
              </w:rPr>
              <w:t>="1"</w:t>
            </w:r>
            <w:r w:rsidRPr="008844C8">
              <w:rPr>
                <w:b w:val="0"/>
                <w:bCs/>
                <w:color w:val="FF0000"/>
                <w:sz w:val="19"/>
                <w:szCs w:val="19"/>
              </w:rPr>
              <w:t xml:space="preserve"> </w:t>
            </w:r>
            <w:proofErr w:type="spellStart"/>
            <w:r w:rsidRPr="008844C8">
              <w:rPr>
                <w:b w:val="0"/>
                <w:bCs/>
                <w:color w:val="FF0000"/>
                <w:sz w:val="19"/>
                <w:szCs w:val="19"/>
              </w:rPr>
              <w:t>Panel.ZIndex</w:t>
            </w:r>
            <w:proofErr w:type="spellEnd"/>
            <w:r w:rsidRPr="008844C8">
              <w:rPr>
                <w:b w:val="0"/>
                <w:bCs/>
                <w:color w:val="0000FF"/>
                <w:sz w:val="19"/>
                <w:szCs w:val="19"/>
              </w:rPr>
              <w:t>="2"</w:t>
            </w:r>
            <w:r w:rsidRPr="008844C8">
              <w:rPr>
                <w:b w:val="0"/>
                <w:bCs/>
                <w:color w:val="FF0000"/>
                <w:sz w:val="19"/>
                <w:szCs w:val="19"/>
              </w:rPr>
              <w:t xml:space="preserve"> Name</w:t>
            </w:r>
            <w:r w:rsidRPr="008844C8">
              <w:rPr>
                <w:b w:val="0"/>
                <w:bCs/>
                <w:color w:val="0000FF"/>
                <w:sz w:val="19"/>
                <w:szCs w:val="19"/>
              </w:rPr>
              <w:t>="</w:t>
            </w:r>
            <w:proofErr w:type="spellStart"/>
            <w:r w:rsidRPr="008844C8">
              <w:rPr>
                <w:b w:val="0"/>
                <w:bCs/>
                <w:color w:val="0000FF"/>
                <w:sz w:val="19"/>
                <w:szCs w:val="19"/>
              </w:rPr>
              <w:t>SlideMenu_StackPanel</w:t>
            </w:r>
            <w:proofErr w:type="spellEnd"/>
            <w:r w:rsidRPr="008844C8">
              <w:rPr>
                <w:b w:val="0"/>
                <w:bCs/>
                <w:color w:val="0000FF"/>
                <w:sz w:val="19"/>
                <w:szCs w:val="19"/>
              </w:rPr>
              <w:t>"</w:t>
            </w:r>
            <w:r w:rsidRPr="008844C8">
              <w:rPr>
                <w:b w:val="0"/>
                <w:bCs/>
                <w:color w:val="FF0000"/>
                <w:sz w:val="19"/>
                <w:szCs w:val="19"/>
              </w:rPr>
              <w:t xml:space="preserve"> Orientation</w:t>
            </w:r>
            <w:r w:rsidRPr="008844C8">
              <w:rPr>
                <w:b w:val="0"/>
                <w:bCs/>
                <w:color w:val="0000FF"/>
                <w:sz w:val="19"/>
                <w:szCs w:val="19"/>
              </w:rPr>
              <w:t>="Horizontal"</w:t>
            </w:r>
            <w:r w:rsidRPr="008844C8">
              <w:rPr>
                <w:b w:val="0"/>
                <w:bCs/>
                <w:color w:val="FF0000"/>
                <w:sz w:val="19"/>
                <w:szCs w:val="19"/>
              </w:rPr>
              <w:t xml:space="preserve"> Width</w:t>
            </w:r>
            <w:r w:rsidRPr="008844C8">
              <w:rPr>
                <w:b w:val="0"/>
                <w:bCs/>
                <w:color w:val="0000FF"/>
                <w:sz w:val="19"/>
                <w:szCs w:val="19"/>
              </w:rPr>
              <w:t>="250"</w:t>
            </w:r>
            <w:r w:rsidRPr="008844C8">
              <w:rPr>
                <w:b w:val="0"/>
                <w:bCs/>
                <w:color w:val="FF0000"/>
                <w:sz w:val="19"/>
                <w:szCs w:val="19"/>
              </w:rPr>
              <w:t xml:space="preserve"> </w:t>
            </w:r>
            <w:proofErr w:type="spellStart"/>
            <w:r w:rsidRPr="008844C8">
              <w:rPr>
                <w:b w:val="0"/>
                <w:bCs/>
                <w:color w:val="FF0000"/>
                <w:sz w:val="19"/>
                <w:szCs w:val="19"/>
              </w:rPr>
              <w:t>HorizontalAlignment</w:t>
            </w:r>
            <w:proofErr w:type="spellEnd"/>
            <w:r w:rsidRPr="008844C8">
              <w:rPr>
                <w:b w:val="0"/>
                <w:bCs/>
                <w:color w:val="0000FF"/>
                <w:sz w:val="19"/>
                <w:szCs w:val="19"/>
              </w:rPr>
              <w:t>="Right"</w:t>
            </w:r>
            <w:r w:rsidRPr="008844C8">
              <w:rPr>
                <w:b w:val="0"/>
                <w:bCs/>
                <w:color w:val="FF0000"/>
                <w:sz w:val="19"/>
                <w:szCs w:val="19"/>
              </w:rPr>
              <w:t xml:space="preserve"> Margin</w:t>
            </w:r>
            <w:r w:rsidRPr="008844C8">
              <w:rPr>
                <w:b w:val="0"/>
                <w:bCs/>
                <w:color w:val="0000FF"/>
                <w:sz w:val="19"/>
                <w:szCs w:val="19"/>
              </w:rPr>
              <w:t>="0,</w:t>
            </w:r>
            <w:proofErr w:type="gramStart"/>
            <w:r w:rsidRPr="008844C8">
              <w:rPr>
                <w:b w:val="0"/>
                <w:bCs/>
                <w:color w:val="0000FF"/>
                <w:sz w:val="19"/>
                <w:szCs w:val="19"/>
              </w:rPr>
              <w:t>18,-</w:t>
            </w:r>
            <w:proofErr w:type="gramEnd"/>
            <w:r w:rsidRPr="008844C8">
              <w:rPr>
                <w:b w:val="0"/>
                <w:bCs/>
                <w:color w:val="0000FF"/>
                <w:sz w:val="19"/>
                <w:szCs w:val="19"/>
              </w:rPr>
              <w:t>250,0"&gt;</w:t>
            </w:r>
          </w:p>
        </w:tc>
        <w:tc>
          <w:tcPr>
            <w:tcW w:w="3429" w:type="dxa"/>
            <w:vAlign w:val="center"/>
            <w:tcPrChange w:id="1125" w:author="HIKARI" w:date="2019-11-08T23:03:00Z">
              <w:tcPr>
                <w:tcW w:w="3429" w:type="dxa"/>
              </w:tcPr>
            </w:tcPrChange>
          </w:tcPr>
          <w:p w14:paraId="070160D5" w14:textId="37422E8A" w:rsidR="00481971" w:rsidRPr="003503E9" w:rsidRDefault="00191787">
            <w:pPr>
              <w:spacing w:beforeLines="60" w:before="144" w:afterLines="60" w:after="144" w:line="360" w:lineRule="auto"/>
              <w:jc w:val="both"/>
              <w:rPr>
                <w:b w:val="0"/>
                <w:bCs/>
                <w:color w:val="000000" w:themeColor="text1"/>
                <w:szCs w:val="26"/>
              </w:rPr>
              <w:pPrChange w:id="1126" w:author="HIKARI" w:date="2019-11-08T23:04:00Z">
                <w:pPr>
                  <w:spacing w:after="120" w:line="360" w:lineRule="auto"/>
                  <w:jc w:val="both"/>
                </w:pPr>
              </w:pPrChange>
            </w:pPr>
            <w:proofErr w:type="spellStart"/>
            <w:r w:rsidRPr="003503E9">
              <w:rPr>
                <w:b w:val="0"/>
                <w:bCs/>
                <w:szCs w:val="26"/>
              </w:rPr>
              <w:t>Tạo</w:t>
            </w:r>
            <w:proofErr w:type="spellEnd"/>
            <w:r w:rsidRPr="003503E9">
              <w:rPr>
                <w:b w:val="0"/>
                <w:bCs/>
                <w:szCs w:val="26"/>
              </w:rPr>
              <w:t xml:space="preserve"> </w:t>
            </w:r>
            <w:proofErr w:type="spellStart"/>
            <w:r w:rsidRPr="003503E9">
              <w:rPr>
                <w:b w:val="0"/>
                <w:bCs/>
                <w:szCs w:val="26"/>
              </w:rPr>
              <w:t>một</w:t>
            </w:r>
            <w:proofErr w:type="spellEnd"/>
            <w:r w:rsidRPr="003503E9">
              <w:rPr>
                <w:b w:val="0"/>
                <w:bCs/>
                <w:szCs w:val="26"/>
              </w:rPr>
              <w:t xml:space="preserve"> </w:t>
            </w:r>
            <w:proofErr w:type="spellStart"/>
            <w:r w:rsidRPr="003503E9">
              <w:rPr>
                <w:b w:val="0"/>
                <w:bCs/>
                <w:szCs w:val="26"/>
              </w:rPr>
              <w:t>khung</w:t>
            </w:r>
            <w:proofErr w:type="spellEnd"/>
            <w:r w:rsidRPr="003503E9">
              <w:rPr>
                <w:b w:val="0"/>
                <w:bCs/>
                <w:szCs w:val="26"/>
              </w:rPr>
              <w:t xml:space="preserve"> </w:t>
            </w:r>
            <w:proofErr w:type="spellStart"/>
            <w:r w:rsidRPr="003503E9">
              <w:rPr>
                <w:b w:val="0"/>
                <w:bCs/>
                <w:szCs w:val="26"/>
              </w:rPr>
              <w:t>năm</w:t>
            </w:r>
            <w:proofErr w:type="spellEnd"/>
            <w:r w:rsidRPr="003503E9">
              <w:rPr>
                <w:b w:val="0"/>
                <w:bCs/>
                <w:szCs w:val="26"/>
              </w:rPr>
              <w:t xml:space="preserve"> </w:t>
            </w:r>
            <w:proofErr w:type="spellStart"/>
            <w:r w:rsidRPr="003503E9">
              <w:rPr>
                <w:b w:val="0"/>
                <w:bCs/>
                <w:szCs w:val="26"/>
              </w:rPr>
              <w:t>bên</w:t>
            </w:r>
            <w:proofErr w:type="spellEnd"/>
            <w:r w:rsidRPr="003503E9">
              <w:rPr>
                <w:b w:val="0"/>
                <w:bCs/>
                <w:szCs w:val="26"/>
              </w:rPr>
              <w:t xml:space="preserve"> </w:t>
            </w:r>
            <w:proofErr w:type="spellStart"/>
            <w:r w:rsidRPr="003503E9">
              <w:rPr>
                <w:b w:val="0"/>
                <w:bCs/>
                <w:szCs w:val="26"/>
              </w:rPr>
              <w:t>phải</w:t>
            </w:r>
            <w:proofErr w:type="spellEnd"/>
            <w:r w:rsidRPr="003503E9">
              <w:rPr>
                <w:b w:val="0"/>
                <w:bCs/>
                <w:szCs w:val="26"/>
              </w:rPr>
              <w:t xml:space="preserve"> </w:t>
            </w:r>
            <w:proofErr w:type="spellStart"/>
            <w:r w:rsidRPr="003503E9">
              <w:rPr>
                <w:b w:val="0"/>
                <w:bCs/>
                <w:szCs w:val="26"/>
              </w:rPr>
              <w:t>cửa</w:t>
            </w:r>
            <w:proofErr w:type="spellEnd"/>
            <w:r w:rsidRPr="003503E9">
              <w:rPr>
                <w:b w:val="0"/>
                <w:bCs/>
                <w:szCs w:val="26"/>
              </w:rPr>
              <w:t xml:space="preserve"> </w:t>
            </w:r>
            <w:proofErr w:type="spellStart"/>
            <w:r w:rsidRPr="003503E9">
              <w:rPr>
                <w:b w:val="0"/>
                <w:bCs/>
                <w:szCs w:val="26"/>
              </w:rPr>
              <w:t>sổ</w:t>
            </w:r>
            <w:proofErr w:type="spellEnd"/>
            <w:r w:rsidRPr="003503E9">
              <w:rPr>
                <w:b w:val="0"/>
                <w:bCs/>
                <w:szCs w:val="26"/>
              </w:rPr>
              <w:t xml:space="preserve"> </w:t>
            </w:r>
            <w:proofErr w:type="spellStart"/>
            <w:r w:rsidRPr="003503E9">
              <w:rPr>
                <w:b w:val="0"/>
                <w:bCs/>
                <w:szCs w:val="26"/>
              </w:rPr>
              <w:t>chính</w:t>
            </w:r>
            <w:proofErr w:type="spellEnd"/>
            <w:r w:rsidRPr="003503E9">
              <w:rPr>
                <w:b w:val="0"/>
                <w:bCs/>
                <w:szCs w:val="26"/>
              </w:rPr>
              <w:t xml:space="preserve"> </w:t>
            </w:r>
            <w:proofErr w:type="spellStart"/>
            <w:r w:rsidRPr="003503E9">
              <w:rPr>
                <w:b w:val="0"/>
                <w:bCs/>
                <w:szCs w:val="26"/>
              </w:rPr>
              <w:t>của</w:t>
            </w:r>
            <w:proofErr w:type="spellEnd"/>
            <w:r w:rsidRPr="003503E9">
              <w:rPr>
                <w:b w:val="0"/>
                <w:bCs/>
                <w:szCs w:val="26"/>
              </w:rPr>
              <w:t xml:space="preserve"> </w:t>
            </w:r>
            <w:proofErr w:type="spellStart"/>
            <w:r w:rsidRPr="003503E9">
              <w:rPr>
                <w:b w:val="0"/>
                <w:bCs/>
                <w:szCs w:val="26"/>
              </w:rPr>
              <w:t>chương</w:t>
            </w:r>
            <w:proofErr w:type="spellEnd"/>
            <w:r w:rsidRPr="003503E9">
              <w:rPr>
                <w:b w:val="0"/>
                <w:bCs/>
                <w:szCs w:val="26"/>
              </w:rPr>
              <w:t xml:space="preserve"> </w:t>
            </w:r>
            <w:proofErr w:type="spellStart"/>
            <w:r w:rsidRPr="003503E9">
              <w:rPr>
                <w:b w:val="0"/>
                <w:bCs/>
                <w:szCs w:val="26"/>
              </w:rPr>
              <w:t>trình</w:t>
            </w:r>
            <w:proofErr w:type="spellEnd"/>
            <w:r w:rsidRPr="003503E9">
              <w:rPr>
                <w:b w:val="0"/>
                <w:bCs/>
                <w:szCs w:val="26"/>
              </w:rPr>
              <w:t xml:space="preserve">, </w:t>
            </w:r>
            <w:proofErr w:type="spellStart"/>
            <w:r w:rsidRPr="003503E9">
              <w:rPr>
                <w:b w:val="0"/>
                <w:bCs/>
                <w:szCs w:val="26"/>
              </w:rPr>
              <w:t>có</w:t>
            </w:r>
            <w:proofErr w:type="spellEnd"/>
            <w:r w:rsidRPr="003503E9">
              <w:rPr>
                <w:b w:val="0"/>
                <w:bCs/>
                <w:szCs w:val="26"/>
              </w:rPr>
              <w:t xml:space="preserve"> </w:t>
            </w:r>
            <w:proofErr w:type="spellStart"/>
            <w:r w:rsidRPr="003503E9">
              <w:rPr>
                <w:b w:val="0"/>
                <w:bCs/>
                <w:szCs w:val="26"/>
              </w:rPr>
              <w:t>thể</w:t>
            </w:r>
            <w:proofErr w:type="spellEnd"/>
            <w:r w:rsidRPr="003503E9">
              <w:rPr>
                <w:b w:val="0"/>
                <w:bCs/>
                <w:szCs w:val="26"/>
              </w:rPr>
              <w:t xml:space="preserve"> </w:t>
            </w:r>
            <w:proofErr w:type="spellStart"/>
            <w:r w:rsidRPr="003503E9">
              <w:rPr>
                <w:b w:val="0"/>
                <w:bCs/>
                <w:szCs w:val="26"/>
              </w:rPr>
              <w:t>ẩn</w:t>
            </w:r>
            <w:proofErr w:type="spellEnd"/>
            <w:r w:rsidRPr="003503E9">
              <w:rPr>
                <w:b w:val="0"/>
                <w:bCs/>
                <w:szCs w:val="26"/>
              </w:rPr>
              <w:t xml:space="preserve"> </w:t>
            </w:r>
            <w:proofErr w:type="spellStart"/>
            <w:r w:rsidRPr="003503E9">
              <w:rPr>
                <w:b w:val="0"/>
                <w:bCs/>
                <w:szCs w:val="26"/>
              </w:rPr>
              <w:t>và</w:t>
            </w:r>
            <w:proofErr w:type="spellEnd"/>
            <w:r w:rsidRPr="003503E9">
              <w:rPr>
                <w:b w:val="0"/>
                <w:bCs/>
                <w:szCs w:val="26"/>
              </w:rPr>
              <w:t xml:space="preserve"> </w:t>
            </w:r>
            <w:proofErr w:type="spellStart"/>
            <w:r w:rsidRPr="003503E9">
              <w:rPr>
                <w:b w:val="0"/>
                <w:bCs/>
                <w:szCs w:val="26"/>
              </w:rPr>
              <w:t>hiện</w:t>
            </w:r>
            <w:proofErr w:type="spellEnd"/>
            <w:r w:rsidRPr="003503E9">
              <w:rPr>
                <w:b w:val="0"/>
                <w:bCs/>
                <w:szCs w:val="26"/>
              </w:rPr>
              <w:t xml:space="preserve"> </w:t>
            </w:r>
            <w:proofErr w:type="spellStart"/>
            <w:r w:rsidRPr="003503E9">
              <w:rPr>
                <w:b w:val="0"/>
                <w:bCs/>
                <w:szCs w:val="26"/>
              </w:rPr>
              <w:t>theo</w:t>
            </w:r>
            <w:proofErr w:type="spellEnd"/>
            <w:r w:rsidRPr="003503E9">
              <w:rPr>
                <w:b w:val="0"/>
                <w:bCs/>
                <w:szCs w:val="26"/>
              </w:rPr>
              <w:t xml:space="preserve"> ý </w:t>
            </w:r>
            <w:proofErr w:type="spellStart"/>
            <w:r w:rsidRPr="003503E9">
              <w:rPr>
                <w:b w:val="0"/>
                <w:bCs/>
                <w:szCs w:val="26"/>
              </w:rPr>
              <w:t>người</w:t>
            </w:r>
            <w:proofErr w:type="spellEnd"/>
            <w:r w:rsidRPr="003503E9">
              <w:rPr>
                <w:b w:val="0"/>
                <w:bCs/>
                <w:szCs w:val="26"/>
              </w:rPr>
              <w:t xml:space="preserve"> </w:t>
            </w:r>
            <w:proofErr w:type="spellStart"/>
            <w:r w:rsidRPr="003503E9">
              <w:rPr>
                <w:b w:val="0"/>
                <w:bCs/>
                <w:szCs w:val="26"/>
              </w:rPr>
              <w:t>dùng</w:t>
            </w:r>
            <w:proofErr w:type="spellEnd"/>
            <w:r w:rsidRPr="003503E9">
              <w:rPr>
                <w:b w:val="0"/>
                <w:bCs/>
                <w:szCs w:val="26"/>
              </w:rPr>
              <w:t xml:space="preserve">, </w:t>
            </w:r>
            <w:proofErr w:type="spellStart"/>
            <w:r w:rsidRPr="003503E9">
              <w:rPr>
                <w:b w:val="0"/>
                <w:bCs/>
                <w:szCs w:val="26"/>
              </w:rPr>
              <w:t>điều</w:t>
            </w:r>
            <w:proofErr w:type="spellEnd"/>
            <w:r w:rsidRPr="003503E9">
              <w:rPr>
                <w:b w:val="0"/>
                <w:bCs/>
                <w:szCs w:val="26"/>
              </w:rPr>
              <w:t xml:space="preserve"> </w:t>
            </w:r>
            <w:proofErr w:type="spellStart"/>
            <w:r w:rsidRPr="003503E9">
              <w:rPr>
                <w:b w:val="0"/>
                <w:bCs/>
                <w:szCs w:val="26"/>
              </w:rPr>
              <w:t>khiển</w:t>
            </w:r>
            <w:proofErr w:type="spellEnd"/>
            <w:r w:rsidRPr="003503E9">
              <w:rPr>
                <w:b w:val="0"/>
                <w:bCs/>
                <w:szCs w:val="26"/>
              </w:rPr>
              <w:t xml:space="preserve"> </w:t>
            </w:r>
            <w:proofErr w:type="spellStart"/>
            <w:r w:rsidRPr="003503E9">
              <w:rPr>
                <w:b w:val="0"/>
                <w:bCs/>
                <w:szCs w:val="26"/>
              </w:rPr>
              <w:t>bởi</w:t>
            </w:r>
            <w:proofErr w:type="spellEnd"/>
            <w:r w:rsidRPr="003503E9">
              <w:rPr>
                <w:b w:val="0"/>
                <w:bCs/>
                <w:szCs w:val="26"/>
              </w:rPr>
              <w:t xml:space="preserve"> </w:t>
            </w:r>
            <w:proofErr w:type="spellStart"/>
            <w:r w:rsidRPr="003503E9">
              <w:rPr>
                <w:b w:val="0"/>
                <w:bCs/>
                <w:szCs w:val="26"/>
              </w:rPr>
              <w:t>hai</w:t>
            </w:r>
            <w:proofErr w:type="spellEnd"/>
            <w:r w:rsidRPr="003503E9">
              <w:rPr>
                <w:b w:val="0"/>
                <w:bCs/>
                <w:szCs w:val="26"/>
              </w:rPr>
              <w:t xml:space="preserve"> Storyboard </w:t>
            </w:r>
            <w:proofErr w:type="spellStart"/>
            <w:r w:rsidRPr="003503E9">
              <w:rPr>
                <w:b w:val="0"/>
                <w:bCs/>
                <w:szCs w:val="26"/>
              </w:rPr>
              <w:t>là</w:t>
            </w:r>
            <w:proofErr w:type="spellEnd"/>
            <w:r w:rsidRPr="003503E9">
              <w:rPr>
                <w:b w:val="0"/>
                <w:bCs/>
                <w:szCs w:val="26"/>
              </w:rPr>
              <w:t xml:space="preserve"> </w:t>
            </w:r>
            <w:proofErr w:type="spellStart"/>
            <w:r w:rsidRPr="003503E9">
              <w:rPr>
                <w:b w:val="0"/>
                <w:bCs/>
                <w:color w:val="0000FF"/>
                <w:szCs w:val="26"/>
              </w:rPr>
              <w:t>ShowMenu</w:t>
            </w:r>
            <w:proofErr w:type="spellEnd"/>
            <w:r w:rsidRPr="003503E9">
              <w:rPr>
                <w:b w:val="0"/>
                <w:bCs/>
                <w:szCs w:val="26"/>
              </w:rPr>
              <w:t xml:space="preserve"> </w:t>
            </w:r>
            <w:proofErr w:type="spellStart"/>
            <w:r w:rsidRPr="003503E9">
              <w:rPr>
                <w:b w:val="0"/>
                <w:bCs/>
                <w:szCs w:val="26"/>
              </w:rPr>
              <w:t>và</w:t>
            </w:r>
            <w:proofErr w:type="spellEnd"/>
            <w:r w:rsidRPr="003503E9">
              <w:rPr>
                <w:b w:val="0"/>
                <w:bCs/>
                <w:szCs w:val="26"/>
              </w:rPr>
              <w:t xml:space="preserve"> </w:t>
            </w:r>
            <w:proofErr w:type="spellStart"/>
            <w:r w:rsidRPr="003503E9">
              <w:rPr>
                <w:b w:val="0"/>
                <w:bCs/>
                <w:color w:val="0000FF"/>
                <w:szCs w:val="26"/>
              </w:rPr>
              <w:t>HideMenu</w:t>
            </w:r>
            <w:proofErr w:type="spellEnd"/>
            <w:r w:rsidR="003503E9">
              <w:rPr>
                <w:b w:val="0"/>
                <w:bCs/>
                <w:color w:val="0000FF"/>
                <w:szCs w:val="26"/>
              </w:rPr>
              <w:t xml:space="preserve">. </w:t>
            </w:r>
            <w:r w:rsidR="003503E9">
              <w:rPr>
                <w:b w:val="0"/>
                <w:bCs/>
                <w:color w:val="000000" w:themeColor="text1"/>
                <w:szCs w:val="26"/>
              </w:rPr>
              <w:t xml:space="preserve">Control </w:t>
            </w:r>
            <w:proofErr w:type="spellStart"/>
            <w:r w:rsidR="003503E9">
              <w:rPr>
                <w:b w:val="0"/>
                <w:bCs/>
                <w:color w:val="000000" w:themeColor="text1"/>
                <w:szCs w:val="26"/>
              </w:rPr>
              <w:t>này</w:t>
            </w:r>
            <w:proofErr w:type="spellEnd"/>
            <w:r w:rsidR="003503E9">
              <w:rPr>
                <w:b w:val="0"/>
                <w:bCs/>
                <w:color w:val="000000" w:themeColor="text1"/>
                <w:szCs w:val="26"/>
              </w:rPr>
              <w:t xml:space="preserve"> </w:t>
            </w:r>
            <w:proofErr w:type="spellStart"/>
            <w:r w:rsidR="003503E9">
              <w:rPr>
                <w:b w:val="0"/>
                <w:bCs/>
                <w:color w:val="000000" w:themeColor="text1"/>
                <w:szCs w:val="26"/>
              </w:rPr>
              <w:t>là</w:t>
            </w:r>
            <w:proofErr w:type="spellEnd"/>
            <w:r w:rsidR="003503E9">
              <w:rPr>
                <w:b w:val="0"/>
                <w:bCs/>
                <w:color w:val="000000" w:themeColor="text1"/>
                <w:szCs w:val="26"/>
              </w:rPr>
              <w:t xml:space="preserve"> </w:t>
            </w:r>
            <w:proofErr w:type="spellStart"/>
            <w:r w:rsidR="003503E9">
              <w:rPr>
                <w:b w:val="0"/>
                <w:bCs/>
                <w:color w:val="000000" w:themeColor="text1"/>
                <w:szCs w:val="26"/>
              </w:rPr>
              <w:t>nơi</w:t>
            </w:r>
            <w:proofErr w:type="spellEnd"/>
            <w:r w:rsidR="003503E9">
              <w:rPr>
                <w:b w:val="0"/>
                <w:bCs/>
                <w:color w:val="000000" w:themeColor="text1"/>
                <w:szCs w:val="26"/>
              </w:rPr>
              <w:t xml:space="preserve"> </w:t>
            </w:r>
            <w:proofErr w:type="spellStart"/>
            <w:r w:rsidR="003503E9">
              <w:rPr>
                <w:b w:val="0"/>
                <w:bCs/>
                <w:color w:val="000000" w:themeColor="text1"/>
                <w:szCs w:val="26"/>
              </w:rPr>
              <w:t>hiển</w:t>
            </w:r>
            <w:proofErr w:type="spellEnd"/>
            <w:r w:rsidR="003503E9">
              <w:rPr>
                <w:b w:val="0"/>
                <w:bCs/>
                <w:color w:val="000000" w:themeColor="text1"/>
                <w:szCs w:val="26"/>
              </w:rPr>
              <w:t xml:space="preserve"> </w:t>
            </w:r>
            <w:proofErr w:type="spellStart"/>
            <w:r w:rsidR="003503E9">
              <w:rPr>
                <w:b w:val="0"/>
                <w:bCs/>
                <w:color w:val="000000" w:themeColor="text1"/>
                <w:szCs w:val="26"/>
              </w:rPr>
              <w:t>thị</w:t>
            </w:r>
            <w:proofErr w:type="spellEnd"/>
            <w:r w:rsidR="003503E9">
              <w:rPr>
                <w:b w:val="0"/>
                <w:bCs/>
                <w:color w:val="000000" w:themeColor="text1"/>
                <w:szCs w:val="26"/>
              </w:rPr>
              <w:t xml:space="preserve"> </w:t>
            </w:r>
            <w:proofErr w:type="spellStart"/>
            <w:r w:rsidR="003503E9">
              <w:rPr>
                <w:b w:val="0"/>
                <w:bCs/>
                <w:color w:val="000000" w:themeColor="text1"/>
                <w:szCs w:val="26"/>
              </w:rPr>
              <w:t>thông</w:t>
            </w:r>
            <w:proofErr w:type="spellEnd"/>
            <w:r w:rsidR="003503E9">
              <w:rPr>
                <w:b w:val="0"/>
                <w:bCs/>
                <w:color w:val="000000" w:themeColor="text1"/>
                <w:szCs w:val="26"/>
              </w:rPr>
              <w:t xml:space="preserve"> tin chi </w:t>
            </w:r>
            <w:proofErr w:type="spellStart"/>
            <w:r w:rsidR="003503E9">
              <w:rPr>
                <w:b w:val="0"/>
                <w:bCs/>
                <w:color w:val="000000" w:themeColor="text1"/>
                <w:szCs w:val="26"/>
              </w:rPr>
              <w:t>tiết</w:t>
            </w:r>
            <w:proofErr w:type="spellEnd"/>
            <w:r w:rsidR="003503E9">
              <w:rPr>
                <w:b w:val="0"/>
                <w:bCs/>
                <w:color w:val="000000" w:themeColor="text1"/>
                <w:szCs w:val="26"/>
              </w:rPr>
              <w:t xml:space="preserve"> </w:t>
            </w:r>
            <w:proofErr w:type="spellStart"/>
            <w:r w:rsidR="003503E9">
              <w:rPr>
                <w:b w:val="0"/>
                <w:bCs/>
                <w:color w:val="000000" w:themeColor="text1"/>
                <w:szCs w:val="26"/>
              </w:rPr>
              <w:t>của</w:t>
            </w:r>
            <w:proofErr w:type="spellEnd"/>
            <w:r w:rsidR="003503E9">
              <w:rPr>
                <w:b w:val="0"/>
                <w:bCs/>
                <w:color w:val="000000" w:themeColor="text1"/>
                <w:szCs w:val="26"/>
              </w:rPr>
              <w:t xml:space="preserve"> Layer </w:t>
            </w:r>
            <w:proofErr w:type="spellStart"/>
            <w:r w:rsidR="003503E9">
              <w:rPr>
                <w:b w:val="0"/>
                <w:bCs/>
                <w:color w:val="000000" w:themeColor="text1"/>
                <w:szCs w:val="26"/>
              </w:rPr>
              <w:t>mà</w:t>
            </w:r>
            <w:proofErr w:type="spellEnd"/>
            <w:r w:rsidR="003503E9">
              <w:rPr>
                <w:b w:val="0"/>
                <w:bCs/>
                <w:color w:val="000000" w:themeColor="text1"/>
                <w:szCs w:val="26"/>
              </w:rPr>
              <w:t xml:space="preserve"> </w:t>
            </w:r>
            <w:proofErr w:type="spellStart"/>
            <w:r w:rsidR="003503E9">
              <w:rPr>
                <w:b w:val="0"/>
                <w:bCs/>
                <w:color w:val="000000" w:themeColor="text1"/>
                <w:szCs w:val="26"/>
              </w:rPr>
              <w:t>người</w:t>
            </w:r>
            <w:proofErr w:type="spellEnd"/>
            <w:r w:rsidR="003503E9">
              <w:rPr>
                <w:b w:val="0"/>
                <w:bCs/>
                <w:color w:val="000000" w:themeColor="text1"/>
                <w:szCs w:val="26"/>
              </w:rPr>
              <w:t xml:space="preserve"> </w:t>
            </w:r>
            <w:proofErr w:type="spellStart"/>
            <w:r w:rsidR="003503E9">
              <w:rPr>
                <w:b w:val="0"/>
                <w:bCs/>
                <w:color w:val="000000" w:themeColor="text1"/>
                <w:szCs w:val="26"/>
              </w:rPr>
              <w:t>dùng</w:t>
            </w:r>
            <w:proofErr w:type="spellEnd"/>
            <w:r w:rsidR="003503E9">
              <w:rPr>
                <w:b w:val="0"/>
                <w:bCs/>
                <w:color w:val="000000" w:themeColor="text1"/>
                <w:szCs w:val="26"/>
              </w:rPr>
              <w:t xml:space="preserve"> </w:t>
            </w:r>
            <w:proofErr w:type="spellStart"/>
            <w:r w:rsidR="003503E9">
              <w:rPr>
                <w:b w:val="0"/>
                <w:bCs/>
                <w:color w:val="000000" w:themeColor="text1"/>
                <w:szCs w:val="26"/>
              </w:rPr>
              <w:t>chỉ</w:t>
            </w:r>
            <w:proofErr w:type="spellEnd"/>
            <w:r w:rsidR="003503E9">
              <w:rPr>
                <w:b w:val="0"/>
                <w:bCs/>
                <w:color w:val="000000" w:themeColor="text1"/>
                <w:szCs w:val="26"/>
              </w:rPr>
              <w:t xml:space="preserve"> </w:t>
            </w:r>
            <w:proofErr w:type="spellStart"/>
            <w:r w:rsidR="003503E9">
              <w:rPr>
                <w:b w:val="0"/>
                <w:bCs/>
                <w:color w:val="000000" w:themeColor="text1"/>
                <w:szCs w:val="26"/>
              </w:rPr>
              <w:t>định</w:t>
            </w:r>
            <w:proofErr w:type="spellEnd"/>
            <w:r w:rsidR="003503E9">
              <w:rPr>
                <w:b w:val="0"/>
                <w:bCs/>
                <w:color w:val="000000" w:themeColor="text1"/>
                <w:szCs w:val="26"/>
              </w:rPr>
              <w:t xml:space="preserve">, </w:t>
            </w:r>
            <w:proofErr w:type="spellStart"/>
            <w:r w:rsidR="003503E9">
              <w:rPr>
                <w:b w:val="0"/>
                <w:bCs/>
                <w:color w:val="000000" w:themeColor="text1"/>
                <w:szCs w:val="26"/>
              </w:rPr>
              <w:lastRenderedPageBreak/>
              <w:t>đ</w:t>
            </w:r>
            <w:ins w:id="1127" w:author="HIKARI" w:date="2019-11-09T14:59:00Z">
              <w:r w:rsidR="007C0FE9">
                <w:rPr>
                  <w:b w:val="0"/>
                  <w:bCs/>
                  <w:color w:val="000000" w:themeColor="text1"/>
                  <w:szCs w:val="26"/>
                </w:rPr>
                <w:t>ồ</w:t>
              </w:r>
            </w:ins>
            <w:del w:id="1128" w:author="HIKARI" w:date="2019-11-09T14:59:00Z">
              <w:r w:rsidR="003503E9" w:rsidDel="007C0FE9">
                <w:rPr>
                  <w:b w:val="0"/>
                  <w:bCs/>
                  <w:color w:val="000000" w:themeColor="text1"/>
                  <w:szCs w:val="26"/>
                </w:rPr>
                <w:delText>ố</w:delText>
              </w:r>
            </w:del>
            <w:r w:rsidR="003503E9">
              <w:rPr>
                <w:b w:val="0"/>
                <w:bCs/>
                <w:color w:val="000000" w:themeColor="text1"/>
                <w:szCs w:val="26"/>
              </w:rPr>
              <w:t>ng</w:t>
            </w:r>
            <w:proofErr w:type="spellEnd"/>
            <w:r w:rsidR="003503E9">
              <w:rPr>
                <w:b w:val="0"/>
                <w:bCs/>
                <w:color w:val="000000" w:themeColor="text1"/>
                <w:szCs w:val="26"/>
              </w:rPr>
              <w:t xml:space="preserve"> </w:t>
            </w:r>
            <w:proofErr w:type="spellStart"/>
            <w:r w:rsidR="003503E9">
              <w:rPr>
                <w:b w:val="0"/>
                <w:bCs/>
                <w:color w:val="000000" w:themeColor="text1"/>
                <w:szCs w:val="26"/>
              </w:rPr>
              <w:t>thời</w:t>
            </w:r>
            <w:proofErr w:type="spellEnd"/>
            <w:r w:rsidR="003503E9">
              <w:rPr>
                <w:b w:val="0"/>
                <w:bCs/>
                <w:color w:val="000000" w:themeColor="text1"/>
                <w:szCs w:val="26"/>
              </w:rPr>
              <w:t xml:space="preserve"> </w:t>
            </w:r>
            <w:proofErr w:type="spellStart"/>
            <w:r w:rsidR="003503E9">
              <w:rPr>
                <w:b w:val="0"/>
                <w:bCs/>
                <w:color w:val="000000" w:themeColor="text1"/>
                <w:szCs w:val="26"/>
              </w:rPr>
              <w:t>là</w:t>
            </w:r>
            <w:proofErr w:type="spellEnd"/>
            <w:r w:rsidR="003503E9">
              <w:rPr>
                <w:b w:val="0"/>
                <w:bCs/>
                <w:color w:val="000000" w:themeColor="text1"/>
                <w:szCs w:val="26"/>
              </w:rPr>
              <w:t xml:space="preserve"> </w:t>
            </w:r>
            <w:proofErr w:type="spellStart"/>
            <w:r w:rsidR="003503E9">
              <w:rPr>
                <w:b w:val="0"/>
                <w:bCs/>
                <w:color w:val="000000" w:themeColor="text1"/>
                <w:szCs w:val="26"/>
              </w:rPr>
              <w:t>n</w:t>
            </w:r>
            <w:ins w:id="1129" w:author="HIKARI" w:date="2019-11-09T14:59:00Z">
              <w:r w:rsidR="007C0FE9">
                <w:rPr>
                  <w:b w:val="0"/>
                  <w:bCs/>
                  <w:color w:val="000000" w:themeColor="text1"/>
                  <w:szCs w:val="26"/>
                </w:rPr>
                <w:t>ơ</w:t>
              </w:r>
            </w:ins>
            <w:del w:id="1130" w:author="HIKARI" w:date="2019-11-09T14:59:00Z">
              <w:r w:rsidR="003503E9" w:rsidDel="007C0FE9">
                <w:rPr>
                  <w:b w:val="0"/>
                  <w:bCs/>
                  <w:color w:val="000000" w:themeColor="text1"/>
                  <w:szCs w:val="26"/>
                </w:rPr>
                <w:delText>ợ</w:delText>
              </w:r>
            </w:del>
            <w:r w:rsidR="003503E9">
              <w:rPr>
                <w:b w:val="0"/>
                <w:bCs/>
                <w:color w:val="000000" w:themeColor="text1"/>
                <w:szCs w:val="26"/>
              </w:rPr>
              <w:t>i</w:t>
            </w:r>
            <w:proofErr w:type="spellEnd"/>
            <w:r w:rsidR="003503E9">
              <w:rPr>
                <w:b w:val="0"/>
                <w:bCs/>
                <w:color w:val="000000" w:themeColor="text1"/>
                <w:szCs w:val="26"/>
              </w:rPr>
              <w:t xml:space="preserve"> </w:t>
            </w:r>
            <w:proofErr w:type="spellStart"/>
            <w:r w:rsidR="003503E9">
              <w:rPr>
                <w:b w:val="0"/>
                <w:bCs/>
                <w:color w:val="000000" w:themeColor="text1"/>
                <w:szCs w:val="26"/>
              </w:rPr>
              <w:t>người</w:t>
            </w:r>
            <w:proofErr w:type="spellEnd"/>
            <w:r w:rsidR="003503E9">
              <w:rPr>
                <w:b w:val="0"/>
                <w:bCs/>
                <w:color w:val="000000" w:themeColor="text1"/>
                <w:szCs w:val="26"/>
              </w:rPr>
              <w:t xml:space="preserve"> </w:t>
            </w:r>
            <w:proofErr w:type="spellStart"/>
            <w:r w:rsidR="003503E9">
              <w:rPr>
                <w:b w:val="0"/>
                <w:bCs/>
                <w:color w:val="000000" w:themeColor="text1"/>
                <w:szCs w:val="26"/>
              </w:rPr>
              <w:t>dùng</w:t>
            </w:r>
            <w:proofErr w:type="spellEnd"/>
            <w:r w:rsidR="003503E9">
              <w:rPr>
                <w:b w:val="0"/>
                <w:bCs/>
                <w:color w:val="000000" w:themeColor="text1"/>
                <w:szCs w:val="26"/>
              </w:rPr>
              <w:t xml:space="preserve"> </w:t>
            </w:r>
            <w:proofErr w:type="spellStart"/>
            <w:r w:rsidR="003503E9">
              <w:rPr>
                <w:b w:val="0"/>
                <w:bCs/>
                <w:color w:val="000000" w:themeColor="text1"/>
                <w:szCs w:val="26"/>
              </w:rPr>
              <w:t>thực</w:t>
            </w:r>
            <w:proofErr w:type="spellEnd"/>
            <w:r w:rsidR="003503E9">
              <w:rPr>
                <w:b w:val="0"/>
                <w:bCs/>
                <w:color w:val="000000" w:themeColor="text1"/>
                <w:szCs w:val="26"/>
              </w:rPr>
              <w:t xml:space="preserve"> </w:t>
            </w:r>
            <w:proofErr w:type="spellStart"/>
            <w:r w:rsidR="003503E9">
              <w:rPr>
                <w:b w:val="0"/>
                <w:bCs/>
                <w:color w:val="000000" w:themeColor="text1"/>
                <w:szCs w:val="26"/>
              </w:rPr>
              <w:t>hiện</w:t>
            </w:r>
            <w:proofErr w:type="spellEnd"/>
            <w:r w:rsidR="003503E9">
              <w:rPr>
                <w:b w:val="0"/>
                <w:bCs/>
                <w:color w:val="000000" w:themeColor="text1"/>
                <w:szCs w:val="26"/>
              </w:rPr>
              <w:t xml:space="preserve"> </w:t>
            </w:r>
            <w:proofErr w:type="spellStart"/>
            <w:r w:rsidR="003503E9">
              <w:rPr>
                <w:b w:val="0"/>
                <w:bCs/>
                <w:color w:val="000000" w:themeColor="text1"/>
                <w:szCs w:val="26"/>
              </w:rPr>
              <w:t>chức</w:t>
            </w:r>
            <w:proofErr w:type="spellEnd"/>
            <w:r w:rsidR="003503E9">
              <w:rPr>
                <w:b w:val="0"/>
                <w:bCs/>
                <w:color w:val="000000" w:themeColor="text1"/>
                <w:szCs w:val="26"/>
              </w:rPr>
              <w:t xml:space="preserve"> </w:t>
            </w:r>
            <w:proofErr w:type="spellStart"/>
            <w:r w:rsidR="003503E9">
              <w:rPr>
                <w:b w:val="0"/>
                <w:bCs/>
                <w:color w:val="000000" w:themeColor="text1"/>
                <w:szCs w:val="26"/>
              </w:rPr>
              <w:t>năng</w:t>
            </w:r>
            <w:proofErr w:type="spellEnd"/>
            <w:r w:rsidR="003503E9">
              <w:rPr>
                <w:b w:val="0"/>
                <w:bCs/>
                <w:color w:val="000000" w:themeColor="text1"/>
                <w:szCs w:val="26"/>
              </w:rPr>
              <w:t xml:space="preserve"> </w:t>
            </w:r>
            <w:proofErr w:type="spellStart"/>
            <w:r w:rsidR="003503E9">
              <w:rPr>
                <w:b w:val="0"/>
                <w:bCs/>
                <w:color w:val="000000" w:themeColor="text1"/>
                <w:szCs w:val="26"/>
              </w:rPr>
              <w:t>tìm</w:t>
            </w:r>
            <w:proofErr w:type="spellEnd"/>
            <w:r w:rsidR="003503E9">
              <w:rPr>
                <w:b w:val="0"/>
                <w:bCs/>
                <w:color w:val="000000" w:themeColor="text1"/>
                <w:szCs w:val="26"/>
              </w:rPr>
              <w:t xml:space="preserve"> </w:t>
            </w:r>
            <w:proofErr w:type="spellStart"/>
            <w:r w:rsidR="003503E9">
              <w:rPr>
                <w:b w:val="0"/>
                <w:bCs/>
                <w:color w:val="000000" w:themeColor="text1"/>
                <w:szCs w:val="26"/>
              </w:rPr>
              <w:t>kiếm</w:t>
            </w:r>
            <w:proofErr w:type="spellEnd"/>
            <w:r w:rsidR="003503E9">
              <w:rPr>
                <w:b w:val="0"/>
                <w:bCs/>
                <w:color w:val="000000" w:themeColor="text1"/>
                <w:szCs w:val="26"/>
              </w:rPr>
              <w:t xml:space="preserve"> Layer</w:t>
            </w:r>
            <w:ins w:id="1131" w:author="HIKARI" w:date="2019-11-10T17:23:00Z">
              <w:r w:rsidR="0090526D">
                <w:rPr>
                  <w:b w:val="0"/>
                  <w:bCs/>
                  <w:color w:val="000000" w:themeColor="text1"/>
                  <w:szCs w:val="26"/>
                </w:rPr>
                <w:t>.</w:t>
              </w:r>
            </w:ins>
          </w:p>
        </w:tc>
      </w:tr>
      <w:tr w:rsidR="009713C6" w:rsidRPr="0076613B" w14:paraId="6DFDF1ED" w14:textId="77777777" w:rsidTr="000A1F2E">
        <w:trPr>
          <w:trHeight w:val="348"/>
          <w:trPrChange w:id="1132" w:author="HIKARI" w:date="2019-11-08T23:03:00Z">
            <w:trPr>
              <w:trHeight w:val="348"/>
            </w:trPr>
          </w:trPrChange>
        </w:trPr>
        <w:tc>
          <w:tcPr>
            <w:tcW w:w="563" w:type="dxa"/>
            <w:tcPrChange w:id="1133" w:author="HIKARI" w:date="2019-11-08T23:03:00Z">
              <w:tcPr>
                <w:tcW w:w="563" w:type="dxa"/>
              </w:tcPr>
            </w:tcPrChange>
          </w:tcPr>
          <w:p w14:paraId="71CCBEAC" w14:textId="7F7F93BB" w:rsidR="00481971" w:rsidRPr="00CE6699" w:rsidRDefault="00481971">
            <w:pPr>
              <w:spacing w:beforeLines="60" w:before="144" w:afterLines="60" w:after="144" w:line="360" w:lineRule="auto"/>
              <w:jc w:val="center"/>
              <w:rPr>
                <w:b w:val="0"/>
                <w:bCs/>
                <w:szCs w:val="26"/>
              </w:rPr>
              <w:pPrChange w:id="1134" w:author="HIKARI" w:date="2019-11-08T23:03:00Z">
                <w:pPr>
                  <w:jc w:val="center"/>
                </w:pPr>
              </w:pPrChange>
            </w:pPr>
            <w:r w:rsidRPr="00CE6699">
              <w:rPr>
                <w:b w:val="0"/>
                <w:bCs/>
                <w:szCs w:val="26"/>
              </w:rPr>
              <w:lastRenderedPageBreak/>
              <w:t>6</w:t>
            </w:r>
          </w:p>
        </w:tc>
        <w:tc>
          <w:tcPr>
            <w:tcW w:w="1594" w:type="dxa"/>
            <w:vAlign w:val="center"/>
            <w:tcPrChange w:id="1135" w:author="HIKARI" w:date="2019-11-08T23:03:00Z">
              <w:tcPr>
                <w:tcW w:w="1594" w:type="dxa"/>
              </w:tcPr>
            </w:tcPrChange>
          </w:tcPr>
          <w:p w14:paraId="54CEC94E" w14:textId="77777777" w:rsidR="003503E9" w:rsidRDefault="00191787">
            <w:pPr>
              <w:spacing w:beforeLines="60" w:before="144" w:afterLines="60" w:after="144" w:line="360" w:lineRule="auto"/>
              <w:rPr>
                <w:b w:val="0"/>
                <w:bCs/>
                <w:color w:val="000000" w:themeColor="text1"/>
                <w:szCs w:val="26"/>
              </w:rPr>
              <w:pPrChange w:id="1136" w:author="HIKARI" w:date="2019-11-08T23:03:00Z">
                <w:pPr/>
              </w:pPrChange>
            </w:pPr>
            <w:proofErr w:type="spellStart"/>
            <w:r w:rsidRPr="00191787">
              <w:rPr>
                <w:b w:val="0"/>
                <w:bCs/>
                <w:color w:val="000000" w:themeColor="text1"/>
                <w:szCs w:val="26"/>
              </w:rPr>
              <w:t>SlidePanel</w:t>
            </w:r>
            <w:proofErr w:type="spellEnd"/>
            <w:r w:rsidRPr="00191787">
              <w:rPr>
                <w:b w:val="0"/>
                <w:bCs/>
                <w:color w:val="000000" w:themeColor="text1"/>
                <w:szCs w:val="26"/>
              </w:rPr>
              <w:t>_</w:t>
            </w:r>
          </w:p>
          <w:p w14:paraId="56BBB276" w14:textId="443F8B46" w:rsidR="00481971" w:rsidRPr="00191787" w:rsidRDefault="00191787">
            <w:pPr>
              <w:spacing w:beforeLines="60" w:before="144" w:afterLines="60" w:after="144" w:line="360" w:lineRule="auto"/>
              <w:rPr>
                <w:b w:val="0"/>
                <w:bCs/>
                <w:szCs w:val="26"/>
              </w:rPr>
              <w:pPrChange w:id="1137" w:author="HIKARI" w:date="2019-11-08T23:03:00Z">
                <w:pPr/>
              </w:pPrChange>
            </w:pPr>
            <w:r w:rsidRPr="00191787">
              <w:rPr>
                <w:b w:val="0"/>
                <w:bCs/>
                <w:color w:val="000000" w:themeColor="text1"/>
                <w:szCs w:val="26"/>
              </w:rPr>
              <w:t>Title</w:t>
            </w:r>
          </w:p>
        </w:tc>
        <w:tc>
          <w:tcPr>
            <w:tcW w:w="1617" w:type="dxa"/>
            <w:vAlign w:val="center"/>
            <w:tcPrChange w:id="1138" w:author="HIKARI" w:date="2019-11-08T23:03:00Z">
              <w:tcPr>
                <w:tcW w:w="1617" w:type="dxa"/>
              </w:tcPr>
            </w:tcPrChange>
          </w:tcPr>
          <w:p w14:paraId="79BA3AF2" w14:textId="4482746E" w:rsidR="00481971" w:rsidRPr="00CE6699" w:rsidRDefault="00191787">
            <w:pPr>
              <w:spacing w:beforeLines="60" w:before="144" w:afterLines="60" w:after="144" w:line="360" w:lineRule="auto"/>
              <w:jc w:val="center"/>
              <w:rPr>
                <w:b w:val="0"/>
                <w:bCs/>
                <w:szCs w:val="26"/>
              </w:rPr>
              <w:pPrChange w:id="1139" w:author="HIKARI" w:date="2019-11-08T23:03:00Z">
                <w:pPr/>
              </w:pPrChange>
            </w:pPr>
            <w:r>
              <w:rPr>
                <w:b w:val="0"/>
                <w:bCs/>
                <w:szCs w:val="26"/>
              </w:rPr>
              <w:t>Label</w:t>
            </w:r>
          </w:p>
        </w:tc>
        <w:tc>
          <w:tcPr>
            <w:tcW w:w="3846" w:type="dxa"/>
            <w:tcPrChange w:id="1140" w:author="HIKARI" w:date="2019-11-08T23:03:00Z">
              <w:tcPr>
                <w:tcW w:w="3846" w:type="dxa"/>
              </w:tcPr>
            </w:tcPrChange>
          </w:tcPr>
          <w:p w14:paraId="78744D32" w14:textId="7B05FB78" w:rsidR="00481971" w:rsidRPr="00191787" w:rsidRDefault="00191787">
            <w:pPr>
              <w:spacing w:beforeLines="60" w:before="144" w:afterLines="60" w:after="144" w:line="360" w:lineRule="auto"/>
              <w:rPr>
                <w:b w:val="0"/>
                <w:bCs/>
                <w:szCs w:val="26"/>
              </w:rPr>
              <w:pPrChange w:id="1141" w:author="HIKARI" w:date="2019-11-08T23:03:00Z">
                <w:pPr>
                  <w:spacing w:after="120"/>
                </w:pPr>
              </w:pPrChange>
            </w:pPr>
            <w:r w:rsidRPr="00191787">
              <w:rPr>
                <w:b w:val="0"/>
                <w:bCs/>
                <w:color w:val="0000FF"/>
                <w:sz w:val="19"/>
                <w:szCs w:val="19"/>
              </w:rPr>
              <w:t>&lt;</w:t>
            </w:r>
            <w:r w:rsidRPr="00191787">
              <w:rPr>
                <w:b w:val="0"/>
                <w:bCs/>
                <w:color w:val="A31515"/>
                <w:sz w:val="19"/>
                <w:szCs w:val="19"/>
              </w:rPr>
              <w:t>Label</w:t>
            </w:r>
            <w:r w:rsidRPr="00191787">
              <w:rPr>
                <w:b w:val="0"/>
                <w:bCs/>
                <w:color w:val="FF0000"/>
                <w:sz w:val="19"/>
                <w:szCs w:val="19"/>
              </w:rPr>
              <w:t xml:space="preserve"> </w:t>
            </w:r>
            <w:proofErr w:type="gramStart"/>
            <w:r w:rsidRPr="00191787">
              <w:rPr>
                <w:b w:val="0"/>
                <w:bCs/>
                <w:color w:val="FF0000"/>
                <w:sz w:val="19"/>
                <w:szCs w:val="19"/>
              </w:rPr>
              <w:t>x</w:t>
            </w:r>
            <w:r w:rsidRPr="00191787">
              <w:rPr>
                <w:b w:val="0"/>
                <w:bCs/>
                <w:color w:val="0000FF"/>
                <w:sz w:val="19"/>
                <w:szCs w:val="19"/>
              </w:rPr>
              <w:t>:</w:t>
            </w:r>
            <w:r w:rsidRPr="00191787">
              <w:rPr>
                <w:b w:val="0"/>
                <w:bCs/>
                <w:color w:val="FF0000"/>
                <w:sz w:val="19"/>
                <w:szCs w:val="19"/>
              </w:rPr>
              <w:t>Name</w:t>
            </w:r>
            <w:proofErr w:type="gramEnd"/>
            <w:r w:rsidRPr="00191787">
              <w:rPr>
                <w:b w:val="0"/>
                <w:bCs/>
                <w:color w:val="0000FF"/>
                <w:sz w:val="19"/>
                <w:szCs w:val="19"/>
              </w:rPr>
              <w:t>="SlidePanel_Title"</w:t>
            </w:r>
            <w:r w:rsidRPr="00191787">
              <w:rPr>
                <w:b w:val="0"/>
                <w:bCs/>
                <w:color w:val="FF0000"/>
                <w:sz w:val="19"/>
                <w:szCs w:val="19"/>
              </w:rPr>
              <w:t xml:space="preserve"> Content</w:t>
            </w:r>
            <w:r w:rsidRPr="00191787">
              <w:rPr>
                <w:b w:val="0"/>
                <w:bCs/>
                <w:color w:val="0000FF"/>
                <w:sz w:val="19"/>
                <w:szCs w:val="19"/>
              </w:rPr>
              <w:t>="NODE PROPERTIES"</w:t>
            </w:r>
            <w:r w:rsidRPr="00191787">
              <w:rPr>
                <w:b w:val="0"/>
                <w:bCs/>
                <w:color w:val="FF0000"/>
                <w:sz w:val="19"/>
                <w:szCs w:val="19"/>
              </w:rPr>
              <w:t xml:space="preserve"> </w:t>
            </w:r>
            <w:proofErr w:type="spellStart"/>
            <w:r w:rsidRPr="00191787">
              <w:rPr>
                <w:b w:val="0"/>
                <w:bCs/>
                <w:color w:val="FF0000"/>
                <w:sz w:val="19"/>
                <w:szCs w:val="19"/>
              </w:rPr>
              <w:t>HorizontalAlignment</w:t>
            </w:r>
            <w:proofErr w:type="spellEnd"/>
            <w:r w:rsidRPr="00191787">
              <w:rPr>
                <w:b w:val="0"/>
                <w:bCs/>
                <w:color w:val="0000FF"/>
                <w:sz w:val="19"/>
                <w:szCs w:val="19"/>
              </w:rPr>
              <w:t>="Left"</w:t>
            </w:r>
            <w:r w:rsidRPr="00191787">
              <w:rPr>
                <w:b w:val="0"/>
                <w:bCs/>
                <w:color w:val="FF0000"/>
                <w:sz w:val="19"/>
                <w:szCs w:val="19"/>
              </w:rPr>
              <w:t xml:space="preserve"> Margin</w:t>
            </w:r>
            <w:r w:rsidRPr="00191787">
              <w:rPr>
                <w:b w:val="0"/>
                <w:bCs/>
                <w:color w:val="0000FF"/>
                <w:sz w:val="19"/>
                <w:szCs w:val="19"/>
              </w:rPr>
              <w:t>="4.706,5.736,0,0"</w:t>
            </w:r>
            <w:r w:rsidRPr="00191787">
              <w:rPr>
                <w:b w:val="0"/>
                <w:bCs/>
                <w:color w:val="FF0000"/>
                <w:sz w:val="19"/>
                <w:szCs w:val="19"/>
              </w:rPr>
              <w:t xml:space="preserve"> </w:t>
            </w:r>
            <w:proofErr w:type="spellStart"/>
            <w:r w:rsidRPr="00191787">
              <w:rPr>
                <w:b w:val="0"/>
                <w:bCs/>
                <w:color w:val="FF0000"/>
                <w:sz w:val="19"/>
                <w:szCs w:val="19"/>
              </w:rPr>
              <w:t>VerticalAlignment</w:t>
            </w:r>
            <w:proofErr w:type="spellEnd"/>
            <w:r w:rsidRPr="00191787">
              <w:rPr>
                <w:b w:val="0"/>
                <w:bCs/>
                <w:color w:val="0000FF"/>
                <w:sz w:val="19"/>
                <w:szCs w:val="19"/>
              </w:rPr>
              <w:t>="Top"</w:t>
            </w:r>
            <w:r w:rsidRPr="00191787">
              <w:rPr>
                <w:b w:val="0"/>
                <w:bCs/>
                <w:color w:val="FF0000"/>
                <w:sz w:val="19"/>
                <w:szCs w:val="19"/>
              </w:rPr>
              <w:t xml:space="preserve"> </w:t>
            </w:r>
            <w:proofErr w:type="spellStart"/>
            <w:r w:rsidRPr="00191787">
              <w:rPr>
                <w:b w:val="0"/>
                <w:bCs/>
                <w:color w:val="FF0000"/>
                <w:sz w:val="19"/>
                <w:szCs w:val="19"/>
              </w:rPr>
              <w:t>FontSize</w:t>
            </w:r>
            <w:proofErr w:type="spellEnd"/>
            <w:r w:rsidRPr="00191787">
              <w:rPr>
                <w:b w:val="0"/>
                <w:bCs/>
                <w:color w:val="0000FF"/>
                <w:sz w:val="19"/>
                <w:szCs w:val="19"/>
              </w:rPr>
              <w:t>="18"</w:t>
            </w:r>
            <w:r w:rsidRPr="00191787">
              <w:rPr>
                <w:b w:val="0"/>
                <w:bCs/>
                <w:color w:val="FF0000"/>
                <w:sz w:val="19"/>
                <w:szCs w:val="19"/>
              </w:rPr>
              <w:t xml:space="preserve"> Foreground</w:t>
            </w:r>
            <w:r w:rsidRPr="00191787">
              <w:rPr>
                <w:b w:val="0"/>
                <w:bCs/>
                <w:color w:val="0000FF"/>
                <w:sz w:val="19"/>
                <w:szCs w:val="19"/>
              </w:rPr>
              <w:t>="White"/&gt;</w:t>
            </w:r>
          </w:p>
        </w:tc>
        <w:tc>
          <w:tcPr>
            <w:tcW w:w="3429" w:type="dxa"/>
            <w:vAlign w:val="center"/>
            <w:tcPrChange w:id="1142" w:author="HIKARI" w:date="2019-11-08T23:03:00Z">
              <w:tcPr>
                <w:tcW w:w="3429" w:type="dxa"/>
              </w:tcPr>
            </w:tcPrChange>
          </w:tcPr>
          <w:p w14:paraId="60671783" w14:textId="1195B4B5" w:rsidR="00481971" w:rsidRPr="00CE6699" w:rsidRDefault="000A1F2E">
            <w:pPr>
              <w:spacing w:beforeLines="60" w:before="144" w:afterLines="60" w:after="144" w:line="360" w:lineRule="auto"/>
              <w:jc w:val="both"/>
              <w:rPr>
                <w:b w:val="0"/>
                <w:bCs/>
                <w:szCs w:val="26"/>
              </w:rPr>
              <w:pPrChange w:id="1143" w:author="HIKARI" w:date="2019-11-08T23:04:00Z">
                <w:pPr>
                  <w:spacing w:after="120" w:line="360" w:lineRule="auto"/>
                  <w:jc w:val="both"/>
                </w:pPr>
              </w:pPrChange>
            </w:pPr>
            <w:proofErr w:type="spellStart"/>
            <w:ins w:id="1144" w:author="HIKARI" w:date="2019-11-08T23:08:00Z">
              <w:r>
                <w:rPr>
                  <w:b w:val="0"/>
                  <w:bCs/>
                  <w:szCs w:val="26"/>
                </w:rPr>
                <w:t>Thuộc</w:t>
              </w:r>
            </w:ins>
            <w:proofErr w:type="spellEnd"/>
            <w:del w:id="1145" w:author="HIKARI" w:date="2019-11-08T23:08:00Z">
              <w:r w:rsidR="003503E9" w:rsidDel="000A1F2E">
                <w:rPr>
                  <w:b w:val="0"/>
                  <w:bCs/>
                  <w:szCs w:val="26"/>
                </w:rPr>
                <w:delText>ằm trong</w:delText>
              </w:r>
            </w:del>
            <w:r w:rsidR="00E9168B">
              <w:rPr>
                <w:b w:val="0"/>
                <w:bCs/>
                <w:szCs w:val="26"/>
              </w:rPr>
              <w:t xml:space="preserve"> </w:t>
            </w:r>
            <w:proofErr w:type="spellStart"/>
            <w:r w:rsidR="003503E9" w:rsidRPr="003503E9">
              <w:rPr>
                <w:b w:val="0"/>
                <w:bCs/>
                <w:color w:val="0070C0"/>
                <w:szCs w:val="26"/>
              </w:rPr>
              <w:t>SlideMenuStackPanel</w:t>
            </w:r>
            <w:proofErr w:type="spellEnd"/>
            <w:r w:rsidR="003503E9">
              <w:rPr>
                <w:b w:val="0"/>
                <w:bCs/>
                <w:color w:val="0070C0"/>
                <w:szCs w:val="26"/>
              </w:rPr>
              <w:t xml:space="preserve">, </w:t>
            </w:r>
            <w:proofErr w:type="spellStart"/>
            <w:r w:rsidR="003503E9" w:rsidRPr="003503E9">
              <w:rPr>
                <w:b w:val="0"/>
                <w:bCs/>
                <w:szCs w:val="26"/>
              </w:rPr>
              <w:t>hiện</w:t>
            </w:r>
            <w:proofErr w:type="spellEnd"/>
            <w:r w:rsidR="003503E9" w:rsidRPr="003503E9">
              <w:rPr>
                <w:b w:val="0"/>
                <w:bCs/>
                <w:szCs w:val="26"/>
              </w:rPr>
              <w:t xml:space="preserve"> </w:t>
            </w:r>
            <w:proofErr w:type="spellStart"/>
            <w:r w:rsidR="003503E9" w:rsidRPr="003503E9">
              <w:rPr>
                <w:b w:val="0"/>
                <w:bCs/>
                <w:szCs w:val="26"/>
              </w:rPr>
              <w:t>thị</w:t>
            </w:r>
            <w:proofErr w:type="spellEnd"/>
            <w:r w:rsidR="003503E9" w:rsidRPr="003503E9">
              <w:rPr>
                <w:b w:val="0"/>
                <w:bCs/>
                <w:szCs w:val="26"/>
              </w:rPr>
              <w:t xml:space="preserve"> </w:t>
            </w:r>
            <w:proofErr w:type="spellStart"/>
            <w:r w:rsidR="003503E9" w:rsidRPr="003503E9">
              <w:rPr>
                <w:b w:val="0"/>
                <w:bCs/>
                <w:szCs w:val="26"/>
              </w:rPr>
              <w:t>chức</w:t>
            </w:r>
            <w:proofErr w:type="spellEnd"/>
            <w:r w:rsidR="003503E9" w:rsidRPr="003503E9">
              <w:rPr>
                <w:b w:val="0"/>
                <w:bCs/>
                <w:szCs w:val="26"/>
              </w:rPr>
              <w:t xml:space="preserve"> </w:t>
            </w:r>
            <w:proofErr w:type="spellStart"/>
            <w:r w:rsidR="003503E9" w:rsidRPr="003503E9">
              <w:rPr>
                <w:b w:val="0"/>
                <w:bCs/>
                <w:szCs w:val="26"/>
              </w:rPr>
              <w:t>năng</w:t>
            </w:r>
            <w:proofErr w:type="spellEnd"/>
            <w:r w:rsidR="003503E9" w:rsidRPr="003503E9">
              <w:rPr>
                <w:b w:val="0"/>
                <w:bCs/>
                <w:szCs w:val="26"/>
              </w:rPr>
              <w:t xml:space="preserve"> </w:t>
            </w:r>
            <w:proofErr w:type="spellStart"/>
            <w:r w:rsidR="003503E9" w:rsidRPr="003503E9">
              <w:rPr>
                <w:b w:val="0"/>
                <w:bCs/>
                <w:szCs w:val="26"/>
              </w:rPr>
              <w:t>hiện</w:t>
            </w:r>
            <w:proofErr w:type="spellEnd"/>
            <w:r w:rsidR="003503E9" w:rsidRPr="003503E9">
              <w:rPr>
                <w:b w:val="0"/>
                <w:bCs/>
                <w:szCs w:val="26"/>
              </w:rPr>
              <w:t xml:space="preserve"> </w:t>
            </w:r>
            <w:proofErr w:type="spellStart"/>
            <w:r w:rsidR="003503E9" w:rsidRPr="003503E9">
              <w:rPr>
                <w:b w:val="0"/>
                <w:bCs/>
                <w:szCs w:val="26"/>
              </w:rPr>
              <w:t>tại</w:t>
            </w:r>
            <w:proofErr w:type="spellEnd"/>
            <w:r w:rsidR="003503E9" w:rsidRPr="003503E9">
              <w:rPr>
                <w:b w:val="0"/>
                <w:bCs/>
                <w:szCs w:val="26"/>
              </w:rPr>
              <w:t xml:space="preserve"> </w:t>
            </w:r>
            <w:proofErr w:type="spellStart"/>
            <w:r w:rsidR="003503E9" w:rsidRPr="003503E9">
              <w:rPr>
                <w:b w:val="0"/>
                <w:bCs/>
                <w:szCs w:val="26"/>
              </w:rPr>
              <w:t>của</w:t>
            </w:r>
            <w:proofErr w:type="spellEnd"/>
            <w:r w:rsidR="003503E9" w:rsidRPr="003503E9">
              <w:rPr>
                <w:b w:val="0"/>
                <w:bCs/>
                <w:szCs w:val="26"/>
              </w:rPr>
              <w:t xml:space="preserve"> </w:t>
            </w:r>
            <w:proofErr w:type="spellStart"/>
            <w:r w:rsidR="003503E9" w:rsidRPr="003503E9">
              <w:rPr>
                <w:b w:val="0"/>
                <w:bCs/>
                <w:szCs w:val="26"/>
              </w:rPr>
              <w:t>SlideMenu</w:t>
            </w:r>
            <w:proofErr w:type="spellEnd"/>
            <w:r w:rsidR="003503E9">
              <w:rPr>
                <w:b w:val="0"/>
                <w:bCs/>
                <w:szCs w:val="26"/>
              </w:rPr>
              <w:t xml:space="preserve"> (</w:t>
            </w:r>
            <w:proofErr w:type="spellStart"/>
            <w:r w:rsidR="003503E9">
              <w:rPr>
                <w:b w:val="0"/>
                <w:bCs/>
                <w:szCs w:val="26"/>
              </w:rPr>
              <w:t>Hiển</w:t>
            </w:r>
            <w:proofErr w:type="spellEnd"/>
            <w:r w:rsidR="003503E9">
              <w:rPr>
                <w:b w:val="0"/>
                <w:bCs/>
                <w:szCs w:val="26"/>
              </w:rPr>
              <w:t xml:space="preserve"> </w:t>
            </w:r>
            <w:proofErr w:type="spellStart"/>
            <w:r w:rsidR="003503E9">
              <w:rPr>
                <w:b w:val="0"/>
                <w:bCs/>
                <w:szCs w:val="26"/>
              </w:rPr>
              <w:t>thị</w:t>
            </w:r>
            <w:proofErr w:type="spellEnd"/>
            <w:r w:rsidR="003503E9">
              <w:rPr>
                <w:b w:val="0"/>
                <w:bCs/>
                <w:szCs w:val="26"/>
              </w:rPr>
              <w:t xml:space="preserve"> </w:t>
            </w:r>
            <w:proofErr w:type="spellStart"/>
            <w:r w:rsidR="003503E9">
              <w:rPr>
                <w:b w:val="0"/>
                <w:bCs/>
                <w:szCs w:val="26"/>
              </w:rPr>
              <w:t>thông</w:t>
            </w:r>
            <w:proofErr w:type="spellEnd"/>
            <w:r w:rsidR="003503E9">
              <w:rPr>
                <w:b w:val="0"/>
                <w:bCs/>
                <w:szCs w:val="26"/>
              </w:rPr>
              <w:t xml:space="preserve"> tin hay </w:t>
            </w:r>
            <w:proofErr w:type="spellStart"/>
            <w:r w:rsidR="003503E9">
              <w:rPr>
                <w:b w:val="0"/>
                <w:bCs/>
                <w:szCs w:val="26"/>
              </w:rPr>
              <w:t>tìm</w:t>
            </w:r>
            <w:proofErr w:type="spellEnd"/>
            <w:r w:rsidR="003503E9">
              <w:rPr>
                <w:b w:val="0"/>
                <w:bCs/>
                <w:szCs w:val="26"/>
              </w:rPr>
              <w:t xml:space="preserve"> </w:t>
            </w:r>
            <w:proofErr w:type="spellStart"/>
            <w:r w:rsidR="003503E9">
              <w:rPr>
                <w:b w:val="0"/>
                <w:bCs/>
                <w:szCs w:val="26"/>
              </w:rPr>
              <w:t>kiếm</w:t>
            </w:r>
            <w:proofErr w:type="spellEnd"/>
            <w:r w:rsidR="003503E9">
              <w:rPr>
                <w:b w:val="0"/>
                <w:bCs/>
                <w:szCs w:val="26"/>
              </w:rPr>
              <w:t>)</w:t>
            </w:r>
            <w:ins w:id="1146" w:author="HIKARI" w:date="2019-11-10T17:23:00Z">
              <w:r w:rsidR="0090526D">
                <w:rPr>
                  <w:b w:val="0"/>
                  <w:bCs/>
                  <w:szCs w:val="26"/>
                </w:rPr>
                <w:t>.</w:t>
              </w:r>
            </w:ins>
          </w:p>
        </w:tc>
      </w:tr>
      <w:tr w:rsidR="003503E9" w:rsidRPr="0076613B" w14:paraId="40FD32B6" w14:textId="77777777" w:rsidTr="000A1F2E">
        <w:trPr>
          <w:trHeight w:val="348"/>
          <w:trPrChange w:id="1147" w:author="HIKARI" w:date="2019-11-08T23:03:00Z">
            <w:trPr>
              <w:trHeight w:val="348"/>
            </w:trPr>
          </w:trPrChange>
        </w:trPr>
        <w:tc>
          <w:tcPr>
            <w:tcW w:w="563" w:type="dxa"/>
            <w:tcPrChange w:id="1148" w:author="HIKARI" w:date="2019-11-08T23:03:00Z">
              <w:tcPr>
                <w:tcW w:w="563" w:type="dxa"/>
              </w:tcPr>
            </w:tcPrChange>
          </w:tcPr>
          <w:p w14:paraId="59A3499F" w14:textId="4C8F5A11" w:rsidR="003503E9" w:rsidRPr="00CE6699" w:rsidRDefault="003503E9">
            <w:pPr>
              <w:spacing w:beforeLines="60" w:before="144" w:afterLines="60" w:after="144" w:line="360" w:lineRule="auto"/>
              <w:jc w:val="center"/>
              <w:rPr>
                <w:b w:val="0"/>
                <w:bCs/>
                <w:szCs w:val="26"/>
              </w:rPr>
              <w:pPrChange w:id="1149" w:author="HIKARI" w:date="2019-11-08T23:03:00Z">
                <w:pPr>
                  <w:jc w:val="center"/>
                </w:pPr>
              </w:pPrChange>
            </w:pPr>
            <w:r>
              <w:rPr>
                <w:b w:val="0"/>
                <w:bCs/>
                <w:szCs w:val="26"/>
              </w:rPr>
              <w:t>7</w:t>
            </w:r>
          </w:p>
        </w:tc>
        <w:tc>
          <w:tcPr>
            <w:tcW w:w="1594" w:type="dxa"/>
            <w:vAlign w:val="center"/>
            <w:tcPrChange w:id="1150" w:author="HIKARI" w:date="2019-11-08T23:03:00Z">
              <w:tcPr>
                <w:tcW w:w="1594" w:type="dxa"/>
              </w:tcPr>
            </w:tcPrChange>
          </w:tcPr>
          <w:p w14:paraId="55C3667C" w14:textId="77777777" w:rsidR="003503E9" w:rsidRDefault="003503E9">
            <w:pPr>
              <w:spacing w:beforeLines="60" w:before="144" w:afterLines="60" w:after="144" w:line="360" w:lineRule="auto"/>
              <w:rPr>
                <w:b w:val="0"/>
                <w:bCs/>
                <w:szCs w:val="26"/>
              </w:rPr>
              <w:pPrChange w:id="1151" w:author="HIKARI" w:date="2019-11-08T23:03:00Z">
                <w:pPr/>
              </w:pPrChange>
            </w:pPr>
            <w:proofErr w:type="spellStart"/>
            <w:r w:rsidRPr="003503E9">
              <w:rPr>
                <w:b w:val="0"/>
                <w:bCs/>
                <w:szCs w:val="26"/>
              </w:rPr>
              <w:t>SlidePanel</w:t>
            </w:r>
            <w:proofErr w:type="spellEnd"/>
            <w:r w:rsidRPr="003503E9">
              <w:rPr>
                <w:b w:val="0"/>
                <w:bCs/>
                <w:szCs w:val="26"/>
              </w:rPr>
              <w:t>_</w:t>
            </w:r>
          </w:p>
          <w:p w14:paraId="684C2F01" w14:textId="76207207" w:rsidR="003503E9" w:rsidRPr="003503E9" w:rsidRDefault="003503E9">
            <w:pPr>
              <w:spacing w:beforeLines="60" w:before="144" w:afterLines="60" w:after="144" w:line="360" w:lineRule="auto"/>
              <w:rPr>
                <w:b w:val="0"/>
                <w:bCs/>
                <w:color w:val="000000" w:themeColor="text1"/>
                <w:szCs w:val="26"/>
              </w:rPr>
              <w:pPrChange w:id="1152" w:author="HIKARI" w:date="2019-11-08T23:03:00Z">
                <w:pPr/>
              </w:pPrChange>
            </w:pPr>
            <w:proofErr w:type="spellStart"/>
            <w:r w:rsidRPr="003503E9">
              <w:rPr>
                <w:b w:val="0"/>
                <w:bCs/>
                <w:szCs w:val="26"/>
              </w:rPr>
              <w:t>TextBlock</w:t>
            </w:r>
            <w:proofErr w:type="spellEnd"/>
          </w:p>
        </w:tc>
        <w:tc>
          <w:tcPr>
            <w:tcW w:w="1617" w:type="dxa"/>
            <w:vAlign w:val="center"/>
            <w:tcPrChange w:id="1153" w:author="HIKARI" w:date="2019-11-08T23:03:00Z">
              <w:tcPr>
                <w:tcW w:w="1617" w:type="dxa"/>
              </w:tcPr>
            </w:tcPrChange>
          </w:tcPr>
          <w:p w14:paraId="4DB415D3" w14:textId="322F7332" w:rsidR="003503E9" w:rsidRDefault="003503E9">
            <w:pPr>
              <w:spacing w:beforeLines="60" w:before="144" w:afterLines="60" w:after="144" w:line="360" w:lineRule="auto"/>
              <w:jc w:val="center"/>
              <w:rPr>
                <w:b w:val="0"/>
                <w:bCs/>
                <w:szCs w:val="26"/>
              </w:rPr>
              <w:pPrChange w:id="1154" w:author="HIKARI" w:date="2019-11-08T23:03:00Z">
                <w:pPr/>
              </w:pPrChange>
            </w:pPr>
            <w:proofErr w:type="spellStart"/>
            <w:r>
              <w:rPr>
                <w:b w:val="0"/>
                <w:bCs/>
                <w:szCs w:val="26"/>
              </w:rPr>
              <w:t>TextBlock</w:t>
            </w:r>
            <w:proofErr w:type="spellEnd"/>
          </w:p>
        </w:tc>
        <w:tc>
          <w:tcPr>
            <w:tcW w:w="3846" w:type="dxa"/>
            <w:tcPrChange w:id="1155" w:author="HIKARI" w:date="2019-11-08T23:03:00Z">
              <w:tcPr>
                <w:tcW w:w="3846" w:type="dxa"/>
              </w:tcPr>
            </w:tcPrChange>
          </w:tcPr>
          <w:p w14:paraId="10B61F0A" w14:textId="3FBB89DB" w:rsidR="003503E9" w:rsidRPr="003503E9" w:rsidRDefault="003503E9">
            <w:pPr>
              <w:spacing w:beforeLines="60" w:before="144" w:afterLines="60" w:after="144" w:line="360" w:lineRule="auto"/>
              <w:rPr>
                <w:b w:val="0"/>
                <w:bCs/>
                <w:color w:val="0000FF"/>
                <w:sz w:val="19"/>
                <w:szCs w:val="19"/>
              </w:rPr>
              <w:pPrChange w:id="1156" w:author="HIKARI" w:date="2019-11-08T23:03:00Z">
                <w:pPr/>
              </w:pPrChange>
            </w:pPr>
            <w:r w:rsidRPr="003503E9">
              <w:rPr>
                <w:b w:val="0"/>
                <w:bCs/>
                <w:color w:val="0000FF"/>
                <w:sz w:val="19"/>
                <w:szCs w:val="19"/>
              </w:rPr>
              <w:t>&lt;</w:t>
            </w:r>
            <w:proofErr w:type="spellStart"/>
            <w:r w:rsidRPr="003503E9">
              <w:rPr>
                <w:b w:val="0"/>
                <w:bCs/>
                <w:color w:val="A31515"/>
                <w:sz w:val="19"/>
                <w:szCs w:val="19"/>
              </w:rPr>
              <w:t>TextBlock</w:t>
            </w:r>
            <w:proofErr w:type="spellEnd"/>
            <w:r w:rsidRPr="003503E9">
              <w:rPr>
                <w:b w:val="0"/>
                <w:bCs/>
                <w:color w:val="FF0000"/>
                <w:sz w:val="19"/>
                <w:szCs w:val="19"/>
              </w:rPr>
              <w:t xml:space="preserve"> </w:t>
            </w:r>
            <w:proofErr w:type="gramStart"/>
            <w:r w:rsidRPr="003503E9">
              <w:rPr>
                <w:b w:val="0"/>
                <w:bCs/>
                <w:color w:val="FF0000"/>
                <w:sz w:val="19"/>
                <w:szCs w:val="19"/>
              </w:rPr>
              <w:t>x</w:t>
            </w:r>
            <w:r w:rsidRPr="003503E9">
              <w:rPr>
                <w:b w:val="0"/>
                <w:bCs/>
                <w:color w:val="0000FF"/>
                <w:sz w:val="19"/>
                <w:szCs w:val="19"/>
              </w:rPr>
              <w:t>:</w:t>
            </w:r>
            <w:r w:rsidRPr="003503E9">
              <w:rPr>
                <w:b w:val="0"/>
                <w:bCs/>
                <w:color w:val="FF0000"/>
                <w:sz w:val="19"/>
                <w:szCs w:val="19"/>
              </w:rPr>
              <w:t>Name</w:t>
            </w:r>
            <w:proofErr w:type="gramEnd"/>
            <w:r>
              <w:rPr>
                <w:b w:val="0"/>
                <w:bCs/>
                <w:color w:val="FF0000"/>
                <w:sz w:val="19"/>
                <w:szCs w:val="19"/>
              </w:rPr>
              <w:t xml:space="preserve"> </w:t>
            </w:r>
            <w:r w:rsidRPr="003503E9">
              <w:rPr>
                <w:b w:val="0"/>
                <w:bCs/>
                <w:color w:val="0000FF"/>
                <w:sz w:val="19"/>
                <w:szCs w:val="19"/>
              </w:rPr>
              <w:t>=</w:t>
            </w:r>
            <w:r>
              <w:rPr>
                <w:b w:val="0"/>
                <w:bCs/>
                <w:color w:val="0000FF"/>
                <w:sz w:val="19"/>
                <w:szCs w:val="19"/>
              </w:rPr>
              <w:t xml:space="preserve"> </w:t>
            </w:r>
            <w:r w:rsidRPr="003503E9">
              <w:rPr>
                <w:b w:val="0"/>
                <w:bCs/>
                <w:color w:val="0000FF"/>
                <w:sz w:val="19"/>
                <w:szCs w:val="19"/>
              </w:rPr>
              <w:t>"</w:t>
            </w:r>
            <w:proofErr w:type="spellStart"/>
            <w:r w:rsidRPr="003503E9">
              <w:rPr>
                <w:b w:val="0"/>
                <w:bCs/>
                <w:color w:val="0000FF"/>
                <w:sz w:val="19"/>
                <w:szCs w:val="19"/>
              </w:rPr>
              <w:t>SlidePanel_TextBlock</w:t>
            </w:r>
            <w:proofErr w:type="spellEnd"/>
            <w:r w:rsidRPr="003503E9">
              <w:rPr>
                <w:b w:val="0"/>
                <w:bCs/>
                <w:color w:val="0000FF"/>
                <w:sz w:val="19"/>
                <w:szCs w:val="19"/>
              </w:rPr>
              <w:t>"</w:t>
            </w:r>
            <w:r w:rsidRPr="003503E9">
              <w:rPr>
                <w:b w:val="0"/>
                <w:bCs/>
                <w:color w:val="FF0000"/>
                <w:sz w:val="19"/>
                <w:szCs w:val="19"/>
              </w:rPr>
              <w:t xml:space="preserve"> Margin</w:t>
            </w:r>
            <w:r w:rsidRPr="003503E9">
              <w:rPr>
                <w:b w:val="0"/>
                <w:bCs/>
                <w:color w:val="0000FF"/>
                <w:sz w:val="19"/>
                <w:szCs w:val="19"/>
              </w:rPr>
              <w:t>="10,45,10,10"</w:t>
            </w:r>
            <w:r w:rsidRPr="003503E9">
              <w:rPr>
                <w:b w:val="0"/>
                <w:bCs/>
                <w:color w:val="FF0000"/>
                <w:sz w:val="19"/>
                <w:szCs w:val="19"/>
              </w:rPr>
              <w:t xml:space="preserve"> </w:t>
            </w:r>
            <w:proofErr w:type="spellStart"/>
            <w:r w:rsidRPr="003503E9">
              <w:rPr>
                <w:b w:val="0"/>
                <w:bCs/>
                <w:color w:val="FF0000"/>
                <w:sz w:val="19"/>
                <w:szCs w:val="19"/>
              </w:rPr>
              <w:t>TextWrapping</w:t>
            </w:r>
            <w:proofErr w:type="spellEnd"/>
            <w:r w:rsidRPr="003503E9">
              <w:rPr>
                <w:b w:val="0"/>
                <w:bCs/>
                <w:color w:val="0000FF"/>
                <w:sz w:val="19"/>
                <w:szCs w:val="19"/>
              </w:rPr>
              <w:t>="Wrap"</w:t>
            </w:r>
            <w:r w:rsidRPr="003503E9">
              <w:rPr>
                <w:b w:val="0"/>
                <w:bCs/>
                <w:color w:val="FF0000"/>
                <w:sz w:val="19"/>
                <w:szCs w:val="19"/>
              </w:rPr>
              <w:t xml:space="preserve"> Foreground</w:t>
            </w:r>
            <w:r w:rsidRPr="003503E9">
              <w:rPr>
                <w:b w:val="0"/>
                <w:bCs/>
                <w:color w:val="0000FF"/>
                <w:sz w:val="19"/>
                <w:szCs w:val="19"/>
              </w:rPr>
              <w:t>="White"</w:t>
            </w:r>
            <w:r w:rsidRPr="003503E9">
              <w:rPr>
                <w:b w:val="0"/>
                <w:bCs/>
                <w:color w:val="FF0000"/>
                <w:sz w:val="19"/>
                <w:szCs w:val="19"/>
              </w:rPr>
              <w:t xml:space="preserve"> </w:t>
            </w:r>
            <w:proofErr w:type="spellStart"/>
            <w:r w:rsidRPr="003503E9">
              <w:rPr>
                <w:b w:val="0"/>
                <w:bCs/>
                <w:color w:val="FF0000"/>
                <w:sz w:val="19"/>
                <w:szCs w:val="19"/>
              </w:rPr>
              <w:t>FontSize</w:t>
            </w:r>
            <w:proofErr w:type="spellEnd"/>
            <w:r w:rsidRPr="003503E9">
              <w:rPr>
                <w:b w:val="0"/>
                <w:bCs/>
                <w:color w:val="0000FF"/>
                <w:sz w:val="19"/>
                <w:szCs w:val="19"/>
              </w:rPr>
              <w:t>="18"/&gt;</w:t>
            </w:r>
          </w:p>
        </w:tc>
        <w:tc>
          <w:tcPr>
            <w:tcW w:w="3429" w:type="dxa"/>
            <w:vAlign w:val="center"/>
            <w:tcPrChange w:id="1157" w:author="HIKARI" w:date="2019-11-08T23:03:00Z">
              <w:tcPr>
                <w:tcW w:w="3429" w:type="dxa"/>
              </w:tcPr>
            </w:tcPrChange>
          </w:tcPr>
          <w:p w14:paraId="35D17EE0" w14:textId="7FD7B708" w:rsidR="003503E9" w:rsidRPr="00E9168B" w:rsidRDefault="00E9168B">
            <w:pPr>
              <w:spacing w:beforeLines="60" w:before="144" w:afterLines="60" w:after="144" w:line="360" w:lineRule="auto"/>
              <w:jc w:val="both"/>
              <w:rPr>
                <w:b w:val="0"/>
                <w:bCs/>
                <w:szCs w:val="26"/>
              </w:rPr>
              <w:pPrChange w:id="1158" w:author="HIKARI" w:date="2019-11-08T23:04:00Z">
                <w:pPr>
                  <w:spacing w:after="120" w:line="360" w:lineRule="auto"/>
                  <w:jc w:val="both"/>
                </w:pPr>
              </w:pPrChange>
            </w:pPr>
            <w:del w:id="1159" w:author="HIKARI" w:date="2019-11-08T23:08:00Z">
              <w:r w:rsidDel="000A1F2E">
                <w:rPr>
                  <w:b w:val="0"/>
                  <w:bCs/>
                  <w:szCs w:val="26"/>
                </w:rPr>
                <w:delText>Nằm trong</w:delText>
              </w:r>
            </w:del>
            <w:proofErr w:type="spellStart"/>
            <w:ins w:id="1160" w:author="HIKARI" w:date="2019-11-08T23:08:00Z">
              <w:r w:rsidR="000A1F2E">
                <w:rPr>
                  <w:b w:val="0"/>
                  <w:bCs/>
                  <w:szCs w:val="26"/>
                </w:rPr>
                <w:t>Thuộc</w:t>
              </w:r>
            </w:ins>
            <w:proofErr w:type="spellEnd"/>
            <w:r>
              <w:rPr>
                <w:b w:val="0"/>
                <w:bCs/>
                <w:szCs w:val="26"/>
              </w:rPr>
              <w:t xml:space="preserve"> </w:t>
            </w:r>
            <w:proofErr w:type="spellStart"/>
            <w:r w:rsidRPr="003503E9">
              <w:rPr>
                <w:b w:val="0"/>
                <w:bCs/>
                <w:color w:val="0070C0"/>
                <w:szCs w:val="26"/>
              </w:rPr>
              <w:t>SlideMenuStackPanel</w:t>
            </w:r>
            <w:proofErr w:type="spellEnd"/>
            <w:r>
              <w:rPr>
                <w:b w:val="0"/>
                <w:bCs/>
                <w:color w:val="0070C0"/>
                <w:szCs w:val="26"/>
              </w:rPr>
              <w:t>,</w:t>
            </w:r>
            <w:r>
              <w:rPr>
                <w:b w:val="0"/>
                <w:bCs/>
                <w:szCs w:val="26"/>
              </w:rPr>
              <w:t xml:space="preserve"> </w:t>
            </w:r>
            <w:proofErr w:type="spellStart"/>
            <w:r>
              <w:rPr>
                <w:b w:val="0"/>
                <w:bCs/>
                <w:szCs w:val="26"/>
              </w:rPr>
              <w:t>phục</w:t>
            </w:r>
            <w:proofErr w:type="spellEnd"/>
            <w:r>
              <w:rPr>
                <w:b w:val="0"/>
                <w:bCs/>
                <w:szCs w:val="26"/>
              </w:rPr>
              <w:t xml:space="preserve"> vu </w:t>
            </w:r>
            <w:proofErr w:type="spellStart"/>
            <w:r>
              <w:rPr>
                <w:b w:val="0"/>
                <w:bCs/>
                <w:szCs w:val="26"/>
              </w:rPr>
              <w:t>cho</w:t>
            </w:r>
            <w:proofErr w:type="spellEnd"/>
            <w:r>
              <w:rPr>
                <w:b w:val="0"/>
                <w:bCs/>
                <w:szCs w:val="26"/>
              </w:rPr>
              <w:t xml:space="preserve"> </w:t>
            </w:r>
            <w:proofErr w:type="spellStart"/>
            <w:r>
              <w:rPr>
                <w:b w:val="0"/>
                <w:bCs/>
                <w:szCs w:val="26"/>
              </w:rPr>
              <w:t>chức</w:t>
            </w:r>
            <w:proofErr w:type="spellEnd"/>
            <w:r>
              <w:rPr>
                <w:b w:val="0"/>
                <w:bCs/>
                <w:szCs w:val="26"/>
              </w:rPr>
              <w:t xml:space="preserve"> </w:t>
            </w:r>
            <w:proofErr w:type="spellStart"/>
            <w:r>
              <w:rPr>
                <w:b w:val="0"/>
                <w:bCs/>
                <w:szCs w:val="26"/>
              </w:rPr>
              <w:t>năng</w:t>
            </w:r>
            <w:proofErr w:type="spellEnd"/>
            <w:r>
              <w:rPr>
                <w:b w:val="0"/>
                <w:bCs/>
                <w:szCs w:val="26"/>
              </w:rPr>
              <w:t xml:space="preserve"> </w:t>
            </w:r>
            <w:proofErr w:type="spellStart"/>
            <w:r>
              <w:rPr>
                <w:b w:val="0"/>
                <w:bCs/>
                <w:szCs w:val="26"/>
              </w:rPr>
              <w:t>hiển</w:t>
            </w:r>
            <w:proofErr w:type="spellEnd"/>
            <w:r>
              <w:rPr>
                <w:b w:val="0"/>
                <w:bCs/>
                <w:szCs w:val="26"/>
              </w:rPr>
              <w:t xml:space="preserve"> </w:t>
            </w:r>
            <w:proofErr w:type="spellStart"/>
            <w:r>
              <w:rPr>
                <w:b w:val="0"/>
                <w:bCs/>
                <w:szCs w:val="26"/>
              </w:rPr>
              <w:t>thị</w:t>
            </w:r>
            <w:proofErr w:type="spellEnd"/>
            <w:r>
              <w:rPr>
                <w:b w:val="0"/>
                <w:bCs/>
                <w:szCs w:val="26"/>
              </w:rPr>
              <w:t xml:space="preserve"> </w:t>
            </w:r>
            <w:proofErr w:type="spellStart"/>
            <w:r>
              <w:rPr>
                <w:b w:val="0"/>
                <w:bCs/>
                <w:szCs w:val="26"/>
              </w:rPr>
              <w:t>thông</w:t>
            </w:r>
            <w:proofErr w:type="spellEnd"/>
            <w:r>
              <w:rPr>
                <w:b w:val="0"/>
                <w:bCs/>
                <w:szCs w:val="26"/>
              </w:rPr>
              <w:t xml:space="preserve"> tin. </w:t>
            </w:r>
            <w:proofErr w:type="spellStart"/>
            <w:r>
              <w:rPr>
                <w:b w:val="0"/>
                <w:bCs/>
                <w:szCs w:val="26"/>
              </w:rPr>
              <w:t>Nhiệm</w:t>
            </w:r>
            <w:proofErr w:type="spellEnd"/>
            <w:r>
              <w:rPr>
                <w:b w:val="0"/>
                <w:bCs/>
                <w:szCs w:val="26"/>
              </w:rPr>
              <w:t xml:space="preserve"> </w:t>
            </w:r>
            <w:proofErr w:type="spellStart"/>
            <w:r>
              <w:rPr>
                <w:b w:val="0"/>
                <w:bCs/>
                <w:szCs w:val="26"/>
              </w:rPr>
              <w:t>vụ</w:t>
            </w:r>
            <w:proofErr w:type="spellEnd"/>
            <w:r w:rsidRPr="00E9168B">
              <w:rPr>
                <w:b w:val="0"/>
                <w:bCs/>
                <w:szCs w:val="26"/>
              </w:rPr>
              <w:t xml:space="preserve"> </w:t>
            </w:r>
            <w:proofErr w:type="spellStart"/>
            <w:r>
              <w:rPr>
                <w:b w:val="0"/>
                <w:bCs/>
                <w:szCs w:val="26"/>
              </w:rPr>
              <w:t>hiển</w:t>
            </w:r>
            <w:proofErr w:type="spellEnd"/>
            <w:r>
              <w:rPr>
                <w:b w:val="0"/>
                <w:bCs/>
                <w:szCs w:val="26"/>
              </w:rPr>
              <w:t xml:space="preserve"> </w:t>
            </w:r>
            <w:proofErr w:type="spellStart"/>
            <w:r>
              <w:rPr>
                <w:b w:val="0"/>
                <w:bCs/>
                <w:szCs w:val="26"/>
              </w:rPr>
              <w:t>thị</w:t>
            </w:r>
            <w:proofErr w:type="spellEnd"/>
            <w:r>
              <w:rPr>
                <w:b w:val="0"/>
                <w:bCs/>
                <w:szCs w:val="26"/>
              </w:rPr>
              <w:t xml:space="preserve"> </w:t>
            </w:r>
            <w:proofErr w:type="spellStart"/>
            <w:r>
              <w:rPr>
                <w:b w:val="0"/>
                <w:bCs/>
                <w:szCs w:val="26"/>
              </w:rPr>
              <w:t>thông</w:t>
            </w:r>
            <w:proofErr w:type="spellEnd"/>
            <w:r>
              <w:rPr>
                <w:b w:val="0"/>
                <w:bCs/>
                <w:szCs w:val="26"/>
              </w:rPr>
              <w:t xml:space="preserve"> tin chi </w:t>
            </w:r>
            <w:proofErr w:type="spellStart"/>
            <w:r>
              <w:rPr>
                <w:b w:val="0"/>
                <w:bCs/>
                <w:szCs w:val="26"/>
              </w:rPr>
              <w:t>tiết</w:t>
            </w:r>
            <w:proofErr w:type="spellEnd"/>
            <w:r>
              <w:rPr>
                <w:b w:val="0"/>
                <w:bCs/>
                <w:szCs w:val="26"/>
              </w:rPr>
              <w:t xml:space="preserve"> </w:t>
            </w:r>
            <w:proofErr w:type="spellStart"/>
            <w:r>
              <w:rPr>
                <w:b w:val="0"/>
                <w:bCs/>
                <w:szCs w:val="26"/>
              </w:rPr>
              <w:t>về</w:t>
            </w:r>
            <w:proofErr w:type="spellEnd"/>
            <w:r>
              <w:rPr>
                <w:b w:val="0"/>
                <w:bCs/>
                <w:szCs w:val="26"/>
              </w:rPr>
              <w:t xml:space="preserve"> Layer </w:t>
            </w:r>
            <w:proofErr w:type="spellStart"/>
            <w:r>
              <w:rPr>
                <w:b w:val="0"/>
                <w:bCs/>
                <w:szCs w:val="26"/>
              </w:rPr>
              <w:t>được</w:t>
            </w:r>
            <w:proofErr w:type="spellEnd"/>
            <w:r>
              <w:rPr>
                <w:b w:val="0"/>
                <w:bCs/>
                <w:szCs w:val="26"/>
              </w:rPr>
              <w:t xml:space="preserve"> </w:t>
            </w:r>
            <w:proofErr w:type="spellStart"/>
            <w:r>
              <w:rPr>
                <w:b w:val="0"/>
                <w:bCs/>
                <w:szCs w:val="26"/>
              </w:rPr>
              <w:t>người</w:t>
            </w:r>
            <w:proofErr w:type="spellEnd"/>
            <w:r>
              <w:rPr>
                <w:b w:val="0"/>
                <w:bCs/>
                <w:szCs w:val="26"/>
              </w:rPr>
              <w:t xml:space="preserve"> </w:t>
            </w:r>
            <w:proofErr w:type="spellStart"/>
            <w:r>
              <w:rPr>
                <w:b w:val="0"/>
                <w:bCs/>
                <w:szCs w:val="26"/>
              </w:rPr>
              <w:t>dùng</w:t>
            </w:r>
            <w:proofErr w:type="spellEnd"/>
            <w:r>
              <w:rPr>
                <w:b w:val="0"/>
                <w:bCs/>
                <w:szCs w:val="26"/>
              </w:rPr>
              <w:t xml:space="preserve"> </w:t>
            </w:r>
            <w:proofErr w:type="spellStart"/>
            <w:r>
              <w:rPr>
                <w:b w:val="0"/>
                <w:bCs/>
                <w:szCs w:val="26"/>
              </w:rPr>
              <w:t>chỉ</w:t>
            </w:r>
            <w:proofErr w:type="spellEnd"/>
            <w:r>
              <w:rPr>
                <w:b w:val="0"/>
                <w:bCs/>
                <w:szCs w:val="26"/>
              </w:rPr>
              <w:t xml:space="preserve"> </w:t>
            </w:r>
            <w:proofErr w:type="spellStart"/>
            <w:r>
              <w:rPr>
                <w:b w:val="0"/>
                <w:bCs/>
                <w:szCs w:val="26"/>
              </w:rPr>
              <w:t>định</w:t>
            </w:r>
            <w:proofErr w:type="spellEnd"/>
            <w:ins w:id="1161" w:author="HIKARI" w:date="2019-11-10T17:23:00Z">
              <w:r w:rsidR="0090526D">
                <w:rPr>
                  <w:b w:val="0"/>
                  <w:bCs/>
                  <w:szCs w:val="26"/>
                </w:rPr>
                <w:t>.</w:t>
              </w:r>
            </w:ins>
          </w:p>
        </w:tc>
      </w:tr>
      <w:tr w:rsidR="00E9168B" w:rsidRPr="0076613B" w14:paraId="4471B9F4" w14:textId="77777777" w:rsidTr="000A1F2E">
        <w:trPr>
          <w:trHeight w:val="348"/>
          <w:trPrChange w:id="1162" w:author="HIKARI" w:date="2019-11-08T23:03:00Z">
            <w:trPr>
              <w:trHeight w:val="348"/>
            </w:trPr>
          </w:trPrChange>
        </w:trPr>
        <w:tc>
          <w:tcPr>
            <w:tcW w:w="563" w:type="dxa"/>
            <w:tcPrChange w:id="1163" w:author="HIKARI" w:date="2019-11-08T23:03:00Z">
              <w:tcPr>
                <w:tcW w:w="563" w:type="dxa"/>
              </w:tcPr>
            </w:tcPrChange>
          </w:tcPr>
          <w:p w14:paraId="73CEC226" w14:textId="59F79763" w:rsidR="00E9168B" w:rsidRDefault="00E9168B">
            <w:pPr>
              <w:spacing w:beforeLines="60" w:before="144" w:afterLines="60" w:after="144" w:line="360" w:lineRule="auto"/>
              <w:jc w:val="center"/>
              <w:rPr>
                <w:b w:val="0"/>
                <w:bCs/>
                <w:szCs w:val="26"/>
              </w:rPr>
              <w:pPrChange w:id="1164" w:author="HIKARI" w:date="2019-11-08T23:03:00Z">
                <w:pPr>
                  <w:jc w:val="center"/>
                </w:pPr>
              </w:pPrChange>
            </w:pPr>
            <w:r>
              <w:rPr>
                <w:b w:val="0"/>
                <w:bCs/>
                <w:szCs w:val="26"/>
              </w:rPr>
              <w:t>8</w:t>
            </w:r>
          </w:p>
        </w:tc>
        <w:tc>
          <w:tcPr>
            <w:tcW w:w="1594" w:type="dxa"/>
            <w:vAlign w:val="center"/>
            <w:tcPrChange w:id="1165" w:author="HIKARI" w:date="2019-11-08T23:03:00Z">
              <w:tcPr>
                <w:tcW w:w="1594" w:type="dxa"/>
              </w:tcPr>
            </w:tcPrChange>
          </w:tcPr>
          <w:p w14:paraId="63C680E2" w14:textId="77777777" w:rsidR="00E9168B" w:rsidRDefault="00E9168B">
            <w:pPr>
              <w:spacing w:beforeLines="60" w:before="144" w:afterLines="60" w:after="144" w:line="360" w:lineRule="auto"/>
              <w:rPr>
                <w:b w:val="0"/>
                <w:bCs/>
                <w:szCs w:val="26"/>
              </w:rPr>
              <w:pPrChange w:id="1166" w:author="HIKARI" w:date="2019-11-08T23:03:00Z">
                <w:pPr/>
              </w:pPrChange>
            </w:pPr>
            <w:proofErr w:type="spellStart"/>
            <w:r w:rsidRPr="00E9168B">
              <w:rPr>
                <w:b w:val="0"/>
                <w:bCs/>
                <w:szCs w:val="26"/>
              </w:rPr>
              <w:t>SlidePanel</w:t>
            </w:r>
            <w:proofErr w:type="spellEnd"/>
            <w:r w:rsidRPr="00E9168B">
              <w:rPr>
                <w:b w:val="0"/>
                <w:bCs/>
                <w:szCs w:val="26"/>
              </w:rPr>
              <w:t>_</w:t>
            </w:r>
          </w:p>
          <w:p w14:paraId="5DFB1826" w14:textId="1A204A13" w:rsidR="00E9168B" w:rsidRPr="00E9168B" w:rsidRDefault="00E9168B">
            <w:pPr>
              <w:spacing w:beforeLines="60" w:before="144" w:afterLines="60" w:after="144" w:line="360" w:lineRule="auto"/>
              <w:rPr>
                <w:b w:val="0"/>
                <w:bCs/>
                <w:szCs w:val="26"/>
              </w:rPr>
              <w:pPrChange w:id="1167" w:author="HIKARI" w:date="2019-11-08T23:03:00Z">
                <w:pPr/>
              </w:pPrChange>
            </w:pPr>
            <w:proofErr w:type="spellStart"/>
            <w:r w:rsidRPr="00E9168B">
              <w:rPr>
                <w:b w:val="0"/>
                <w:bCs/>
                <w:szCs w:val="26"/>
              </w:rPr>
              <w:t>txtBoxFind</w:t>
            </w:r>
            <w:proofErr w:type="spellEnd"/>
          </w:p>
        </w:tc>
        <w:tc>
          <w:tcPr>
            <w:tcW w:w="1617" w:type="dxa"/>
            <w:vAlign w:val="center"/>
            <w:tcPrChange w:id="1168" w:author="HIKARI" w:date="2019-11-08T23:03:00Z">
              <w:tcPr>
                <w:tcW w:w="1617" w:type="dxa"/>
              </w:tcPr>
            </w:tcPrChange>
          </w:tcPr>
          <w:p w14:paraId="04DA5CD3" w14:textId="448BF8B0" w:rsidR="00E9168B" w:rsidRDefault="00E9168B">
            <w:pPr>
              <w:spacing w:beforeLines="60" w:before="144" w:afterLines="60" w:after="144" w:line="360" w:lineRule="auto"/>
              <w:jc w:val="center"/>
              <w:rPr>
                <w:b w:val="0"/>
                <w:bCs/>
                <w:szCs w:val="26"/>
              </w:rPr>
              <w:pPrChange w:id="1169" w:author="HIKARI" w:date="2019-11-08T23:03:00Z">
                <w:pPr/>
              </w:pPrChange>
            </w:pPr>
            <w:proofErr w:type="spellStart"/>
            <w:r>
              <w:rPr>
                <w:b w:val="0"/>
                <w:bCs/>
                <w:szCs w:val="26"/>
              </w:rPr>
              <w:t>TextBox</w:t>
            </w:r>
            <w:proofErr w:type="spellEnd"/>
          </w:p>
        </w:tc>
        <w:tc>
          <w:tcPr>
            <w:tcW w:w="3846" w:type="dxa"/>
            <w:tcPrChange w:id="1170" w:author="HIKARI" w:date="2019-11-08T23:03:00Z">
              <w:tcPr>
                <w:tcW w:w="3846" w:type="dxa"/>
              </w:tcPr>
            </w:tcPrChange>
          </w:tcPr>
          <w:p w14:paraId="3C45B44C" w14:textId="77777777" w:rsidR="00E9168B" w:rsidRDefault="00E9168B">
            <w:pPr>
              <w:spacing w:beforeLines="60" w:before="144" w:afterLines="60" w:after="144" w:line="360" w:lineRule="auto"/>
              <w:rPr>
                <w:b w:val="0"/>
                <w:bCs/>
                <w:color w:val="0000FF"/>
                <w:sz w:val="19"/>
                <w:szCs w:val="19"/>
              </w:rPr>
              <w:pPrChange w:id="1171" w:author="HIKARI" w:date="2019-11-08T23:03:00Z">
                <w:pPr>
                  <w:spacing w:before="120"/>
                </w:pPr>
              </w:pPrChange>
            </w:pPr>
            <w:r w:rsidRPr="00E9168B">
              <w:rPr>
                <w:b w:val="0"/>
                <w:bCs/>
                <w:color w:val="0000FF"/>
                <w:sz w:val="19"/>
                <w:szCs w:val="19"/>
              </w:rPr>
              <w:t>&lt;</w:t>
            </w:r>
            <w:proofErr w:type="spellStart"/>
            <w:r w:rsidRPr="00E9168B">
              <w:rPr>
                <w:b w:val="0"/>
                <w:bCs/>
                <w:color w:val="A31515"/>
                <w:sz w:val="19"/>
                <w:szCs w:val="19"/>
              </w:rPr>
              <w:t>TextBox</w:t>
            </w:r>
            <w:proofErr w:type="spellEnd"/>
            <w:r w:rsidRPr="00E9168B">
              <w:rPr>
                <w:b w:val="0"/>
                <w:bCs/>
                <w:color w:val="FF0000"/>
                <w:sz w:val="19"/>
                <w:szCs w:val="19"/>
              </w:rPr>
              <w:t xml:space="preserve"> </w:t>
            </w:r>
            <w:proofErr w:type="gramStart"/>
            <w:r w:rsidRPr="00E9168B">
              <w:rPr>
                <w:b w:val="0"/>
                <w:bCs/>
                <w:color w:val="FF0000"/>
                <w:sz w:val="19"/>
                <w:szCs w:val="19"/>
              </w:rPr>
              <w:t>x</w:t>
            </w:r>
            <w:r w:rsidRPr="00E9168B">
              <w:rPr>
                <w:b w:val="0"/>
                <w:bCs/>
                <w:color w:val="0000FF"/>
                <w:sz w:val="19"/>
                <w:szCs w:val="19"/>
              </w:rPr>
              <w:t>:</w:t>
            </w:r>
            <w:r w:rsidRPr="00E9168B">
              <w:rPr>
                <w:b w:val="0"/>
                <w:bCs/>
                <w:color w:val="FF0000"/>
                <w:sz w:val="19"/>
                <w:szCs w:val="19"/>
              </w:rPr>
              <w:t>Name</w:t>
            </w:r>
            <w:proofErr w:type="gramEnd"/>
            <w:r w:rsidRPr="00E9168B">
              <w:rPr>
                <w:b w:val="0"/>
                <w:bCs/>
                <w:color w:val="0000FF"/>
                <w:sz w:val="19"/>
                <w:szCs w:val="19"/>
              </w:rPr>
              <w:t>="SlidePanel_txtBoxFind"</w:t>
            </w:r>
            <w:r w:rsidRPr="00E9168B">
              <w:rPr>
                <w:b w:val="0"/>
                <w:bCs/>
                <w:color w:val="FF0000"/>
                <w:sz w:val="19"/>
                <w:szCs w:val="19"/>
              </w:rPr>
              <w:t xml:space="preserve"> </w:t>
            </w:r>
            <w:proofErr w:type="spellStart"/>
            <w:r w:rsidRPr="00E9168B">
              <w:rPr>
                <w:b w:val="0"/>
                <w:bCs/>
                <w:color w:val="FF0000"/>
                <w:sz w:val="19"/>
                <w:szCs w:val="19"/>
              </w:rPr>
              <w:t>TextWrapping</w:t>
            </w:r>
            <w:proofErr w:type="spellEnd"/>
            <w:r w:rsidRPr="00E9168B">
              <w:rPr>
                <w:b w:val="0"/>
                <w:bCs/>
                <w:color w:val="0000FF"/>
                <w:sz w:val="19"/>
                <w:szCs w:val="19"/>
              </w:rPr>
              <w:t>="Wrap"</w:t>
            </w:r>
            <w:r w:rsidRPr="00E9168B">
              <w:rPr>
                <w:b w:val="0"/>
                <w:bCs/>
                <w:color w:val="FF0000"/>
                <w:sz w:val="19"/>
                <w:szCs w:val="19"/>
              </w:rPr>
              <w:t xml:space="preserve"> </w:t>
            </w:r>
            <w:proofErr w:type="spellStart"/>
            <w:r w:rsidRPr="00E9168B">
              <w:rPr>
                <w:b w:val="0"/>
                <w:bCs/>
                <w:color w:val="FF0000"/>
                <w:sz w:val="19"/>
                <w:szCs w:val="19"/>
              </w:rPr>
              <w:t>VerticalAlignment</w:t>
            </w:r>
            <w:proofErr w:type="spellEnd"/>
            <w:r w:rsidRPr="00E9168B">
              <w:rPr>
                <w:b w:val="0"/>
                <w:bCs/>
                <w:color w:val="0000FF"/>
                <w:sz w:val="19"/>
                <w:szCs w:val="19"/>
              </w:rPr>
              <w:t>=</w:t>
            </w:r>
          </w:p>
          <w:p w14:paraId="56F543E1" w14:textId="1A39F3AB" w:rsidR="00E9168B" w:rsidRDefault="00E9168B">
            <w:pPr>
              <w:spacing w:beforeLines="60" w:before="144" w:afterLines="60" w:after="144" w:line="360" w:lineRule="auto"/>
              <w:rPr>
                <w:b w:val="0"/>
                <w:bCs/>
                <w:color w:val="0000FF"/>
                <w:sz w:val="19"/>
                <w:szCs w:val="19"/>
              </w:rPr>
              <w:pPrChange w:id="1172" w:author="HIKARI" w:date="2019-11-08T23:03:00Z">
                <w:pPr>
                  <w:spacing w:before="120"/>
                </w:pPr>
              </w:pPrChange>
            </w:pPr>
            <w:r w:rsidRPr="00E9168B">
              <w:rPr>
                <w:b w:val="0"/>
                <w:bCs/>
                <w:color w:val="0000FF"/>
                <w:sz w:val="19"/>
                <w:szCs w:val="19"/>
              </w:rPr>
              <w:t>"Top"</w:t>
            </w:r>
            <w:r w:rsidRPr="00E9168B">
              <w:rPr>
                <w:b w:val="0"/>
                <w:bCs/>
                <w:color w:val="FF0000"/>
                <w:sz w:val="19"/>
                <w:szCs w:val="19"/>
              </w:rPr>
              <w:t xml:space="preserve"> Margin</w:t>
            </w:r>
            <w:r w:rsidRPr="00E9168B">
              <w:rPr>
                <w:b w:val="0"/>
                <w:bCs/>
                <w:color w:val="0000FF"/>
                <w:sz w:val="19"/>
                <w:szCs w:val="19"/>
              </w:rPr>
              <w:t>="10,45,10,0"</w:t>
            </w:r>
            <w:r w:rsidRPr="00E9168B">
              <w:rPr>
                <w:b w:val="0"/>
                <w:bCs/>
                <w:color w:val="FF0000"/>
                <w:sz w:val="19"/>
                <w:szCs w:val="19"/>
              </w:rPr>
              <w:t xml:space="preserve"> Height</w:t>
            </w:r>
            <w:r w:rsidRPr="00E9168B">
              <w:rPr>
                <w:b w:val="0"/>
                <w:bCs/>
                <w:color w:val="0000FF"/>
                <w:sz w:val="19"/>
                <w:szCs w:val="19"/>
              </w:rPr>
              <w:t>="17"</w:t>
            </w:r>
            <w:r w:rsidRPr="00E9168B">
              <w:rPr>
                <w:b w:val="0"/>
                <w:bCs/>
                <w:color w:val="FF0000"/>
                <w:sz w:val="19"/>
                <w:szCs w:val="19"/>
              </w:rPr>
              <w:t xml:space="preserve"> Visibility</w:t>
            </w:r>
            <w:r w:rsidRPr="00E9168B">
              <w:rPr>
                <w:b w:val="0"/>
                <w:bCs/>
                <w:color w:val="0000FF"/>
                <w:sz w:val="19"/>
                <w:szCs w:val="19"/>
              </w:rPr>
              <w:t>="Hidden"</w:t>
            </w:r>
            <w:r w:rsidRPr="00E9168B">
              <w:rPr>
                <w:b w:val="0"/>
                <w:bCs/>
                <w:color w:val="FF0000"/>
                <w:sz w:val="19"/>
                <w:szCs w:val="19"/>
              </w:rPr>
              <w:t xml:space="preserve"> Foreground</w:t>
            </w:r>
            <w:r w:rsidRPr="00E9168B">
              <w:rPr>
                <w:b w:val="0"/>
                <w:bCs/>
                <w:color w:val="0000FF"/>
                <w:sz w:val="19"/>
                <w:szCs w:val="19"/>
              </w:rPr>
              <w:t>="White"</w:t>
            </w:r>
            <w:r w:rsidRPr="00E9168B">
              <w:rPr>
                <w:b w:val="0"/>
                <w:bCs/>
                <w:color w:val="FF0000"/>
                <w:sz w:val="19"/>
                <w:szCs w:val="19"/>
              </w:rPr>
              <w:t xml:space="preserve"> </w:t>
            </w:r>
            <w:proofErr w:type="spellStart"/>
            <w:r w:rsidRPr="00E9168B">
              <w:rPr>
                <w:b w:val="0"/>
                <w:bCs/>
                <w:color w:val="FF0000"/>
                <w:sz w:val="19"/>
                <w:szCs w:val="19"/>
              </w:rPr>
              <w:t>TextChanged</w:t>
            </w:r>
            <w:proofErr w:type="spellEnd"/>
            <w:r w:rsidRPr="00E9168B">
              <w:rPr>
                <w:b w:val="0"/>
                <w:bCs/>
                <w:color w:val="0000FF"/>
                <w:sz w:val="19"/>
                <w:szCs w:val="19"/>
              </w:rPr>
              <w:t>=</w:t>
            </w:r>
          </w:p>
          <w:p w14:paraId="4827B729" w14:textId="70891B9D" w:rsidR="00E9168B" w:rsidRPr="00E9168B" w:rsidRDefault="00E9168B">
            <w:pPr>
              <w:spacing w:beforeLines="60" w:before="144" w:afterLines="60" w:after="144" w:line="360" w:lineRule="auto"/>
              <w:rPr>
                <w:b w:val="0"/>
                <w:bCs/>
                <w:color w:val="0000FF"/>
                <w:sz w:val="19"/>
                <w:szCs w:val="19"/>
              </w:rPr>
              <w:pPrChange w:id="1173" w:author="HIKARI" w:date="2019-11-08T23:03:00Z">
                <w:pPr>
                  <w:spacing w:before="120"/>
                </w:pPr>
              </w:pPrChange>
            </w:pPr>
            <w:r w:rsidRPr="00E9168B">
              <w:rPr>
                <w:b w:val="0"/>
                <w:bCs/>
                <w:color w:val="0000FF"/>
                <w:sz w:val="19"/>
                <w:szCs w:val="19"/>
              </w:rPr>
              <w:t>"</w:t>
            </w:r>
            <w:proofErr w:type="spellStart"/>
            <w:r w:rsidRPr="00E9168B">
              <w:rPr>
                <w:b w:val="0"/>
                <w:bCs/>
                <w:color w:val="0000FF"/>
                <w:sz w:val="19"/>
                <w:szCs w:val="19"/>
              </w:rPr>
              <w:t>SlidePanel_txtBoxFind_TextChanged</w:t>
            </w:r>
            <w:proofErr w:type="spellEnd"/>
            <w:r w:rsidRPr="00E9168B">
              <w:rPr>
                <w:b w:val="0"/>
                <w:bCs/>
                <w:color w:val="0000FF"/>
                <w:sz w:val="19"/>
                <w:szCs w:val="19"/>
              </w:rPr>
              <w:t>"</w:t>
            </w:r>
            <w:r w:rsidRPr="00E9168B">
              <w:rPr>
                <w:b w:val="0"/>
                <w:bCs/>
                <w:color w:val="FF0000"/>
                <w:sz w:val="19"/>
                <w:szCs w:val="19"/>
              </w:rPr>
              <w:t xml:space="preserve"> </w:t>
            </w:r>
            <w:proofErr w:type="spellStart"/>
            <w:r w:rsidRPr="00E9168B">
              <w:rPr>
                <w:b w:val="0"/>
                <w:bCs/>
                <w:color w:val="FF0000"/>
                <w:sz w:val="19"/>
                <w:szCs w:val="19"/>
              </w:rPr>
              <w:t>TextInput</w:t>
            </w:r>
            <w:proofErr w:type="spellEnd"/>
            <w:r w:rsidRPr="00E9168B">
              <w:rPr>
                <w:b w:val="0"/>
                <w:bCs/>
                <w:color w:val="0000FF"/>
                <w:sz w:val="19"/>
                <w:szCs w:val="19"/>
              </w:rPr>
              <w:t>="</w:t>
            </w:r>
            <w:proofErr w:type="spellStart"/>
            <w:r w:rsidRPr="00E9168B">
              <w:rPr>
                <w:b w:val="0"/>
                <w:bCs/>
                <w:color w:val="0000FF"/>
                <w:sz w:val="19"/>
                <w:szCs w:val="19"/>
              </w:rPr>
              <w:t>SlidePanel_txtBoxFind_TextInput</w:t>
            </w:r>
            <w:proofErr w:type="spellEnd"/>
            <w:r w:rsidRPr="00E9168B">
              <w:rPr>
                <w:b w:val="0"/>
                <w:bCs/>
                <w:color w:val="0000FF"/>
                <w:sz w:val="19"/>
                <w:szCs w:val="19"/>
              </w:rPr>
              <w:t>"</w:t>
            </w:r>
            <w:r w:rsidRPr="00E9168B">
              <w:rPr>
                <w:b w:val="0"/>
                <w:bCs/>
                <w:color w:val="FF0000"/>
                <w:sz w:val="19"/>
                <w:szCs w:val="19"/>
              </w:rPr>
              <w:t xml:space="preserve"> Background</w:t>
            </w:r>
            <w:r w:rsidRPr="00E9168B">
              <w:rPr>
                <w:b w:val="0"/>
                <w:bCs/>
                <w:color w:val="0000FF"/>
                <w:sz w:val="19"/>
                <w:szCs w:val="19"/>
              </w:rPr>
              <w:t>="{</w:t>
            </w:r>
            <w:proofErr w:type="spellStart"/>
            <w:proofErr w:type="gramStart"/>
            <w:r w:rsidRPr="00E9168B">
              <w:rPr>
                <w:b w:val="0"/>
                <w:bCs/>
                <w:color w:val="A31515"/>
                <w:sz w:val="19"/>
                <w:szCs w:val="19"/>
              </w:rPr>
              <w:t>x</w:t>
            </w:r>
            <w:r w:rsidRPr="00E9168B">
              <w:rPr>
                <w:b w:val="0"/>
                <w:bCs/>
                <w:color w:val="0000FF"/>
                <w:sz w:val="19"/>
                <w:szCs w:val="19"/>
              </w:rPr>
              <w:t>:</w:t>
            </w:r>
            <w:r w:rsidRPr="00E9168B">
              <w:rPr>
                <w:b w:val="0"/>
                <w:bCs/>
                <w:color w:val="A31515"/>
                <w:sz w:val="19"/>
                <w:szCs w:val="19"/>
              </w:rPr>
              <w:t>Null</w:t>
            </w:r>
            <w:proofErr w:type="spellEnd"/>
            <w:proofErr w:type="gramEnd"/>
            <w:r w:rsidRPr="00E9168B">
              <w:rPr>
                <w:b w:val="0"/>
                <w:bCs/>
                <w:color w:val="0000FF"/>
                <w:sz w:val="19"/>
                <w:szCs w:val="19"/>
              </w:rPr>
              <w:t>}"/&gt;</w:t>
            </w:r>
          </w:p>
        </w:tc>
        <w:tc>
          <w:tcPr>
            <w:tcW w:w="3429" w:type="dxa"/>
            <w:vAlign w:val="center"/>
            <w:tcPrChange w:id="1174" w:author="HIKARI" w:date="2019-11-08T23:03:00Z">
              <w:tcPr>
                <w:tcW w:w="3429" w:type="dxa"/>
              </w:tcPr>
            </w:tcPrChange>
          </w:tcPr>
          <w:p w14:paraId="36AA75B0" w14:textId="0100331D" w:rsidR="00E9168B" w:rsidRDefault="00E9168B">
            <w:pPr>
              <w:spacing w:beforeLines="60" w:before="144" w:afterLines="60" w:after="144" w:line="360" w:lineRule="auto"/>
              <w:jc w:val="both"/>
              <w:rPr>
                <w:b w:val="0"/>
                <w:bCs/>
                <w:szCs w:val="26"/>
              </w:rPr>
              <w:pPrChange w:id="1175" w:author="HIKARI" w:date="2019-11-08T23:04:00Z">
                <w:pPr>
                  <w:spacing w:after="120" w:line="360" w:lineRule="auto"/>
                  <w:jc w:val="both"/>
                </w:pPr>
              </w:pPrChange>
            </w:pPr>
            <w:del w:id="1176" w:author="HIKARI" w:date="2019-11-08T23:08:00Z">
              <w:r w:rsidDel="000A1F2E">
                <w:rPr>
                  <w:b w:val="0"/>
                  <w:bCs/>
                  <w:szCs w:val="26"/>
                </w:rPr>
                <w:delText>Nằm trong</w:delText>
              </w:r>
            </w:del>
            <w:proofErr w:type="spellStart"/>
            <w:ins w:id="1177" w:author="HIKARI" w:date="2019-11-08T23:08:00Z">
              <w:r w:rsidR="000A1F2E">
                <w:rPr>
                  <w:b w:val="0"/>
                  <w:bCs/>
                  <w:szCs w:val="26"/>
                </w:rPr>
                <w:t>Thuộc</w:t>
              </w:r>
            </w:ins>
            <w:proofErr w:type="spellEnd"/>
            <w:r>
              <w:rPr>
                <w:b w:val="0"/>
                <w:bCs/>
                <w:szCs w:val="26"/>
              </w:rPr>
              <w:t xml:space="preserve"> </w:t>
            </w:r>
            <w:proofErr w:type="spellStart"/>
            <w:r w:rsidRPr="003503E9">
              <w:rPr>
                <w:b w:val="0"/>
                <w:bCs/>
                <w:color w:val="0070C0"/>
                <w:szCs w:val="26"/>
              </w:rPr>
              <w:t>SlideMenuStackPanel</w:t>
            </w:r>
            <w:proofErr w:type="spellEnd"/>
            <w:r>
              <w:rPr>
                <w:b w:val="0"/>
                <w:bCs/>
                <w:color w:val="0070C0"/>
                <w:szCs w:val="26"/>
              </w:rPr>
              <w:t>,</w:t>
            </w:r>
            <w:r>
              <w:rPr>
                <w:b w:val="0"/>
                <w:bCs/>
                <w:szCs w:val="26"/>
              </w:rPr>
              <w:t xml:space="preserve"> </w:t>
            </w:r>
            <w:proofErr w:type="spellStart"/>
            <w:r>
              <w:rPr>
                <w:b w:val="0"/>
                <w:bCs/>
                <w:szCs w:val="26"/>
              </w:rPr>
              <w:t>phục</w:t>
            </w:r>
            <w:proofErr w:type="spellEnd"/>
            <w:r>
              <w:rPr>
                <w:b w:val="0"/>
                <w:bCs/>
                <w:szCs w:val="26"/>
              </w:rPr>
              <w:t xml:space="preserve"> </w:t>
            </w:r>
            <w:proofErr w:type="spellStart"/>
            <w:r>
              <w:rPr>
                <w:b w:val="0"/>
                <w:bCs/>
                <w:szCs w:val="26"/>
              </w:rPr>
              <w:t>v</w:t>
            </w:r>
            <w:r w:rsidR="00263EC8">
              <w:rPr>
                <w:b w:val="0"/>
                <w:bCs/>
                <w:szCs w:val="26"/>
              </w:rPr>
              <w:t>ụ</w:t>
            </w:r>
            <w:proofErr w:type="spellEnd"/>
            <w:r>
              <w:rPr>
                <w:b w:val="0"/>
                <w:bCs/>
                <w:szCs w:val="26"/>
              </w:rPr>
              <w:t xml:space="preserve"> </w:t>
            </w:r>
            <w:proofErr w:type="spellStart"/>
            <w:r>
              <w:rPr>
                <w:b w:val="0"/>
                <w:bCs/>
                <w:szCs w:val="26"/>
              </w:rPr>
              <w:t>cho</w:t>
            </w:r>
            <w:proofErr w:type="spellEnd"/>
            <w:r>
              <w:rPr>
                <w:b w:val="0"/>
                <w:bCs/>
                <w:szCs w:val="26"/>
              </w:rPr>
              <w:t xml:space="preserve"> </w:t>
            </w:r>
            <w:proofErr w:type="spellStart"/>
            <w:r>
              <w:rPr>
                <w:b w:val="0"/>
                <w:bCs/>
                <w:szCs w:val="26"/>
              </w:rPr>
              <w:t>chức</w:t>
            </w:r>
            <w:proofErr w:type="spellEnd"/>
            <w:r>
              <w:rPr>
                <w:b w:val="0"/>
                <w:bCs/>
                <w:szCs w:val="26"/>
              </w:rPr>
              <w:t xml:space="preserve"> </w:t>
            </w:r>
            <w:proofErr w:type="spellStart"/>
            <w:r>
              <w:rPr>
                <w:b w:val="0"/>
                <w:bCs/>
                <w:szCs w:val="26"/>
              </w:rPr>
              <w:t>năng</w:t>
            </w:r>
            <w:proofErr w:type="spellEnd"/>
            <w:r>
              <w:rPr>
                <w:b w:val="0"/>
                <w:bCs/>
                <w:szCs w:val="26"/>
              </w:rPr>
              <w:t xml:space="preserve"> </w:t>
            </w:r>
            <w:proofErr w:type="spellStart"/>
            <w:r>
              <w:rPr>
                <w:b w:val="0"/>
                <w:bCs/>
                <w:szCs w:val="26"/>
              </w:rPr>
              <w:t>tìm</w:t>
            </w:r>
            <w:proofErr w:type="spellEnd"/>
            <w:r>
              <w:rPr>
                <w:b w:val="0"/>
                <w:bCs/>
                <w:szCs w:val="26"/>
              </w:rPr>
              <w:t xml:space="preserve"> </w:t>
            </w:r>
            <w:proofErr w:type="spellStart"/>
            <w:r>
              <w:rPr>
                <w:b w:val="0"/>
                <w:bCs/>
                <w:szCs w:val="26"/>
              </w:rPr>
              <w:t>kiếm</w:t>
            </w:r>
            <w:proofErr w:type="spellEnd"/>
            <w:r>
              <w:rPr>
                <w:b w:val="0"/>
                <w:bCs/>
                <w:szCs w:val="26"/>
              </w:rPr>
              <w:t xml:space="preserve">. </w:t>
            </w:r>
            <w:proofErr w:type="spellStart"/>
            <w:r>
              <w:rPr>
                <w:b w:val="0"/>
                <w:bCs/>
                <w:szCs w:val="26"/>
              </w:rPr>
              <w:t>Là</w:t>
            </w:r>
            <w:proofErr w:type="spellEnd"/>
            <w:r>
              <w:rPr>
                <w:b w:val="0"/>
                <w:bCs/>
                <w:szCs w:val="26"/>
              </w:rPr>
              <w:t xml:space="preserve"> </w:t>
            </w:r>
            <w:proofErr w:type="spellStart"/>
            <w:r>
              <w:rPr>
                <w:b w:val="0"/>
                <w:bCs/>
                <w:szCs w:val="26"/>
              </w:rPr>
              <w:t>nơi</w:t>
            </w:r>
            <w:proofErr w:type="spellEnd"/>
            <w:r>
              <w:rPr>
                <w:b w:val="0"/>
                <w:bCs/>
                <w:szCs w:val="26"/>
              </w:rPr>
              <w:t xml:space="preserve"> </w:t>
            </w:r>
            <w:proofErr w:type="spellStart"/>
            <w:r>
              <w:rPr>
                <w:b w:val="0"/>
                <w:bCs/>
                <w:szCs w:val="26"/>
              </w:rPr>
              <w:t>người</w:t>
            </w:r>
            <w:proofErr w:type="spellEnd"/>
            <w:r>
              <w:rPr>
                <w:b w:val="0"/>
                <w:bCs/>
                <w:szCs w:val="26"/>
              </w:rPr>
              <w:t xml:space="preserve"> </w:t>
            </w:r>
            <w:proofErr w:type="spellStart"/>
            <w:r>
              <w:rPr>
                <w:b w:val="0"/>
                <w:bCs/>
                <w:szCs w:val="26"/>
              </w:rPr>
              <w:t>dùng</w:t>
            </w:r>
            <w:proofErr w:type="spellEnd"/>
            <w:r>
              <w:rPr>
                <w:b w:val="0"/>
                <w:bCs/>
                <w:szCs w:val="26"/>
              </w:rPr>
              <w:t xml:space="preserve"> </w:t>
            </w:r>
            <w:proofErr w:type="spellStart"/>
            <w:r>
              <w:rPr>
                <w:b w:val="0"/>
                <w:bCs/>
                <w:szCs w:val="26"/>
              </w:rPr>
              <w:t>nhập</w:t>
            </w:r>
            <w:proofErr w:type="spellEnd"/>
            <w:r>
              <w:rPr>
                <w:b w:val="0"/>
                <w:bCs/>
                <w:szCs w:val="26"/>
              </w:rPr>
              <w:t xml:space="preserve"> </w:t>
            </w:r>
            <w:proofErr w:type="spellStart"/>
            <w:r>
              <w:rPr>
                <w:b w:val="0"/>
                <w:bCs/>
                <w:szCs w:val="26"/>
              </w:rPr>
              <w:t>vào</w:t>
            </w:r>
            <w:proofErr w:type="spellEnd"/>
            <w:r>
              <w:rPr>
                <w:b w:val="0"/>
                <w:bCs/>
                <w:szCs w:val="26"/>
              </w:rPr>
              <w:t xml:space="preserve"> </w:t>
            </w:r>
            <w:proofErr w:type="spellStart"/>
            <w:r>
              <w:rPr>
                <w:b w:val="0"/>
                <w:bCs/>
                <w:szCs w:val="26"/>
              </w:rPr>
              <w:t>tên</w:t>
            </w:r>
            <w:proofErr w:type="spellEnd"/>
            <w:r>
              <w:rPr>
                <w:b w:val="0"/>
                <w:bCs/>
                <w:szCs w:val="26"/>
              </w:rPr>
              <w:t xml:space="preserve"> Layer </w:t>
            </w:r>
            <w:proofErr w:type="spellStart"/>
            <w:r>
              <w:rPr>
                <w:b w:val="0"/>
                <w:bCs/>
                <w:szCs w:val="26"/>
              </w:rPr>
              <w:t>cần</w:t>
            </w:r>
            <w:proofErr w:type="spellEnd"/>
            <w:r>
              <w:rPr>
                <w:b w:val="0"/>
                <w:bCs/>
                <w:szCs w:val="26"/>
              </w:rPr>
              <w:t xml:space="preserve"> </w:t>
            </w:r>
            <w:proofErr w:type="spellStart"/>
            <w:r>
              <w:rPr>
                <w:b w:val="0"/>
                <w:bCs/>
                <w:szCs w:val="26"/>
              </w:rPr>
              <w:t>tìm</w:t>
            </w:r>
            <w:proofErr w:type="spellEnd"/>
            <w:r>
              <w:rPr>
                <w:b w:val="0"/>
                <w:bCs/>
                <w:szCs w:val="26"/>
              </w:rPr>
              <w:t xml:space="preserve"> </w:t>
            </w:r>
            <w:proofErr w:type="spellStart"/>
            <w:r>
              <w:rPr>
                <w:b w:val="0"/>
                <w:bCs/>
                <w:szCs w:val="26"/>
              </w:rPr>
              <w:t>kiếm</w:t>
            </w:r>
            <w:proofErr w:type="spellEnd"/>
            <w:ins w:id="1178" w:author="HIKARI" w:date="2019-11-10T17:23:00Z">
              <w:r w:rsidR="0090526D">
                <w:rPr>
                  <w:b w:val="0"/>
                  <w:bCs/>
                  <w:szCs w:val="26"/>
                </w:rPr>
                <w:t>.</w:t>
              </w:r>
            </w:ins>
          </w:p>
        </w:tc>
      </w:tr>
      <w:tr w:rsidR="00E9168B" w:rsidRPr="0076613B" w14:paraId="74E59513" w14:textId="77777777" w:rsidTr="000A1F2E">
        <w:trPr>
          <w:trHeight w:val="348"/>
          <w:trPrChange w:id="1179" w:author="HIKARI" w:date="2019-11-08T23:03:00Z">
            <w:trPr>
              <w:trHeight w:val="348"/>
            </w:trPr>
          </w:trPrChange>
        </w:trPr>
        <w:tc>
          <w:tcPr>
            <w:tcW w:w="563" w:type="dxa"/>
            <w:tcPrChange w:id="1180" w:author="HIKARI" w:date="2019-11-08T23:03:00Z">
              <w:tcPr>
                <w:tcW w:w="563" w:type="dxa"/>
              </w:tcPr>
            </w:tcPrChange>
          </w:tcPr>
          <w:p w14:paraId="5E2A0976" w14:textId="2694FFBA" w:rsidR="00E9168B" w:rsidRDefault="00E9168B">
            <w:pPr>
              <w:spacing w:beforeLines="60" w:before="144" w:afterLines="60" w:after="144" w:line="360" w:lineRule="auto"/>
              <w:jc w:val="center"/>
              <w:rPr>
                <w:b w:val="0"/>
                <w:bCs/>
                <w:szCs w:val="26"/>
              </w:rPr>
              <w:pPrChange w:id="1181" w:author="HIKARI" w:date="2019-11-08T23:03:00Z">
                <w:pPr>
                  <w:jc w:val="center"/>
                </w:pPr>
              </w:pPrChange>
            </w:pPr>
            <w:r>
              <w:rPr>
                <w:b w:val="0"/>
                <w:bCs/>
                <w:szCs w:val="26"/>
              </w:rPr>
              <w:t>9</w:t>
            </w:r>
          </w:p>
        </w:tc>
        <w:tc>
          <w:tcPr>
            <w:tcW w:w="1594" w:type="dxa"/>
            <w:vAlign w:val="center"/>
            <w:tcPrChange w:id="1182" w:author="HIKARI" w:date="2019-11-08T23:03:00Z">
              <w:tcPr>
                <w:tcW w:w="1594" w:type="dxa"/>
              </w:tcPr>
            </w:tcPrChange>
          </w:tcPr>
          <w:p w14:paraId="0580A240" w14:textId="77777777" w:rsidR="00263EC8" w:rsidRDefault="00263EC8">
            <w:pPr>
              <w:spacing w:beforeLines="60" w:before="144" w:afterLines="60" w:after="144" w:line="360" w:lineRule="auto"/>
              <w:rPr>
                <w:b w:val="0"/>
                <w:bCs/>
                <w:szCs w:val="26"/>
              </w:rPr>
              <w:pPrChange w:id="1183" w:author="HIKARI" w:date="2019-11-08T23:03:00Z">
                <w:pPr/>
              </w:pPrChange>
            </w:pPr>
            <w:proofErr w:type="spellStart"/>
            <w:r w:rsidRPr="00263EC8">
              <w:rPr>
                <w:b w:val="0"/>
                <w:bCs/>
                <w:szCs w:val="26"/>
              </w:rPr>
              <w:t>SlidePanel</w:t>
            </w:r>
            <w:proofErr w:type="spellEnd"/>
            <w:r w:rsidRPr="00263EC8">
              <w:rPr>
                <w:b w:val="0"/>
                <w:bCs/>
                <w:szCs w:val="26"/>
              </w:rPr>
              <w:t>_</w:t>
            </w:r>
          </w:p>
          <w:p w14:paraId="0DB9D8CD" w14:textId="45486612" w:rsidR="00E9168B" w:rsidRPr="00263EC8" w:rsidRDefault="00263EC8">
            <w:pPr>
              <w:spacing w:beforeLines="60" w:before="144" w:afterLines="60" w:after="144" w:line="360" w:lineRule="auto"/>
              <w:rPr>
                <w:b w:val="0"/>
                <w:bCs/>
                <w:szCs w:val="26"/>
              </w:rPr>
              <w:pPrChange w:id="1184" w:author="HIKARI" w:date="2019-11-08T23:03:00Z">
                <w:pPr/>
              </w:pPrChange>
            </w:pPr>
            <w:proofErr w:type="spellStart"/>
            <w:r w:rsidRPr="00263EC8">
              <w:rPr>
                <w:b w:val="0"/>
                <w:bCs/>
                <w:szCs w:val="26"/>
              </w:rPr>
              <w:t>lvListLayers</w:t>
            </w:r>
            <w:proofErr w:type="spellEnd"/>
          </w:p>
        </w:tc>
        <w:tc>
          <w:tcPr>
            <w:tcW w:w="1617" w:type="dxa"/>
            <w:vAlign w:val="center"/>
            <w:tcPrChange w:id="1185" w:author="HIKARI" w:date="2019-11-08T23:03:00Z">
              <w:tcPr>
                <w:tcW w:w="1617" w:type="dxa"/>
              </w:tcPr>
            </w:tcPrChange>
          </w:tcPr>
          <w:p w14:paraId="2DBED749" w14:textId="7BC3ACA8" w:rsidR="00E9168B" w:rsidRDefault="00263EC8">
            <w:pPr>
              <w:spacing w:beforeLines="60" w:before="144" w:afterLines="60" w:after="144" w:line="360" w:lineRule="auto"/>
              <w:jc w:val="center"/>
              <w:rPr>
                <w:b w:val="0"/>
                <w:bCs/>
                <w:szCs w:val="26"/>
              </w:rPr>
              <w:pPrChange w:id="1186" w:author="HIKARI" w:date="2019-11-08T23:03:00Z">
                <w:pPr/>
              </w:pPrChange>
            </w:pPr>
            <w:proofErr w:type="spellStart"/>
            <w:r>
              <w:rPr>
                <w:b w:val="0"/>
                <w:bCs/>
                <w:szCs w:val="26"/>
              </w:rPr>
              <w:t>ListView</w:t>
            </w:r>
            <w:proofErr w:type="spellEnd"/>
          </w:p>
        </w:tc>
        <w:tc>
          <w:tcPr>
            <w:tcW w:w="3846" w:type="dxa"/>
            <w:tcPrChange w:id="1187" w:author="HIKARI" w:date="2019-11-08T23:03:00Z">
              <w:tcPr>
                <w:tcW w:w="3846" w:type="dxa"/>
              </w:tcPr>
            </w:tcPrChange>
          </w:tcPr>
          <w:p w14:paraId="25F489A6" w14:textId="2C2B6CB8" w:rsidR="00263EC8" w:rsidRDefault="00E9168B">
            <w:pPr>
              <w:autoSpaceDE w:val="0"/>
              <w:autoSpaceDN w:val="0"/>
              <w:adjustRightInd w:val="0"/>
              <w:spacing w:beforeLines="60" w:before="144" w:afterLines="60" w:after="144" w:line="360" w:lineRule="auto"/>
              <w:rPr>
                <w:b w:val="0"/>
                <w:bCs/>
                <w:color w:val="FF0000"/>
                <w:sz w:val="19"/>
                <w:szCs w:val="19"/>
              </w:rPr>
              <w:pPrChange w:id="1188" w:author="HIKARI" w:date="2019-11-08T23:03:00Z">
                <w:pPr>
                  <w:autoSpaceDE w:val="0"/>
                  <w:autoSpaceDN w:val="0"/>
                  <w:adjustRightInd w:val="0"/>
                </w:pPr>
              </w:pPrChange>
            </w:pPr>
            <w:r w:rsidRPr="00263EC8">
              <w:rPr>
                <w:b w:val="0"/>
                <w:bCs/>
                <w:color w:val="0000FF"/>
                <w:sz w:val="19"/>
                <w:szCs w:val="19"/>
              </w:rPr>
              <w:t>&lt;</w:t>
            </w:r>
            <w:proofErr w:type="spellStart"/>
            <w:r w:rsidRPr="00263EC8">
              <w:rPr>
                <w:b w:val="0"/>
                <w:bCs/>
                <w:color w:val="A31515"/>
                <w:sz w:val="19"/>
                <w:szCs w:val="19"/>
              </w:rPr>
              <w:t>ListView</w:t>
            </w:r>
            <w:proofErr w:type="spellEnd"/>
            <w:r w:rsidRPr="00263EC8">
              <w:rPr>
                <w:b w:val="0"/>
                <w:bCs/>
                <w:color w:val="FF0000"/>
                <w:sz w:val="19"/>
                <w:szCs w:val="19"/>
              </w:rPr>
              <w:t xml:space="preserve"> </w:t>
            </w:r>
            <w:proofErr w:type="gramStart"/>
            <w:r w:rsidRPr="00263EC8">
              <w:rPr>
                <w:b w:val="0"/>
                <w:bCs/>
                <w:color w:val="FF0000"/>
                <w:sz w:val="19"/>
                <w:szCs w:val="19"/>
              </w:rPr>
              <w:t>x</w:t>
            </w:r>
            <w:r w:rsidRPr="00263EC8">
              <w:rPr>
                <w:b w:val="0"/>
                <w:bCs/>
                <w:color w:val="0000FF"/>
                <w:sz w:val="19"/>
                <w:szCs w:val="19"/>
              </w:rPr>
              <w:t>:</w:t>
            </w:r>
            <w:r w:rsidRPr="00263EC8">
              <w:rPr>
                <w:b w:val="0"/>
                <w:bCs/>
                <w:color w:val="FF0000"/>
                <w:sz w:val="19"/>
                <w:szCs w:val="19"/>
              </w:rPr>
              <w:t>Name</w:t>
            </w:r>
            <w:proofErr w:type="gramEnd"/>
            <w:r w:rsidRPr="00263EC8">
              <w:rPr>
                <w:b w:val="0"/>
                <w:bCs/>
                <w:color w:val="0000FF"/>
                <w:sz w:val="19"/>
                <w:szCs w:val="19"/>
              </w:rPr>
              <w:t>="</w:t>
            </w:r>
            <w:r w:rsidR="00263EC8" w:rsidRPr="00263EC8">
              <w:rPr>
                <w:b w:val="0"/>
                <w:bCs/>
                <w:color w:val="0000FF"/>
                <w:sz w:val="19"/>
                <w:szCs w:val="19"/>
              </w:rPr>
              <w:t xml:space="preserve"> </w:t>
            </w:r>
            <w:proofErr w:type="spellStart"/>
            <w:r w:rsidR="00263EC8" w:rsidRPr="00263EC8">
              <w:rPr>
                <w:b w:val="0"/>
                <w:bCs/>
                <w:color w:val="0000FF"/>
                <w:sz w:val="19"/>
                <w:szCs w:val="19"/>
              </w:rPr>
              <w:t>SlidePanel_lvListLayers</w:t>
            </w:r>
            <w:proofErr w:type="spellEnd"/>
            <w:r w:rsidR="00263EC8" w:rsidRPr="00263EC8">
              <w:rPr>
                <w:b w:val="0"/>
                <w:bCs/>
                <w:color w:val="0000FF"/>
                <w:sz w:val="19"/>
                <w:szCs w:val="19"/>
              </w:rPr>
              <w:t xml:space="preserve"> </w:t>
            </w:r>
            <w:r w:rsidRPr="00263EC8">
              <w:rPr>
                <w:b w:val="0"/>
                <w:bCs/>
                <w:color w:val="0000FF"/>
                <w:sz w:val="19"/>
                <w:szCs w:val="19"/>
              </w:rPr>
              <w:t>"</w:t>
            </w:r>
            <w:r w:rsidRPr="00263EC8">
              <w:rPr>
                <w:b w:val="0"/>
                <w:bCs/>
                <w:color w:val="FF0000"/>
                <w:sz w:val="19"/>
                <w:szCs w:val="19"/>
              </w:rPr>
              <w:t xml:space="preserve"> </w:t>
            </w:r>
            <w:proofErr w:type="spellStart"/>
            <w:r w:rsidRPr="00263EC8">
              <w:rPr>
                <w:b w:val="0"/>
                <w:bCs/>
                <w:color w:val="FF0000"/>
                <w:sz w:val="19"/>
                <w:szCs w:val="19"/>
              </w:rPr>
              <w:t>HorizontalAlignment</w:t>
            </w:r>
            <w:proofErr w:type="spellEnd"/>
            <w:r w:rsidRPr="00263EC8">
              <w:rPr>
                <w:b w:val="0"/>
                <w:bCs/>
                <w:color w:val="0000FF"/>
                <w:sz w:val="19"/>
                <w:szCs w:val="19"/>
              </w:rPr>
              <w:t>="Left"</w:t>
            </w:r>
            <w:r w:rsidRPr="00263EC8">
              <w:rPr>
                <w:b w:val="0"/>
                <w:bCs/>
                <w:color w:val="FF0000"/>
                <w:sz w:val="19"/>
                <w:szCs w:val="19"/>
              </w:rPr>
              <w:t xml:space="preserve"> Height</w:t>
            </w:r>
            <w:r w:rsidRPr="00263EC8">
              <w:rPr>
                <w:b w:val="0"/>
                <w:bCs/>
                <w:color w:val="0000FF"/>
                <w:sz w:val="19"/>
                <w:szCs w:val="19"/>
              </w:rPr>
              <w:t>="605"</w:t>
            </w:r>
            <w:r w:rsidRPr="00263EC8">
              <w:rPr>
                <w:b w:val="0"/>
                <w:bCs/>
                <w:color w:val="FF0000"/>
                <w:sz w:val="19"/>
                <w:szCs w:val="19"/>
              </w:rPr>
              <w:t xml:space="preserve"> </w:t>
            </w:r>
            <w:proofErr w:type="spellStart"/>
            <w:r w:rsidRPr="00263EC8">
              <w:rPr>
                <w:b w:val="0"/>
                <w:bCs/>
                <w:color w:val="FF0000"/>
                <w:sz w:val="19"/>
                <w:szCs w:val="19"/>
              </w:rPr>
              <w:t>VerticalAlignment</w:t>
            </w:r>
            <w:proofErr w:type="spellEnd"/>
            <w:r w:rsidRPr="00263EC8">
              <w:rPr>
                <w:b w:val="0"/>
                <w:bCs/>
                <w:color w:val="0000FF"/>
                <w:sz w:val="19"/>
                <w:szCs w:val="19"/>
              </w:rPr>
              <w:t>="Top"</w:t>
            </w:r>
            <w:r w:rsidRPr="00263EC8">
              <w:rPr>
                <w:b w:val="0"/>
                <w:bCs/>
                <w:color w:val="FF0000"/>
                <w:sz w:val="19"/>
                <w:szCs w:val="19"/>
              </w:rPr>
              <w:t xml:space="preserve"> Width</w:t>
            </w:r>
            <w:r w:rsidRPr="00263EC8">
              <w:rPr>
                <w:b w:val="0"/>
                <w:bCs/>
                <w:color w:val="0000FF"/>
                <w:sz w:val="19"/>
                <w:szCs w:val="19"/>
              </w:rPr>
              <w:t>="228"</w:t>
            </w:r>
            <w:r w:rsidRPr="00263EC8">
              <w:rPr>
                <w:b w:val="0"/>
                <w:bCs/>
                <w:color w:val="FF0000"/>
                <w:sz w:val="19"/>
                <w:szCs w:val="19"/>
              </w:rPr>
              <w:t xml:space="preserve"> Margin</w:t>
            </w:r>
            <w:r w:rsidRPr="00263EC8">
              <w:rPr>
                <w:b w:val="0"/>
                <w:bCs/>
                <w:color w:val="0000FF"/>
                <w:sz w:val="19"/>
                <w:szCs w:val="19"/>
              </w:rPr>
              <w:t>="10,67,0,0"</w:t>
            </w:r>
            <w:r w:rsidRPr="00263EC8">
              <w:rPr>
                <w:b w:val="0"/>
                <w:bCs/>
                <w:color w:val="FF0000"/>
                <w:sz w:val="19"/>
                <w:szCs w:val="19"/>
              </w:rPr>
              <w:t xml:space="preserve"> Visibility</w:t>
            </w:r>
            <w:r w:rsidRPr="00263EC8">
              <w:rPr>
                <w:b w:val="0"/>
                <w:bCs/>
                <w:color w:val="0000FF"/>
                <w:sz w:val="19"/>
                <w:szCs w:val="19"/>
              </w:rPr>
              <w:t>="Hidden"</w:t>
            </w:r>
            <w:r w:rsidRPr="00263EC8">
              <w:rPr>
                <w:b w:val="0"/>
                <w:bCs/>
                <w:color w:val="FF0000"/>
                <w:sz w:val="19"/>
                <w:szCs w:val="19"/>
              </w:rPr>
              <w:t xml:space="preserve"> Background</w:t>
            </w:r>
            <w:r w:rsidRPr="00263EC8">
              <w:rPr>
                <w:b w:val="0"/>
                <w:bCs/>
                <w:color w:val="0000FF"/>
                <w:sz w:val="19"/>
                <w:szCs w:val="19"/>
              </w:rPr>
              <w:t>="{</w:t>
            </w:r>
            <w:proofErr w:type="spellStart"/>
            <w:r w:rsidRPr="00263EC8">
              <w:rPr>
                <w:b w:val="0"/>
                <w:bCs/>
                <w:color w:val="A31515"/>
                <w:sz w:val="19"/>
                <w:szCs w:val="19"/>
              </w:rPr>
              <w:t>x</w:t>
            </w:r>
            <w:r w:rsidRPr="00263EC8">
              <w:rPr>
                <w:b w:val="0"/>
                <w:bCs/>
                <w:color w:val="0000FF"/>
                <w:sz w:val="19"/>
                <w:szCs w:val="19"/>
              </w:rPr>
              <w:t>:</w:t>
            </w:r>
            <w:r w:rsidRPr="00263EC8">
              <w:rPr>
                <w:b w:val="0"/>
                <w:bCs/>
                <w:color w:val="A31515"/>
                <w:sz w:val="19"/>
                <w:szCs w:val="19"/>
              </w:rPr>
              <w:t>Null</w:t>
            </w:r>
            <w:proofErr w:type="spellEnd"/>
            <w:r w:rsidRPr="00263EC8">
              <w:rPr>
                <w:b w:val="0"/>
                <w:bCs/>
                <w:color w:val="0000FF"/>
                <w:sz w:val="19"/>
                <w:szCs w:val="19"/>
              </w:rPr>
              <w:t>}"</w:t>
            </w:r>
            <w:r w:rsidRPr="00263EC8">
              <w:rPr>
                <w:b w:val="0"/>
                <w:bCs/>
                <w:color w:val="FF0000"/>
                <w:sz w:val="19"/>
                <w:szCs w:val="19"/>
              </w:rPr>
              <w:t xml:space="preserve"> Foreground</w:t>
            </w:r>
            <w:r w:rsidRPr="00263EC8">
              <w:rPr>
                <w:b w:val="0"/>
                <w:bCs/>
                <w:color w:val="0000FF"/>
                <w:sz w:val="19"/>
                <w:szCs w:val="19"/>
              </w:rPr>
              <w:t>="White"</w:t>
            </w:r>
            <w:r w:rsidRPr="00263EC8">
              <w:rPr>
                <w:b w:val="0"/>
                <w:bCs/>
                <w:color w:val="FF0000"/>
                <w:sz w:val="19"/>
                <w:szCs w:val="19"/>
              </w:rPr>
              <w:t xml:space="preserve"> </w:t>
            </w:r>
            <w:proofErr w:type="spellStart"/>
            <w:r w:rsidRPr="00263EC8">
              <w:rPr>
                <w:b w:val="0"/>
                <w:bCs/>
                <w:color w:val="FF0000"/>
                <w:sz w:val="19"/>
                <w:szCs w:val="19"/>
              </w:rPr>
              <w:t>BorderBrush</w:t>
            </w:r>
            <w:proofErr w:type="spellEnd"/>
            <w:r w:rsidRPr="00263EC8">
              <w:rPr>
                <w:b w:val="0"/>
                <w:bCs/>
                <w:color w:val="0000FF"/>
                <w:sz w:val="19"/>
                <w:szCs w:val="19"/>
              </w:rPr>
              <w:t>="{</w:t>
            </w:r>
            <w:proofErr w:type="spellStart"/>
            <w:r w:rsidRPr="00263EC8">
              <w:rPr>
                <w:b w:val="0"/>
                <w:bCs/>
                <w:color w:val="A31515"/>
                <w:sz w:val="19"/>
                <w:szCs w:val="19"/>
              </w:rPr>
              <w:t>x</w:t>
            </w:r>
            <w:r w:rsidRPr="00263EC8">
              <w:rPr>
                <w:b w:val="0"/>
                <w:bCs/>
                <w:color w:val="0000FF"/>
                <w:sz w:val="19"/>
                <w:szCs w:val="19"/>
              </w:rPr>
              <w:t>:</w:t>
            </w:r>
            <w:r w:rsidRPr="00263EC8">
              <w:rPr>
                <w:b w:val="0"/>
                <w:bCs/>
                <w:color w:val="A31515"/>
                <w:sz w:val="19"/>
                <w:szCs w:val="19"/>
              </w:rPr>
              <w:t>Null</w:t>
            </w:r>
            <w:proofErr w:type="spellEnd"/>
            <w:r w:rsidRPr="00263EC8">
              <w:rPr>
                <w:b w:val="0"/>
                <w:bCs/>
                <w:color w:val="0000FF"/>
                <w:sz w:val="19"/>
                <w:szCs w:val="19"/>
              </w:rPr>
              <w:t>}"</w:t>
            </w:r>
            <w:r w:rsidRPr="00263EC8">
              <w:rPr>
                <w:b w:val="0"/>
                <w:bCs/>
                <w:color w:val="FF0000"/>
                <w:sz w:val="19"/>
                <w:szCs w:val="19"/>
              </w:rPr>
              <w:t xml:space="preserve"> </w:t>
            </w:r>
          </w:p>
          <w:p w14:paraId="3F13DB0B" w14:textId="22D023A7" w:rsidR="00263EC8" w:rsidRDefault="00E9168B">
            <w:pPr>
              <w:autoSpaceDE w:val="0"/>
              <w:autoSpaceDN w:val="0"/>
              <w:adjustRightInd w:val="0"/>
              <w:spacing w:beforeLines="60" w:before="144" w:afterLines="60" w:after="144" w:line="360" w:lineRule="auto"/>
              <w:rPr>
                <w:b w:val="0"/>
                <w:bCs/>
                <w:color w:val="0000FF"/>
                <w:sz w:val="19"/>
                <w:szCs w:val="19"/>
              </w:rPr>
              <w:pPrChange w:id="1189" w:author="HIKARI" w:date="2019-11-08T23:03:00Z">
                <w:pPr>
                  <w:autoSpaceDE w:val="0"/>
                  <w:autoSpaceDN w:val="0"/>
                  <w:adjustRightInd w:val="0"/>
                </w:pPr>
              </w:pPrChange>
            </w:pPr>
            <w:proofErr w:type="spellStart"/>
            <w:r w:rsidRPr="00263EC8">
              <w:rPr>
                <w:b w:val="0"/>
                <w:bCs/>
                <w:color w:val="FF0000"/>
                <w:sz w:val="19"/>
                <w:szCs w:val="19"/>
              </w:rPr>
              <w:t>SelectionChanged</w:t>
            </w:r>
            <w:proofErr w:type="spellEnd"/>
            <w:r w:rsidRPr="00263EC8">
              <w:rPr>
                <w:b w:val="0"/>
                <w:bCs/>
                <w:color w:val="0000FF"/>
                <w:sz w:val="19"/>
                <w:szCs w:val="19"/>
              </w:rPr>
              <w:t>=</w:t>
            </w:r>
          </w:p>
          <w:p w14:paraId="01E42F1D" w14:textId="4B7ABF90" w:rsidR="00E9168B" w:rsidRPr="00263EC8" w:rsidRDefault="00E9168B">
            <w:pPr>
              <w:autoSpaceDE w:val="0"/>
              <w:autoSpaceDN w:val="0"/>
              <w:adjustRightInd w:val="0"/>
              <w:spacing w:beforeLines="60" w:before="144" w:afterLines="60" w:after="144" w:line="360" w:lineRule="auto"/>
              <w:rPr>
                <w:b w:val="0"/>
                <w:bCs/>
                <w:color w:val="000000"/>
                <w:sz w:val="19"/>
                <w:szCs w:val="19"/>
              </w:rPr>
              <w:pPrChange w:id="1190" w:author="HIKARI" w:date="2019-11-08T23:03:00Z">
                <w:pPr>
                  <w:autoSpaceDE w:val="0"/>
                  <w:autoSpaceDN w:val="0"/>
                  <w:adjustRightInd w:val="0"/>
                </w:pPr>
              </w:pPrChange>
            </w:pPr>
            <w:r w:rsidRPr="00263EC8">
              <w:rPr>
                <w:b w:val="0"/>
                <w:bCs/>
                <w:color w:val="0000FF"/>
                <w:sz w:val="19"/>
                <w:szCs w:val="19"/>
              </w:rPr>
              <w:t>"</w:t>
            </w:r>
            <w:proofErr w:type="spellStart"/>
            <w:r w:rsidRPr="00263EC8">
              <w:rPr>
                <w:b w:val="0"/>
                <w:bCs/>
                <w:color w:val="0000FF"/>
                <w:sz w:val="19"/>
                <w:szCs w:val="19"/>
              </w:rPr>
              <w:t>SlidePanel_lvListLayers_SelectionChanged</w:t>
            </w:r>
            <w:proofErr w:type="spellEnd"/>
            <w:r w:rsidRPr="00263EC8">
              <w:rPr>
                <w:b w:val="0"/>
                <w:bCs/>
                <w:color w:val="0000FF"/>
                <w:sz w:val="19"/>
                <w:szCs w:val="19"/>
              </w:rPr>
              <w:t>"&gt;</w:t>
            </w:r>
          </w:p>
          <w:p w14:paraId="29F02D53" w14:textId="77777777" w:rsidR="00E9168B" w:rsidRPr="00263EC8" w:rsidRDefault="00E9168B">
            <w:pPr>
              <w:autoSpaceDE w:val="0"/>
              <w:autoSpaceDN w:val="0"/>
              <w:adjustRightInd w:val="0"/>
              <w:spacing w:beforeLines="60" w:before="144" w:afterLines="60" w:after="144" w:line="360" w:lineRule="auto"/>
              <w:rPr>
                <w:b w:val="0"/>
                <w:bCs/>
                <w:color w:val="000000"/>
                <w:sz w:val="19"/>
                <w:szCs w:val="19"/>
              </w:rPr>
              <w:pPrChange w:id="1191" w:author="HIKARI" w:date="2019-11-08T23:03:00Z">
                <w:pPr>
                  <w:autoSpaceDE w:val="0"/>
                  <w:autoSpaceDN w:val="0"/>
                  <w:adjustRightInd w:val="0"/>
                </w:pPr>
              </w:pPrChange>
            </w:pPr>
            <w:r w:rsidRPr="00263EC8">
              <w:rPr>
                <w:b w:val="0"/>
                <w:bCs/>
                <w:color w:val="000000"/>
                <w:sz w:val="19"/>
                <w:szCs w:val="19"/>
              </w:rPr>
              <w:t xml:space="preserve">                        </w:t>
            </w:r>
            <w:r w:rsidRPr="00263EC8">
              <w:rPr>
                <w:b w:val="0"/>
                <w:bCs/>
                <w:color w:val="0000FF"/>
                <w:sz w:val="19"/>
                <w:szCs w:val="19"/>
              </w:rPr>
              <w:t>&lt;</w:t>
            </w:r>
            <w:proofErr w:type="spellStart"/>
            <w:r w:rsidRPr="00263EC8">
              <w:rPr>
                <w:b w:val="0"/>
                <w:bCs/>
                <w:color w:val="A31515"/>
                <w:sz w:val="19"/>
                <w:szCs w:val="19"/>
              </w:rPr>
              <w:t>ListView.View</w:t>
            </w:r>
            <w:proofErr w:type="spellEnd"/>
            <w:r w:rsidRPr="00263EC8">
              <w:rPr>
                <w:b w:val="0"/>
                <w:bCs/>
                <w:color w:val="0000FF"/>
                <w:sz w:val="19"/>
                <w:szCs w:val="19"/>
              </w:rPr>
              <w:t>&gt;</w:t>
            </w:r>
          </w:p>
          <w:p w14:paraId="7E078F0F" w14:textId="77777777" w:rsidR="00E9168B" w:rsidRPr="00263EC8" w:rsidRDefault="00E9168B">
            <w:pPr>
              <w:autoSpaceDE w:val="0"/>
              <w:autoSpaceDN w:val="0"/>
              <w:adjustRightInd w:val="0"/>
              <w:spacing w:beforeLines="60" w:before="144" w:afterLines="60" w:after="144" w:line="360" w:lineRule="auto"/>
              <w:rPr>
                <w:b w:val="0"/>
                <w:bCs/>
                <w:color w:val="000000"/>
                <w:sz w:val="19"/>
                <w:szCs w:val="19"/>
              </w:rPr>
              <w:pPrChange w:id="1192" w:author="HIKARI" w:date="2019-11-08T23:03:00Z">
                <w:pPr>
                  <w:autoSpaceDE w:val="0"/>
                  <w:autoSpaceDN w:val="0"/>
                  <w:adjustRightInd w:val="0"/>
                </w:pPr>
              </w:pPrChange>
            </w:pPr>
            <w:r w:rsidRPr="00263EC8">
              <w:rPr>
                <w:b w:val="0"/>
                <w:bCs/>
                <w:color w:val="000000"/>
                <w:sz w:val="19"/>
                <w:szCs w:val="19"/>
              </w:rPr>
              <w:t xml:space="preserve">                            </w:t>
            </w:r>
            <w:r w:rsidRPr="00263EC8">
              <w:rPr>
                <w:b w:val="0"/>
                <w:bCs/>
                <w:color w:val="0000FF"/>
                <w:sz w:val="19"/>
                <w:szCs w:val="19"/>
              </w:rPr>
              <w:t>&lt;</w:t>
            </w:r>
            <w:proofErr w:type="spellStart"/>
            <w:r w:rsidRPr="00263EC8">
              <w:rPr>
                <w:b w:val="0"/>
                <w:bCs/>
                <w:color w:val="A31515"/>
                <w:sz w:val="19"/>
                <w:szCs w:val="19"/>
              </w:rPr>
              <w:t>GridView</w:t>
            </w:r>
            <w:proofErr w:type="spellEnd"/>
            <w:r w:rsidRPr="00263EC8">
              <w:rPr>
                <w:b w:val="0"/>
                <w:bCs/>
                <w:color w:val="0000FF"/>
                <w:sz w:val="19"/>
                <w:szCs w:val="19"/>
              </w:rPr>
              <w:t>&gt;</w:t>
            </w:r>
          </w:p>
          <w:p w14:paraId="0308355A" w14:textId="77777777" w:rsidR="00E9168B" w:rsidRPr="00263EC8" w:rsidRDefault="00E9168B">
            <w:pPr>
              <w:autoSpaceDE w:val="0"/>
              <w:autoSpaceDN w:val="0"/>
              <w:adjustRightInd w:val="0"/>
              <w:spacing w:beforeLines="60" w:before="144" w:afterLines="60" w:after="144" w:line="360" w:lineRule="auto"/>
              <w:rPr>
                <w:b w:val="0"/>
                <w:bCs/>
                <w:color w:val="000000"/>
                <w:sz w:val="19"/>
                <w:szCs w:val="19"/>
              </w:rPr>
              <w:pPrChange w:id="1193" w:author="HIKARI" w:date="2019-11-08T23:03:00Z">
                <w:pPr>
                  <w:autoSpaceDE w:val="0"/>
                  <w:autoSpaceDN w:val="0"/>
                  <w:adjustRightInd w:val="0"/>
                </w:pPr>
              </w:pPrChange>
            </w:pPr>
            <w:r w:rsidRPr="00263EC8">
              <w:rPr>
                <w:b w:val="0"/>
                <w:bCs/>
                <w:color w:val="000000"/>
                <w:sz w:val="19"/>
                <w:szCs w:val="19"/>
              </w:rPr>
              <w:lastRenderedPageBreak/>
              <w:t xml:space="preserve">                                </w:t>
            </w:r>
            <w:r w:rsidRPr="00263EC8">
              <w:rPr>
                <w:b w:val="0"/>
                <w:bCs/>
                <w:color w:val="0000FF"/>
                <w:sz w:val="19"/>
                <w:szCs w:val="19"/>
              </w:rPr>
              <w:t>&lt;</w:t>
            </w:r>
            <w:proofErr w:type="spellStart"/>
            <w:r w:rsidRPr="00263EC8">
              <w:rPr>
                <w:b w:val="0"/>
                <w:bCs/>
                <w:color w:val="A31515"/>
                <w:sz w:val="19"/>
                <w:szCs w:val="19"/>
              </w:rPr>
              <w:t>GridViewColumn</w:t>
            </w:r>
            <w:proofErr w:type="spellEnd"/>
            <w:r w:rsidRPr="00263EC8">
              <w:rPr>
                <w:b w:val="0"/>
                <w:bCs/>
                <w:color w:val="FF0000"/>
                <w:sz w:val="19"/>
                <w:szCs w:val="19"/>
              </w:rPr>
              <w:t xml:space="preserve"> Header</w:t>
            </w:r>
            <w:r w:rsidRPr="00263EC8">
              <w:rPr>
                <w:b w:val="0"/>
                <w:bCs/>
                <w:color w:val="0000FF"/>
                <w:sz w:val="19"/>
                <w:szCs w:val="19"/>
              </w:rPr>
              <w:t>="Name"</w:t>
            </w:r>
            <w:r w:rsidRPr="00263EC8">
              <w:rPr>
                <w:b w:val="0"/>
                <w:bCs/>
                <w:color w:val="FF0000"/>
                <w:sz w:val="19"/>
                <w:szCs w:val="19"/>
              </w:rPr>
              <w:t xml:space="preserve"> Width</w:t>
            </w:r>
            <w:r w:rsidRPr="00263EC8">
              <w:rPr>
                <w:b w:val="0"/>
                <w:bCs/>
                <w:color w:val="0000FF"/>
                <w:sz w:val="19"/>
                <w:szCs w:val="19"/>
              </w:rPr>
              <w:t>="114"</w:t>
            </w:r>
            <w:r w:rsidRPr="00263EC8">
              <w:rPr>
                <w:b w:val="0"/>
                <w:bCs/>
                <w:color w:val="FF0000"/>
                <w:sz w:val="19"/>
                <w:szCs w:val="19"/>
              </w:rPr>
              <w:t xml:space="preserve"> </w:t>
            </w:r>
            <w:proofErr w:type="spellStart"/>
            <w:r w:rsidRPr="00263EC8">
              <w:rPr>
                <w:b w:val="0"/>
                <w:bCs/>
                <w:color w:val="FF0000"/>
                <w:sz w:val="19"/>
                <w:szCs w:val="19"/>
              </w:rPr>
              <w:t>DisplayMemberBinding</w:t>
            </w:r>
            <w:proofErr w:type="spellEnd"/>
            <w:r w:rsidRPr="00263EC8">
              <w:rPr>
                <w:b w:val="0"/>
                <w:bCs/>
                <w:color w:val="0000FF"/>
                <w:sz w:val="19"/>
                <w:szCs w:val="19"/>
              </w:rPr>
              <w:t>="{</w:t>
            </w:r>
            <w:r w:rsidRPr="00263EC8">
              <w:rPr>
                <w:b w:val="0"/>
                <w:bCs/>
                <w:color w:val="A31515"/>
                <w:sz w:val="19"/>
                <w:szCs w:val="19"/>
              </w:rPr>
              <w:t>Binding</w:t>
            </w:r>
            <w:r w:rsidRPr="00263EC8">
              <w:rPr>
                <w:b w:val="0"/>
                <w:bCs/>
                <w:color w:val="FF0000"/>
                <w:sz w:val="19"/>
                <w:szCs w:val="19"/>
              </w:rPr>
              <w:t xml:space="preserve"> Name</w:t>
            </w:r>
            <w:r w:rsidRPr="00263EC8">
              <w:rPr>
                <w:b w:val="0"/>
                <w:bCs/>
                <w:color w:val="0000FF"/>
                <w:sz w:val="19"/>
                <w:szCs w:val="19"/>
              </w:rPr>
              <w:t>}" /&gt;</w:t>
            </w:r>
          </w:p>
          <w:p w14:paraId="6CF37DC2" w14:textId="77777777" w:rsidR="00E9168B" w:rsidRPr="00263EC8" w:rsidRDefault="00E9168B">
            <w:pPr>
              <w:autoSpaceDE w:val="0"/>
              <w:autoSpaceDN w:val="0"/>
              <w:adjustRightInd w:val="0"/>
              <w:spacing w:beforeLines="60" w:before="144" w:afterLines="60" w:after="144" w:line="360" w:lineRule="auto"/>
              <w:rPr>
                <w:b w:val="0"/>
                <w:bCs/>
                <w:color w:val="000000"/>
                <w:sz w:val="19"/>
                <w:szCs w:val="19"/>
              </w:rPr>
              <w:pPrChange w:id="1194" w:author="HIKARI" w:date="2019-11-08T23:03:00Z">
                <w:pPr>
                  <w:autoSpaceDE w:val="0"/>
                  <w:autoSpaceDN w:val="0"/>
                  <w:adjustRightInd w:val="0"/>
                </w:pPr>
              </w:pPrChange>
            </w:pPr>
            <w:r w:rsidRPr="00263EC8">
              <w:rPr>
                <w:b w:val="0"/>
                <w:bCs/>
                <w:color w:val="000000"/>
                <w:sz w:val="19"/>
                <w:szCs w:val="19"/>
              </w:rPr>
              <w:t xml:space="preserve">                                </w:t>
            </w:r>
            <w:r w:rsidRPr="00263EC8">
              <w:rPr>
                <w:b w:val="0"/>
                <w:bCs/>
                <w:color w:val="0000FF"/>
                <w:sz w:val="19"/>
                <w:szCs w:val="19"/>
              </w:rPr>
              <w:t>&lt;</w:t>
            </w:r>
            <w:proofErr w:type="spellStart"/>
            <w:r w:rsidRPr="00263EC8">
              <w:rPr>
                <w:b w:val="0"/>
                <w:bCs/>
                <w:color w:val="A31515"/>
                <w:sz w:val="19"/>
                <w:szCs w:val="19"/>
              </w:rPr>
              <w:t>GridViewColumn</w:t>
            </w:r>
            <w:proofErr w:type="spellEnd"/>
            <w:r w:rsidRPr="00263EC8">
              <w:rPr>
                <w:b w:val="0"/>
                <w:bCs/>
                <w:color w:val="FF0000"/>
                <w:sz w:val="19"/>
                <w:szCs w:val="19"/>
              </w:rPr>
              <w:t xml:space="preserve"> Header</w:t>
            </w:r>
            <w:r w:rsidRPr="00263EC8">
              <w:rPr>
                <w:b w:val="0"/>
                <w:bCs/>
                <w:color w:val="0000FF"/>
                <w:sz w:val="19"/>
                <w:szCs w:val="19"/>
              </w:rPr>
              <w:t>="Type"</w:t>
            </w:r>
            <w:r w:rsidRPr="00263EC8">
              <w:rPr>
                <w:b w:val="0"/>
                <w:bCs/>
                <w:color w:val="FF0000"/>
                <w:sz w:val="19"/>
                <w:szCs w:val="19"/>
              </w:rPr>
              <w:t xml:space="preserve"> Width</w:t>
            </w:r>
            <w:r w:rsidRPr="00263EC8">
              <w:rPr>
                <w:b w:val="0"/>
                <w:bCs/>
                <w:color w:val="0000FF"/>
                <w:sz w:val="19"/>
                <w:szCs w:val="19"/>
              </w:rPr>
              <w:t>="114"</w:t>
            </w:r>
            <w:r w:rsidRPr="00263EC8">
              <w:rPr>
                <w:b w:val="0"/>
                <w:bCs/>
                <w:color w:val="FF0000"/>
                <w:sz w:val="19"/>
                <w:szCs w:val="19"/>
              </w:rPr>
              <w:t xml:space="preserve"> </w:t>
            </w:r>
            <w:proofErr w:type="spellStart"/>
            <w:r w:rsidRPr="00263EC8">
              <w:rPr>
                <w:b w:val="0"/>
                <w:bCs/>
                <w:color w:val="FF0000"/>
                <w:sz w:val="19"/>
                <w:szCs w:val="19"/>
              </w:rPr>
              <w:t>DisplayMemberBinding</w:t>
            </w:r>
            <w:proofErr w:type="spellEnd"/>
            <w:r w:rsidRPr="00263EC8">
              <w:rPr>
                <w:b w:val="0"/>
                <w:bCs/>
                <w:color w:val="0000FF"/>
                <w:sz w:val="19"/>
                <w:szCs w:val="19"/>
              </w:rPr>
              <w:t>="{</w:t>
            </w:r>
            <w:r w:rsidRPr="00263EC8">
              <w:rPr>
                <w:b w:val="0"/>
                <w:bCs/>
                <w:color w:val="A31515"/>
                <w:sz w:val="19"/>
                <w:szCs w:val="19"/>
              </w:rPr>
              <w:t>Binding</w:t>
            </w:r>
            <w:r w:rsidRPr="00263EC8">
              <w:rPr>
                <w:b w:val="0"/>
                <w:bCs/>
                <w:color w:val="FF0000"/>
                <w:sz w:val="19"/>
                <w:szCs w:val="19"/>
              </w:rPr>
              <w:t xml:space="preserve"> Type</w:t>
            </w:r>
            <w:r w:rsidRPr="00263EC8">
              <w:rPr>
                <w:b w:val="0"/>
                <w:bCs/>
                <w:color w:val="0000FF"/>
                <w:sz w:val="19"/>
                <w:szCs w:val="19"/>
              </w:rPr>
              <w:t>}" /&gt;</w:t>
            </w:r>
          </w:p>
          <w:p w14:paraId="542C60EE" w14:textId="77777777" w:rsidR="00E9168B" w:rsidRPr="00263EC8" w:rsidRDefault="00E9168B">
            <w:pPr>
              <w:autoSpaceDE w:val="0"/>
              <w:autoSpaceDN w:val="0"/>
              <w:adjustRightInd w:val="0"/>
              <w:spacing w:beforeLines="60" w:before="144" w:afterLines="60" w:after="144" w:line="360" w:lineRule="auto"/>
              <w:rPr>
                <w:b w:val="0"/>
                <w:bCs/>
                <w:color w:val="000000"/>
                <w:sz w:val="19"/>
                <w:szCs w:val="19"/>
              </w:rPr>
              <w:pPrChange w:id="1195" w:author="HIKARI" w:date="2019-11-08T23:03:00Z">
                <w:pPr>
                  <w:autoSpaceDE w:val="0"/>
                  <w:autoSpaceDN w:val="0"/>
                  <w:adjustRightInd w:val="0"/>
                </w:pPr>
              </w:pPrChange>
            </w:pPr>
            <w:r w:rsidRPr="00263EC8">
              <w:rPr>
                <w:b w:val="0"/>
                <w:bCs/>
                <w:color w:val="000000"/>
                <w:sz w:val="19"/>
                <w:szCs w:val="19"/>
              </w:rPr>
              <w:t xml:space="preserve">                            </w:t>
            </w:r>
            <w:r w:rsidRPr="00263EC8">
              <w:rPr>
                <w:b w:val="0"/>
                <w:bCs/>
                <w:color w:val="0000FF"/>
                <w:sz w:val="19"/>
                <w:szCs w:val="19"/>
              </w:rPr>
              <w:t>&lt;/</w:t>
            </w:r>
            <w:proofErr w:type="spellStart"/>
            <w:r w:rsidRPr="00263EC8">
              <w:rPr>
                <w:b w:val="0"/>
                <w:bCs/>
                <w:color w:val="A31515"/>
                <w:sz w:val="19"/>
                <w:szCs w:val="19"/>
              </w:rPr>
              <w:t>GridView</w:t>
            </w:r>
            <w:proofErr w:type="spellEnd"/>
            <w:r w:rsidRPr="00263EC8">
              <w:rPr>
                <w:b w:val="0"/>
                <w:bCs/>
                <w:color w:val="0000FF"/>
                <w:sz w:val="19"/>
                <w:szCs w:val="19"/>
              </w:rPr>
              <w:t>&gt;</w:t>
            </w:r>
          </w:p>
          <w:p w14:paraId="458F7921" w14:textId="77777777" w:rsidR="00E9168B" w:rsidRPr="00263EC8" w:rsidRDefault="00E9168B">
            <w:pPr>
              <w:autoSpaceDE w:val="0"/>
              <w:autoSpaceDN w:val="0"/>
              <w:adjustRightInd w:val="0"/>
              <w:spacing w:beforeLines="60" w:before="144" w:afterLines="60" w:after="144" w:line="360" w:lineRule="auto"/>
              <w:rPr>
                <w:b w:val="0"/>
                <w:bCs/>
                <w:color w:val="000000"/>
                <w:sz w:val="19"/>
                <w:szCs w:val="19"/>
              </w:rPr>
              <w:pPrChange w:id="1196" w:author="HIKARI" w:date="2019-11-08T23:03:00Z">
                <w:pPr>
                  <w:autoSpaceDE w:val="0"/>
                  <w:autoSpaceDN w:val="0"/>
                  <w:adjustRightInd w:val="0"/>
                </w:pPr>
              </w:pPrChange>
            </w:pPr>
            <w:r w:rsidRPr="00263EC8">
              <w:rPr>
                <w:b w:val="0"/>
                <w:bCs/>
                <w:color w:val="000000"/>
                <w:sz w:val="19"/>
                <w:szCs w:val="19"/>
              </w:rPr>
              <w:t xml:space="preserve">                        </w:t>
            </w:r>
            <w:r w:rsidRPr="00263EC8">
              <w:rPr>
                <w:b w:val="0"/>
                <w:bCs/>
                <w:color w:val="0000FF"/>
                <w:sz w:val="19"/>
                <w:szCs w:val="19"/>
              </w:rPr>
              <w:t>&lt;/</w:t>
            </w:r>
            <w:proofErr w:type="spellStart"/>
            <w:r w:rsidRPr="00263EC8">
              <w:rPr>
                <w:b w:val="0"/>
                <w:bCs/>
                <w:color w:val="A31515"/>
                <w:sz w:val="19"/>
                <w:szCs w:val="19"/>
              </w:rPr>
              <w:t>ListView.View</w:t>
            </w:r>
            <w:proofErr w:type="spellEnd"/>
            <w:r w:rsidRPr="00263EC8">
              <w:rPr>
                <w:b w:val="0"/>
                <w:bCs/>
                <w:color w:val="0000FF"/>
                <w:sz w:val="19"/>
                <w:szCs w:val="19"/>
              </w:rPr>
              <w:t>&gt;</w:t>
            </w:r>
          </w:p>
          <w:p w14:paraId="0D55E8CF" w14:textId="2C26CBB2" w:rsidR="00E9168B" w:rsidRPr="00263EC8" w:rsidRDefault="00E9168B">
            <w:pPr>
              <w:spacing w:beforeLines="60" w:before="144" w:afterLines="60" w:after="144" w:line="360" w:lineRule="auto"/>
              <w:rPr>
                <w:b w:val="0"/>
                <w:bCs/>
                <w:color w:val="0000FF"/>
                <w:sz w:val="19"/>
                <w:szCs w:val="19"/>
              </w:rPr>
              <w:pPrChange w:id="1197" w:author="HIKARI" w:date="2019-11-08T23:03:00Z">
                <w:pPr>
                  <w:spacing w:before="120"/>
                </w:pPr>
              </w:pPrChange>
            </w:pPr>
            <w:r w:rsidRPr="00263EC8">
              <w:rPr>
                <w:b w:val="0"/>
                <w:bCs/>
                <w:color w:val="000000"/>
                <w:sz w:val="19"/>
                <w:szCs w:val="19"/>
              </w:rPr>
              <w:t xml:space="preserve">                    </w:t>
            </w:r>
            <w:r w:rsidRPr="00263EC8">
              <w:rPr>
                <w:b w:val="0"/>
                <w:bCs/>
                <w:color w:val="0000FF"/>
                <w:sz w:val="19"/>
                <w:szCs w:val="19"/>
              </w:rPr>
              <w:t>&lt;/</w:t>
            </w:r>
            <w:proofErr w:type="spellStart"/>
            <w:r w:rsidRPr="00263EC8">
              <w:rPr>
                <w:b w:val="0"/>
                <w:bCs/>
                <w:color w:val="A31515"/>
                <w:sz w:val="19"/>
                <w:szCs w:val="19"/>
              </w:rPr>
              <w:t>ListView</w:t>
            </w:r>
            <w:proofErr w:type="spellEnd"/>
            <w:r w:rsidRPr="00263EC8">
              <w:rPr>
                <w:b w:val="0"/>
                <w:bCs/>
                <w:color w:val="0000FF"/>
                <w:sz w:val="19"/>
                <w:szCs w:val="19"/>
              </w:rPr>
              <w:t>&gt;</w:t>
            </w:r>
          </w:p>
        </w:tc>
        <w:tc>
          <w:tcPr>
            <w:tcW w:w="3429" w:type="dxa"/>
            <w:vAlign w:val="center"/>
            <w:tcPrChange w:id="1198" w:author="HIKARI" w:date="2019-11-08T23:03:00Z">
              <w:tcPr>
                <w:tcW w:w="3429" w:type="dxa"/>
              </w:tcPr>
            </w:tcPrChange>
          </w:tcPr>
          <w:p w14:paraId="33D10625" w14:textId="11030389" w:rsidR="00E9168B" w:rsidRDefault="00263EC8">
            <w:pPr>
              <w:spacing w:beforeLines="60" w:before="144" w:afterLines="60" w:after="144" w:line="360" w:lineRule="auto"/>
              <w:jc w:val="both"/>
              <w:rPr>
                <w:b w:val="0"/>
                <w:bCs/>
                <w:szCs w:val="26"/>
              </w:rPr>
              <w:pPrChange w:id="1199" w:author="HIKARI" w:date="2019-11-08T23:04:00Z">
                <w:pPr>
                  <w:spacing w:after="120" w:line="360" w:lineRule="auto"/>
                  <w:jc w:val="both"/>
                </w:pPr>
              </w:pPrChange>
            </w:pPr>
            <w:del w:id="1200" w:author="HIKARI" w:date="2019-11-08T23:07:00Z">
              <w:r w:rsidDel="000A1F2E">
                <w:rPr>
                  <w:b w:val="0"/>
                  <w:bCs/>
                  <w:szCs w:val="26"/>
                </w:rPr>
                <w:lastRenderedPageBreak/>
                <w:delText>Nằm trong</w:delText>
              </w:r>
            </w:del>
            <w:proofErr w:type="spellStart"/>
            <w:ins w:id="1201" w:author="HIKARI" w:date="2019-11-08T23:07:00Z">
              <w:r w:rsidR="000A1F2E">
                <w:rPr>
                  <w:b w:val="0"/>
                  <w:bCs/>
                  <w:szCs w:val="26"/>
                </w:rPr>
                <w:t>Thuộc</w:t>
              </w:r>
            </w:ins>
            <w:proofErr w:type="spellEnd"/>
            <w:r>
              <w:rPr>
                <w:b w:val="0"/>
                <w:bCs/>
                <w:szCs w:val="26"/>
              </w:rPr>
              <w:t xml:space="preserve"> </w:t>
            </w:r>
            <w:proofErr w:type="spellStart"/>
            <w:r w:rsidRPr="003503E9">
              <w:rPr>
                <w:b w:val="0"/>
                <w:bCs/>
                <w:color w:val="0070C0"/>
                <w:szCs w:val="26"/>
              </w:rPr>
              <w:t>SlideMenuStackPanel</w:t>
            </w:r>
            <w:proofErr w:type="spellEnd"/>
            <w:r>
              <w:rPr>
                <w:b w:val="0"/>
                <w:bCs/>
                <w:color w:val="0070C0"/>
                <w:szCs w:val="26"/>
              </w:rPr>
              <w:t>,</w:t>
            </w:r>
            <w:r>
              <w:rPr>
                <w:b w:val="0"/>
                <w:bCs/>
                <w:szCs w:val="26"/>
              </w:rPr>
              <w:t xml:space="preserve"> </w:t>
            </w:r>
            <w:proofErr w:type="spellStart"/>
            <w:r>
              <w:rPr>
                <w:b w:val="0"/>
                <w:bCs/>
                <w:szCs w:val="26"/>
              </w:rPr>
              <w:t>phục</w:t>
            </w:r>
            <w:proofErr w:type="spellEnd"/>
            <w:r>
              <w:rPr>
                <w:b w:val="0"/>
                <w:bCs/>
                <w:szCs w:val="26"/>
              </w:rPr>
              <w:t xml:space="preserve"> </w:t>
            </w:r>
            <w:proofErr w:type="spellStart"/>
            <w:r>
              <w:rPr>
                <w:b w:val="0"/>
                <w:bCs/>
                <w:szCs w:val="26"/>
              </w:rPr>
              <w:t>vụ</w:t>
            </w:r>
            <w:proofErr w:type="spellEnd"/>
            <w:r>
              <w:rPr>
                <w:b w:val="0"/>
                <w:bCs/>
                <w:szCs w:val="26"/>
              </w:rPr>
              <w:t xml:space="preserve"> </w:t>
            </w:r>
            <w:proofErr w:type="spellStart"/>
            <w:r>
              <w:rPr>
                <w:b w:val="0"/>
                <w:bCs/>
                <w:szCs w:val="26"/>
              </w:rPr>
              <w:t>cho</w:t>
            </w:r>
            <w:proofErr w:type="spellEnd"/>
            <w:r>
              <w:rPr>
                <w:b w:val="0"/>
                <w:bCs/>
                <w:szCs w:val="26"/>
              </w:rPr>
              <w:t xml:space="preserve"> </w:t>
            </w:r>
            <w:proofErr w:type="spellStart"/>
            <w:r>
              <w:rPr>
                <w:b w:val="0"/>
                <w:bCs/>
                <w:szCs w:val="26"/>
              </w:rPr>
              <w:t>chức</w:t>
            </w:r>
            <w:proofErr w:type="spellEnd"/>
            <w:r>
              <w:rPr>
                <w:b w:val="0"/>
                <w:bCs/>
                <w:szCs w:val="26"/>
              </w:rPr>
              <w:t xml:space="preserve"> </w:t>
            </w:r>
            <w:proofErr w:type="spellStart"/>
            <w:r>
              <w:rPr>
                <w:b w:val="0"/>
                <w:bCs/>
                <w:szCs w:val="26"/>
              </w:rPr>
              <w:t>năng</w:t>
            </w:r>
            <w:proofErr w:type="spellEnd"/>
            <w:r>
              <w:rPr>
                <w:b w:val="0"/>
                <w:bCs/>
                <w:szCs w:val="26"/>
              </w:rPr>
              <w:t xml:space="preserve"> </w:t>
            </w:r>
            <w:proofErr w:type="spellStart"/>
            <w:r>
              <w:rPr>
                <w:b w:val="0"/>
                <w:bCs/>
                <w:szCs w:val="26"/>
              </w:rPr>
              <w:t>tìm</w:t>
            </w:r>
            <w:proofErr w:type="spellEnd"/>
            <w:r>
              <w:rPr>
                <w:b w:val="0"/>
                <w:bCs/>
                <w:szCs w:val="26"/>
              </w:rPr>
              <w:t xml:space="preserve"> </w:t>
            </w:r>
            <w:proofErr w:type="spellStart"/>
            <w:r>
              <w:rPr>
                <w:b w:val="0"/>
                <w:bCs/>
                <w:szCs w:val="26"/>
              </w:rPr>
              <w:t>kiếm</w:t>
            </w:r>
            <w:proofErr w:type="spellEnd"/>
            <w:r>
              <w:rPr>
                <w:b w:val="0"/>
                <w:bCs/>
                <w:szCs w:val="26"/>
              </w:rPr>
              <w:t xml:space="preserve">. </w:t>
            </w:r>
            <w:proofErr w:type="spellStart"/>
            <w:r>
              <w:rPr>
                <w:b w:val="0"/>
                <w:bCs/>
                <w:szCs w:val="26"/>
              </w:rPr>
              <w:t>Là</w:t>
            </w:r>
            <w:proofErr w:type="spellEnd"/>
            <w:r>
              <w:rPr>
                <w:b w:val="0"/>
                <w:bCs/>
                <w:szCs w:val="26"/>
              </w:rPr>
              <w:t xml:space="preserve"> </w:t>
            </w:r>
            <w:proofErr w:type="spellStart"/>
            <w:r>
              <w:rPr>
                <w:b w:val="0"/>
                <w:bCs/>
                <w:szCs w:val="26"/>
              </w:rPr>
              <w:t>nơi</w:t>
            </w:r>
            <w:proofErr w:type="spellEnd"/>
            <w:r>
              <w:rPr>
                <w:b w:val="0"/>
                <w:bCs/>
                <w:szCs w:val="26"/>
              </w:rPr>
              <w:t xml:space="preserve"> </w:t>
            </w:r>
            <w:proofErr w:type="spellStart"/>
            <w:r>
              <w:rPr>
                <w:b w:val="0"/>
                <w:bCs/>
                <w:szCs w:val="26"/>
              </w:rPr>
              <w:t>chương</w:t>
            </w:r>
            <w:proofErr w:type="spellEnd"/>
            <w:r>
              <w:rPr>
                <w:b w:val="0"/>
                <w:bCs/>
                <w:szCs w:val="26"/>
              </w:rPr>
              <w:t xml:space="preserve"> </w:t>
            </w:r>
            <w:proofErr w:type="spellStart"/>
            <w:r>
              <w:rPr>
                <w:b w:val="0"/>
                <w:bCs/>
                <w:szCs w:val="26"/>
              </w:rPr>
              <w:t>trình</w:t>
            </w:r>
            <w:proofErr w:type="spellEnd"/>
            <w:r>
              <w:rPr>
                <w:b w:val="0"/>
                <w:bCs/>
                <w:szCs w:val="26"/>
              </w:rPr>
              <w:t xml:space="preserve"> </w:t>
            </w:r>
            <w:proofErr w:type="spellStart"/>
            <w:r>
              <w:rPr>
                <w:b w:val="0"/>
                <w:bCs/>
                <w:szCs w:val="26"/>
              </w:rPr>
              <w:t>trả</w:t>
            </w:r>
            <w:proofErr w:type="spellEnd"/>
            <w:r>
              <w:rPr>
                <w:b w:val="0"/>
                <w:bCs/>
                <w:szCs w:val="26"/>
              </w:rPr>
              <w:t xml:space="preserve"> </w:t>
            </w:r>
            <w:proofErr w:type="spellStart"/>
            <w:r>
              <w:rPr>
                <w:b w:val="0"/>
                <w:bCs/>
                <w:szCs w:val="26"/>
              </w:rPr>
              <w:t>về</w:t>
            </w:r>
            <w:proofErr w:type="spellEnd"/>
            <w:r>
              <w:rPr>
                <w:b w:val="0"/>
                <w:bCs/>
                <w:szCs w:val="26"/>
              </w:rPr>
              <w:t xml:space="preserve"> </w:t>
            </w:r>
            <w:proofErr w:type="spellStart"/>
            <w:r>
              <w:rPr>
                <w:b w:val="0"/>
                <w:bCs/>
                <w:szCs w:val="26"/>
              </w:rPr>
              <w:t>kết</w:t>
            </w:r>
            <w:proofErr w:type="spellEnd"/>
            <w:r>
              <w:rPr>
                <w:b w:val="0"/>
                <w:bCs/>
                <w:szCs w:val="26"/>
              </w:rPr>
              <w:t xml:space="preserve"> </w:t>
            </w:r>
            <w:proofErr w:type="spellStart"/>
            <w:r>
              <w:rPr>
                <w:b w:val="0"/>
                <w:bCs/>
                <w:szCs w:val="26"/>
              </w:rPr>
              <w:t>quả</w:t>
            </w:r>
            <w:proofErr w:type="spellEnd"/>
            <w:r>
              <w:rPr>
                <w:b w:val="0"/>
                <w:bCs/>
                <w:szCs w:val="26"/>
              </w:rPr>
              <w:t xml:space="preserve"> </w:t>
            </w:r>
            <w:proofErr w:type="spellStart"/>
            <w:r>
              <w:rPr>
                <w:b w:val="0"/>
                <w:bCs/>
                <w:szCs w:val="26"/>
              </w:rPr>
              <w:t>tìm</w:t>
            </w:r>
            <w:proofErr w:type="spellEnd"/>
            <w:r>
              <w:rPr>
                <w:b w:val="0"/>
                <w:bCs/>
                <w:szCs w:val="26"/>
              </w:rPr>
              <w:t xml:space="preserve"> </w:t>
            </w:r>
            <w:proofErr w:type="spellStart"/>
            <w:r>
              <w:rPr>
                <w:b w:val="0"/>
                <w:bCs/>
                <w:szCs w:val="26"/>
              </w:rPr>
              <w:t>kiếm</w:t>
            </w:r>
            <w:proofErr w:type="spellEnd"/>
            <w:r>
              <w:rPr>
                <w:b w:val="0"/>
                <w:bCs/>
                <w:szCs w:val="26"/>
              </w:rPr>
              <w:t xml:space="preserve"> </w:t>
            </w:r>
            <w:proofErr w:type="spellStart"/>
            <w:r>
              <w:rPr>
                <w:b w:val="0"/>
                <w:bCs/>
                <w:szCs w:val="26"/>
              </w:rPr>
              <w:t>cho</w:t>
            </w:r>
            <w:proofErr w:type="spellEnd"/>
            <w:r>
              <w:rPr>
                <w:b w:val="0"/>
                <w:bCs/>
                <w:szCs w:val="26"/>
              </w:rPr>
              <w:t xml:space="preserve"> </w:t>
            </w:r>
            <w:proofErr w:type="spellStart"/>
            <w:r>
              <w:rPr>
                <w:b w:val="0"/>
                <w:bCs/>
                <w:szCs w:val="26"/>
              </w:rPr>
              <w:t>người</w:t>
            </w:r>
            <w:proofErr w:type="spellEnd"/>
            <w:r>
              <w:rPr>
                <w:b w:val="0"/>
                <w:bCs/>
                <w:szCs w:val="26"/>
              </w:rPr>
              <w:t xml:space="preserve"> </w:t>
            </w:r>
            <w:proofErr w:type="spellStart"/>
            <w:r>
              <w:rPr>
                <w:b w:val="0"/>
                <w:bCs/>
                <w:szCs w:val="26"/>
              </w:rPr>
              <w:t>dùng</w:t>
            </w:r>
            <w:proofErr w:type="spellEnd"/>
            <w:r>
              <w:rPr>
                <w:b w:val="0"/>
                <w:bCs/>
                <w:szCs w:val="26"/>
              </w:rPr>
              <w:t>.</w:t>
            </w:r>
          </w:p>
        </w:tc>
      </w:tr>
    </w:tbl>
    <w:p w14:paraId="408506FB" w14:textId="77777777" w:rsidR="009373B8" w:rsidRPr="004215A7" w:rsidRDefault="009373B8" w:rsidP="004215A7">
      <w:pPr>
        <w:rPr>
          <w:i/>
          <w:iCs/>
          <w:sz w:val="32"/>
        </w:rPr>
      </w:pPr>
    </w:p>
    <w:p w14:paraId="228BEF37" w14:textId="017471B4" w:rsidR="00182F22" w:rsidRPr="00E24C10" w:rsidRDefault="004564FE">
      <w:pPr>
        <w:pStyle w:val="Heading2"/>
        <w:numPr>
          <w:ilvl w:val="0"/>
          <w:numId w:val="21"/>
        </w:numPr>
        <w:pPrChange w:id="1202" w:author="HIKARI" w:date="2019-11-08T21:23:00Z">
          <w:pPr>
            <w:pStyle w:val="ListParagraph"/>
            <w:numPr>
              <w:numId w:val="21"/>
            </w:numPr>
            <w:ind w:hanging="360"/>
            <w:outlineLvl w:val="1"/>
          </w:pPr>
        </w:pPrChange>
      </w:pPr>
      <w:bookmarkStart w:id="1203" w:name="_Toc24298340"/>
      <w:proofErr w:type="spellStart"/>
      <w:r w:rsidRPr="00E24C10">
        <w:t>Thi</w:t>
      </w:r>
      <w:r w:rsidR="00B40711" w:rsidRPr="00E24C10">
        <w:t>ết</w:t>
      </w:r>
      <w:proofErr w:type="spellEnd"/>
      <w:r w:rsidRPr="00E24C10">
        <w:t xml:space="preserve"> </w:t>
      </w:r>
      <w:proofErr w:type="spellStart"/>
      <w:r w:rsidRPr="00E24C10">
        <w:t>kế</w:t>
      </w:r>
      <w:proofErr w:type="spellEnd"/>
      <w:r w:rsidRPr="00E24C10">
        <w:t xml:space="preserve"> </w:t>
      </w:r>
      <w:proofErr w:type="spellStart"/>
      <w:r w:rsidRPr="00E24C10">
        <w:t>lớp</w:t>
      </w:r>
      <w:bookmarkEnd w:id="1203"/>
      <w:proofErr w:type="spellEnd"/>
    </w:p>
    <w:p w14:paraId="0FA105AC" w14:textId="3F4B7A5D" w:rsidR="00182F22" w:rsidRPr="00E24C10" w:rsidRDefault="00182F22">
      <w:pPr>
        <w:pStyle w:val="Heading3"/>
        <w:numPr>
          <w:ilvl w:val="1"/>
          <w:numId w:val="21"/>
        </w:numPr>
        <w:pPrChange w:id="1204" w:author="HIKARI" w:date="2019-11-08T21:23:00Z">
          <w:pPr>
            <w:pStyle w:val="ListParagraph"/>
            <w:numPr>
              <w:ilvl w:val="1"/>
              <w:numId w:val="21"/>
            </w:numPr>
            <w:ind w:left="1440" w:hanging="720"/>
            <w:outlineLvl w:val="2"/>
          </w:pPr>
        </w:pPrChange>
      </w:pPr>
      <w:bookmarkStart w:id="1205" w:name="_Toc24298341"/>
      <w:proofErr w:type="spellStart"/>
      <w:r w:rsidRPr="00E24C10">
        <w:t>Thiết</w:t>
      </w:r>
      <w:proofErr w:type="spellEnd"/>
      <w:r w:rsidRPr="00E24C10">
        <w:t xml:space="preserve"> </w:t>
      </w:r>
      <w:proofErr w:type="spellStart"/>
      <w:r w:rsidRPr="00E24C10">
        <w:t>kế</w:t>
      </w:r>
      <w:proofErr w:type="spellEnd"/>
      <w:r w:rsidRPr="00E24C10">
        <w:t xml:space="preserve"> </w:t>
      </w:r>
      <w:proofErr w:type="spellStart"/>
      <w:r w:rsidRPr="00E24C10">
        <w:t>lớp</w:t>
      </w:r>
      <w:proofErr w:type="spellEnd"/>
      <w:r w:rsidRPr="00E24C10">
        <w:t xml:space="preserve"> </w:t>
      </w:r>
      <w:bookmarkStart w:id="1206" w:name="_Hlk23962298"/>
      <w:proofErr w:type="spellStart"/>
      <w:r w:rsidRPr="00E24C10">
        <w:t>cho</w:t>
      </w:r>
      <w:proofErr w:type="spellEnd"/>
      <w:r w:rsidRPr="00E24C10">
        <w:t xml:space="preserve"> </w:t>
      </w:r>
      <w:proofErr w:type="spellStart"/>
      <w:r w:rsidRPr="00E24C10">
        <w:t>các</w:t>
      </w:r>
      <w:proofErr w:type="spellEnd"/>
      <w:r w:rsidRPr="00E24C10">
        <w:t xml:space="preserve"> Layer </w:t>
      </w:r>
      <w:proofErr w:type="spellStart"/>
      <w:r w:rsidRPr="00E24C10">
        <w:t>của</w:t>
      </w:r>
      <w:proofErr w:type="spellEnd"/>
      <w:r w:rsidRPr="00E24C10">
        <w:t xml:space="preserve"> TensorFlow Layers API</w:t>
      </w:r>
      <w:bookmarkEnd w:id="1205"/>
      <w:bookmarkEnd w:id="1206"/>
    </w:p>
    <w:p w14:paraId="786C1F79" w14:textId="5C5F757B" w:rsidR="00B40711" w:rsidRPr="00E24C10" w:rsidRDefault="00B40711">
      <w:pPr>
        <w:pStyle w:val="Heading4"/>
        <w:numPr>
          <w:ilvl w:val="2"/>
          <w:numId w:val="21"/>
        </w:numPr>
        <w:pPrChange w:id="1207" w:author="HIKARI" w:date="2019-11-08T21:23:00Z">
          <w:pPr>
            <w:pStyle w:val="ListParagraph"/>
            <w:numPr>
              <w:ilvl w:val="2"/>
              <w:numId w:val="21"/>
            </w:numPr>
            <w:ind w:left="2160" w:hanging="1080"/>
            <w:outlineLvl w:val="3"/>
          </w:pPr>
        </w:pPrChange>
      </w:pPr>
      <w:bookmarkStart w:id="1208" w:name="_Toc24298342"/>
      <w:proofErr w:type="spellStart"/>
      <w:r w:rsidRPr="00E24C10">
        <w:t>Tổng</w:t>
      </w:r>
      <w:proofErr w:type="spellEnd"/>
      <w:r w:rsidRPr="00E24C10">
        <w:t xml:space="preserve"> </w:t>
      </w:r>
      <w:proofErr w:type="spellStart"/>
      <w:r w:rsidRPr="00E24C10">
        <w:t>quan</w:t>
      </w:r>
      <w:bookmarkEnd w:id="1208"/>
      <w:proofErr w:type="spellEnd"/>
    </w:p>
    <w:p w14:paraId="68E108CF" w14:textId="11BC0713" w:rsidR="001E0917" w:rsidRDefault="00B40711" w:rsidP="0090526D">
      <w:pPr>
        <w:ind w:left="810" w:firstLine="900"/>
        <w:jc w:val="both"/>
        <w:rPr>
          <w:b w:val="0"/>
          <w:bCs/>
        </w:rPr>
        <w:pPrChange w:id="1209" w:author="HIKARI" w:date="2019-11-10T17:23:00Z">
          <w:pPr>
            <w:ind w:left="810" w:firstLine="900"/>
          </w:pPr>
        </w:pPrChange>
      </w:pPr>
      <w:proofErr w:type="spellStart"/>
      <w:r w:rsidRPr="00E24C10">
        <w:rPr>
          <w:b w:val="0"/>
          <w:bCs/>
        </w:rPr>
        <w:t>Xem</w:t>
      </w:r>
      <w:proofErr w:type="spellEnd"/>
      <w:r w:rsidRPr="00E24C10">
        <w:rPr>
          <w:b w:val="0"/>
          <w:bCs/>
        </w:rPr>
        <w:t xml:space="preserve"> </w:t>
      </w:r>
      <w:proofErr w:type="spellStart"/>
      <w:r w:rsidRPr="00E24C10">
        <w:rPr>
          <w:b w:val="0"/>
          <w:bCs/>
        </w:rPr>
        <w:t>xét</w:t>
      </w:r>
      <w:proofErr w:type="spellEnd"/>
      <w:r w:rsidRPr="00E24C10">
        <w:rPr>
          <w:b w:val="0"/>
          <w:bCs/>
        </w:rPr>
        <w:t xml:space="preserve"> </w:t>
      </w:r>
      <w:proofErr w:type="spellStart"/>
      <w:r w:rsidRPr="00E24C10">
        <w:rPr>
          <w:b w:val="0"/>
          <w:bCs/>
        </w:rPr>
        <w:t>trong</w:t>
      </w:r>
      <w:proofErr w:type="spellEnd"/>
      <w:r w:rsidRPr="00E24C10">
        <w:rPr>
          <w:b w:val="0"/>
          <w:bCs/>
        </w:rPr>
        <w:t xml:space="preserve"> </w:t>
      </w:r>
      <w:proofErr w:type="spellStart"/>
      <w:r w:rsidRPr="00E24C10">
        <w:rPr>
          <w:b w:val="0"/>
          <w:bCs/>
        </w:rPr>
        <w:t>phạm</w:t>
      </w:r>
      <w:proofErr w:type="spellEnd"/>
      <w:r w:rsidRPr="00E24C10">
        <w:rPr>
          <w:b w:val="0"/>
          <w:bCs/>
        </w:rPr>
        <w:t xml:space="preserve"> vi </w:t>
      </w:r>
      <w:proofErr w:type="spellStart"/>
      <w:r w:rsidRPr="00E24C10">
        <w:rPr>
          <w:b w:val="0"/>
          <w:bCs/>
        </w:rPr>
        <w:t>phần</w:t>
      </w:r>
      <w:proofErr w:type="spellEnd"/>
      <w:r w:rsidRPr="00E24C10">
        <w:rPr>
          <w:b w:val="0"/>
          <w:bCs/>
        </w:rPr>
        <w:t xml:space="preserve"> </w:t>
      </w:r>
      <w:proofErr w:type="spellStart"/>
      <w:r w:rsidRPr="00E24C10">
        <w:rPr>
          <w:b w:val="0"/>
          <w:bCs/>
        </w:rPr>
        <w:t>mềm</w:t>
      </w:r>
      <w:proofErr w:type="spellEnd"/>
      <w:r w:rsidRPr="00E24C10">
        <w:rPr>
          <w:b w:val="0"/>
          <w:bCs/>
        </w:rPr>
        <w:t xml:space="preserve"> </w:t>
      </w:r>
      <w:proofErr w:type="spellStart"/>
      <w:r w:rsidRPr="00E24C10">
        <w:rPr>
          <w:b w:val="0"/>
          <w:bCs/>
        </w:rPr>
        <w:t>sẽ</w:t>
      </w:r>
      <w:proofErr w:type="spellEnd"/>
      <w:r w:rsidRPr="00E24C10">
        <w:rPr>
          <w:b w:val="0"/>
          <w:bCs/>
        </w:rPr>
        <w:t xml:space="preserve"> </w:t>
      </w:r>
      <w:proofErr w:type="spellStart"/>
      <w:r w:rsidRPr="00E24C10">
        <w:rPr>
          <w:b w:val="0"/>
          <w:bCs/>
        </w:rPr>
        <w:t>xây</w:t>
      </w:r>
      <w:proofErr w:type="spellEnd"/>
      <w:r w:rsidRPr="00E24C10">
        <w:rPr>
          <w:b w:val="0"/>
          <w:bCs/>
        </w:rPr>
        <w:t xml:space="preserve"> </w:t>
      </w:r>
      <w:proofErr w:type="spellStart"/>
      <w:r w:rsidRPr="00E24C10">
        <w:rPr>
          <w:b w:val="0"/>
          <w:bCs/>
        </w:rPr>
        <w:t>dựng</w:t>
      </w:r>
      <w:proofErr w:type="spellEnd"/>
      <w:r w:rsidRPr="00E24C10">
        <w:rPr>
          <w:b w:val="0"/>
          <w:bCs/>
        </w:rPr>
        <w:t xml:space="preserve">, </w:t>
      </w:r>
      <w:proofErr w:type="spellStart"/>
      <w:r w:rsidR="00182F22" w:rsidRPr="00E24C10">
        <w:rPr>
          <w:b w:val="0"/>
          <w:bCs/>
        </w:rPr>
        <w:t>n</w:t>
      </w:r>
      <w:r w:rsidR="00CD5811" w:rsidRPr="00E24C10">
        <w:rPr>
          <w:b w:val="0"/>
          <w:bCs/>
        </w:rPr>
        <w:t>goài</w:t>
      </w:r>
      <w:proofErr w:type="spellEnd"/>
      <w:r w:rsidR="00CD5811" w:rsidRPr="00E24C10">
        <w:rPr>
          <w:b w:val="0"/>
          <w:bCs/>
        </w:rPr>
        <w:t xml:space="preserve"> </w:t>
      </w:r>
      <w:proofErr w:type="spellStart"/>
      <w:r w:rsidR="00CD5811" w:rsidRPr="00E24C10">
        <w:rPr>
          <w:b w:val="0"/>
          <w:bCs/>
        </w:rPr>
        <w:t>các</w:t>
      </w:r>
      <w:proofErr w:type="spellEnd"/>
      <w:r w:rsidR="00CD5811" w:rsidRPr="00E24C10">
        <w:rPr>
          <w:b w:val="0"/>
          <w:bCs/>
        </w:rPr>
        <w:t xml:space="preserve"> class </w:t>
      </w:r>
      <w:proofErr w:type="spellStart"/>
      <w:r w:rsidR="00CD5811" w:rsidRPr="00E24C10">
        <w:rPr>
          <w:b w:val="0"/>
          <w:bCs/>
        </w:rPr>
        <w:t>đặc</w:t>
      </w:r>
      <w:proofErr w:type="spellEnd"/>
      <w:r w:rsidR="00CD5811" w:rsidRPr="00E24C10">
        <w:rPr>
          <w:b w:val="0"/>
          <w:bCs/>
        </w:rPr>
        <w:t xml:space="preserve"> </w:t>
      </w:r>
      <w:proofErr w:type="spellStart"/>
      <w:r w:rsidR="00CD5811" w:rsidRPr="00E24C10">
        <w:rPr>
          <w:b w:val="0"/>
          <w:bCs/>
        </w:rPr>
        <w:t>thù</w:t>
      </w:r>
      <w:proofErr w:type="spellEnd"/>
      <w:r w:rsidR="00CD5811" w:rsidRPr="00E24C10">
        <w:rPr>
          <w:b w:val="0"/>
          <w:bCs/>
        </w:rPr>
        <w:t xml:space="preserve"> </w:t>
      </w:r>
      <w:proofErr w:type="spellStart"/>
      <w:r w:rsidR="00CD5811" w:rsidRPr="00E24C10">
        <w:rPr>
          <w:b w:val="0"/>
          <w:bCs/>
        </w:rPr>
        <w:t>phục</w:t>
      </w:r>
      <w:proofErr w:type="spellEnd"/>
      <w:r w:rsidR="00CD5811" w:rsidRPr="00E24C10">
        <w:rPr>
          <w:b w:val="0"/>
          <w:bCs/>
        </w:rPr>
        <w:t xml:space="preserve"> </w:t>
      </w:r>
      <w:proofErr w:type="spellStart"/>
      <w:r w:rsidR="00CD5811" w:rsidRPr="00E24C10">
        <w:rPr>
          <w:b w:val="0"/>
          <w:bCs/>
        </w:rPr>
        <w:t>vụ</w:t>
      </w:r>
      <w:proofErr w:type="spellEnd"/>
      <w:r w:rsidR="00CD5811" w:rsidRPr="00E24C10">
        <w:rPr>
          <w:b w:val="0"/>
          <w:bCs/>
        </w:rPr>
        <w:t xml:space="preserve"> </w:t>
      </w:r>
      <w:proofErr w:type="spellStart"/>
      <w:r w:rsidR="00CD5811" w:rsidRPr="00E24C10">
        <w:rPr>
          <w:b w:val="0"/>
          <w:bCs/>
        </w:rPr>
        <w:t>cho</w:t>
      </w:r>
      <w:proofErr w:type="spellEnd"/>
      <w:r w:rsidR="00CD5811" w:rsidRPr="00E24C10">
        <w:rPr>
          <w:b w:val="0"/>
          <w:bCs/>
        </w:rPr>
        <w:t xml:space="preserve"> </w:t>
      </w:r>
      <w:proofErr w:type="spellStart"/>
      <w:r w:rsidR="00CD5811" w:rsidRPr="00E24C10">
        <w:rPr>
          <w:b w:val="0"/>
          <w:bCs/>
        </w:rPr>
        <w:t>các</w:t>
      </w:r>
      <w:proofErr w:type="spellEnd"/>
      <w:r w:rsidR="00CD5811" w:rsidRPr="00E24C10">
        <w:rPr>
          <w:b w:val="0"/>
          <w:bCs/>
        </w:rPr>
        <w:t xml:space="preserve"> </w:t>
      </w:r>
      <w:proofErr w:type="spellStart"/>
      <w:r w:rsidR="00CD5811" w:rsidRPr="00E24C10">
        <w:rPr>
          <w:b w:val="0"/>
          <w:bCs/>
        </w:rPr>
        <w:t>chức</w:t>
      </w:r>
      <w:proofErr w:type="spellEnd"/>
      <w:r w:rsidR="00CD5811" w:rsidRPr="00E24C10">
        <w:rPr>
          <w:b w:val="0"/>
          <w:bCs/>
        </w:rPr>
        <w:t xml:space="preserve"> </w:t>
      </w:r>
      <w:proofErr w:type="spellStart"/>
      <w:r w:rsidR="00CD5811" w:rsidRPr="00E24C10">
        <w:rPr>
          <w:b w:val="0"/>
          <w:bCs/>
        </w:rPr>
        <w:t>năng</w:t>
      </w:r>
      <w:proofErr w:type="spellEnd"/>
      <w:r w:rsidR="00CD5811" w:rsidRPr="00E24C10">
        <w:rPr>
          <w:b w:val="0"/>
          <w:bCs/>
        </w:rPr>
        <w:t xml:space="preserve"> </w:t>
      </w:r>
      <w:proofErr w:type="spellStart"/>
      <w:r w:rsidR="00CD5811" w:rsidRPr="00E24C10">
        <w:rPr>
          <w:b w:val="0"/>
          <w:bCs/>
        </w:rPr>
        <w:t>và</w:t>
      </w:r>
      <w:proofErr w:type="spellEnd"/>
      <w:r w:rsidR="00CD5811" w:rsidRPr="00E24C10">
        <w:rPr>
          <w:b w:val="0"/>
          <w:bCs/>
        </w:rPr>
        <w:t xml:space="preserve"> </w:t>
      </w:r>
      <w:proofErr w:type="spellStart"/>
      <w:r w:rsidR="00CD5811" w:rsidRPr="00E24C10">
        <w:rPr>
          <w:b w:val="0"/>
          <w:bCs/>
        </w:rPr>
        <w:t>sự</w:t>
      </w:r>
      <w:proofErr w:type="spellEnd"/>
      <w:r w:rsidR="00CD5811" w:rsidRPr="00E24C10">
        <w:rPr>
          <w:b w:val="0"/>
          <w:bCs/>
        </w:rPr>
        <w:t xml:space="preserve"> </w:t>
      </w:r>
      <w:proofErr w:type="spellStart"/>
      <w:r w:rsidR="00CD5811" w:rsidRPr="00E24C10">
        <w:rPr>
          <w:b w:val="0"/>
          <w:bCs/>
        </w:rPr>
        <w:t>vận</w:t>
      </w:r>
      <w:proofErr w:type="spellEnd"/>
      <w:r w:rsidR="00CD5811" w:rsidRPr="00E24C10">
        <w:rPr>
          <w:b w:val="0"/>
          <w:bCs/>
        </w:rPr>
        <w:t xml:space="preserve"> </w:t>
      </w:r>
      <w:proofErr w:type="spellStart"/>
      <w:r w:rsidR="00CD5811" w:rsidRPr="00E24C10">
        <w:rPr>
          <w:b w:val="0"/>
          <w:bCs/>
        </w:rPr>
        <w:t>hành</w:t>
      </w:r>
      <w:proofErr w:type="spellEnd"/>
      <w:r w:rsidR="00CD5811" w:rsidRPr="00E24C10">
        <w:rPr>
          <w:b w:val="0"/>
          <w:bCs/>
        </w:rPr>
        <w:t xml:space="preserve"> </w:t>
      </w:r>
      <w:proofErr w:type="spellStart"/>
      <w:r w:rsidR="00CD5811" w:rsidRPr="00E24C10">
        <w:rPr>
          <w:b w:val="0"/>
          <w:bCs/>
        </w:rPr>
        <w:t>của</w:t>
      </w:r>
      <w:proofErr w:type="spellEnd"/>
      <w:r w:rsidR="00CD5811" w:rsidRPr="00E24C10">
        <w:rPr>
          <w:b w:val="0"/>
          <w:bCs/>
        </w:rPr>
        <w:t xml:space="preserve"> </w:t>
      </w:r>
      <w:proofErr w:type="spellStart"/>
      <w:r w:rsidR="00CD5811" w:rsidRPr="00E24C10">
        <w:rPr>
          <w:b w:val="0"/>
          <w:bCs/>
        </w:rPr>
        <w:t>chương</w:t>
      </w:r>
      <w:proofErr w:type="spellEnd"/>
      <w:r w:rsidR="00CD5811" w:rsidRPr="00E24C10">
        <w:rPr>
          <w:b w:val="0"/>
          <w:bCs/>
        </w:rPr>
        <w:t xml:space="preserve"> </w:t>
      </w:r>
      <w:proofErr w:type="spellStart"/>
      <w:r w:rsidR="00CD5811" w:rsidRPr="00E24C10">
        <w:rPr>
          <w:b w:val="0"/>
          <w:bCs/>
        </w:rPr>
        <w:t>trình</w:t>
      </w:r>
      <w:proofErr w:type="spellEnd"/>
      <w:r w:rsidR="00CD5811" w:rsidRPr="00E24C10">
        <w:rPr>
          <w:b w:val="0"/>
          <w:bCs/>
        </w:rPr>
        <w:t>,</w:t>
      </w:r>
      <w:r w:rsidRPr="00E24C10">
        <w:rPr>
          <w:b w:val="0"/>
          <w:bCs/>
        </w:rPr>
        <w:t xml:space="preserve"> do </w:t>
      </w:r>
      <w:proofErr w:type="spellStart"/>
      <w:r w:rsidRPr="00E24C10">
        <w:rPr>
          <w:b w:val="0"/>
          <w:bCs/>
        </w:rPr>
        <w:t>sự</w:t>
      </w:r>
      <w:proofErr w:type="spellEnd"/>
      <w:r w:rsidRPr="00E24C10">
        <w:rPr>
          <w:b w:val="0"/>
          <w:bCs/>
        </w:rPr>
        <w:t xml:space="preserve"> </w:t>
      </w:r>
      <w:proofErr w:type="spellStart"/>
      <w:r w:rsidRPr="00E24C10">
        <w:rPr>
          <w:b w:val="0"/>
          <w:bCs/>
        </w:rPr>
        <w:t>hạng</w:t>
      </w:r>
      <w:proofErr w:type="spellEnd"/>
      <w:r w:rsidRPr="00E24C10">
        <w:rPr>
          <w:b w:val="0"/>
          <w:bCs/>
        </w:rPr>
        <w:t xml:space="preserve"> </w:t>
      </w:r>
      <w:proofErr w:type="spellStart"/>
      <w:r w:rsidRPr="00E24C10">
        <w:rPr>
          <w:b w:val="0"/>
          <w:bCs/>
        </w:rPr>
        <w:t>chế</w:t>
      </w:r>
      <w:proofErr w:type="spellEnd"/>
      <w:r w:rsidRPr="00E24C10">
        <w:rPr>
          <w:b w:val="0"/>
          <w:bCs/>
        </w:rPr>
        <w:t xml:space="preserve"> </w:t>
      </w:r>
      <w:proofErr w:type="spellStart"/>
      <w:r w:rsidRPr="00E24C10">
        <w:rPr>
          <w:b w:val="0"/>
          <w:bCs/>
        </w:rPr>
        <w:t>về</w:t>
      </w:r>
      <w:proofErr w:type="spellEnd"/>
      <w:r w:rsidRPr="00E24C10">
        <w:rPr>
          <w:b w:val="0"/>
          <w:bCs/>
        </w:rPr>
        <w:t xml:space="preserve"> </w:t>
      </w:r>
      <w:proofErr w:type="spellStart"/>
      <w:r w:rsidRPr="00E24C10">
        <w:rPr>
          <w:b w:val="0"/>
          <w:bCs/>
        </w:rPr>
        <w:t>thời</w:t>
      </w:r>
      <w:proofErr w:type="spellEnd"/>
      <w:r w:rsidRPr="00E24C10">
        <w:rPr>
          <w:b w:val="0"/>
          <w:bCs/>
        </w:rPr>
        <w:t xml:space="preserve"> </w:t>
      </w:r>
      <w:proofErr w:type="spellStart"/>
      <w:r w:rsidRPr="00E24C10">
        <w:rPr>
          <w:b w:val="0"/>
          <w:bCs/>
        </w:rPr>
        <w:t>gian</w:t>
      </w:r>
      <w:proofErr w:type="spellEnd"/>
      <w:r w:rsidRPr="00E24C10">
        <w:rPr>
          <w:b w:val="0"/>
          <w:bCs/>
        </w:rPr>
        <w:t xml:space="preserve"> </w:t>
      </w:r>
      <w:proofErr w:type="spellStart"/>
      <w:r w:rsidRPr="00E24C10">
        <w:rPr>
          <w:b w:val="0"/>
          <w:bCs/>
        </w:rPr>
        <w:t>và</w:t>
      </w:r>
      <w:proofErr w:type="spellEnd"/>
      <w:r w:rsidRPr="00E24C10">
        <w:rPr>
          <w:b w:val="0"/>
          <w:bCs/>
        </w:rPr>
        <w:t xml:space="preserve"> </w:t>
      </w:r>
      <w:proofErr w:type="spellStart"/>
      <w:r w:rsidRPr="00E24C10">
        <w:rPr>
          <w:b w:val="0"/>
          <w:bCs/>
        </w:rPr>
        <w:t>kiến</w:t>
      </w:r>
      <w:proofErr w:type="spellEnd"/>
      <w:r w:rsidRPr="00E24C10">
        <w:rPr>
          <w:b w:val="0"/>
          <w:bCs/>
        </w:rPr>
        <w:t xml:space="preserve"> </w:t>
      </w:r>
      <w:proofErr w:type="spellStart"/>
      <w:r w:rsidRPr="00E24C10">
        <w:rPr>
          <w:b w:val="0"/>
          <w:bCs/>
        </w:rPr>
        <w:t>thức</w:t>
      </w:r>
      <w:proofErr w:type="spellEnd"/>
      <w:r w:rsidRPr="00E24C10">
        <w:rPr>
          <w:b w:val="0"/>
          <w:bCs/>
        </w:rPr>
        <w:t xml:space="preserve"> </w:t>
      </w:r>
      <w:proofErr w:type="spellStart"/>
      <w:r w:rsidRPr="00E24C10">
        <w:rPr>
          <w:b w:val="0"/>
          <w:bCs/>
        </w:rPr>
        <w:t>của</w:t>
      </w:r>
      <w:proofErr w:type="spellEnd"/>
      <w:r w:rsidRPr="00E24C10">
        <w:rPr>
          <w:b w:val="0"/>
          <w:bCs/>
        </w:rPr>
        <w:t xml:space="preserve"> </w:t>
      </w:r>
      <w:proofErr w:type="spellStart"/>
      <w:r w:rsidRPr="00E24C10">
        <w:rPr>
          <w:b w:val="0"/>
          <w:bCs/>
        </w:rPr>
        <w:t>chúng</w:t>
      </w:r>
      <w:proofErr w:type="spellEnd"/>
      <w:r w:rsidRPr="00E24C10">
        <w:rPr>
          <w:b w:val="0"/>
          <w:bCs/>
        </w:rPr>
        <w:t xml:space="preserve"> </w:t>
      </w:r>
      <w:proofErr w:type="spellStart"/>
      <w:r w:rsidRPr="00E24C10">
        <w:rPr>
          <w:b w:val="0"/>
          <w:bCs/>
        </w:rPr>
        <w:t>em</w:t>
      </w:r>
      <w:proofErr w:type="spellEnd"/>
      <w:r w:rsidRPr="00E24C10">
        <w:rPr>
          <w:b w:val="0"/>
          <w:bCs/>
        </w:rPr>
        <w:t xml:space="preserve">, </w:t>
      </w:r>
      <w:proofErr w:type="spellStart"/>
      <w:r w:rsidRPr="00E24C10">
        <w:rPr>
          <w:b w:val="0"/>
          <w:bCs/>
        </w:rPr>
        <w:t>phần</w:t>
      </w:r>
      <w:proofErr w:type="spellEnd"/>
      <w:r w:rsidRPr="00E24C10">
        <w:rPr>
          <w:b w:val="0"/>
          <w:bCs/>
        </w:rPr>
        <w:t xml:space="preserve"> </w:t>
      </w:r>
      <w:proofErr w:type="spellStart"/>
      <w:r w:rsidRPr="00E24C10">
        <w:rPr>
          <w:b w:val="0"/>
          <w:bCs/>
        </w:rPr>
        <w:t>mềm</w:t>
      </w:r>
      <w:proofErr w:type="spellEnd"/>
      <w:r w:rsidRPr="00E24C10">
        <w:rPr>
          <w:b w:val="0"/>
          <w:bCs/>
        </w:rPr>
        <w:t xml:space="preserve"> </w:t>
      </w:r>
      <w:proofErr w:type="spellStart"/>
      <w:r w:rsidRPr="00E24C10">
        <w:rPr>
          <w:b w:val="0"/>
          <w:bCs/>
        </w:rPr>
        <w:t>này</w:t>
      </w:r>
      <w:proofErr w:type="spellEnd"/>
      <w:r w:rsidRPr="00E24C10">
        <w:rPr>
          <w:b w:val="0"/>
          <w:bCs/>
        </w:rPr>
        <w:t xml:space="preserve"> </w:t>
      </w:r>
      <w:proofErr w:type="spellStart"/>
      <w:r w:rsidRPr="00E24C10">
        <w:rPr>
          <w:b w:val="0"/>
          <w:bCs/>
        </w:rPr>
        <w:t>chỉ</w:t>
      </w:r>
      <w:proofErr w:type="spellEnd"/>
      <w:r w:rsidRPr="00E24C10">
        <w:rPr>
          <w:b w:val="0"/>
          <w:bCs/>
        </w:rPr>
        <w:t xml:space="preserve"> </w:t>
      </w:r>
      <w:proofErr w:type="spellStart"/>
      <w:r w:rsidRPr="00E24C10">
        <w:rPr>
          <w:b w:val="0"/>
          <w:bCs/>
        </w:rPr>
        <w:t>cài</w:t>
      </w:r>
      <w:proofErr w:type="spellEnd"/>
      <w:r w:rsidRPr="00E24C10">
        <w:rPr>
          <w:b w:val="0"/>
          <w:bCs/>
        </w:rPr>
        <w:t xml:space="preserve"> </w:t>
      </w:r>
      <w:proofErr w:type="spellStart"/>
      <w:r w:rsidRPr="00E24C10">
        <w:rPr>
          <w:b w:val="0"/>
          <w:bCs/>
        </w:rPr>
        <w:t>đặt</w:t>
      </w:r>
      <w:proofErr w:type="spellEnd"/>
      <w:r w:rsidRPr="00E24C10">
        <w:rPr>
          <w:b w:val="0"/>
          <w:bCs/>
        </w:rPr>
        <w:t xml:space="preserve"> </w:t>
      </w:r>
      <w:proofErr w:type="spellStart"/>
      <w:r w:rsidRPr="00E24C10">
        <w:rPr>
          <w:b w:val="0"/>
          <w:bCs/>
        </w:rPr>
        <w:t>và</w:t>
      </w:r>
      <w:proofErr w:type="spellEnd"/>
      <w:r w:rsidRPr="00E24C10">
        <w:rPr>
          <w:b w:val="0"/>
          <w:bCs/>
        </w:rPr>
        <w:t xml:space="preserve"> </w:t>
      </w:r>
      <w:proofErr w:type="spellStart"/>
      <w:r w:rsidRPr="00E24C10">
        <w:rPr>
          <w:b w:val="0"/>
          <w:bCs/>
        </w:rPr>
        <w:t>hiện</w:t>
      </w:r>
      <w:proofErr w:type="spellEnd"/>
      <w:r w:rsidRPr="00E24C10">
        <w:rPr>
          <w:b w:val="0"/>
          <w:bCs/>
        </w:rPr>
        <w:t xml:space="preserve"> </w:t>
      </w:r>
      <w:proofErr w:type="spellStart"/>
      <w:r w:rsidRPr="00E24C10">
        <w:rPr>
          <w:b w:val="0"/>
          <w:bCs/>
        </w:rPr>
        <w:t>thực</w:t>
      </w:r>
      <w:proofErr w:type="spellEnd"/>
      <w:r w:rsidRPr="00E24C10">
        <w:rPr>
          <w:b w:val="0"/>
          <w:bCs/>
        </w:rPr>
        <w:t xml:space="preserve"> </w:t>
      </w:r>
      <w:proofErr w:type="spellStart"/>
      <w:r w:rsidRPr="00E24C10">
        <w:rPr>
          <w:b w:val="0"/>
          <w:bCs/>
        </w:rPr>
        <w:t>hoá</w:t>
      </w:r>
      <w:proofErr w:type="spellEnd"/>
      <w:r w:rsidRPr="00E24C10">
        <w:rPr>
          <w:b w:val="0"/>
          <w:bCs/>
        </w:rPr>
        <w:t xml:space="preserve"> 13 </w:t>
      </w:r>
      <w:proofErr w:type="spellStart"/>
      <w:r w:rsidRPr="00E24C10">
        <w:rPr>
          <w:b w:val="0"/>
          <w:bCs/>
        </w:rPr>
        <w:t>trong</w:t>
      </w:r>
      <w:proofErr w:type="spellEnd"/>
      <w:r w:rsidRPr="00E24C10">
        <w:rPr>
          <w:b w:val="0"/>
          <w:bCs/>
        </w:rPr>
        <w:t xml:space="preserve"> </w:t>
      </w:r>
      <w:proofErr w:type="spellStart"/>
      <w:r w:rsidRPr="00E24C10">
        <w:rPr>
          <w:b w:val="0"/>
          <w:bCs/>
        </w:rPr>
        <w:t>tổng</w:t>
      </w:r>
      <w:proofErr w:type="spellEnd"/>
      <w:r w:rsidRPr="00E24C10">
        <w:rPr>
          <w:b w:val="0"/>
          <w:bCs/>
        </w:rPr>
        <w:t xml:space="preserve"> </w:t>
      </w:r>
      <w:proofErr w:type="spellStart"/>
      <w:r w:rsidRPr="00E24C10">
        <w:rPr>
          <w:b w:val="0"/>
          <w:bCs/>
        </w:rPr>
        <w:t>số</w:t>
      </w:r>
      <w:proofErr w:type="spellEnd"/>
      <w:r w:rsidRPr="00E24C10">
        <w:rPr>
          <w:b w:val="0"/>
          <w:bCs/>
        </w:rPr>
        <w:t xml:space="preserve"> 203 Layer</w:t>
      </w:r>
      <w:r w:rsidR="00CD5811" w:rsidRPr="00E24C10">
        <w:rPr>
          <w:b w:val="0"/>
          <w:bCs/>
        </w:rPr>
        <w:t xml:space="preserve"> </w:t>
      </w:r>
      <w:proofErr w:type="spellStart"/>
      <w:r w:rsidR="00CD5811" w:rsidRPr="00E24C10">
        <w:rPr>
          <w:b w:val="0"/>
          <w:bCs/>
        </w:rPr>
        <w:t>trong</w:t>
      </w:r>
      <w:proofErr w:type="spellEnd"/>
      <w:r w:rsidR="00CD5811" w:rsidRPr="00E24C10">
        <w:rPr>
          <w:b w:val="0"/>
          <w:bCs/>
        </w:rPr>
        <w:t xml:space="preserve"> Layers API</w:t>
      </w:r>
      <w:r w:rsidRPr="00E24C10">
        <w:rPr>
          <w:b w:val="0"/>
          <w:bCs/>
        </w:rPr>
        <w:t xml:space="preserve">, </w:t>
      </w:r>
      <w:proofErr w:type="spellStart"/>
      <w:r w:rsidRPr="00E24C10">
        <w:rPr>
          <w:b w:val="0"/>
          <w:bCs/>
        </w:rPr>
        <w:t>cũng</w:t>
      </w:r>
      <w:proofErr w:type="spellEnd"/>
      <w:r w:rsidRPr="00E24C10">
        <w:rPr>
          <w:b w:val="0"/>
          <w:bCs/>
        </w:rPr>
        <w:t xml:space="preserve"> </w:t>
      </w:r>
      <w:proofErr w:type="spellStart"/>
      <w:r w:rsidRPr="00E24C10">
        <w:rPr>
          <w:b w:val="0"/>
          <w:bCs/>
        </w:rPr>
        <w:t>như</w:t>
      </w:r>
      <w:proofErr w:type="spellEnd"/>
      <w:r w:rsidRPr="00E24C10">
        <w:rPr>
          <w:b w:val="0"/>
          <w:bCs/>
        </w:rPr>
        <w:t xml:space="preserve"> </w:t>
      </w:r>
      <w:proofErr w:type="spellStart"/>
      <w:r w:rsidRPr="00E24C10">
        <w:rPr>
          <w:b w:val="0"/>
          <w:bCs/>
        </w:rPr>
        <w:t>chúng</w:t>
      </w:r>
      <w:proofErr w:type="spellEnd"/>
      <w:r w:rsidRPr="00E24C10">
        <w:rPr>
          <w:b w:val="0"/>
          <w:bCs/>
        </w:rPr>
        <w:t xml:space="preserve"> </w:t>
      </w:r>
      <w:proofErr w:type="spellStart"/>
      <w:r w:rsidRPr="00E24C10">
        <w:rPr>
          <w:b w:val="0"/>
          <w:bCs/>
        </w:rPr>
        <w:t>em</w:t>
      </w:r>
      <w:proofErr w:type="spellEnd"/>
      <w:r w:rsidRPr="00E24C10">
        <w:rPr>
          <w:b w:val="0"/>
          <w:bCs/>
        </w:rPr>
        <w:t xml:space="preserve"> </w:t>
      </w:r>
      <w:proofErr w:type="spellStart"/>
      <w:r w:rsidRPr="00E24C10">
        <w:rPr>
          <w:b w:val="0"/>
          <w:bCs/>
        </w:rPr>
        <w:t>sẽ</w:t>
      </w:r>
      <w:proofErr w:type="spellEnd"/>
      <w:r w:rsidRPr="00E24C10">
        <w:rPr>
          <w:b w:val="0"/>
          <w:bCs/>
        </w:rPr>
        <w:t xml:space="preserve"> </w:t>
      </w:r>
      <w:proofErr w:type="spellStart"/>
      <w:r w:rsidRPr="00E24C10">
        <w:rPr>
          <w:b w:val="0"/>
          <w:bCs/>
        </w:rPr>
        <w:t>chỉ</w:t>
      </w:r>
      <w:proofErr w:type="spellEnd"/>
      <w:r w:rsidRPr="00E24C10">
        <w:rPr>
          <w:b w:val="0"/>
          <w:bCs/>
        </w:rPr>
        <w:t xml:space="preserve"> </w:t>
      </w:r>
      <w:proofErr w:type="spellStart"/>
      <w:r w:rsidRPr="00E24C10">
        <w:rPr>
          <w:b w:val="0"/>
          <w:bCs/>
        </w:rPr>
        <w:t>cài</w:t>
      </w:r>
      <w:proofErr w:type="spellEnd"/>
      <w:r w:rsidRPr="00E24C10">
        <w:rPr>
          <w:b w:val="0"/>
          <w:bCs/>
        </w:rPr>
        <w:t xml:space="preserve"> </w:t>
      </w:r>
      <w:proofErr w:type="spellStart"/>
      <w:r w:rsidRPr="00E24C10">
        <w:rPr>
          <w:b w:val="0"/>
          <w:bCs/>
        </w:rPr>
        <w:t>đặt</w:t>
      </w:r>
      <w:proofErr w:type="spellEnd"/>
      <w:r w:rsidRPr="00E24C10">
        <w:rPr>
          <w:b w:val="0"/>
          <w:bCs/>
        </w:rPr>
        <w:t xml:space="preserve"> </w:t>
      </w:r>
      <w:proofErr w:type="spellStart"/>
      <w:r w:rsidRPr="00E24C10">
        <w:rPr>
          <w:b w:val="0"/>
          <w:bCs/>
        </w:rPr>
        <w:t>cho</w:t>
      </w:r>
      <w:proofErr w:type="spellEnd"/>
      <w:r w:rsidRPr="00E24C10">
        <w:rPr>
          <w:b w:val="0"/>
          <w:bCs/>
        </w:rPr>
        <w:t xml:space="preserve"> </w:t>
      </w:r>
      <w:proofErr w:type="spellStart"/>
      <w:r w:rsidRPr="00E24C10">
        <w:rPr>
          <w:b w:val="0"/>
          <w:bCs/>
        </w:rPr>
        <w:t>các</w:t>
      </w:r>
      <w:proofErr w:type="spellEnd"/>
      <w:r w:rsidRPr="00E24C10">
        <w:rPr>
          <w:b w:val="0"/>
          <w:bCs/>
        </w:rPr>
        <w:t xml:space="preserve"> </w:t>
      </w:r>
      <w:ins w:id="1210" w:author="HIKARI" w:date="2019-11-10T17:19:00Z">
        <w:r w:rsidR="00E033AE">
          <w:rPr>
            <w:b w:val="0"/>
            <w:bCs/>
          </w:rPr>
          <w:t>L</w:t>
        </w:r>
      </w:ins>
      <w:del w:id="1211" w:author="HIKARI" w:date="2019-11-10T17:19:00Z">
        <w:r w:rsidRPr="00E24C10" w:rsidDel="00E033AE">
          <w:rPr>
            <w:b w:val="0"/>
            <w:bCs/>
          </w:rPr>
          <w:delText>l</w:delText>
        </w:r>
      </w:del>
      <w:r w:rsidRPr="00E24C10">
        <w:rPr>
          <w:b w:val="0"/>
          <w:bCs/>
        </w:rPr>
        <w:t xml:space="preserve">ayer </w:t>
      </w:r>
      <w:proofErr w:type="spellStart"/>
      <w:r w:rsidRPr="00E24C10">
        <w:rPr>
          <w:b w:val="0"/>
          <w:bCs/>
        </w:rPr>
        <w:t>này</w:t>
      </w:r>
      <w:proofErr w:type="spellEnd"/>
      <w:r w:rsidR="00CD5811" w:rsidRPr="00E24C10">
        <w:rPr>
          <w:b w:val="0"/>
          <w:bCs/>
        </w:rPr>
        <w:t xml:space="preserve"> </w:t>
      </w:r>
      <w:proofErr w:type="spellStart"/>
      <w:r w:rsidR="00CD5811" w:rsidRPr="00E24C10">
        <w:rPr>
          <w:b w:val="0"/>
          <w:bCs/>
        </w:rPr>
        <w:t>các</w:t>
      </w:r>
      <w:proofErr w:type="spellEnd"/>
      <w:r w:rsidRPr="00E24C10">
        <w:rPr>
          <w:b w:val="0"/>
          <w:bCs/>
        </w:rPr>
        <w:t xml:space="preserve"> </w:t>
      </w:r>
      <w:del w:id="1212" w:author="HIKARI" w:date="2019-11-10T17:19:00Z">
        <w:r w:rsidR="00AF02D9" w:rsidRPr="00E24C10" w:rsidDel="00E033AE">
          <w:rPr>
            <w:b w:val="0"/>
            <w:bCs/>
          </w:rPr>
          <w:delText>tham số</w:delText>
        </w:r>
      </w:del>
      <w:proofErr w:type="spellStart"/>
      <w:ins w:id="1213" w:author="HIKARI" w:date="2019-11-10T17:19:00Z">
        <w:r w:rsidR="00E033AE">
          <w:rPr>
            <w:b w:val="0"/>
            <w:bCs/>
          </w:rPr>
          <w:t>thu</w:t>
        </w:r>
      </w:ins>
      <w:ins w:id="1214" w:author="HIKARI" w:date="2019-11-10T17:20:00Z">
        <w:r w:rsidR="00E033AE">
          <w:rPr>
            <w:b w:val="0"/>
            <w:bCs/>
          </w:rPr>
          <w:t>ộc</w:t>
        </w:r>
        <w:proofErr w:type="spellEnd"/>
        <w:r w:rsidR="00E033AE">
          <w:rPr>
            <w:b w:val="0"/>
            <w:bCs/>
          </w:rPr>
          <w:t xml:space="preserve"> </w:t>
        </w:r>
        <w:proofErr w:type="spellStart"/>
        <w:r w:rsidR="00E033AE">
          <w:rPr>
            <w:b w:val="0"/>
            <w:bCs/>
          </w:rPr>
          <w:t>tính</w:t>
        </w:r>
      </w:ins>
      <w:proofErr w:type="spellEnd"/>
      <w:r w:rsidR="00182F22" w:rsidRPr="00E24C10">
        <w:rPr>
          <w:b w:val="0"/>
          <w:bCs/>
        </w:rPr>
        <w:t xml:space="preserve"> </w:t>
      </w:r>
      <w:proofErr w:type="spellStart"/>
      <w:r w:rsidR="00CD5811" w:rsidRPr="00E24C10">
        <w:rPr>
          <w:b w:val="0"/>
          <w:bCs/>
        </w:rPr>
        <w:t>quan</w:t>
      </w:r>
      <w:proofErr w:type="spellEnd"/>
      <w:r w:rsidR="00CD5811" w:rsidRPr="00E24C10">
        <w:rPr>
          <w:b w:val="0"/>
          <w:bCs/>
        </w:rPr>
        <w:t xml:space="preserve"> </w:t>
      </w:r>
      <w:proofErr w:type="spellStart"/>
      <w:r w:rsidR="00CD5811" w:rsidRPr="00E24C10">
        <w:rPr>
          <w:b w:val="0"/>
          <w:bCs/>
        </w:rPr>
        <w:t>trọng</w:t>
      </w:r>
      <w:proofErr w:type="spellEnd"/>
      <w:r w:rsidRPr="00E24C10">
        <w:rPr>
          <w:b w:val="0"/>
          <w:bCs/>
        </w:rPr>
        <w:t xml:space="preserve"> </w:t>
      </w:r>
      <w:proofErr w:type="spellStart"/>
      <w:r w:rsidRPr="00E24C10">
        <w:rPr>
          <w:b w:val="0"/>
          <w:bCs/>
        </w:rPr>
        <w:t>chứ</w:t>
      </w:r>
      <w:proofErr w:type="spellEnd"/>
      <w:r w:rsidRPr="00E24C10">
        <w:rPr>
          <w:b w:val="0"/>
          <w:bCs/>
        </w:rPr>
        <w:t xml:space="preserve"> </w:t>
      </w:r>
      <w:proofErr w:type="spellStart"/>
      <w:r w:rsidRPr="00E24C10">
        <w:rPr>
          <w:b w:val="0"/>
          <w:bCs/>
        </w:rPr>
        <w:t>không</w:t>
      </w:r>
      <w:proofErr w:type="spellEnd"/>
      <w:r w:rsidRPr="00E24C10">
        <w:rPr>
          <w:b w:val="0"/>
          <w:bCs/>
        </w:rPr>
        <w:t xml:space="preserve"> </w:t>
      </w:r>
      <w:proofErr w:type="spellStart"/>
      <w:r w:rsidRPr="00E24C10">
        <w:rPr>
          <w:b w:val="0"/>
          <w:bCs/>
        </w:rPr>
        <w:t>cài</w:t>
      </w:r>
      <w:proofErr w:type="spellEnd"/>
      <w:r w:rsidRPr="00E24C10">
        <w:rPr>
          <w:b w:val="0"/>
          <w:bCs/>
        </w:rPr>
        <w:t xml:space="preserve"> </w:t>
      </w:r>
      <w:proofErr w:type="spellStart"/>
      <w:r w:rsidRPr="00E24C10">
        <w:rPr>
          <w:b w:val="0"/>
          <w:bCs/>
        </w:rPr>
        <w:t>đặt</w:t>
      </w:r>
      <w:proofErr w:type="spellEnd"/>
      <w:r w:rsidRPr="00E24C10">
        <w:rPr>
          <w:b w:val="0"/>
          <w:bCs/>
        </w:rPr>
        <w:t xml:space="preserve"> </w:t>
      </w:r>
      <w:proofErr w:type="spellStart"/>
      <w:r w:rsidRPr="00E24C10">
        <w:rPr>
          <w:b w:val="0"/>
          <w:bCs/>
        </w:rPr>
        <w:t>toàn</w:t>
      </w:r>
      <w:proofErr w:type="spellEnd"/>
      <w:r w:rsidRPr="00E24C10">
        <w:rPr>
          <w:b w:val="0"/>
          <w:bCs/>
        </w:rPr>
        <w:t xml:space="preserve"> </w:t>
      </w:r>
      <w:proofErr w:type="spellStart"/>
      <w:r w:rsidRPr="00E24C10">
        <w:rPr>
          <w:b w:val="0"/>
          <w:bCs/>
        </w:rPr>
        <w:t>bộ</w:t>
      </w:r>
      <w:proofErr w:type="spellEnd"/>
      <w:r w:rsidRPr="00E24C10">
        <w:rPr>
          <w:b w:val="0"/>
          <w:bCs/>
        </w:rPr>
        <w:t xml:space="preserve"> </w:t>
      </w:r>
      <w:proofErr w:type="spellStart"/>
      <w:r w:rsidRPr="00E24C10">
        <w:rPr>
          <w:b w:val="0"/>
          <w:bCs/>
        </w:rPr>
        <w:t>tất</w:t>
      </w:r>
      <w:proofErr w:type="spellEnd"/>
      <w:r w:rsidRPr="00E24C10">
        <w:rPr>
          <w:b w:val="0"/>
          <w:bCs/>
        </w:rPr>
        <w:t xml:space="preserve"> </w:t>
      </w:r>
      <w:proofErr w:type="spellStart"/>
      <w:r w:rsidRPr="00E24C10">
        <w:rPr>
          <w:b w:val="0"/>
          <w:bCs/>
        </w:rPr>
        <w:t>cả</w:t>
      </w:r>
      <w:proofErr w:type="spellEnd"/>
      <w:r w:rsidRPr="00E24C10">
        <w:rPr>
          <w:b w:val="0"/>
          <w:bCs/>
        </w:rPr>
        <w:t xml:space="preserve"> </w:t>
      </w:r>
      <w:del w:id="1215" w:author="HIKARI" w:date="2019-11-10T17:20:00Z">
        <w:r w:rsidR="00AF02D9" w:rsidRPr="00E24C10" w:rsidDel="00E033AE">
          <w:rPr>
            <w:b w:val="0"/>
            <w:bCs/>
          </w:rPr>
          <w:delText>tham số</w:delText>
        </w:r>
      </w:del>
      <w:proofErr w:type="spellStart"/>
      <w:ins w:id="1216" w:author="HIKARI" w:date="2019-11-10T17:20:00Z">
        <w:r w:rsidR="00E033AE">
          <w:rPr>
            <w:b w:val="0"/>
            <w:bCs/>
          </w:rPr>
          <w:t>các</w:t>
        </w:r>
        <w:proofErr w:type="spellEnd"/>
        <w:r w:rsidR="00E033AE">
          <w:rPr>
            <w:b w:val="0"/>
            <w:bCs/>
          </w:rPr>
          <w:t xml:space="preserve"> </w:t>
        </w:r>
        <w:proofErr w:type="spellStart"/>
        <w:r w:rsidR="00E033AE">
          <w:rPr>
            <w:b w:val="0"/>
            <w:bCs/>
          </w:rPr>
          <w:t>thuộc</w:t>
        </w:r>
        <w:proofErr w:type="spellEnd"/>
        <w:r w:rsidR="00E033AE">
          <w:rPr>
            <w:b w:val="0"/>
            <w:bCs/>
          </w:rPr>
          <w:t xml:space="preserve"> </w:t>
        </w:r>
        <w:proofErr w:type="spellStart"/>
        <w:r w:rsidR="00E033AE">
          <w:rPr>
            <w:b w:val="0"/>
            <w:bCs/>
          </w:rPr>
          <w:t>tính</w:t>
        </w:r>
      </w:ins>
      <w:proofErr w:type="spellEnd"/>
      <w:r w:rsidR="00182F22" w:rsidRPr="00E24C10">
        <w:rPr>
          <w:b w:val="0"/>
          <w:bCs/>
        </w:rPr>
        <w:t xml:space="preserve"> </w:t>
      </w:r>
      <w:proofErr w:type="spellStart"/>
      <w:r w:rsidRPr="00E24C10">
        <w:rPr>
          <w:b w:val="0"/>
          <w:bCs/>
        </w:rPr>
        <w:t>cho</w:t>
      </w:r>
      <w:proofErr w:type="spellEnd"/>
      <w:r w:rsidRPr="00E24C10">
        <w:rPr>
          <w:b w:val="0"/>
          <w:bCs/>
        </w:rPr>
        <w:t xml:space="preserve"> </w:t>
      </w:r>
      <w:proofErr w:type="spellStart"/>
      <w:r w:rsidRPr="00E24C10">
        <w:rPr>
          <w:b w:val="0"/>
          <w:bCs/>
        </w:rPr>
        <w:t>chúng</w:t>
      </w:r>
      <w:proofErr w:type="spellEnd"/>
      <w:r w:rsidRPr="00E24C10">
        <w:rPr>
          <w:b w:val="0"/>
          <w:bCs/>
        </w:rPr>
        <w:t>.</w:t>
      </w:r>
    </w:p>
    <w:p w14:paraId="52AAB70C" w14:textId="2AB36E58" w:rsidR="00931754" w:rsidDel="00003E1F" w:rsidRDefault="00931754" w:rsidP="00384F51">
      <w:pPr>
        <w:rPr>
          <w:del w:id="1217" w:author="HIKARI" w:date="2019-11-08T23:09:00Z"/>
          <w:b w:val="0"/>
          <w:bCs/>
        </w:rPr>
      </w:pPr>
    </w:p>
    <w:p w14:paraId="517CEC51" w14:textId="29269EA1" w:rsidR="00931754" w:rsidRPr="00931754" w:rsidRDefault="00931754" w:rsidP="001719AC">
      <w:pPr>
        <w:tabs>
          <w:tab w:val="left" w:pos="990"/>
        </w:tabs>
        <w:spacing w:after="0"/>
        <w:rPr>
          <w:b w:val="0"/>
          <w:bCs/>
          <w:i/>
          <w:iCs/>
          <w:sz w:val="20"/>
          <w:szCs w:val="20"/>
        </w:rPr>
      </w:pPr>
    </w:p>
    <w:p w14:paraId="5FCCCB55" w14:textId="5EC8C0CE" w:rsidR="001719AC" w:rsidRPr="00DD096E" w:rsidRDefault="001719AC" w:rsidP="00DD096E">
      <w:pPr>
        <w:pStyle w:val="Caption"/>
        <w:keepNext/>
        <w:jc w:val="center"/>
        <w:rPr>
          <w:sz w:val="20"/>
          <w:szCs w:val="20"/>
        </w:rPr>
      </w:pPr>
      <w:bookmarkStart w:id="1218" w:name="_Toc24052626"/>
      <w:bookmarkStart w:id="1219" w:name="_Toc24298371"/>
      <w:proofErr w:type="spellStart"/>
      <w:r w:rsidRPr="00DD096E">
        <w:rPr>
          <w:sz w:val="20"/>
          <w:szCs w:val="20"/>
        </w:rPr>
        <w:t>Bảng</w:t>
      </w:r>
      <w:proofErr w:type="spellEnd"/>
      <w:r w:rsidRPr="00DD096E">
        <w:rPr>
          <w:sz w:val="20"/>
          <w:szCs w:val="20"/>
        </w:rPr>
        <w:t xml:space="preserve"> </w:t>
      </w:r>
      <w:r w:rsidRPr="00DD096E">
        <w:rPr>
          <w:sz w:val="20"/>
          <w:szCs w:val="20"/>
        </w:rPr>
        <w:fldChar w:fldCharType="begin"/>
      </w:r>
      <w:r w:rsidRPr="00DD096E">
        <w:rPr>
          <w:sz w:val="20"/>
          <w:szCs w:val="20"/>
        </w:rPr>
        <w:instrText xml:space="preserve"> SEQ Bảng \* ARABIC </w:instrText>
      </w:r>
      <w:r w:rsidRPr="00DD096E">
        <w:rPr>
          <w:sz w:val="20"/>
          <w:szCs w:val="20"/>
        </w:rPr>
        <w:fldChar w:fldCharType="separate"/>
      </w:r>
      <w:r w:rsidR="000D50D6">
        <w:rPr>
          <w:noProof/>
          <w:sz w:val="20"/>
          <w:szCs w:val="20"/>
        </w:rPr>
        <w:t>4</w:t>
      </w:r>
      <w:r w:rsidRPr="00DD096E">
        <w:rPr>
          <w:sz w:val="20"/>
          <w:szCs w:val="20"/>
        </w:rPr>
        <w:fldChar w:fldCharType="end"/>
      </w:r>
      <w:r w:rsidRPr="00DD096E">
        <w:rPr>
          <w:sz w:val="20"/>
          <w:szCs w:val="20"/>
        </w:rPr>
        <w:t xml:space="preserve">: </w:t>
      </w:r>
      <w:proofErr w:type="spellStart"/>
      <w:r w:rsidRPr="00DD096E">
        <w:rPr>
          <w:sz w:val="20"/>
          <w:szCs w:val="20"/>
        </w:rPr>
        <w:t>Các</w:t>
      </w:r>
      <w:proofErr w:type="spellEnd"/>
      <w:r w:rsidRPr="00DD096E">
        <w:rPr>
          <w:sz w:val="20"/>
          <w:szCs w:val="20"/>
        </w:rPr>
        <w:t xml:space="preserve"> Class </w:t>
      </w:r>
      <w:proofErr w:type="spellStart"/>
      <w:r w:rsidRPr="00DD096E">
        <w:rPr>
          <w:sz w:val="20"/>
          <w:szCs w:val="20"/>
        </w:rPr>
        <w:t>và</w:t>
      </w:r>
      <w:proofErr w:type="spellEnd"/>
      <w:r w:rsidRPr="00DD096E">
        <w:rPr>
          <w:sz w:val="20"/>
          <w:szCs w:val="20"/>
        </w:rPr>
        <w:t xml:space="preserve"> Attributes </w:t>
      </w:r>
      <w:proofErr w:type="spellStart"/>
      <w:r w:rsidRPr="00DD096E">
        <w:rPr>
          <w:sz w:val="20"/>
          <w:szCs w:val="20"/>
        </w:rPr>
        <w:t>ứng</w:t>
      </w:r>
      <w:proofErr w:type="spellEnd"/>
      <w:r w:rsidRPr="00DD096E">
        <w:rPr>
          <w:sz w:val="20"/>
          <w:szCs w:val="20"/>
        </w:rPr>
        <w:t xml:space="preserve"> </w:t>
      </w:r>
      <w:proofErr w:type="spellStart"/>
      <w:r w:rsidRPr="00DD096E">
        <w:rPr>
          <w:sz w:val="20"/>
          <w:szCs w:val="20"/>
        </w:rPr>
        <w:t>với</w:t>
      </w:r>
      <w:proofErr w:type="spellEnd"/>
      <w:r w:rsidRPr="00DD096E">
        <w:rPr>
          <w:sz w:val="20"/>
          <w:szCs w:val="20"/>
        </w:rPr>
        <w:t xml:space="preserve"> </w:t>
      </w:r>
      <w:proofErr w:type="spellStart"/>
      <w:r w:rsidRPr="00DD096E">
        <w:rPr>
          <w:sz w:val="20"/>
          <w:szCs w:val="20"/>
        </w:rPr>
        <w:t>các</w:t>
      </w:r>
      <w:proofErr w:type="spellEnd"/>
      <w:r w:rsidRPr="00DD096E">
        <w:rPr>
          <w:sz w:val="20"/>
          <w:szCs w:val="20"/>
        </w:rPr>
        <w:t xml:space="preserve"> layer.</w:t>
      </w:r>
      <w:bookmarkEnd w:id="1218"/>
      <w:bookmarkEnd w:id="1219"/>
    </w:p>
    <w:tbl>
      <w:tblPr>
        <w:tblW w:w="1079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  <w:tblPrChange w:id="1220" w:author="HIKARI" w:date="2019-11-08T23:08:00Z">
          <w:tblPr>
            <w:tblW w:w="10525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ook w:val="04A0" w:firstRow="1" w:lastRow="0" w:firstColumn="1" w:lastColumn="0" w:noHBand="0" w:noVBand="1"/>
          </w:tblPr>
        </w:tblPrChange>
      </w:tblPr>
      <w:tblGrid>
        <w:gridCol w:w="2325"/>
        <w:gridCol w:w="3825"/>
        <w:gridCol w:w="1141"/>
        <w:gridCol w:w="3504"/>
        <w:tblGridChange w:id="1221">
          <w:tblGrid>
            <w:gridCol w:w="2325"/>
            <w:gridCol w:w="3825"/>
            <w:gridCol w:w="1141"/>
            <w:gridCol w:w="3234"/>
          </w:tblGrid>
        </w:tblGridChange>
      </w:tblGrid>
      <w:tr w:rsidR="00023234" w:rsidRPr="00EE5847" w14:paraId="33D82914" w14:textId="78C2E8B4" w:rsidTr="000A1F2E">
        <w:trPr>
          <w:trHeight w:val="701"/>
          <w:trPrChange w:id="1222" w:author="HIKARI" w:date="2019-11-08T23:08:00Z">
            <w:trPr>
              <w:trHeight w:val="701"/>
            </w:trPr>
          </w:trPrChange>
        </w:trPr>
        <w:tc>
          <w:tcPr>
            <w:tcW w:w="2325" w:type="dxa"/>
            <w:shd w:val="clear" w:color="auto" w:fill="auto"/>
            <w:noWrap/>
            <w:hideMark/>
            <w:tcPrChange w:id="1223" w:author="HIKARI" w:date="2019-11-08T23:08:00Z">
              <w:tcPr>
                <w:tcW w:w="2325" w:type="dxa"/>
                <w:shd w:val="clear" w:color="auto" w:fill="auto"/>
                <w:noWrap/>
                <w:vAlign w:val="bottom"/>
                <w:hideMark/>
              </w:tcPr>
            </w:tcPrChange>
          </w:tcPr>
          <w:p w14:paraId="769845A9" w14:textId="77777777" w:rsidR="00023234" w:rsidRPr="00EE5847" w:rsidRDefault="00023234">
            <w:pPr>
              <w:spacing w:before="120"/>
              <w:rPr>
                <w:rFonts w:eastAsia="Times New Roman"/>
                <w:bCs/>
                <w:szCs w:val="26"/>
              </w:rPr>
              <w:pPrChange w:id="1224" w:author="HIKARI" w:date="2019-11-08T22:29:00Z">
                <w:pPr/>
              </w:pPrChange>
            </w:pPr>
            <w:r w:rsidRPr="00EE5847">
              <w:rPr>
                <w:rFonts w:eastAsia="Times New Roman"/>
                <w:bCs/>
                <w:szCs w:val="26"/>
              </w:rPr>
              <w:t>Class</w:t>
            </w:r>
          </w:p>
        </w:tc>
        <w:tc>
          <w:tcPr>
            <w:tcW w:w="3825" w:type="dxa"/>
            <w:shd w:val="clear" w:color="auto" w:fill="auto"/>
            <w:noWrap/>
            <w:hideMark/>
            <w:tcPrChange w:id="1225" w:author="HIKARI" w:date="2019-11-08T23:08:00Z">
              <w:tcPr>
                <w:tcW w:w="3825" w:type="dxa"/>
                <w:shd w:val="clear" w:color="auto" w:fill="auto"/>
                <w:noWrap/>
                <w:vAlign w:val="bottom"/>
                <w:hideMark/>
              </w:tcPr>
            </w:tcPrChange>
          </w:tcPr>
          <w:p w14:paraId="4AB55E61" w14:textId="0F472302" w:rsidR="00023234" w:rsidRPr="00EE5847" w:rsidRDefault="00023234">
            <w:pPr>
              <w:spacing w:before="120"/>
              <w:rPr>
                <w:rFonts w:eastAsia="Times New Roman"/>
                <w:bCs/>
                <w:szCs w:val="26"/>
              </w:rPr>
              <w:pPrChange w:id="1226" w:author="HIKARI" w:date="2019-11-08T22:29:00Z">
                <w:pPr/>
              </w:pPrChange>
            </w:pPr>
            <w:r>
              <w:rPr>
                <w:rFonts w:eastAsia="Times New Roman"/>
                <w:bCs/>
                <w:szCs w:val="26"/>
              </w:rPr>
              <w:t>Attributes</w:t>
            </w:r>
          </w:p>
        </w:tc>
        <w:tc>
          <w:tcPr>
            <w:tcW w:w="1141" w:type="dxa"/>
            <w:shd w:val="clear" w:color="auto" w:fill="auto"/>
            <w:noWrap/>
            <w:hideMark/>
            <w:tcPrChange w:id="1227" w:author="HIKARI" w:date="2019-11-08T23:08:00Z">
              <w:tcPr>
                <w:tcW w:w="1141" w:type="dxa"/>
                <w:shd w:val="clear" w:color="auto" w:fill="auto"/>
                <w:noWrap/>
                <w:vAlign w:val="bottom"/>
                <w:hideMark/>
              </w:tcPr>
            </w:tcPrChange>
          </w:tcPr>
          <w:p w14:paraId="2AF27DFD" w14:textId="6A62C924" w:rsidR="00023234" w:rsidRPr="00EE5847" w:rsidRDefault="00023234">
            <w:pPr>
              <w:spacing w:before="120"/>
              <w:rPr>
                <w:rFonts w:eastAsia="Times New Roman"/>
                <w:bCs/>
                <w:szCs w:val="26"/>
              </w:rPr>
              <w:pPrChange w:id="1228" w:author="HIKARI" w:date="2019-11-08T22:29:00Z">
                <w:pPr/>
              </w:pPrChange>
            </w:pPr>
            <w:proofErr w:type="spellStart"/>
            <w:r>
              <w:rPr>
                <w:rFonts w:eastAsia="Times New Roman"/>
                <w:bCs/>
                <w:szCs w:val="26"/>
              </w:rPr>
              <w:t>Kế</w:t>
            </w:r>
            <w:proofErr w:type="spellEnd"/>
            <w:r>
              <w:rPr>
                <w:rFonts w:eastAsia="Times New Roman"/>
                <w:bCs/>
                <w:szCs w:val="26"/>
              </w:rPr>
              <w:t xml:space="preserve"> </w:t>
            </w:r>
            <w:proofErr w:type="spellStart"/>
            <w:r>
              <w:rPr>
                <w:rFonts w:eastAsia="Times New Roman"/>
                <w:bCs/>
                <w:szCs w:val="26"/>
              </w:rPr>
              <w:t>thừa</w:t>
            </w:r>
            <w:proofErr w:type="spellEnd"/>
          </w:p>
        </w:tc>
        <w:tc>
          <w:tcPr>
            <w:tcW w:w="3504" w:type="dxa"/>
            <w:tcPrChange w:id="1229" w:author="HIKARI" w:date="2019-11-08T23:08:00Z">
              <w:tcPr>
                <w:tcW w:w="3234" w:type="dxa"/>
              </w:tcPr>
            </w:tcPrChange>
          </w:tcPr>
          <w:p w14:paraId="68664497" w14:textId="761AC331" w:rsidR="00023234" w:rsidRDefault="00023234">
            <w:pPr>
              <w:spacing w:before="120"/>
              <w:rPr>
                <w:rFonts w:eastAsia="Times New Roman"/>
                <w:bCs/>
                <w:szCs w:val="26"/>
              </w:rPr>
            </w:pPr>
            <w:del w:id="1230" w:author="HIKARI" w:date="2019-11-08T22:27:00Z">
              <w:r w:rsidDel="00E54FC9">
                <w:rPr>
                  <w:rFonts w:eastAsia="Times New Roman"/>
                  <w:bCs/>
                  <w:szCs w:val="26"/>
                </w:rPr>
                <w:delText>Chú thích</w:delText>
              </w:r>
            </w:del>
            <w:proofErr w:type="spellStart"/>
            <w:ins w:id="1231" w:author="HIKARI" w:date="2019-11-08T22:27:00Z">
              <w:r w:rsidR="00E54FC9">
                <w:rPr>
                  <w:rFonts w:eastAsia="Times New Roman"/>
                  <w:bCs/>
                  <w:szCs w:val="26"/>
                </w:rPr>
                <w:t>Mô</w:t>
              </w:r>
              <w:proofErr w:type="spellEnd"/>
              <w:r w:rsidR="00E54FC9">
                <w:rPr>
                  <w:rFonts w:eastAsia="Times New Roman"/>
                  <w:bCs/>
                  <w:szCs w:val="26"/>
                </w:rPr>
                <w:t xml:space="preserve"> </w:t>
              </w:r>
              <w:proofErr w:type="spellStart"/>
              <w:r w:rsidR="00E54FC9">
                <w:rPr>
                  <w:rFonts w:eastAsia="Times New Roman"/>
                  <w:bCs/>
                  <w:szCs w:val="26"/>
                </w:rPr>
                <w:t>tả</w:t>
              </w:r>
            </w:ins>
            <w:proofErr w:type="spellEnd"/>
          </w:p>
        </w:tc>
      </w:tr>
      <w:tr w:rsidR="00E71640" w:rsidRPr="00EE5847" w14:paraId="133431CA" w14:textId="77777777" w:rsidTr="000A1F2E">
        <w:trPr>
          <w:trHeight w:val="557"/>
          <w:ins w:id="1232" w:author="HIKARI" w:date="2019-11-08T21:27:00Z"/>
          <w:trPrChange w:id="1233" w:author="HIKARI" w:date="2019-11-08T23:08:00Z">
            <w:trPr>
              <w:trHeight w:val="701"/>
            </w:trPr>
          </w:trPrChange>
        </w:trPr>
        <w:tc>
          <w:tcPr>
            <w:tcW w:w="2325" w:type="dxa"/>
            <w:shd w:val="clear" w:color="auto" w:fill="auto"/>
            <w:noWrap/>
            <w:tcPrChange w:id="1234" w:author="HIKARI" w:date="2019-11-08T23:08:00Z">
              <w:tcPr>
                <w:tcW w:w="2325" w:type="dxa"/>
                <w:shd w:val="clear" w:color="auto" w:fill="auto"/>
                <w:noWrap/>
                <w:vAlign w:val="bottom"/>
              </w:tcPr>
            </w:tcPrChange>
          </w:tcPr>
          <w:p w14:paraId="5F22FF2A" w14:textId="629757E6" w:rsidR="00E71640" w:rsidRPr="00EE5847" w:rsidRDefault="00E71640">
            <w:pPr>
              <w:spacing w:beforeLines="60" w:before="144" w:afterLines="60" w:after="144"/>
              <w:rPr>
                <w:ins w:id="1235" w:author="HIKARI" w:date="2019-11-08T21:27:00Z"/>
                <w:rFonts w:eastAsia="Times New Roman"/>
                <w:bCs/>
                <w:szCs w:val="26"/>
              </w:rPr>
              <w:pPrChange w:id="1236" w:author="HIKARI" w:date="2019-11-08T22:29:00Z">
                <w:pPr/>
              </w:pPrChange>
            </w:pPr>
            <w:ins w:id="1237" w:author="HIKARI" w:date="2019-11-08T21:27:00Z">
              <w:r w:rsidRPr="00EE5847">
                <w:rPr>
                  <w:rFonts w:eastAsia="Times New Roman"/>
                  <w:b w:val="0"/>
                  <w:szCs w:val="26"/>
                </w:rPr>
                <w:t>Layer</w:t>
              </w:r>
            </w:ins>
          </w:p>
        </w:tc>
        <w:tc>
          <w:tcPr>
            <w:tcW w:w="3825" w:type="dxa"/>
            <w:shd w:val="clear" w:color="auto" w:fill="auto"/>
            <w:noWrap/>
            <w:tcPrChange w:id="1238" w:author="HIKARI" w:date="2019-11-08T23:08:00Z">
              <w:tcPr>
                <w:tcW w:w="3825" w:type="dxa"/>
                <w:shd w:val="clear" w:color="auto" w:fill="auto"/>
                <w:noWrap/>
                <w:vAlign w:val="bottom"/>
              </w:tcPr>
            </w:tcPrChange>
          </w:tcPr>
          <w:p w14:paraId="5CA3D01D" w14:textId="63140B7D" w:rsidR="00E71640" w:rsidRDefault="00E71640">
            <w:pPr>
              <w:spacing w:beforeLines="60" w:before="144" w:afterLines="60" w:after="144"/>
              <w:rPr>
                <w:ins w:id="1239" w:author="HIKARI" w:date="2019-11-08T21:27:00Z"/>
                <w:rFonts w:eastAsia="Times New Roman"/>
                <w:bCs/>
                <w:szCs w:val="26"/>
              </w:rPr>
              <w:pPrChange w:id="1240" w:author="HIKARI" w:date="2019-11-08T22:29:00Z">
                <w:pPr/>
              </w:pPrChange>
            </w:pPr>
            <w:ins w:id="1241" w:author="HIKARI" w:date="2019-11-08T21:27:00Z">
              <w:r w:rsidRPr="00EE5847">
                <w:rPr>
                  <w:rFonts w:eastAsia="Times New Roman"/>
                  <w:b w:val="0"/>
                  <w:szCs w:val="26"/>
                </w:rPr>
                <w:t>string name</w:t>
              </w:r>
            </w:ins>
          </w:p>
        </w:tc>
        <w:tc>
          <w:tcPr>
            <w:tcW w:w="1141" w:type="dxa"/>
            <w:shd w:val="clear" w:color="auto" w:fill="auto"/>
            <w:noWrap/>
            <w:tcPrChange w:id="1242" w:author="HIKARI" w:date="2019-11-08T23:08:00Z">
              <w:tcPr>
                <w:tcW w:w="1141" w:type="dxa"/>
                <w:shd w:val="clear" w:color="auto" w:fill="auto"/>
                <w:noWrap/>
                <w:vAlign w:val="bottom"/>
              </w:tcPr>
            </w:tcPrChange>
          </w:tcPr>
          <w:p w14:paraId="1373CAEB" w14:textId="77777777" w:rsidR="00E71640" w:rsidRDefault="00E71640">
            <w:pPr>
              <w:spacing w:beforeLines="60" w:before="144" w:afterLines="60" w:after="144"/>
              <w:rPr>
                <w:ins w:id="1243" w:author="HIKARI" w:date="2019-11-08T21:27:00Z"/>
                <w:rFonts w:eastAsia="Times New Roman"/>
                <w:bCs/>
                <w:szCs w:val="26"/>
              </w:rPr>
              <w:pPrChange w:id="1244" w:author="HIKARI" w:date="2019-11-08T22:29:00Z">
                <w:pPr/>
              </w:pPrChange>
            </w:pPr>
          </w:p>
        </w:tc>
        <w:tc>
          <w:tcPr>
            <w:tcW w:w="3504" w:type="dxa"/>
            <w:tcPrChange w:id="1245" w:author="HIKARI" w:date="2019-11-08T23:08:00Z">
              <w:tcPr>
                <w:tcW w:w="3234" w:type="dxa"/>
              </w:tcPr>
            </w:tcPrChange>
          </w:tcPr>
          <w:p w14:paraId="5C3C5FCD" w14:textId="1FAABAD0" w:rsidR="00E71640" w:rsidRPr="00BF39C8" w:rsidRDefault="001723A1" w:rsidP="0090526D">
            <w:pPr>
              <w:spacing w:beforeLines="60" w:before="144" w:afterLines="60" w:after="144"/>
              <w:jc w:val="both"/>
              <w:rPr>
                <w:ins w:id="1246" w:author="HIKARI" w:date="2019-11-08T21:27:00Z"/>
                <w:rFonts w:eastAsia="Times New Roman"/>
                <w:b w:val="0"/>
                <w:szCs w:val="26"/>
                <w:rPrChange w:id="1247" w:author="HIKARI" w:date="2019-11-08T22:45:00Z">
                  <w:rPr>
                    <w:ins w:id="1248" w:author="HIKARI" w:date="2019-11-08T21:27:00Z"/>
                    <w:rFonts w:eastAsia="Times New Roman"/>
                    <w:bCs/>
                    <w:szCs w:val="26"/>
                  </w:rPr>
                </w:rPrChange>
              </w:rPr>
              <w:pPrChange w:id="1249" w:author="HIKARI" w:date="2019-11-10T17:23:00Z">
                <w:pPr>
                  <w:spacing w:before="120"/>
                </w:pPr>
              </w:pPrChange>
            </w:pPr>
            <w:ins w:id="1250" w:author="HIKARI" w:date="2019-11-08T22:41:00Z">
              <w:r w:rsidRPr="00BF39C8">
                <w:rPr>
                  <w:rFonts w:eastAsia="Times New Roman"/>
                  <w:b w:val="0"/>
                  <w:szCs w:val="26"/>
                  <w:rPrChange w:id="1251" w:author="HIKARI" w:date="2019-11-08T22:45:00Z">
                    <w:rPr>
                      <w:rFonts w:eastAsia="Times New Roman"/>
                      <w:bCs/>
                      <w:szCs w:val="26"/>
                    </w:rPr>
                  </w:rPrChange>
                </w:rPr>
                <w:t xml:space="preserve">Layer </w:t>
              </w:r>
              <w:proofErr w:type="spellStart"/>
              <w:r w:rsidRPr="00BF39C8">
                <w:rPr>
                  <w:rFonts w:eastAsia="Times New Roman"/>
                  <w:b w:val="0"/>
                  <w:szCs w:val="26"/>
                  <w:rPrChange w:id="1252" w:author="HIKARI" w:date="2019-11-08T22:45:00Z">
                    <w:rPr>
                      <w:rFonts w:eastAsia="Times New Roman"/>
                      <w:bCs/>
                      <w:szCs w:val="26"/>
                    </w:rPr>
                  </w:rPrChange>
                </w:rPr>
                <w:t>nền</w:t>
              </w:r>
              <w:proofErr w:type="spellEnd"/>
              <w:r w:rsidRPr="00BF39C8">
                <w:rPr>
                  <w:rFonts w:eastAsia="Times New Roman"/>
                  <w:b w:val="0"/>
                  <w:szCs w:val="26"/>
                  <w:rPrChange w:id="1253" w:author="HIKARI" w:date="2019-11-08T22:45:00Z">
                    <w:rPr>
                      <w:rFonts w:eastAsia="Times New Roman"/>
                      <w:bCs/>
                      <w:szCs w:val="26"/>
                    </w:rPr>
                  </w:rPrChange>
                </w:rPr>
                <w:t>,</w:t>
              </w:r>
            </w:ins>
            <w:ins w:id="1254" w:author="HIKARI" w:date="2019-11-08T22:51:00Z">
              <w:r w:rsidR="002538A2" w:rsidRPr="00E24C10">
                <w:rPr>
                  <w:b w:val="0"/>
                  <w:bCs/>
                </w:rPr>
                <w:t xml:space="preserve"> </w:t>
              </w:r>
              <w:proofErr w:type="spellStart"/>
              <w:r w:rsidR="002538A2" w:rsidRPr="00E24C10">
                <w:rPr>
                  <w:b w:val="0"/>
                  <w:bCs/>
                </w:rPr>
                <w:t>là</w:t>
              </w:r>
              <w:proofErr w:type="spellEnd"/>
              <w:r w:rsidR="002538A2" w:rsidRPr="00E24C10">
                <w:rPr>
                  <w:b w:val="0"/>
                  <w:bCs/>
                </w:rPr>
                <w:t xml:space="preserve"> </w:t>
              </w:r>
              <w:proofErr w:type="spellStart"/>
              <w:r w:rsidR="002538A2" w:rsidRPr="00E24C10">
                <w:rPr>
                  <w:b w:val="0"/>
                  <w:bCs/>
                </w:rPr>
                <w:t>dạng</w:t>
              </w:r>
              <w:proofErr w:type="spellEnd"/>
              <w:r w:rsidR="002538A2" w:rsidRPr="00E24C10">
                <w:rPr>
                  <w:b w:val="0"/>
                  <w:bCs/>
                </w:rPr>
                <w:t xml:space="preserve"> </w:t>
              </w:r>
              <w:proofErr w:type="spellStart"/>
              <w:r w:rsidR="002538A2" w:rsidRPr="00E24C10">
                <w:rPr>
                  <w:b w:val="0"/>
                  <w:bCs/>
                </w:rPr>
                <w:t>chung</w:t>
              </w:r>
              <w:proofErr w:type="spellEnd"/>
              <w:r w:rsidR="002538A2" w:rsidRPr="00E24C10">
                <w:rPr>
                  <w:b w:val="0"/>
                  <w:bCs/>
                </w:rPr>
                <w:t xml:space="preserve"> </w:t>
              </w:r>
              <w:proofErr w:type="spellStart"/>
              <w:r w:rsidR="002538A2" w:rsidRPr="00E24C10">
                <w:rPr>
                  <w:b w:val="0"/>
                  <w:bCs/>
                </w:rPr>
                <w:t>tất</w:t>
              </w:r>
              <w:proofErr w:type="spellEnd"/>
              <w:r w:rsidR="002538A2" w:rsidRPr="00E24C10">
                <w:rPr>
                  <w:b w:val="0"/>
                  <w:bCs/>
                </w:rPr>
                <w:t xml:space="preserve"> </w:t>
              </w:r>
              <w:proofErr w:type="spellStart"/>
              <w:r w:rsidR="002538A2" w:rsidRPr="00E24C10">
                <w:rPr>
                  <w:b w:val="0"/>
                  <w:bCs/>
                </w:rPr>
                <w:t>cả</w:t>
              </w:r>
              <w:proofErr w:type="spellEnd"/>
              <w:r w:rsidR="002538A2" w:rsidRPr="00E24C10">
                <w:rPr>
                  <w:b w:val="0"/>
                  <w:bCs/>
                </w:rPr>
                <w:t xml:space="preserve"> </w:t>
              </w:r>
              <w:proofErr w:type="spellStart"/>
              <w:r w:rsidR="002538A2" w:rsidRPr="00E24C10">
                <w:rPr>
                  <w:b w:val="0"/>
                  <w:bCs/>
                </w:rPr>
                <w:t>các</w:t>
              </w:r>
              <w:proofErr w:type="spellEnd"/>
              <w:r w:rsidR="002538A2" w:rsidRPr="00E24C10">
                <w:rPr>
                  <w:b w:val="0"/>
                  <w:bCs/>
                </w:rPr>
                <w:t xml:space="preserve"> Layers </w:t>
              </w:r>
              <w:proofErr w:type="spellStart"/>
              <w:r w:rsidR="002538A2" w:rsidRPr="00E24C10">
                <w:rPr>
                  <w:b w:val="0"/>
                  <w:bCs/>
                </w:rPr>
                <w:t>trong</w:t>
              </w:r>
              <w:proofErr w:type="spellEnd"/>
              <w:r w:rsidR="002538A2" w:rsidRPr="00E24C10">
                <w:rPr>
                  <w:b w:val="0"/>
                  <w:bCs/>
                </w:rPr>
                <w:t xml:space="preserve"> </w:t>
              </w:r>
              <w:proofErr w:type="spellStart"/>
              <w:r w:rsidR="002538A2" w:rsidRPr="00E24C10">
                <w:rPr>
                  <w:b w:val="0"/>
                  <w:bCs/>
                </w:rPr>
                <w:t>mô</w:t>
              </w:r>
              <w:proofErr w:type="spellEnd"/>
              <w:r w:rsidR="002538A2" w:rsidRPr="00E24C10">
                <w:rPr>
                  <w:b w:val="0"/>
                  <w:bCs/>
                </w:rPr>
                <w:t xml:space="preserve"> </w:t>
              </w:r>
              <w:proofErr w:type="spellStart"/>
              <w:r w:rsidR="002538A2" w:rsidRPr="00E24C10">
                <w:rPr>
                  <w:b w:val="0"/>
                  <w:bCs/>
                </w:rPr>
                <w:t>hình</w:t>
              </w:r>
              <w:proofErr w:type="spellEnd"/>
              <w:r w:rsidR="002538A2" w:rsidRPr="00E24C10">
                <w:rPr>
                  <w:b w:val="0"/>
                  <w:bCs/>
                </w:rPr>
                <w:t xml:space="preserve"> TensorFlow</w:t>
              </w:r>
              <w:r w:rsidR="002538A2">
                <w:rPr>
                  <w:b w:val="0"/>
                  <w:bCs/>
                </w:rPr>
                <w:t>,</w:t>
              </w:r>
            </w:ins>
            <w:ins w:id="1255" w:author="HIKARI" w:date="2019-11-08T22:43:00Z">
              <w:r w:rsidR="00BF39C8" w:rsidRPr="00BF39C8">
                <w:rPr>
                  <w:rFonts w:eastAsia="Times New Roman"/>
                  <w:b w:val="0"/>
                  <w:szCs w:val="26"/>
                  <w:rPrChange w:id="1256" w:author="HIKARI" w:date="2019-11-08T22:45:00Z">
                    <w:rPr>
                      <w:rFonts w:eastAsia="Times New Roman"/>
                      <w:bCs/>
                      <w:szCs w:val="26"/>
                    </w:rPr>
                  </w:rPrChange>
                </w:rPr>
                <w:t xml:space="preserve"> </w:t>
              </w:r>
              <w:proofErr w:type="spellStart"/>
              <w:r w:rsidR="00BF39C8" w:rsidRPr="00BF39C8">
                <w:rPr>
                  <w:rFonts w:eastAsia="Times New Roman"/>
                  <w:b w:val="0"/>
                  <w:szCs w:val="26"/>
                  <w:rPrChange w:id="1257" w:author="HIKARI" w:date="2019-11-08T22:45:00Z">
                    <w:rPr>
                      <w:rFonts w:eastAsia="Times New Roman"/>
                      <w:bCs/>
                      <w:szCs w:val="26"/>
                    </w:rPr>
                  </w:rPrChange>
                </w:rPr>
                <w:t>nơi</w:t>
              </w:r>
              <w:proofErr w:type="spellEnd"/>
              <w:r w:rsidR="00BF39C8" w:rsidRPr="00BF39C8">
                <w:rPr>
                  <w:rFonts w:eastAsia="Times New Roman"/>
                  <w:b w:val="0"/>
                  <w:szCs w:val="26"/>
                  <w:rPrChange w:id="1258" w:author="HIKARI" w:date="2019-11-08T22:45:00Z">
                    <w:rPr>
                      <w:rFonts w:eastAsia="Times New Roman"/>
                      <w:bCs/>
                      <w:szCs w:val="26"/>
                    </w:rPr>
                  </w:rPrChange>
                </w:rPr>
                <w:t xml:space="preserve"> </w:t>
              </w:r>
              <w:proofErr w:type="spellStart"/>
              <w:r w:rsidR="00BF39C8" w:rsidRPr="00BF39C8">
                <w:rPr>
                  <w:rFonts w:eastAsia="Times New Roman"/>
                  <w:b w:val="0"/>
                  <w:szCs w:val="26"/>
                  <w:rPrChange w:id="1259" w:author="HIKARI" w:date="2019-11-08T22:45:00Z">
                    <w:rPr>
                      <w:rFonts w:eastAsia="Times New Roman"/>
                      <w:bCs/>
                      <w:szCs w:val="26"/>
                    </w:rPr>
                  </w:rPrChange>
                </w:rPr>
                <w:t>thực</w:t>
              </w:r>
              <w:proofErr w:type="spellEnd"/>
              <w:r w:rsidR="00BF39C8" w:rsidRPr="00BF39C8">
                <w:rPr>
                  <w:rFonts w:eastAsia="Times New Roman"/>
                  <w:b w:val="0"/>
                  <w:szCs w:val="26"/>
                  <w:rPrChange w:id="1260" w:author="HIKARI" w:date="2019-11-08T22:45:00Z">
                    <w:rPr>
                      <w:rFonts w:eastAsia="Times New Roman"/>
                      <w:bCs/>
                      <w:szCs w:val="26"/>
                    </w:rPr>
                  </w:rPrChange>
                </w:rPr>
                <w:t xml:space="preserve"> </w:t>
              </w:r>
              <w:proofErr w:type="spellStart"/>
              <w:r w:rsidR="00BF39C8" w:rsidRPr="00BF39C8">
                <w:rPr>
                  <w:rFonts w:eastAsia="Times New Roman"/>
                  <w:b w:val="0"/>
                  <w:szCs w:val="26"/>
                  <w:rPrChange w:id="1261" w:author="HIKARI" w:date="2019-11-08T22:45:00Z">
                    <w:rPr>
                      <w:rFonts w:eastAsia="Times New Roman"/>
                      <w:bCs/>
                      <w:szCs w:val="26"/>
                    </w:rPr>
                  </w:rPrChange>
                </w:rPr>
                <w:t>thi</w:t>
              </w:r>
              <w:proofErr w:type="spellEnd"/>
              <w:r w:rsidR="00BF39C8" w:rsidRPr="00BF39C8">
                <w:rPr>
                  <w:rFonts w:eastAsia="Times New Roman"/>
                  <w:b w:val="0"/>
                  <w:szCs w:val="26"/>
                  <w:rPrChange w:id="1262" w:author="HIKARI" w:date="2019-11-08T22:45:00Z">
                    <w:rPr>
                      <w:rFonts w:eastAsia="Times New Roman"/>
                      <w:bCs/>
                      <w:szCs w:val="26"/>
                    </w:rPr>
                  </w:rPrChange>
                </w:rPr>
                <w:t xml:space="preserve"> </w:t>
              </w:r>
              <w:proofErr w:type="spellStart"/>
              <w:r w:rsidR="00BF39C8" w:rsidRPr="00BF39C8">
                <w:rPr>
                  <w:rFonts w:eastAsia="Times New Roman"/>
                  <w:b w:val="0"/>
                  <w:szCs w:val="26"/>
                  <w:rPrChange w:id="1263" w:author="HIKARI" w:date="2019-11-08T22:45:00Z">
                    <w:rPr>
                      <w:rFonts w:eastAsia="Times New Roman"/>
                      <w:bCs/>
                      <w:szCs w:val="26"/>
                    </w:rPr>
                  </w:rPrChange>
                </w:rPr>
                <w:t>các</w:t>
              </w:r>
              <w:proofErr w:type="spellEnd"/>
              <w:r w:rsidR="00BF39C8" w:rsidRPr="00BF39C8">
                <w:rPr>
                  <w:rFonts w:eastAsia="Times New Roman"/>
                  <w:b w:val="0"/>
                  <w:szCs w:val="26"/>
                  <w:rPrChange w:id="1264" w:author="HIKARI" w:date="2019-11-08T22:45:00Z">
                    <w:rPr>
                      <w:rFonts w:eastAsia="Times New Roman"/>
                      <w:bCs/>
                      <w:szCs w:val="26"/>
                    </w:rPr>
                  </w:rPrChange>
                </w:rPr>
                <w:t xml:space="preserve"> </w:t>
              </w:r>
              <w:proofErr w:type="spellStart"/>
              <w:r w:rsidR="00BF39C8" w:rsidRPr="00BF39C8">
                <w:rPr>
                  <w:rFonts w:eastAsia="Times New Roman"/>
                  <w:b w:val="0"/>
                  <w:szCs w:val="26"/>
                  <w:rPrChange w:id="1265" w:author="HIKARI" w:date="2019-11-08T22:45:00Z">
                    <w:rPr>
                      <w:rFonts w:eastAsia="Times New Roman"/>
                      <w:bCs/>
                      <w:szCs w:val="26"/>
                    </w:rPr>
                  </w:rPrChange>
                </w:rPr>
                <w:t>phép</w:t>
              </w:r>
              <w:proofErr w:type="spellEnd"/>
              <w:r w:rsidR="00BF39C8" w:rsidRPr="00BF39C8">
                <w:rPr>
                  <w:rFonts w:eastAsia="Times New Roman"/>
                  <w:b w:val="0"/>
                  <w:szCs w:val="26"/>
                  <w:rPrChange w:id="1266" w:author="HIKARI" w:date="2019-11-08T22:45:00Z">
                    <w:rPr>
                      <w:rFonts w:eastAsia="Times New Roman"/>
                      <w:bCs/>
                      <w:szCs w:val="26"/>
                    </w:rPr>
                  </w:rPrChange>
                </w:rPr>
                <w:t xml:space="preserve"> </w:t>
              </w:r>
              <w:proofErr w:type="spellStart"/>
              <w:r w:rsidR="00BF39C8" w:rsidRPr="00BF39C8">
                <w:rPr>
                  <w:rFonts w:eastAsia="Times New Roman"/>
                  <w:b w:val="0"/>
                  <w:szCs w:val="26"/>
                  <w:rPrChange w:id="1267" w:author="HIKARI" w:date="2019-11-08T22:45:00Z">
                    <w:rPr>
                      <w:rFonts w:eastAsia="Times New Roman"/>
                      <w:bCs/>
                      <w:szCs w:val="26"/>
                    </w:rPr>
                  </w:rPrChange>
                </w:rPr>
                <w:t>toán</w:t>
              </w:r>
              <w:proofErr w:type="spellEnd"/>
              <w:r w:rsidR="00BF39C8" w:rsidRPr="00BF39C8">
                <w:rPr>
                  <w:rFonts w:eastAsia="Times New Roman"/>
                  <w:b w:val="0"/>
                  <w:szCs w:val="26"/>
                  <w:rPrChange w:id="1268" w:author="HIKARI" w:date="2019-11-08T22:45:00Z">
                    <w:rPr>
                      <w:rFonts w:eastAsia="Times New Roman"/>
                      <w:bCs/>
                      <w:szCs w:val="26"/>
                    </w:rPr>
                  </w:rPrChange>
                </w:rPr>
                <w:t xml:space="preserve"> </w:t>
              </w:r>
              <w:proofErr w:type="spellStart"/>
              <w:r w:rsidR="00BF39C8" w:rsidRPr="00BF39C8">
                <w:rPr>
                  <w:rFonts w:eastAsia="Times New Roman"/>
                  <w:b w:val="0"/>
                  <w:szCs w:val="26"/>
                  <w:rPrChange w:id="1269" w:author="HIKARI" w:date="2019-11-08T22:45:00Z">
                    <w:rPr>
                      <w:rFonts w:eastAsia="Times New Roman"/>
                      <w:bCs/>
                      <w:szCs w:val="26"/>
                    </w:rPr>
                  </w:rPrChange>
                </w:rPr>
                <w:t>cơ</w:t>
              </w:r>
              <w:proofErr w:type="spellEnd"/>
              <w:r w:rsidR="00BF39C8" w:rsidRPr="00BF39C8">
                <w:rPr>
                  <w:rFonts w:eastAsia="Times New Roman"/>
                  <w:b w:val="0"/>
                  <w:szCs w:val="26"/>
                  <w:rPrChange w:id="1270" w:author="HIKARI" w:date="2019-11-08T22:45:00Z">
                    <w:rPr>
                      <w:rFonts w:eastAsia="Times New Roman"/>
                      <w:bCs/>
                      <w:szCs w:val="26"/>
                    </w:rPr>
                  </w:rPrChange>
                </w:rPr>
                <w:t xml:space="preserve"> </w:t>
              </w:r>
              <w:proofErr w:type="spellStart"/>
              <w:r w:rsidR="00BF39C8" w:rsidRPr="00BF39C8">
                <w:rPr>
                  <w:rFonts w:eastAsia="Times New Roman"/>
                  <w:b w:val="0"/>
                  <w:szCs w:val="26"/>
                  <w:rPrChange w:id="1271" w:author="HIKARI" w:date="2019-11-08T22:45:00Z">
                    <w:rPr>
                      <w:rFonts w:eastAsia="Times New Roman"/>
                      <w:bCs/>
                      <w:szCs w:val="26"/>
                    </w:rPr>
                  </w:rPrChange>
                </w:rPr>
                <w:t>bản</w:t>
              </w:r>
              <w:proofErr w:type="spellEnd"/>
              <w:r w:rsidR="00BF39C8" w:rsidRPr="00BF39C8">
                <w:rPr>
                  <w:rFonts w:eastAsia="Times New Roman"/>
                  <w:b w:val="0"/>
                  <w:szCs w:val="26"/>
                  <w:rPrChange w:id="1272" w:author="HIKARI" w:date="2019-11-08T22:45:00Z">
                    <w:rPr>
                      <w:rFonts w:eastAsia="Times New Roman"/>
                      <w:bCs/>
                      <w:szCs w:val="26"/>
                    </w:rPr>
                  </w:rPrChange>
                </w:rPr>
                <w:t xml:space="preserve"> </w:t>
              </w:r>
              <w:proofErr w:type="spellStart"/>
              <w:r w:rsidR="00BF39C8" w:rsidRPr="00BF39C8">
                <w:rPr>
                  <w:rFonts w:eastAsia="Times New Roman"/>
                  <w:b w:val="0"/>
                  <w:szCs w:val="26"/>
                  <w:rPrChange w:id="1273" w:author="HIKARI" w:date="2019-11-08T22:45:00Z">
                    <w:rPr>
                      <w:rFonts w:eastAsia="Times New Roman"/>
                      <w:bCs/>
                      <w:szCs w:val="26"/>
                    </w:rPr>
                  </w:rPrChange>
                </w:rPr>
                <w:t>trên</w:t>
              </w:r>
              <w:proofErr w:type="spellEnd"/>
              <w:r w:rsidR="00BF39C8" w:rsidRPr="00BF39C8">
                <w:rPr>
                  <w:rFonts w:eastAsia="Times New Roman"/>
                  <w:b w:val="0"/>
                  <w:szCs w:val="26"/>
                  <w:rPrChange w:id="1274" w:author="HIKARI" w:date="2019-11-08T22:45:00Z">
                    <w:rPr>
                      <w:rFonts w:eastAsia="Times New Roman"/>
                      <w:bCs/>
                      <w:szCs w:val="26"/>
                    </w:rPr>
                  </w:rPrChange>
                </w:rPr>
                <w:t xml:space="preserve"> </w:t>
              </w:r>
              <w:proofErr w:type="spellStart"/>
              <w:r w:rsidR="00BF39C8" w:rsidRPr="00BF39C8">
                <w:rPr>
                  <w:rFonts w:eastAsia="Times New Roman"/>
                  <w:b w:val="0"/>
                  <w:szCs w:val="26"/>
                  <w:rPrChange w:id="1275" w:author="HIKARI" w:date="2019-11-08T22:45:00Z">
                    <w:rPr>
                      <w:rFonts w:eastAsia="Times New Roman"/>
                      <w:bCs/>
                      <w:szCs w:val="26"/>
                    </w:rPr>
                  </w:rPrChange>
                </w:rPr>
                <w:t>mạng</w:t>
              </w:r>
              <w:proofErr w:type="spellEnd"/>
              <w:r w:rsidR="00BF39C8" w:rsidRPr="00BF39C8">
                <w:rPr>
                  <w:rFonts w:eastAsia="Times New Roman"/>
                  <w:b w:val="0"/>
                  <w:szCs w:val="26"/>
                  <w:rPrChange w:id="1276" w:author="HIKARI" w:date="2019-11-08T22:45:00Z">
                    <w:rPr>
                      <w:rFonts w:eastAsia="Times New Roman"/>
                      <w:bCs/>
                      <w:szCs w:val="26"/>
                    </w:rPr>
                  </w:rPrChange>
                </w:rPr>
                <w:t xml:space="preserve"> </w:t>
              </w:r>
              <w:proofErr w:type="spellStart"/>
              <w:r w:rsidR="00BF39C8" w:rsidRPr="00BF39C8">
                <w:rPr>
                  <w:rFonts w:eastAsia="Times New Roman"/>
                  <w:b w:val="0"/>
                  <w:szCs w:val="26"/>
                  <w:rPrChange w:id="1277" w:author="HIKARI" w:date="2019-11-08T22:45:00Z">
                    <w:rPr>
                      <w:rFonts w:eastAsia="Times New Roman"/>
                      <w:bCs/>
                      <w:szCs w:val="26"/>
                    </w:rPr>
                  </w:rPrChange>
                </w:rPr>
                <w:t>như</w:t>
              </w:r>
            </w:ins>
            <w:proofErr w:type="spellEnd"/>
            <w:ins w:id="1278" w:author="HIKARI" w:date="2019-11-08T22:44:00Z">
              <w:r w:rsidR="00BF39C8" w:rsidRPr="00BF39C8">
                <w:rPr>
                  <w:rFonts w:eastAsia="Times New Roman"/>
                  <w:b w:val="0"/>
                  <w:szCs w:val="26"/>
                  <w:rPrChange w:id="1279" w:author="HIKARI" w:date="2019-11-08T22:45:00Z">
                    <w:rPr>
                      <w:rFonts w:eastAsia="Times New Roman"/>
                      <w:bCs/>
                      <w:szCs w:val="26"/>
                    </w:rPr>
                  </w:rPrChange>
                </w:rPr>
                <w:t xml:space="preserve"> </w:t>
              </w:r>
              <w:proofErr w:type="spellStart"/>
              <w:r w:rsidR="00BF39C8" w:rsidRPr="00BF39C8">
                <w:rPr>
                  <w:rFonts w:eastAsia="Times New Roman"/>
                  <w:b w:val="0"/>
                  <w:szCs w:val="26"/>
                  <w:rPrChange w:id="1280" w:author="HIKARI" w:date="2019-11-08T22:45:00Z">
                    <w:rPr>
                      <w:rFonts w:eastAsia="Times New Roman"/>
                      <w:bCs/>
                      <w:szCs w:val="26"/>
                    </w:rPr>
                  </w:rPrChange>
                </w:rPr>
                <w:t>tích</w:t>
              </w:r>
              <w:proofErr w:type="spellEnd"/>
              <w:r w:rsidR="00BF39C8" w:rsidRPr="00BF39C8">
                <w:rPr>
                  <w:rFonts w:eastAsia="Times New Roman"/>
                  <w:b w:val="0"/>
                  <w:szCs w:val="26"/>
                  <w:rPrChange w:id="1281" w:author="HIKARI" w:date="2019-11-08T22:45:00Z">
                    <w:rPr>
                      <w:rFonts w:eastAsia="Times New Roman"/>
                      <w:bCs/>
                      <w:szCs w:val="26"/>
                    </w:rPr>
                  </w:rPrChange>
                </w:rPr>
                <w:t xml:space="preserve"> </w:t>
              </w:r>
              <w:proofErr w:type="spellStart"/>
              <w:r w:rsidR="00BF39C8" w:rsidRPr="00BF39C8">
                <w:rPr>
                  <w:rFonts w:eastAsia="Times New Roman"/>
                  <w:b w:val="0"/>
                  <w:szCs w:val="26"/>
                  <w:rPrChange w:id="1282" w:author="HIKARI" w:date="2019-11-08T22:45:00Z">
                    <w:rPr>
                      <w:rFonts w:eastAsia="Times New Roman"/>
                      <w:bCs/>
                      <w:szCs w:val="26"/>
                    </w:rPr>
                  </w:rPrChange>
                </w:rPr>
                <w:t>chập</w:t>
              </w:r>
              <w:proofErr w:type="spellEnd"/>
              <w:r w:rsidR="00BF39C8" w:rsidRPr="00BF39C8">
                <w:rPr>
                  <w:rFonts w:eastAsia="Times New Roman"/>
                  <w:b w:val="0"/>
                  <w:szCs w:val="26"/>
                  <w:rPrChange w:id="1283" w:author="HIKARI" w:date="2019-11-08T22:45:00Z">
                    <w:rPr>
                      <w:rFonts w:eastAsia="Times New Roman"/>
                      <w:bCs/>
                      <w:szCs w:val="26"/>
                    </w:rPr>
                  </w:rPrChange>
                </w:rPr>
                <w:t xml:space="preserve">, </w:t>
              </w:r>
              <w:proofErr w:type="spellStart"/>
              <w:r w:rsidR="00BF39C8" w:rsidRPr="00BF39C8">
                <w:rPr>
                  <w:rFonts w:eastAsia="Times New Roman"/>
                  <w:b w:val="0"/>
                  <w:szCs w:val="26"/>
                  <w:rPrChange w:id="1284" w:author="HIKARI" w:date="2019-11-08T22:45:00Z">
                    <w:rPr>
                      <w:rFonts w:eastAsia="Times New Roman"/>
                      <w:bCs/>
                      <w:szCs w:val="26"/>
                    </w:rPr>
                  </w:rPrChange>
                </w:rPr>
                <w:t>định</w:t>
              </w:r>
              <w:proofErr w:type="spellEnd"/>
              <w:r w:rsidR="00BF39C8" w:rsidRPr="00BF39C8">
                <w:rPr>
                  <w:rFonts w:eastAsia="Times New Roman"/>
                  <w:b w:val="0"/>
                  <w:szCs w:val="26"/>
                  <w:rPrChange w:id="1285" w:author="HIKARI" w:date="2019-11-08T22:45:00Z">
                    <w:rPr>
                      <w:rFonts w:eastAsia="Times New Roman"/>
                      <w:bCs/>
                      <w:szCs w:val="26"/>
                    </w:rPr>
                  </w:rPrChange>
                </w:rPr>
                <w:t xml:space="preserve"> </w:t>
              </w:r>
              <w:proofErr w:type="spellStart"/>
              <w:r w:rsidR="00BF39C8" w:rsidRPr="00BF39C8">
                <w:rPr>
                  <w:rFonts w:eastAsia="Times New Roman"/>
                  <w:b w:val="0"/>
                  <w:szCs w:val="26"/>
                  <w:rPrChange w:id="1286" w:author="HIKARI" w:date="2019-11-08T22:45:00Z">
                    <w:rPr>
                      <w:rFonts w:eastAsia="Times New Roman"/>
                      <w:bCs/>
                      <w:szCs w:val="26"/>
                    </w:rPr>
                  </w:rPrChange>
                </w:rPr>
                <w:t>mức</w:t>
              </w:r>
              <w:proofErr w:type="spellEnd"/>
              <w:r w:rsidR="00BF39C8" w:rsidRPr="00BF39C8">
                <w:rPr>
                  <w:rFonts w:eastAsia="Times New Roman"/>
                  <w:b w:val="0"/>
                  <w:szCs w:val="26"/>
                  <w:rPrChange w:id="1287" w:author="HIKARI" w:date="2019-11-08T22:45:00Z">
                    <w:rPr>
                      <w:rFonts w:eastAsia="Times New Roman"/>
                      <w:bCs/>
                      <w:szCs w:val="26"/>
                    </w:rPr>
                  </w:rPrChange>
                </w:rPr>
                <w:t xml:space="preserve"> </w:t>
              </w:r>
              <w:proofErr w:type="spellStart"/>
              <w:r w:rsidR="00BF39C8" w:rsidRPr="00BF39C8">
                <w:rPr>
                  <w:rFonts w:eastAsia="Times New Roman"/>
                  <w:b w:val="0"/>
                  <w:szCs w:val="26"/>
                  <w:rPrChange w:id="1288" w:author="HIKARI" w:date="2019-11-08T22:45:00Z">
                    <w:rPr>
                      <w:rFonts w:eastAsia="Times New Roman"/>
                      <w:bCs/>
                      <w:szCs w:val="26"/>
                    </w:rPr>
                  </w:rPrChange>
                </w:rPr>
                <w:t>lô</w:t>
              </w:r>
            </w:ins>
            <w:proofErr w:type="spellEnd"/>
            <w:ins w:id="1289" w:author="HIKARI" w:date="2019-11-08T22:45:00Z">
              <w:r w:rsidR="00BF39C8" w:rsidRPr="00BF39C8">
                <w:rPr>
                  <w:rFonts w:eastAsia="Times New Roman"/>
                  <w:b w:val="0"/>
                  <w:szCs w:val="26"/>
                  <w:rPrChange w:id="1290" w:author="HIKARI" w:date="2019-11-08T22:45:00Z">
                    <w:rPr>
                      <w:rFonts w:eastAsia="Times New Roman"/>
                      <w:bCs/>
                      <w:szCs w:val="26"/>
                    </w:rPr>
                  </w:rPrChange>
                </w:rPr>
                <w:t xml:space="preserve">, </w:t>
              </w:r>
            </w:ins>
            <w:ins w:id="1291" w:author="HIKARI" w:date="2019-11-08T22:51:00Z">
              <w:r w:rsidR="002538A2">
                <w:rPr>
                  <w:rFonts w:eastAsia="Times New Roman"/>
                  <w:b w:val="0"/>
                  <w:szCs w:val="26"/>
                </w:rPr>
                <w:t>…</w:t>
              </w:r>
            </w:ins>
          </w:p>
        </w:tc>
      </w:tr>
      <w:tr w:rsidR="00E71640" w:rsidRPr="00EE5847" w14:paraId="2108DE5F" w14:textId="366230CB" w:rsidTr="000A1F2E">
        <w:trPr>
          <w:trHeight w:val="288"/>
          <w:trPrChange w:id="1292" w:author="HIKARI" w:date="2019-11-08T23:08:00Z">
            <w:trPr>
              <w:trHeight w:val="288"/>
            </w:trPr>
          </w:trPrChange>
        </w:trPr>
        <w:tc>
          <w:tcPr>
            <w:tcW w:w="2325" w:type="dxa"/>
            <w:shd w:val="clear" w:color="auto" w:fill="auto"/>
            <w:noWrap/>
            <w:hideMark/>
            <w:tcPrChange w:id="1293" w:author="HIKARI" w:date="2019-11-08T23:08:00Z">
              <w:tcPr>
                <w:tcW w:w="2325" w:type="dxa"/>
                <w:shd w:val="clear" w:color="auto" w:fill="auto"/>
                <w:noWrap/>
                <w:vAlign w:val="bottom"/>
                <w:hideMark/>
              </w:tcPr>
            </w:tcPrChange>
          </w:tcPr>
          <w:p w14:paraId="06ACB9C3" w14:textId="77777777" w:rsidR="00E71640" w:rsidRPr="00EE5847" w:rsidRDefault="00E71640">
            <w:pPr>
              <w:spacing w:beforeLines="60" w:before="144" w:afterLines="60" w:after="144"/>
              <w:rPr>
                <w:rFonts w:eastAsia="Times New Roman"/>
                <w:b w:val="0"/>
                <w:szCs w:val="26"/>
              </w:rPr>
              <w:pPrChange w:id="1294" w:author="HIKARI" w:date="2019-11-08T22:29:00Z">
                <w:pPr/>
              </w:pPrChange>
            </w:pPr>
            <w:r w:rsidRPr="00EE5847">
              <w:rPr>
                <w:rFonts w:eastAsia="Times New Roman"/>
                <w:b w:val="0"/>
                <w:szCs w:val="26"/>
              </w:rPr>
              <w:t>Conv2D</w:t>
            </w:r>
          </w:p>
        </w:tc>
        <w:tc>
          <w:tcPr>
            <w:tcW w:w="3825" w:type="dxa"/>
            <w:shd w:val="clear" w:color="auto" w:fill="auto"/>
            <w:noWrap/>
            <w:hideMark/>
            <w:tcPrChange w:id="1295" w:author="HIKARI" w:date="2019-11-08T23:08:00Z">
              <w:tcPr>
                <w:tcW w:w="3825" w:type="dxa"/>
                <w:shd w:val="clear" w:color="auto" w:fill="auto"/>
                <w:noWrap/>
                <w:vAlign w:val="bottom"/>
                <w:hideMark/>
              </w:tcPr>
            </w:tcPrChange>
          </w:tcPr>
          <w:p w14:paraId="2B5F2AFC" w14:textId="1D615E80" w:rsidR="00E71640" w:rsidRPr="00EE5847" w:rsidRDefault="00E71640">
            <w:pPr>
              <w:spacing w:beforeLines="60" w:before="144" w:afterLines="60" w:after="144"/>
              <w:rPr>
                <w:rFonts w:eastAsia="Times New Roman"/>
                <w:b w:val="0"/>
                <w:szCs w:val="26"/>
              </w:rPr>
              <w:pPrChange w:id="1296" w:author="HIKARI" w:date="2019-11-08T22:29:00Z">
                <w:pPr/>
              </w:pPrChange>
            </w:pPr>
            <w:r w:rsidRPr="00EE5847">
              <w:rPr>
                <w:rFonts w:eastAsia="Times New Roman"/>
                <w:b w:val="0"/>
                <w:szCs w:val="26"/>
              </w:rPr>
              <w:t xml:space="preserve">int filters, </w:t>
            </w:r>
            <w:proofErr w:type="gramStart"/>
            <w:r w:rsidRPr="00EE5847">
              <w:rPr>
                <w:rFonts w:eastAsia="Times New Roman"/>
                <w:b w:val="0"/>
                <w:szCs w:val="26"/>
              </w:rPr>
              <w:t>int[</w:t>
            </w:r>
            <w:proofErr w:type="gramEnd"/>
            <w:r w:rsidRPr="00EE5847">
              <w:rPr>
                <w:rFonts w:eastAsia="Times New Roman"/>
                <w:b w:val="0"/>
                <w:szCs w:val="26"/>
              </w:rPr>
              <w:t xml:space="preserve">] </w:t>
            </w:r>
            <w:proofErr w:type="spellStart"/>
            <w:r w:rsidRPr="00EE5847">
              <w:rPr>
                <w:rFonts w:eastAsia="Times New Roman"/>
                <w:b w:val="0"/>
                <w:szCs w:val="26"/>
              </w:rPr>
              <w:t>kernel_size</w:t>
            </w:r>
            <w:proofErr w:type="spellEnd"/>
            <w:r w:rsidRPr="00EE5847">
              <w:rPr>
                <w:rFonts w:eastAsia="Times New Roman"/>
                <w:b w:val="0"/>
                <w:szCs w:val="26"/>
              </w:rPr>
              <w:t xml:space="preserve">, </w:t>
            </w:r>
            <w:r>
              <w:rPr>
                <w:rFonts w:eastAsia="Times New Roman"/>
                <w:b w:val="0"/>
                <w:szCs w:val="26"/>
              </w:rPr>
              <w:t>string</w:t>
            </w:r>
            <w:r w:rsidRPr="00EE5847">
              <w:rPr>
                <w:rFonts w:eastAsia="Times New Roman"/>
                <w:b w:val="0"/>
                <w:szCs w:val="26"/>
              </w:rPr>
              <w:t xml:space="preserve"> Activation</w:t>
            </w:r>
          </w:p>
        </w:tc>
        <w:tc>
          <w:tcPr>
            <w:tcW w:w="1141" w:type="dxa"/>
            <w:shd w:val="clear" w:color="auto" w:fill="auto"/>
            <w:noWrap/>
            <w:hideMark/>
            <w:tcPrChange w:id="1297" w:author="HIKARI" w:date="2019-11-08T23:08:00Z">
              <w:tcPr>
                <w:tcW w:w="1141" w:type="dxa"/>
                <w:shd w:val="clear" w:color="auto" w:fill="auto"/>
                <w:noWrap/>
                <w:vAlign w:val="bottom"/>
                <w:hideMark/>
              </w:tcPr>
            </w:tcPrChange>
          </w:tcPr>
          <w:p w14:paraId="7D00C169" w14:textId="77777777" w:rsidR="00E71640" w:rsidRPr="00EE5847" w:rsidRDefault="00E71640">
            <w:pPr>
              <w:spacing w:beforeLines="60" w:before="144" w:afterLines="60" w:after="144"/>
              <w:rPr>
                <w:rFonts w:eastAsia="Times New Roman"/>
                <w:b w:val="0"/>
                <w:szCs w:val="26"/>
              </w:rPr>
              <w:pPrChange w:id="1298" w:author="HIKARI" w:date="2019-11-08T22:29:00Z">
                <w:pPr/>
              </w:pPrChange>
            </w:pPr>
            <w:r w:rsidRPr="00EE5847">
              <w:rPr>
                <w:rFonts w:eastAsia="Times New Roman"/>
                <w:b w:val="0"/>
                <w:szCs w:val="26"/>
              </w:rPr>
              <w:t>Layer</w:t>
            </w:r>
          </w:p>
        </w:tc>
        <w:tc>
          <w:tcPr>
            <w:tcW w:w="3504" w:type="dxa"/>
            <w:tcPrChange w:id="1299" w:author="HIKARI" w:date="2019-11-08T23:08:00Z">
              <w:tcPr>
                <w:tcW w:w="3234" w:type="dxa"/>
              </w:tcPr>
            </w:tcPrChange>
          </w:tcPr>
          <w:p w14:paraId="6FF6B0B6" w14:textId="77777777" w:rsidR="00E71640" w:rsidRPr="00EE5847" w:rsidRDefault="00E71640">
            <w:pPr>
              <w:spacing w:beforeLines="60" w:before="144" w:afterLines="60" w:after="144"/>
              <w:rPr>
                <w:rFonts w:eastAsia="Times New Roman"/>
                <w:b w:val="0"/>
                <w:szCs w:val="26"/>
              </w:rPr>
              <w:pPrChange w:id="1300" w:author="HIKARI" w:date="2019-11-08T22:29:00Z">
                <w:pPr>
                  <w:spacing w:before="120"/>
                </w:pPr>
              </w:pPrChange>
            </w:pPr>
          </w:p>
        </w:tc>
      </w:tr>
      <w:tr w:rsidR="00E71640" w:rsidRPr="00EE5847" w14:paraId="1A574D3B" w14:textId="65E63591" w:rsidTr="000A1F2E">
        <w:trPr>
          <w:trHeight w:val="288"/>
          <w:trPrChange w:id="1301" w:author="HIKARI" w:date="2019-11-08T23:08:00Z">
            <w:trPr>
              <w:trHeight w:val="288"/>
            </w:trPr>
          </w:trPrChange>
        </w:trPr>
        <w:tc>
          <w:tcPr>
            <w:tcW w:w="2325" w:type="dxa"/>
            <w:shd w:val="clear" w:color="auto" w:fill="auto"/>
            <w:noWrap/>
            <w:hideMark/>
            <w:tcPrChange w:id="1302" w:author="HIKARI" w:date="2019-11-08T23:08:00Z">
              <w:tcPr>
                <w:tcW w:w="2325" w:type="dxa"/>
                <w:shd w:val="clear" w:color="auto" w:fill="auto"/>
                <w:noWrap/>
                <w:vAlign w:val="bottom"/>
                <w:hideMark/>
              </w:tcPr>
            </w:tcPrChange>
          </w:tcPr>
          <w:p w14:paraId="6C47947D" w14:textId="77777777" w:rsidR="00E71640" w:rsidRPr="00EE5847" w:rsidRDefault="00E71640">
            <w:pPr>
              <w:spacing w:beforeLines="60" w:before="144" w:afterLines="60" w:after="144"/>
              <w:rPr>
                <w:rFonts w:eastAsia="Times New Roman"/>
                <w:b w:val="0"/>
                <w:szCs w:val="26"/>
              </w:rPr>
              <w:pPrChange w:id="1303" w:author="HIKARI" w:date="2019-11-08T22:29:00Z">
                <w:pPr/>
              </w:pPrChange>
            </w:pPr>
            <w:r w:rsidRPr="00EE5847">
              <w:rPr>
                <w:rFonts w:eastAsia="Times New Roman"/>
                <w:b w:val="0"/>
                <w:szCs w:val="26"/>
              </w:rPr>
              <w:lastRenderedPageBreak/>
              <w:t>Activation</w:t>
            </w:r>
          </w:p>
        </w:tc>
        <w:tc>
          <w:tcPr>
            <w:tcW w:w="3825" w:type="dxa"/>
            <w:shd w:val="clear" w:color="auto" w:fill="auto"/>
            <w:noWrap/>
            <w:hideMark/>
            <w:tcPrChange w:id="1304" w:author="HIKARI" w:date="2019-11-08T23:08:00Z">
              <w:tcPr>
                <w:tcW w:w="3825" w:type="dxa"/>
                <w:shd w:val="clear" w:color="auto" w:fill="auto"/>
                <w:noWrap/>
                <w:vAlign w:val="bottom"/>
                <w:hideMark/>
              </w:tcPr>
            </w:tcPrChange>
          </w:tcPr>
          <w:p w14:paraId="11185F2C" w14:textId="77777777" w:rsidR="00E71640" w:rsidRPr="00EE5847" w:rsidRDefault="00E71640">
            <w:pPr>
              <w:spacing w:beforeLines="60" w:before="144" w:afterLines="60" w:after="144"/>
              <w:rPr>
                <w:rFonts w:eastAsia="Times New Roman"/>
                <w:b w:val="0"/>
                <w:szCs w:val="26"/>
              </w:rPr>
              <w:pPrChange w:id="1305" w:author="HIKARI" w:date="2019-11-08T22:29:00Z">
                <w:pPr/>
              </w:pPrChange>
            </w:pPr>
            <w:r w:rsidRPr="00EE5847">
              <w:rPr>
                <w:rFonts w:eastAsia="Times New Roman"/>
                <w:b w:val="0"/>
                <w:szCs w:val="26"/>
              </w:rPr>
              <w:t>string activation</w:t>
            </w:r>
          </w:p>
        </w:tc>
        <w:tc>
          <w:tcPr>
            <w:tcW w:w="1141" w:type="dxa"/>
            <w:shd w:val="clear" w:color="auto" w:fill="auto"/>
            <w:noWrap/>
            <w:hideMark/>
            <w:tcPrChange w:id="1306" w:author="HIKARI" w:date="2019-11-08T23:08:00Z">
              <w:tcPr>
                <w:tcW w:w="1141" w:type="dxa"/>
                <w:shd w:val="clear" w:color="auto" w:fill="auto"/>
                <w:noWrap/>
                <w:vAlign w:val="bottom"/>
                <w:hideMark/>
              </w:tcPr>
            </w:tcPrChange>
          </w:tcPr>
          <w:p w14:paraId="6F07D3DA" w14:textId="77777777" w:rsidR="00E71640" w:rsidRPr="00EE5847" w:rsidRDefault="00E71640">
            <w:pPr>
              <w:spacing w:beforeLines="60" w:before="144" w:afterLines="60" w:after="144"/>
              <w:rPr>
                <w:rFonts w:eastAsia="Times New Roman"/>
                <w:b w:val="0"/>
                <w:szCs w:val="26"/>
              </w:rPr>
              <w:pPrChange w:id="1307" w:author="HIKARI" w:date="2019-11-08T22:29:00Z">
                <w:pPr/>
              </w:pPrChange>
            </w:pPr>
            <w:r w:rsidRPr="00EE5847">
              <w:rPr>
                <w:rFonts w:eastAsia="Times New Roman"/>
                <w:b w:val="0"/>
                <w:szCs w:val="26"/>
              </w:rPr>
              <w:t>Layer</w:t>
            </w:r>
          </w:p>
        </w:tc>
        <w:tc>
          <w:tcPr>
            <w:tcW w:w="3504" w:type="dxa"/>
            <w:tcPrChange w:id="1308" w:author="HIKARI" w:date="2019-11-08T23:08:00Z">
              <w:tcPr>
                <w:tcW w:w="3234" w:type="dxa"/>
              </w:tcPr>
            </w:tcPrChange>
          </w:tcPr>
          <w:p w14:paraId="4BA1FAD4" w14:textId="77777777" w:rsidR="00E71640" w:rsidRPr="00EE5847" w:rsidRDefault="00E71640">
            <w:pPr>
              <w:spacing w:beforeLines="60" w:before="144" w:afterLines="60" w:after="144"/>
              <w:rPr>
                <w:rFonts w:eastAsia="Times New Roman"/>
                <w:b w:val="0"/>
                <w:szCs w:val="26"/>
              </w:rPr>
              <w:pPrChange w:id="1309" w:author="HIKARI" w:date="2019-11-08T22:29:00Z">
                <w:pPr>
                  <w:spacing w:before="120"/>
                </w:pPr>
              </w:pPrChange>
            </w:pPr>
          </w:p>
        </w:tc>
      </w:tr>
      <w:tr w:rsidR="00E71640" w:rsidRPr="00EE5847" w14:paraId="10C431EB" w14:textId="20207A39" w:rsidTr="000A1F2E">
        <w:trPr>
          <w:trHeight w:val="57"/>
          <w:trPrChange w:id="1310" w:author="HIKARI" w:date="2019-11-08T23:08:00Z">
            <w:trPr>
              <w:trHeight w:val="57"/>
            </w:trPr>
          </w:trPrChange>
        </w:trPr>
        <w:tc>
          <w:tcPr>
            <w:tcW w:w="2325" w:type="dxa"/>
            <w:shd w:val="clear" w:color="auto" w:fill="auto"/>
            <w:noWrap/>
            <w:hideMark/>
            <w:tcPrChange w:id="1311" w:author="HIKARI" w:date="2019-11-08T23:08:00Z">
              <w:tcPr>
                <w:tcW w:w="2325" w:type="dxa"/>
                <w:shd w:val="clear" w:color="auto" w:fill="auto"/>
                <w:noWrap/>
                <w:vAlign w:val="bottom"/>
                <w:hideMark/>
              </w:tcPr>
            </w:tcPrChange>
          </w:tcPr>
          <w:p w14:paraId="223A8DCD" w14:textId="77777777" w:rsidR="00E71640" w:rsidRPr="00EE5847" w:rsidRDefault="00E71640">
            <w:pPr>
              <w:spacing w:beforeLines="60" w:before="144" w:afterLines="60" w:after="144"/>
              <w:rPr>
                <w:rFonts w:eastAsia="Times New Roman"/>
                <w:b w:val="0"/>
                <w:szCs w:val="26"/>
              </w:rPr>
              <w:pPrChange w:id="1312" w:author="HIKARI" w:date="2019-11-08T22:29:00Z">
                <w:pPr/>
              </w:pPrChange>
            </w:pPr>
            <w:r w:rsidRPr="00EE5847">
              <w:rPr>
                <w:rFonts w:eastAsia="Times New Roman"/>
                <w:b w:val="0"/>
                <w:szCs w:val="26"/>
              </w:rPr>
              <w:t>Add</w:t>
            </w:r>
          </w:p>
        </w:tc>
        <w:tc>
          <w:tcPr>
            <w:tcW w:w="3825" w:type="dxa"/>
            <w:shd w:val="clear" w:color="auto" w:fill="auto"/>
            <w:noWrap/>
            <w:hideMark/>
            <w:tcPrChange w:id="1313" w:author="HIKARI" w:date="2019-11-08T23:08:00Z">
              <w:tcPr>
                <w:tcW w:w="3825" w:type="dxa"/>
                <w:shd w:val="clear" w:color="auto" w:fill="auto"/>
                <w:noWrap/>
                <w:vAlign w:val="bottom"/>
                <w:hideMark/>
              </w:tcPr>
            </w:tcPrChange>
          </w:tcPr>
          <w:p w14:paraId="3B5EC23F" w14:textId="0ED8838E" w:rsidR="00E71640" w:rsidRPr="00EE5847" w:rsidRDefault="00E71640">
            <w:pPr>
              <w:spacing w:beforeLines="60" w:before="144" w:afterLines="60" w:after="144"/>
              <w:rPr>
                <w:rFonts w:eastAsia="Times New Roman"/>
                <w:b w:val="0"/>
                <w:szCs w:val="26"/>
              </w:rPr>
              <w:pPrChange w:id="1314" w:author="HIKARI" w:date="2019-11-08T22:29:00Z">
                <w:pPr/>
              </w:pPrChange>
            </w:pPr>
          </w:p>
        </w:tc>
        <w:tc>
          <w:tcPr>
            <w:tcW w:w="1141" w:type="dxa"/>
            <w:shd w:val="clear" w:color="auto" w:fill="auto"/>
            <w:noWrap/>
            <w:hideMark/>
            <w:tcPrChange w:id="1315" w:author="HIKARI" w:date="2019-11-08T23:08:00Z">
              <w:tcPr>
                <w:tcW w:w="1141" w:type="dxa"/>
                <w:shd w:val="clear" w:color="auto" w:fill="auto"/>
                <w:noWrap/>
                <w:vAlign w:val="bottom"/>
                <w:hideMark/>
              </w:tcPr>
            </w:tcPrChange>
          </w:tcPr>
          <w:p w14:paraId="3D4EBD62" w14:textId="77777777" w:rsidR="00E71640" w:rsidRPr="00EE5847" w:rsidRDefault="00E71640">
            <w:pPr>
              <w:spacing w:beforeLines="60" w:before="144" w:afterLines="60" w:after="144"/>
              <w:rPr>
                <w:rFonts w:eastAsia="Times New Roman"/>
                <w:b w:val="0"/>
                <w:szCs w:val="26"/>
              </w:rPr>
              <w:pPrChange w:id="1316" w:author="HIKARI" w:date="2019-11-08T22:29:00Z">
                <w:pPr/>
              </w:pPrChange>
            </w:pPr>
            <w:r w:rsidRPr="00EE5847">
              <w:rPr>
                <w:rFonts w:eastAsia="Times New Roman"/>
                <w:b w:val="0"/>
                <w:szCs w:val="26"/>
              </w:rPr>
              <w:t>Layer</w:t>
            </w:r>
          </w:p>
        </w:tc>
        <w:tc>
          <w:tcPr>
            <w:tcW w:w="3504" w:type="dxa"/>
            <w:tcPrChange w:id="1317" w:author="HIKARI" w:date="2019-11-08T23:08:00Z">
              <w:tcPr>
                <w:tcW w:w="3234" w:type="dxa"/>
              </w:tcPr>
            </w:tcPrChange>
          </w:tcPr>
          <w:p w14:paraId="18FDA311" w14:textId="7B587D93" w:rsidR="00E71640" w:rsidRPr="00EE5847" w:rsidRDefault="00E71640">
            <w:pPr>
              <w:spacing w:beforeLines="60" w:before="144" w:afterLines="60" w:after="144"/>
              <w:rPr>
                <w:rFonts w:eastAsia="Times New Roman"/>
                <w:b w:val="0"/>
                <w:szCs w:val="26"/>
              </w:rPr>
              <w:pPrChange w:id="1318" w:author="HIKARI" w:date="2019-11-08T22:29:00Z">
                <w:pPr>
                  <w:spacing w:before="120"/>
                </w:pPr>
              </w:pPrChange>
            </w:pPr>
            <w:proofErr w:type="spellStart"/>
            <w:r>
              <w:rPr>
                <w:rFonts w:eastAsia="Times New Roman"/>
                <w:b w:val="0"/>
                <w:szCs w:val="26"/>
              </w:rPr>
              <w:t>Đầu</w:t>
            </w:r>
            <w:proofErr w:type="spellEnd"/>
            <w:r>
              <w:rPr>
                <w:rFonts w:eastAsia="Times New Roman"/>
                <w:b w:val="0"/>
                <w:szCs w:val="26"/>
              </w:rPr>
              <w:t xml:space="preserve"> </w:t>
            </w:r>
            <w:proofErr w:type="spellStart"/>
            <w:r>
              <w:rPr>
                <w:rFonts w:eastAsia="Times New Roman"/>
                <w:b w:val="0"/>
                <w:szCs w:val="26"/>
              </w:rPr>
              <w:t>vào</w:t>
            </w:r>
            <w:proofErr w:type="spellEnd"/>
            <w:r>
              <w:rPr>
                <w:rFonts w:eastAsia="Times New Roman"/>
                <w:b w:val="0"/>
                <w:szCs w:val="26"/>
              </w:rPr>
              <w:t xml:space="preserve"> </w:t>
            </w:r>
            <w:proofErr w:type="spellStart"/>
            <w:r>
              <w:rPr>
                <w:rFonts w:eastAsia="Times New Roman"/>
                <w:b w:val="0"/>
                <w:szCs w:val="26"/>
              </w:rPr>
              <w:t>có</w:t>
            </w:r>
            <w:proofErr w:type="spellEnd"/>
            <w:r>
              <w:rPr>
                <w:rFonts w:eastAsia="Times New Roman"/>
                <w:b w:val="0"/>
                <w:szCs w:val="26"/>
              </w:rPr>
              <w:t xml:space="preserve"> </w:t>
            </w:r>
            <w:proofErr w:type="spellStart"/>
            <w:r>
              <w:rPr>
                <w:rFonts w:eastAsia="Times New Roman"/>
                <w:b w:val="0"/>
                <w:szCs w:val="26"/>
              </w:rPr>
              <w:t>ít</w:t>
            </w:r>
            <w:proofErr w:type="spellEnd"/>
            <w:r>
              <w:rPr>
                <w:rFonts w:eastAsia="Times New Roman"/>
                <w:b w:val="0"/>
                <w:szCs w:val="26"/>
              </w:rPr>
              <w:t xml:space="preserve"> </w:t>
            </w:r>
            <w:proofErr w:type="spellStart"/>
            <w:r>
              <w:rPr>
                <w:rFonts w:eastAsia="Times New Roman"/>
                <w:b w:val="0"/>
                <w:szCs w:val="26"/>
              </w:rPr>
              <w:t>nhất</w:t>
            </w:r>
            <w:proofErr w:type="spellEnd"/>
            <w:r>
              <w:rPr>
                <w:rFonts w:eastAsia="Times New Roman"/>
                <w:b w:val="0"/>
                <w:szCs w:val="26"/>
              </w:rPr>
              <w:t xml:space="preserve"> 2 </w:t>
            </w:r>
            <w:proofErr w:type="spellStart"/>
            <w:r>
              <w:rPr>
                <w:rFonts w:eastAsia="Times New Roman"/>
                <w:b w:val="0"/>
                <w:szCs w:val="26"/>
              </w:rPr>
              <w:t>phần</w:t>
            </w:r>
            <w:proofErr w:type="spellEnd"/>
            <w:r>
              <w:rPr>
                <w:rFonts w:eastAsia="Times New Roman"/>
                <w:b w:val="0"/>
                <w:szCs w:val="26"/>
              </w:rPr>
              <w:t xml:space="preserve"> </w:t>
            </w:r>
            <w:proofErr w:type="spellStart"/>
            <w:r>
              <w:rPr>
                <w:rFonts w:eastAsia="Times New Roman"/>
                <w:b w:val="0"/>
                <w:szCs w:val="26"/>
              </w:rPr>
              <w:t>tử</w:t>
            </w:r>
            <w:proofErr w:type="spellEnd"/>
          </w:p>
        </w:tc>
      </w:tr>
      <w:tr w:rsidR="00E71640" w:rsidRPr="00EE5847" w14:paraId="3107105F" w14:textId="55658C28" w:rsidTr="000A1F2E">
        <w:trPr>
          <w:trHeight w:val="288"/>
          <w:trPrChange w:id="1319" w:author="HIKARI" w:date="2019-11-08T23:08:00Z">
            <w:trPr>
              <w:trHeight w:val="288"/>
            </w:trPr>
          </w:trPrChange>
        </w:trPr>
        <w:tc>
          <w:tcPr>
            <w:tcW w:w="2325" w:type="dxa"/>
            <w:shd w:val="clear" w:color="auto" w:fill="auto"/>
            <w:noWrap/>
            <w:hideMark/>
            <w:tcPrChange w:id="1320" w:author="HIKARI" w:date="2019-11-08T23:08:00Z">
              <w:tcPr>
                <w:tcW w:w="2325" w:type="dxa"/>
                <w:shd w:val="clear" w:color="auto" w:fill="auto"/>
                <w:noWrap/>
                <w:vAlign w:val="bottom"/>
                <w:hideMark/>
              </w:tcPr>
            </w:tcPrChange>
          </w:tcPr>
          <w:p w14:paraId="51BBCBA1" w14:textId="77777777" w:rsidR="00E71640" w:rsidRPr="00EE5847" w:rsidRDefault="00E71640">
            <w:pPr>
              <w:spacing w:beforeLines="60" w:before="144" w:afterLines="60" w:after="144"/>
              <w:rPr>
                <w:rFonts w:eastAsia="Times New Roman"/>
                <w:b w:val="0"/>
                <w:szCs w:val="26"/>
              </w:rPr>
              <w:pPrChange w:id="1321" w:author="HIKARI" w:date="2019-11-08T22:29:00Z">
                <w:pPr/>
              </w:pPrChange>
            </w:pPr>
            <w:r w:rsidRPr="00EE5847">
              <w:rPr>
                <w:rFonts w:eastAsia="Times New Roman"/>
                <w:b w:val="0"/>
                <w:szCs w:val="26"/>
              </w:rPr>
              <w:t>Average</w:t>
            </w:r>
          </w:p>
        </w:tc>
        <w:tc>
          <w:tcPr>
            <w:tcW w:w="3825" w:type="dxa"/>
            <w:shd w:val="clear" w:color="auto" w:fill="auto"/>
            <w:noWrap/>
            <w:hideMark/>
            <w:tcPrChange w:id="1322" w:author="HIKARI" w:date="2019-11-08T23:08:00Z">
              <w:tcPr>
                <w:tcW w:w="3825" w:type="dxa"/>
                <w:shd w:val="clear" w:color="auto" w:fill="auto"/>
                <w:noWrap/>
                <w:vAlign w:val="bottom"/>
                <w:hideMark/>
              </w:tcPr>
            </w:tcPrChange>
          </w:tcPr>
          <w:p w14:paraId="2C7FAF5D" w14:textId="36345162" w:rsidR="00E71640" w:rsidRPr="00EE5847" w:rsidRDefault="00E71640">
            <w:pPr>
              <w:spacing w:beforeLines="60" w:before="144" w:afterLines="60" w:after="144"/>
              <w:rPr>
                <w:rFonts w:eastAsia="Times New Roman"/>
                <w:b w:val="0"/>
                <w:szCs w:val="26"/>
              </w:rPr>
              <w:pPrChange w:id="1323" w:author="HIKARI" w:date="2019-11-08T22:29:00Z">
                <w:pPr/>
              </w:pPrChange>
            </w:pPr>
          </w:p>
        </w:tc>
        <w:tc>
          <w:tcPr>
            <w:tcW w:w="1141" w:type="dxa"/>
            <w:shd w:val="clear" w:color="auto" w:fill="auto"/>
            <w:noWrap/>
            <w:hideMark/>
            <w:tcPrChange w:id="1324" w:author="HIKARI" w:date="2019-11-08T23:08:00Z">
              <w:tcPr>
                <w:tcW w:w="1141" w:type="dxa"/>
                <w:shd w:val="clear" w:color="auto" w:fill="auto"/>
                <w:noWrap/>
                <w:vAlign w:val="bottom"/>
                <w:hideMark/>
              </w:tcPr>
            </w:tcPrChange>
          </w:tcPr>
          <w:p w14:paraId="39774E63" w14:textId="77777777" w:rsidR="00E71640" w:rsidRPr="00EE5847" w:rsidRDefault="00E71640">
            <w:pPr>
              <w:spacing w:beforeLines="60" w:before="144" w:afterLines="60" w:after="144"/>
              <w:rPr>
                <w:rFonts w:eastAsia="Times New Roman"/>
                <w:b w:val="0"/>
                <w:szCs w:val="26"/>
              </w:rPr>
              <w:pPrChange w:id="1325" w:author="HIKARI" w:date="2019-11-08T22:29:00Z">
                <w:pPr/>
              </w:pPrChange>
            </w:pPr>
            <w:r w:rsidRPr="00EE5847">
              <w:rPr>
                <w:rFonts w:eastAsia="Times New Roman"/>
                <w:b w:val="0"/>
                <w:szCs w:val="26"/>
              </w:rPr>
              <w:t>Layer</w:t>
            </w:r>
          </w:p>
        </w:tc>
        <w:tc>
          <w:tcPr>
            <w:tcW w:w="3504" w:type="dxa"/>
            <w:tcPrChange w:id="1326" w:author="HIKARI" w:date="2019-11-08T23:08:00Z">
              <w:tcPr>
                <w:tcW w:w="3234" w:type="dxa"/>
              </w:tcPr>
            </w:tcPrChange>
          </w:tcPr>
          <w:p w14:paraId="33BEB139" w14:textId="5B2AEC63" w:rsidR="00E71640" w:rsidRPr="00EE5847" w:rsidRDefault="00E71640">
            <w:pPr>
              <w:spacing w:beforeLines="60" w:before="144" w:afterLines="60" w:after="144"/>
              <w:rPr>
                <w:rFonts w:eastAsia="Times New Roman"/>
                <w:b w:val="0"/>
                <w:szCs w:val="26"/>
              </w:rPr>
              <w:pPrChange w:id="1327" w:author="HIKARI" w:date="2019-11-08T22:29:00Z">
                <w:pPr>
                  <w:spacing w:before="120"/>
                  <w:jc w:val="center"/>
                </w:pPr>
              </w:pPrChange>
            </w:pPr>
            <w:proofErr w:type="spellStart"/>
            <w:r>
              <w:rPr>
                <w:rFonts w:eastAsia="Times New Roman"/>
                <w:b w:val="0"/>
                <w:szCs w:val="26"/>
              </w:rPr>
              <w:t>Đầu</w:t>
            </w:r>
            <w:proofErr w:type="spellEnd"/>
            <w:r>
              <w:rPr>
                <w:rFonts w:eastAsia="Times New Roman"/>
                <w:b w:val="0"/>
                <w:szCs w:val="26"/>
              </w:rPr>
              <w:t xml:space="preserve"> </w:t>
            </w:r>
            <w:proofErr w:type="spellStart"/>
            <w:r>
              <w:rPr>
                <w:rFonts w:eastAsia="Times New Roman"/>
                <w:b w:val="0"/>
                <w:szCs w:val="26"/>
              </w:rPr>
              <w:t>vào</w:t>
            </w:r>
            <w:proofErr w:type="spellEnd"/>
            <w:r>
              <w:rPr>
                <w:rFonts w:eastAsia="Times New Roman"/>
                <w:b w:val="0"/>
                <w:szCs w:val="26"/>
              </w:rPr>
              <w:t xml:space="preserve"> </w:t>
            </w:r>
            <w:proofErr w:type="spellStart"/>
            <w:r>
              <w:rPr>
                <w:rFonts w:eastAsia="Times New Roman"/>
                <w:b w:val="0"/>
                <w:szCs w:val="26"/>
              </w:rPr>
              <w:t>có</w:t>
            </w:r>
            <w:proofErr w:type="spellEnd"/>
            <w:r>
              <w:rPr>
                <w:rFonts w:eastAsia="Times New Roman"/>
                <w:b w:val="0"/>
                <w:szCs w:val="26"/>
              </w:rPr>
              <w:t xml:space="preserve"> </w:t>
            </w:r>
            <w:proofErr w:type="spellStart"/>
            <w:r>
              <w:rPr>
                <w:rFonts w:eastAsia="Times New Roman"/>
                <w:b w:val="0"/>
                <w:szCs w:val="26"/>
              </w:rPr>
              <w:t>ít</w:t>
            </w:r>
            <w:proofErr w:type="spellEnd"/>
            <w:r>
              <w:rPr>
                <w:rFonts w:eastAsia="Times New Roman"/>
                <w:b w:val="0"/>
                <w:szCs w:val="26"/>
              </w:rPr>
              <w:t xml:space="preserve"> </w:t>
            </w:r>
            <w:proofErr w:type="spellStart"/>
            <w:r>
              <w:rPr>
                <w:rFonts w:eastAsia="Times New Roman"/>
                <w:b w:val="0"/>
                <w:szCs w:val="26"/>
              </w:rPr>
              <w:t>nhất</w:t>
            </w:r>
            <w:proofErr w:type="spellEnd"/>
            <w:r>
              <w:rPr>
                <w:rFonts w:eastAsia="Times New Roman"/>
                <w:b w:val="0"/>
                <w:szCs w:val="26"/>
              </w:rPr>
              <w:t xml:space="preserve"> 2 </w:t>
            </w:r>
            <w:proofErr w:type="spellStart"/>
            <w:r>
              <w:rPr>
                <w:rFonts w:eastAsia="Times New Roman"/>
                <w:b w:val="0"/>
                <w:szCs w:val="26"/>
              </w:rPr>
              <w:t>phần</w:t>
            </w:r>
            <w:proofErr w:type="spellEnd"/>
            <w:r>
              <w:rPr>
                <w:rFonts w:eastAsia="Times New Roman"/>
                <w:b w:val="0"/>
                <w:szCs w:val="26"/>
              </w:rPr>
              <w:t xml:space="preserve"> </w:t>
            </w:r>
            <w:proofErr w:type="spellStart"/>
            <w:r>
              <w:rPr>
                <w:rFonts w:eastAsia="Times New Roman"/>
                <w:b w:val="0"/>
                <w:szCs w:val="26"/>
              </w:rPr>
              <w:t>tử</w:t>
            </w:r>
            <w:proofErr w:type="spellEnd"/>
          </w:p>
        </w:tc>
      </w:tr>
      <w:tr w:rsidR="00E71640" w:rsidRPr="00EE5847" w14:paraId="11C24CA6" w14:textId="35A1B79E" w:rsidTr="000A1F2E">
        <w:trPr>
          <w:trHeight w:val="288"/>
          <w:trPrChange w:id="1328" w:author="HIKARI" w:date="2019-11-08T23:08:00Z">
            <w:trPr>
              <w:trHeight w:val="288"/>
            </w:trPr>
          </w:trPrChange>
        </w:trPr>
        <w:tc>
          <w:tcPr>
            <w:tcW w:w="2325" w:type="dxa"/>
            <w:shd w:val="clear" w:color="auto" w:fill="auto"/>
            <w:noWrap/>
            <w:hideMark/>
            <w:tcPrChange w:id="1329" w:author="HIKARI" w:date="2019-11-08T23:08:00Z">
              <w:tcPr>
                <w:tcW w:w="2325" w:type="dxa"/>
                <w:shd w:val="clear" w:color="auto" w:fill="auto"/>
                <w:noWrap/>
                <w:vAlign w:val="bottom"/>
                <w:hideMark/>
              </w:tcPr>
            </w:tcPrChange>
          </w:tcPr>
          <w:p w14:paraId="770BCF45" w14:textId="77777777" w:rsidR="00E71640" w:rsidRPr="00EE5847" w:rsidRDefault="00E71640">
            <w:pPr>
              <w:spacing w:beforeLines="60" w:before="144" w:afterLines="60" w:after="144"/>
              <w:rPr>
                <w:rFonts w:eastAsia="Times New Roman"/>
                <w:b w:val="0"/>
                <w:szCs w:val="26"/>
              </w:rPr>
              <w:pPrChange w:id="1330" w:author="HIKARI" w:date="2019-11-08T22:29:00Z">
                <w:pPr/>
              </w:pPrChange>
            </w:pPr>
            <w:r w:rsidRPr="00EE5847">
              <w:rPr>
                <w:rFonts w:eastAsia="Times New Roman"/>
                <w:b w:val="0"/>
                <w:szCs w:val="26"/>
              </w:rPr>
              <w:t>AvgPool2D</w:t>
            </w:r>
          </w:p>
        </w:tc>
        <w:tc>
          <w:tcPr>
            <w:tcW w:w="3825" w:type="dxa"/>
            <w:shd w:val="clear" w:color="auto" w:fill="auto"/>
            <w:noWrap/>
            <w:hideMark/>
            <w:tcPrChange w:id="1331" w:author="HIKARI" w:date="2019-11-08T23:08:00Z">
              <w:tcPr>
                <w:tcW w:w="3825" w:type="dxa"/>
                <w:shd w:val="clear" w:color="auto" w:fill="auto"/>
                <w:noWrap/>
                <w:vAlign w:val="bottom"/>
                <w:hideMark/>
              </w:tcPr>
            </w:tcPrChange>
          </w:tcPr>
          <w:p w14:paraId="1B1B8434" w14:textId="0E683BEF" w:rsidR="00E71640" w:rsidRPr="00EE5847" w:rsidRDefault="00E71640">
            <w:pPr>
              <w:spacing w:beforeLines="60" w:before="144" w:afterLines="60" w:after="144"/>
              <w:rPr>
                <w:rFonts w:eastAsia="Times New Roman"/>
                <w:b w:val="0"/>
                <w:szCs w:val="26"/>
              </w:rPr>
              <w:pPrChange w:id="1332" w:author="HIKARI" w:date="2019-11-08T22:29:00Z">
                <w:pPr/>
              </w:pPrChange>
            </w:pPr>
            <w:proofErr w:type="gramStart"/>
            <w:r w:rsidRPr="00EE5847">
              <w:rPr>
                <w:rFonts w:eastAsia="Times New Roman"/>
                <w:b w:val="0"/>
                <w:szCs w:val="26"/>
              </w:rPr>
              <w:t>int[</w:t>
            </w:r>
            <w:proofErr w:type="gramEnd"/>
            <w:r w:rsidRPr="00EE5847">
              <w:rPr>
                <w:rFonts w:eastAsia="Times New Roman"/>
                <w:b w:val="0"/>
                <w:szCs w:val="26"/>
              </w:rPr>
              <w:t xml:space="preserve">] </w:t>
            </w:r>
            <w:proofErr w:type="spellStart"/>
            <w:r w:rsidRPr="00EE5847">
              <w:rPr>
                <w:rFonts w:eastAsia="Times New Roman"/>
                <w:b w:val="0"/>
                <w:szCs w:val="26"/>
              </w:rPr>
              <w:t>pool_size</w:t>
            </w:r>
            <w:proofErr w:type="spellEnd"/>
            <w:r w:rsidRPr="00EE5847">
              <w:rPr>
                <w:rFonts w:eastAsia="Times New Roman"/>
                <w:b w:val="0"/>
                <w:szCs w:val="26"/>
              </w:rPr>
              <w:t xml:space="preserve">, int[] strides, string padding, string </w:t>
            </w:r>
            <w:proofErr w:type="spellStart"/>
            <w:r w:rsidRPr="00EE5847">
              <w:rPr>
                <w:rFonts w:eastAsia="Times New Roman"/>
                <w:b w:val="0"/>
                <w:szCs w:val="26"/>
              </w:rPr>
              <w:t>data_format</w:t>
            </w:r>
            <w:proofErr w:type="spellEnd"/>
          </w:p>
        </w:tc>
        <w:tc>
          <w:tcPr>
            <w:tcW w:w="1141" w:type="dxa"/>
            <w:shd w:val="clear" w:color="auto" w:fill="auto"/>
            <w:noWrap/>
            <w:hideMark/>
            <w:tcPrChange w:id="1333" w:author="HIKARI" w:date="2019-11-08T23:08:00Z">
              <w:tcPr>
                <w:tcW w:w="1141" w:type="dxa"/>
                <w:shd w:val="clear" w:color="auto" w:fill="auto"/>
                <w:noWrap/>
                <w:vAlign w:val="bottom"/>
                <w:hideMark/>
              </w:tcPr>
            </w:tcPrChange>
          </w:tcPr>
          <w:p w14:paraId="09AB755E" w14:textId="77777777" w:rsidR="00E71640" w:rsidRPr="00EE5847" w:rsidRDefault="00E71640">
            <w:pPr>
              <w:spacing w:beforeLines="60" w:before="144" w:afterLines="60" w:after="144"/>
              <w:rPr>
                <w:rFonts w:eastAsia="Times New Roman"/>
                <w:b w:val="0"/>
                <w:szCs w:val="26"/>
              </w:rPr>
              <w:pPrChange w:id="1334" w:author="HIKARI" w:date="2019-11-08T22:29:00Z">
                <w:pPr/>
              </w:pPrChange>
            </w:pPr>
            <w:r w:rsidRPr="00EE5847">
              <w:rPr>
                <w:rFonts w:eastAsia="Times New Roman"/>
                <w:b w:val="0"/>
                <w:szCs w:val="26"/>
              </w:rPr>
              <w:t>Layer</w:t>
            </w:r>
          </w:p>
        </w:tc>
        <w:tc>
          <w:tcPr>
            <w:tcW w:w="3504" w:type="dxa"/>
            <w:tcPrChange w:id="1335" w:author="HIKARI" w:date="2019-11-08T23:08:00Z">
              <w:tcPr>
                <w:tcW w:w="3234" w:type="dxa"/>
              </w:tcPr>
            </w:tcPrChange>
          </w:tcPr>
          <w:p w14:paraId="180DEF0F" w14:textId="777194B9" w:rsidR="00E71640" w:rsidRPr="00EE5847" w:rsidRDefault="00E71640" w:rsidP="0090526D">
            <w:pPr>
              <w:spacing w:beforeLines="60" w:before="144" w:afterLines="60" w:after="144"/>
              <w:jc w:val="both"/>
              <w:rPr>
                <w:rFonts w:eastAsia="Times New Roman"/>
                <w:b w:val="0"/>
                <w:szCs w:val="26"/>
              </w:rPr>
              <w:pPrChange w:id="1336" w:author="HIKARI" w:date="2019-11-10T17:23:00Z">
                <w:pPr>
                  <w:spacing w:before="120"/>
                </w:pPr>
              </w:pPrChange>
            </w:pPr>
            <w:proofErr w:type="spellStart"/>
            <w:r>
              <w:rPr>
                <w:rFonts w:eastAsia="Times New Roman"/>
                <w:b w:val="0"/>
                <w:szCs w:val="26"/>
              </w:rPr>
              <w:t>Nếu</w:t>
            </w:r>
            <w:proofErr w:type="spellEnd"/>
            <w:r>
              <w:rPr>
                <w:rFonts w:eastAsia="Times New Roman"/>
                <w:b w:val="0"/>
                <w:szCs w:val="26"/>
              </w:rPr>
              <w:t xml:space="preserve"> input </w:t>
            </w:r>
            <w:proofErr w:type="spellStart"/>
            <w:r>
              <w:rPr>
                <w:rFonts w:eastAsia="Times New Roman"/>
                <w:b w:val="0"/>
                <w:szCs w:val="26"/>
              </w:rPr>
              <w:t>truyền</w:t>
            </w:r>
            <w:proofErr w:type="spellEnd"/>
            <w:r>
              <w:rPr>
                <w:rFonts w:eastAsia="Times New Roman"/>
                <w:b w:val="0"/>
                <w:szCs w:val="26"/>
              </w:rPr>
              <w:t xml:space="preserve"> </w:t>
            </w:r>
            <w:proofErr w:type="spellStart"/>
            <w:r>
              <w:rPr>
                <w:rFonts w:eastAsia="Times New Roman"/>
                <w:b w:val="0"/>
                <w:szCs w:val="26"/>
              </w:rPr>
              <w:t>vào</w:t>
            </w:r>
            <w:proofErr w:type="spellEnd"/>
            <w:r>
              <w:rPr>
                <w:rFonts w:eastAsia="Times New Roman"/>
                <w:b w:val="0"/>
                <w:szCs w:val="26"/>
              </w:rPr>
              <w:t xml:space="preserve"> strides </w:t>
            </w:r>
            <w:proofErr w:type="spellStart"/>
            <w:r>
              <w:rPr>
                <w:rFonts w:eastAsia="Times New Roman"/>
                <w:b w:val="0"/>
                <w:szCs w:val="26"/>
              </w:rPr>
              <w:t>là</w:t>
            </w:r>
            <w:proofErr w:type="spellEnd"/>
            <w:r>
              <w:rPr>
                <w:rFonts w:eastAsia="Times New Roman"/>
                <w:b w:val="0"/>
                <w:szCs w:val="26"/>
              </w:rPr>
              <w:t xml:space="preserve"> null </w:t>
            </w:r>
            <w:proofErr w:type="spellStart"/>
            <w:r>
              <w:rPr>
                <w:rFonts w:eastAsia="Times New Roman"/>
                <w:b w:val="0"/>
                <w:szCs w:val="26"/>
              </w:rPr>
              <w:t>thì</w:t>
            </w:r>
            <w:proofErr w:type="spellEnd"/>
            <w:r>
              <w:rPr>
                <w:rFonts w:eastAsia="Times New Roman"/>
                <w:b w:val="0"/>
                <w:szCs w:val="26"/>
              </w:rPr>
              <w:t xml:space="preserve"> strides </w:t>
            </w:r>
            <w:proofErr w:type="spellStart"/>
            <w:r>
              <w:rPr>
                <w:rFonts w:eastAsia="Times New Roman"/>
                <w:b w:val="0"/>
                <w:szCs w:val="26"/>
              </w:rPr>
              <w:t>sẽ</w:t>
            </w:r>
            <w:proofErr w:type="spellEnd"/>
            <w:r>
              <w:rPr>
                <w:rFonts w:eastAsia="Times New Roman"/>
                <w:b w:val="0"/>
                <w:szCs w:val="26"/>
              </w:rPr>
              <w:t xml:space="preserve"> </w:t>
            </w:r>
            <w:proofErr w:type="spellStart"/>
            <w:r>
              <w:rPr>
                <w:rFonts w:eastAsia="Times New Roman"/>
                <w:b w:val="0"/>
                <w:szCs w:val="26"/>
              </w:rPr>
              <w:t>tự</w:t>
            </w:r>
            <w:proofErr w:type="spellEnd"/>
            <w:r>
              <w:rPr>
                <w:rFonts w:eastAsia="Times New Roman"/>
                <w:b w:val="0"/>
                <w:szCs w:val="26"/>
              </w:rPr>
              <w:t xml:space="preserve"> </w:t>
            </w:r>
            <w:proofErr w:type="spellStart"/>
            <w:r>
              <w:rPr>
                <w:rFonts w:eastAsia="Times New Roman"/>
                <w:b w:val="0"/>
                <w:szCs w:val="26"/>
              </w:rPr>
              <w:t>động</w:t>
            </w:r>
            <w:proofErr w:type="spellEnd"/>
            <w:r>
              <w:rPr>
                <w:rFonts w:eastAsia="Times New Roman"/>
                <w:b w:val="0"/>
                <w:szCs w:val="26"/>
              </w:rPr>
              <w:t xml:space="preserve"> </w:t>
            </w:r>
            <w:proofErr w:type="spellStart"/>
            <w:r>
              <w:rPr>
                <w:rFonts w:eastAsia="Times New Roman"/>
                <w:b w:val="0"/>
                <w:szCs w:val="26"/>
              </w:rPr>
              <w:t>lấy</w:t>
            </w:r>
            <w:proofErr w:type="spellEnd"/>
            <w:r>
              <w:rPr>
                <w:rFonts w:eastAsia="Times New Roman"/>
                <w:b w:val="0"/>
                <w:szCs w:val="26"/>
              </w:rPr>
              <w:t xml:space="preserve"> </w:t>
            </w:r>
            <w:proofErr w:type="spellStart"/>
            <w:r>
              <w:rPr>
                <w:rFonts w:eastAsia="Times New Roman"/>
                <w:b w:val="0"/>
                <w:szCs w:val="26"/>
              </w:rPr>
              <w:t>giá</w:t>
            </w:r>
            <w:proofErr w:type="spellEnd"/>
            <w:r>
              <w:rPr>
                <w:rFonts w:eastAsia="Times New Roman"/>
                <w:b w:val="0"/>
                <w:szCs w:val="26"/>
              </w:rPr>
              <w:t xml:space="preserve"> </w:t>
            </w:r>
            <w:proofErr w:type="spellStart"/>
            <w:r>
              <w:rPr>
                <w:rFonts w:eastAsia="Times New Roman"/>
                <w:b w:val="0"/>
                <w:szCs w:val="26"/>
              </w:rPr>
              <w:t>trị</w:t>
            </w:r>
            <w:proofErr w:type="spellEnd"/>
            <w:r>
              <w:rPr>
                <w:rFonts w:eastAsia="Times New Roman"/>
                <w:b w:val="0"/>
                <w:szCs w:val="26"/>
              </w:rPr>
              <w:t xml:space="preserve"> </w:t>
            </w:r>
            <w:proofErr w:type="spellStart"/>
            <w:r>
              <w:rPr>
                <w:rFonts w:eastAsia="Times New Roman"/>
                <w:b w:val="0"/>
                <w:szCs w:val="26"/>
              </w:rPr>
              <w:t>từ</w:t>
            </w:r>
            <w:proofErr w:type="spellEnd"/>
            <w:r>
              <w:rPr>
                <w:rFonts w:eastAsia="Times New Roman"/>
                <w:b w:val="0"/>
                <w:szCs w:val="26"/>
              </w:rPr>
              <w:t xml:space="preserve"> </w:t>
            </w:r>
            <w:proofErr w:type="spellStart"/>
            <w:r>
              <w:rPr>
                <w:rFonts w:eastAsia="Times New Roman"/>
                <w:b w:val="0"/>
                <w:szCs w:val="26"/>
              </w:rPr>
              <w:t>pool_size</w:t>
            </w:r>
            <w:proofErr w:type="spellEnd"/>
            <w:r>
              <w:rPr>
                <w:rFonts w:eastAsia="Times New Roman"/>
                <w:b w:val="0"/>
                <w:szCs w:val="26"/>
              </w:rPr>
              <w:t xml:space="preserve"> </w:t>
            </w:r>
            <w:proofErr w:type="spellStart"/>
            <w:r>
              <w:rPr>
                <w:rFonts w:eastAsia="Times New Roman"/>
                <w:b w:val="0"/>
                <w:szCs w:val="26"/>
              </w:rPr>
              <w:t>gán</w:t>
            </w:r>
            <w:proofErr w:type="spellEnd"/>
            <w:r>
              <w:rPr>
                <w:rFonts w:eastAsia="Times New Roman"/>
                <w:b w:val="0"/>
                <w:szCs w:val="26"/>
              </w:rPr>
              <w:t xml:space="preserve"> </w:t>
            </w:r>
            <w:proofErr w:type="spellStart"/>
            <w:r>
              <w:rPr>
                <w:rFonts w:eastAsia="Times New Roman"/>
                <w:b w:val="0"/>
                <w:szCs w:val="26"/>
              </w:rPr>
              <w:t>cho</w:t>
            </w:r>
            <w:proofErr w:type="spellEnd"/>
            <w:r>
              <w:rPr>
                <w:rFonts w:eastAsia="Times New Roman"/>
                <w:b w:val="0"/>
                <w:szCs w:val="26"/>
              </w:rPr>
              <w:t xml:space="preserve"> </w:t>
            </w:r>
            <w:proofErr w:type="spellStart"/>
            <w:r>
              <w:rPr>
                <w:rFonts w:eastAsia="Times New Roman"/>
                <w:b w:val="0"/>
                <w:szCs w:val="26"/>
              </w:rPr>
              <w:t>chính</w:t>
            </w:r>
            <w:proofErr w:type="spellEnd"/>
            <w:r>
              <w:rPr>
                <w:rFonts w:eastAsia="Times New Roman"/>
                <w:b w:val="0"/>
                <w:szCs w:val="26"/>
              </w:rPr>
              <w:t xml:space="preserve"> </w:t>
            </w:r>
            <w:proofErr w:type="spellStart"/>
            <w:r>
              <w:rPr>
                <w:rFonts w:eastAsia="Times New Roman"/>
                <w:b w:val="0"/>
                <w:szCs w:val="26"/>
              </w:rPr>
              <w:t>nó</w:t>
            </w:r>
            <w:proofErr w:type="spellEnd"/>
          </w:p>
        </w:tc>
      </w:tr>
      <w:tr w:rsidR="00E71640" w:rsidRPr="00EE5847" w14:paraId="22F0524A" w14:textId="6998D0F0" w:rsidTr="000A1F2E">
        <w:trPr>
          <w:trHeight w:val="288"/>
          <w:trPrChange w:id="1337" w:author="HIKARI" w:date="2019-11-08T23:08:00Z">
            <w:trPr>
              <w:trHeight w:val="288"/>
            </w:trPr>
          </w:trPrChange>
        </w:trPr>
        <w:tc>
          <w:tcPr>
            <w:tcW w:w="2325" w:type="dxa"/>
            <w:shd w:val="clear" w:color="auto" w:fill="auto"/>
            <w:noWrap/>
            <w:hideMark/>
            <w:tcPrChange w:id="1338" w:author="HIKARI" w:date="2019-11-08T23:08:00Z">
              <w:tcPr>
                <w:tcW w:w="2325" w:type="dxa"/>
                <w:shd w:val="clear" w:color="auto" w:fill="auto"/>
                <w:noWrap/>
                <w:vAlign w:val="bottom"/>
                <w:hideMark/>
              </w:tcPr>
            </w:tcPrChange>
          </w:tcPr>
          <w:p w14:paraId="66034A4E" w14:textId="77777777" w:rsidR="00E71640" w:rsidRPr="00EE5847" w:rsidRDefault="00E71640">
            <w:pPr>
              <w:spacing w:beforeLines="60" w:before="144" w:afterLines="60" w:after="144"/>
              <w:rPr>
                <w:rFonts w:eastAsia="Times New Roman"/>
                <w:b w:val="0"/>
                <w:szCs w:val="26"/>
              </w:rPr>
              <w:pPrChange w:id="1339" w:author="HIKARI" w:date="2019-11-08T22:29:00Z">
                <w:pPr/>
              </w:pPrChange>
            </w:pPr>
            <w:proofErr w:type="spellStart"/>
            <w:r w:rsidRPr="00EE5847">
              <w:rPr>
                <w:rFonts w:eastAsia="Times New Roman"/>
                <w:b w:val="0"/>
                <w:szCs w:val="26"/>
              </w:rPr>
              <w:t>BatchNormalization</w:t>
            </w:r>
            <w:proofErr w:type="spellEnd"/>
          </w:p>
        </w:tc>
        <w:tc>
          <w:tcPr>
            <w:tcW w:w="3825" w:type="dxa"/>
            <w:shd w:val="clear" w:color="auto" w:fill="auto"/>
            <w:noWrap/>
            <w:hideMark/>
            <w:tcPrChange w:id="1340" w:author="HIKARI" w:date="2019-11-08T23:08:00Z">
              <w:tcPr>
                <w:tcW w:w="3825" w:type="dxa"/>
                <w:shd w:val="clear" w:color="auto" w:fill="auto"/>
                <w:noWrap/>
                <w:vAlign w:val="bottom"/>
                <w:hideMark/>
              </w:tcPr>
            </w:tcPrChange>
          </w:tcPr>
          <w:p w14:paraId="27466F8C" w14:textId="77777777" w:rsidR="00E71640" w:rsidRPr="00EE5847" w:rsidRDefault="00E71640">
            <w:pPr>
              <w:spacing w:beforeLines="60" w:before="144" w:afterLines="60" w:after="144"/>
              <w:rPr>
                <w:rFonts w:eastAsia="Times New Roman"/>
                <w:b w:val="0"/>
                <w:szCs w:val="26"/>
              </w:rPr>
              <w:pPrChange w:id="1341" w:author="HIKARI" w:date="2019-11-08T22:29:00Z">
                <w:pPr/>
              </w:pPrChange>
            </w:pPr>
            <w:r w:rsidRPr="00EE5847">
              <w:rPr>
                <w:rFonts w:eastAsia="Times New Roman"/>
                <w:b w:val="0"/>
                <w:szCs w:val="26"/>
              </w:rPr>
              <w:t>int axis, float epsilon, bool center, bool scale</w:t>
            </w:r>
          </w:p>
        </w:tc>
        <w:tc>
          <w:tcPr>
            <w:tcW w:w="1141" w:type="dxa"/>
            <w:shd w:val="clear" w:color="auto" w:fill="auto"/>
            <w:noWrap/>
            <w:hideMark/>
            <w:tcPrChange w:id="1342" w:author="HIKARI" w:date="2019-11-08T23:08:00Z">
              <w:tcPr>
                <w:tcW w:w="1141" w:type="dxa"/>
                <w:shd w:val="clear" w:color="auto" w:fill="auto"/>
                <w:noWrap/>
                <w:vAlign w:val="bottom"/>
                <w:hideMark/>
              </w:tcPr>
            </w:tcPrChange>
          </w:tcPr>
          <w:p w14:paraId="54322633" w14:textId="77777777" w:rsidR="00E71640" w:rsidRPr="00EE5847" w:rsidRDefault="00E71640">
            <w:pPr>
              <w:spacing w:beforeLines="60" w:before="144" w:afterLines="60" w:after="144"/>
              <w:rPr>
                <w:rFonts w:eastAsia="Times New Roman"/>
                <w:b w:val="0"/>
                <w:szCs w:val="26"/>
              </w:rPr>
              <w:pPrChange w:id="1343" w:author="HIKARI" w:date="2019-11-08T22:29:00Z">
                <w:pPr/>
              </w:pPrChange>
            </w:pPr>
            <w:r w:rsidRPr="00EE5847">
              <w:rPr>
                <w:rFonts w:eastAsia="Times New Roman"/>
                <w:b w:val="0"/>
                <w:szCs w:val="26"/>
              </w:rPr>
              <w:t>Layer</w:t>
            </w:r>
          </w:p>
        </w:tc>
        <w:tc>
          <w:tcPr>
            <w:tcW w:w="3504" w:type="dxa"/>
            <w:tcPrChange w:id="1344" w:author="HIKARI" w:date="2019-11-08T23:08:00Z">
              <w:tcPr>
                <w:tcW w:w="3234" w:type="dxa"/>
              </w:tcPr>
            </w:tcPrChange>
          </w:tcPr>
          <w:p w14:paraId="269473C3" w14:textId="77777777" w:rsidR="00E71640" w:rsidRPr="00EE5847" w:rsidRDefault="00E71640">
            <w:pPr>
              <w:spacing w:beforeLines="60" w:before="144" w:afterLines="60" w:after="144"/>
              <w:rPr>
                <w:rFonts w:eastAsia="Times New Roman"/>
                <w:b w:val="0"/>
                <w:szCs w:val="26"/>
              </w:rPr>
              <w:pPrChange w:id="1345" w:author="HIKARI" w:date="2019-11-08T22:29:00Z">
                <w:pPr>
                  <w:spacing w:before="120"/>
                </w:pPr>
              </w:pPrChange>
            </w:pPr>
          </w:p>
        </w:tc>
      </w:tr>
      <w:tr w:rsidR="00E71640" w:rsidRPr="00EE5847" w14:paraId="6B9EEF97" w14:textId="2829BAE3" w:rsidTr="000A1F2E">
        <w:trPr>
          <w:trHeight w:val="288"/>
          <w:trPrChange w:id="1346" w:author="HIKARI" w:date="2019-11-08T23:08:00Z">
            <w:trPr>
              <w:trHeight w:val="288"/>
            </w:trPr>
          </w:trPrChange>
        </w:trPr>
        <w:tc>
          <w:tcPr>
            <w:tcW w:w="2325" w:type="dxa"/>
            <w:shd w:val="clear" w:color="auto" w:fill="auto"/>
            <w:noWrap/>
            <w:hideMark/>
            <w:tcPrChange w:id="1347" w:author="HIKARI" w:date="2019-11-08T23:08:00Z">
              <w:tcPr>
                <w:tcW w:w="2325" w:type="dxa"/>
                <w:shd w:val="clear" w:color="auto" w:fill="auto"/>
                <w:noWrap/>
                <w:vAlign w:val="bottom"/>
                <w:hideMark/>
              </w:tcPr>
            </w:tcPrChange>
          </w:tcPr>
          <w:p w14:paraId="7891999A" w14:textId="77777777" w:rsidR="00E71640" w:rsidRPr="00EE5847" w:rsidRDefault="00E71640">
            <w:pPr>
              <w:spacing w:beforeLines="60" w:before="144" w:afterLines="60" w:after="144"/>
              <w:rPr>
                <w:rFonts w:eastAsia="Times New Roman"/>
                <w:b w:val="0"/>
                <w:szCs w:val="26"/>
              </w:rPr>
              <w:pPrChange w:id="1348" w:author="HIKARI" w:date="2019-11-08T22:29:00Z">
                <w:pPr/>
              </w:pPrChange>
            </w:pPr>
            <w:r w:rsidRPr="00EE5847">
              <w:rPr>
                <w:rFonts w:eastAsia="Times New Roman"/>
                <w:b w:val="0"/>
                <w:szCs w:val="26"/>
              </w:rPr>
              <w:t>Concatenate</w:t>
            </w:r>
          </w:p>
        </w:tc>
        <w:tc>
          <w:tcPr>
            <w:tcW w:w="3825" w:type="dxa"/>
            <w:shd w:val="clear" w:color="auto" w:fill="auto"/>
            <w:noWrap/>
            <w:hideMark/>
            <w:tcPrChange w:id="1349" w:author="HIKARI" w:date="2019-11-08T23:08:00Z">
              <w:tcPr>
                <w:tcW w:w="3825" w:type="dxa"/>
                <w:shd w:val="clear" w:color="auto" w:fill="auto"/>
                <w:noWrap/>
                <w:vAlign w:val="bottom"/>
                <w:hideMark/>
              </w:tcPr>
            </w:tcPrChange>
          </w:tcPr>
          <w:p w14:paraId="04BE960B" w14:textId="0215C57C" w:rsidR="00E71640" w:rsidRPr="00EE5847" w:rsidRDefault="00E71640">
            <w:pPr>
              <w:spacing w:beforeLines="60" w:before="144" w:afterLines="60" w:after="144"/>
              <w:rPr>
                <w:rFonts w:eastAsia="Times New Roman"/>
                <w:b w:val="0"/>
                <w:szCs w:val="26"/>
              </w:rPr>
              <w:pPrChange w:id="1350" w:author="HIKARI" w:date="2019-11-08T22:29:00Z">
                <w:pPr/>
              </w:pPrChange>
            </w:pPr>
            <w:r w:rsidRPr="00EE5847">
              <w:rPr>
                <w:rFonts w:eastAsia="Times New Roman"/>
                <w:b w:val="0"/>
                <w:szCs w:val="26"/>
              </w:rPr>
              <w:t>Int</w:t>
            </w:r>
            <w:r>
              <w:rPr>
                <w:rFonts w:eastAsia="Times New Roman"/>
                <w:b w:val="0"/>
                <w:szCs w:val="26"/>
              </w:rPr>
              <w:t xml:space="preserve"> </w:t>
            </w:r>
            <w:r w:rsidRPr="00EE5847">
              <w:rPr>
                <w:rFonts w:eastAsia="Times New Roman"/>
                <w:b w:val="0"/>
                <w:szCs w:val="26"/>
              </w:rPr>
              <w:t>axis</w:t>
            </w:r>
          </w:p>
        </w:tc>
        <w:tc>
          <w:tcPr>
            <w:tcW w:w="1141" w:type="dxa"/>
            <w:shd w:val="clear" w:color="auto" w:fill="auto"/>
            <w:noWrap/>
            <w:hideMark/>
            <w:tcPrChange w:id="1351" w:author="HIKARI" w:date="2019-11-08T23:08:00Z">
              <w:tcPr>
                <w:tcW w:w="1141" w:type="dxa"/>
                <w:shd w:val="clear" w:color="auto" w:fill="auto"/>
                <w:noWrap/>
                <w:vAlign w:val="bottom"/>
                <w:hideMark/>
              </w:tcPr>
            </w:tcPrChange>
          </w:tcPr>
          <w:p w14:paraId="1E8EE975" w14:textId="77777777" w:rsidR="00E71640" w:rsidRPr="00EE5847" w:rsidRDefault="00E71640">
            <w:pPr>
              <w:spacing w:beforeLines="60" w:before="144" w:afterLines="60" w:after="144"/>
              <w:rPr>
                <w:rFonts w:eastAsia="Times New Roman"/>
                <w:b w:val="0"/>
                <w:szCs w:val="26"/>
              </w:rPr>
              <w:pPrChange w:id="1352" w:author="HIKARI" w:date="2019-11-08T22:29:00Z">
                <w:pPr/>
              </w:pPrChange>
            </w:pPr>
            <w:r w:rsidRPr="00EE5847">
              <w:rPr>
                <w:rFonts w:eastAsia="Times New Roman"/>
                <w:b w:val="0"/>
                <w:szCs w:val="26"/>
              </w:rPr>
              <w:t>Layer</w:t>
            </w:r>
          </w:p>
        </w:tc>
        <w:tc>
          <w:tcPr>
            <w:tcW w:w="3504" w:type="dxa"/>
            <w:tcPrChange w:id="1353" w:author="HIKARI" w:date="2019-11-08T23:08:00Z">
              <w:tcPr>
                <w:tcW w:w="3234" w:type="dxa"/>
              </w:tcPr>
            </w:tcPrChange>
          </w:tcPr>
          <w:p w14:paraId="63F34F09" w14:textId="269DCA57" w:rsidR="00E71640" w:rsidRPr="00EE5847" w:rsidRDefault="00E71640">
            <w:pPr>
              <w:spacing w:beforeLines="60" w:before="144" w:afterLines="60" w:after="144"/>
              <w:rPr>
                <w:rFonts w:eastAsia="Times New Roman"/>
                <w:b w:val="0"/>
                <w:szCs w:val="26"/>
              </w:rPr>
              <w:pPrChange w:id="1354" w:author="HIKARI" w:date="2019-11-08T22:29:00Z">
                <w:pPr>
                  <w:spacing w:before="120"/>
                </w:pPr>
              </w:pPrChange>
            </w:pPr>
            <w:proofErr w:type="spellStart"/>
            <w:r>
              <w:rPr>
                <w:rFonts w:eastAsia="Times New Roman"/>
                <w:b w:val="0"/>
                <w:szCs w:val="26"/>
              </w:rPr>
              <w:t>Thuộc</w:t>
            </w:r>
            <w:proofErr w:type="spellEnd"/>
            <w:r>
              <w:rPr>
                <w:rFonts w:eastAsia="Times New Roman"/>
                <w:b w:val="0"/>
                <w:szCs w:val="26"/>
              </w:rPr>
              <w:t xml:space="preserve"> </w:t>
            </w:r>
            <w:proofErr w:type="spellStart"/>
            <w:r>
              <w:rPr>
                <w:rFonts w:eastAsia="Times New Roman"/>
                <w:b w:val="0"/>
                <w:szCs w:val="26"/>
              </w:rPr>
              <w:t>tính</w:t>
            </w:r>
            <w:proofErr w:type="spellEnd"/>
            <w:r>
              <w:rPr>
                <w:rFonts w:eastAsia="Times New Roman"/>
                <w:b w:val="0"/>
                <w:szCs w:val="26"/>
              </w:rPr>
              <w:t xml:space="preserve"> axis </w:t>
            </w:r>
            <w:proofErr w:type="spellStart"/>
            <w:r>
              <w:rPr>
                <w:rFonts w:eastAsia="Times New Roman"/>
                <w:b w:val="0"/>
                <w:szCs w:val="26"/>
              </w:rPr>
              <w:t>có</w:t>
            </w:r>
            <w:proofErr w:type="spellEnd"/>
            <w:r>
              <w:rPr>
                <w:rFonts w:eastAsia="Times New Roman"/>
                <w:b w:val="0"/>
                <w:szCs w:val="26"/>
              </w:rPr>
              <w:t xml:space="preserve"> </w:t>
            </w:r>
            <w:proofErr w:type="spellStart"/>
            <w:r>
              <w:rPr>
                <w:rFonts w:eastAsia="Times New Roman"/>
                <w:b w:val="0"/>
                <w:szCs w:val="26"/>
              </w:rPr>
              <w:t>thể</w:t>
            </w:r>
            <w:proofErr w:type="spellEnd"/>
            <w:r>
              <w:rPr>
                <w:rFonts w:eastAsia="Times New Roman"/>
                <w:b w:val="0"/>
                <w:szCs w:val="26"/>
              </w:rPr>
              <w:t xml:space="preserve"> null</w:t>
            </w:r>
          </w:p>
        </w:tc>
      </w:tr>
      <w:tr w:rsidR="00E71640" w:rsidRPr="00EE5847" w14:paraId="09396F77" w14:textId="082BEB6F" w:rsidTr="000A1F2E">
        <w:trPr>
          <w:trHeight w:val="274"/>
          <w:trPrChange w:id="1355" w:author="HIKARI" w:date="2019-11-08T23:08:00Z">
            <w:trPr>
              <w:trHeight w:val="274"/>
            </w:trPr>
          </w:trPrChange>
        </w:trPr>
        <w:tc>
          <w:tcPr>
            <w:tcW w:w="2325" w:type="dxa"/>
            <w:shd w:val="clear" w:color="auto" w:fill="auto"/>
            <w:noWrap/>
            <w:hideMark/>
            <w:tcPrChange w:id="1356" w:author="HIKARI" w:date="2019-11-08T23:08:00Z">
              <w:tcPr>
                <w:tcW w:w="2325" w:type="dxa"/>
                <w:shd w:val="clear" w:color="auto" w:fill="auto"/>
                <w:noWrap/>
                <w:vAlign w:val="bottom"/>
                <w:hideMark/>
              </w:tcPr>
            </w:tcPrChange>
          </w:tcPr>
          <w:p w14:paraId="4B5A55A3" w14:textId="77777777" w:rsidR="00E71640" w:rsidRPr="00EE5847" w:rsidRDefault="00E71640">
            <w:pPr>
              <w:spacing w:beforeLines="60" w:before="144" w:afterLines="60" w:after="144"/>
              <w:rPr>
                <w:rFonts w:eastAsia="Times New Roman"/>
                <w:b w:val="0"/>
                <w:szCs w:val="26"/>
              </w:rPr>
              <w:pPrChange w:id="1357" w:author="HIKARI" w:date="2019-11-08T22:29:00Z">
                <w:pPr/>
              </w:pPrChange>
            </w:pPr>
            <w:r w:rsidRPr="00EE5847">
              <w:rPr>
                <w:rFonts w:eastAsia="Times New Roman"/>
                <w:b w:val="0"/>
                <w:szCs w:val="26"/>
              </w:rPr>
              <w:t>Dense</w:t>
            </w:r>
          </w:p>
        </w:tc>
        <w:tc>
          <w:tcPr>
            <w:tcW w:w="3825" w:type="dxa"/>
            <w:shd w:val="clear" w:color="auto" w:fill="auto"/>
            <w:noWrap/>
            <w:hideMark/>
            <w:tcPrChange w:id="1358" w:author="HIKARI" w:date="2019-11-08T23:08:00Z">
              <w:tcPr>
                <w:tcW w:w="3825" w:type="dxa"/>
                <w:shd w:val="clear" w:color="auto" w:fill="auto"/>
                <w:noWrap/>
                <w:vAlign w:val="bottom"/>
                <w:hideMark/>
              </w:tcPr>
            </w:tcPrChange>
          </w:tcPr>
          <w:p w14:paraId="639429B3" w14:textId="77777777" w:rsidR="00E71640" w:rsidRPr="00EE5847" w:rsidRDefault="00E71640">
            <w:pPr>
              <w:spacing w:beforeLines="60" w:before="144" w:afterLines="60" w:after="144"/>
              <w:rPr>
                <w:rFonts w:eastAsia="Times New Roman"/>
                <w:b w:val="0"/>
                <w:szCs w:val="26"/>
              </w:rPr>
              <w:pPrChange w:id="1359" w:author="HIKARI" w:date="2019-11-08T22:29:00Z">
                <w:pPr/>
              </w:pPrChange>
            </w:pPr>
            <w:r w:rsidRPr="00EE5847">
              <w:rPr>
                <w:rFonts w:eastAsia="Times New Roman"/>
                <w:b w:val="0"/>
                <w:szCs w:val="26"/>
              </w:rPr>
              <w:t>positive int units, string activation</w:t>
            </w:r>
          </w:p>
        </w:tc>
        <w:tc>
          <w:tcPr>
            <w:tcW w:w="1141" w:type="dxa"/>
            <w:shd w:val="clear" w:color="auto" w:fill="auto"/>
            <w:noWrap/>
            <w:hideMark/>
            <w:tcPrChange w:id="1360" w:author="HIKARI" w:date="2019-11-08T23:08:00Z">
              <w:tcPr>
                <w:tcW w:w="1141" w:type="dxa"/>
                <w:shd w:val="clear" w:color="auto" w:fill="auto"/>
                <w:noWrap/>
                <w:vAlign w:val="bottom"/>
                <w:hideMark/>
              </w:tcPr>
            </w:tcPrChange>
          </w:tcPr>
          <w:p w14:paraId="4610AFEA" w14:textId="77777777" w:rsidR="00E71640" w:rsidRPr="00EE5847" w:rsidRDefault="00E71640">
            <w:pPr>
              <w:spacing w:beforeLines="60" w:before="144" w:afterLines="60" w:after="144"/>
              <w:rPr>
                <w:rFonts w:eastAsia="Times New Roman"/>
                <w:b w:val="0"/>
                <w:szCs w:val="26"/>
              </w:rPr>
              <w:pPrChange w:id="1361" w:author="HIKARI" w:date="2019-11-08T22:29:00Z">
                <w:pPr/>
              </w:pPrChange>
            </w:pPr>
            <w:r w:rsidRPr="00EE5847">
              <w:rPr>
                <w:rFonts w:eastAsia="Times New Roman"/>
                <w:b w:val="0"/>
                <w:szCs w:val="26"/>
              </w:rPr>
              <w:t>Layer</w:t>
            </w:r>
          </w:p>
        </w:tc>
        <w:tc>
          <w:tcPr>
            <w:tcW w:w="3504" w:type="dxa"/>
            <w:tcPrChange w:id="1362" w:author="HIKARI" w:date="2019-11-08T23:08:00Z">
              <w:tcPr>
                <w:tcW w:w="3234" w:type="dxa"/>
              </w:tcPr>
            </w:tcPrChange>
          </w:tcPr>
          <w:p w14:paraId="17F3A8AA" w14:textId="77777777" w:rsidR="00E71640" w:rsidRPr="00EE5847" w:rsidRDefault="00E71640">
            <w:pPr>
              <w:spacing w:beforeLines="60" w:before="144" w:afterLines="60" w:after="144"/>
              <w:rPr>
                <w:rFonts w:eastAsia="Times New Roman"/>
                <w:b w:val="0"/>
                <w:szCs w:val="26"/>
              </w:rPr>
              <w:pPrChange w:id="1363" w:author="HIKARI" w:date="2019-11-08T22:29:00Z">
                <w:pPr>
                  <w:spacing w:before="120"/>
                </w:pPr>
              </w:pPrChange>
            </w:pPr>
          </w:p>
        </w:tc>
      </w:tr>
      <w:tr w:rsidR="00E71640" w:rsidRPr="00EE5847" w14:paraId="50E7B4F5" w14:textId="799A4318" w:rsidTr="000A1F2E">
        <w:trPr>
          <w:trHeight w:val="288"/>
          <w:trPrChange w:id="1364" w:author="HIKARI" w:date="2019-11-08T23:08:00Z">
            <w:trPr>
              <w:trHeight w:val="288"/>
            </w:trPr>
          </w:trPrChange>
        </w:trPr>
        <w:tc>
          <w:tcPr>
            <w:tcW w:w="2325" w:type="dxa"/>
            <w:shd w:val="clear" w:color="auto" w:fill="auto"/>
            <w:noWrap/>
            <w:hideMark/>
            <w:tcPrChange w:id="1365" w:author="HIKARI" w:date="2019-11-08T23:08:00Z">
              <w:tcPr>
                <w:tcW w:w="2325" w:type="dxa"/>
                <w:shd w:val="clear" w:color="auto" w:fill="auto"/>
                <w:noWrap/>
                <w:vAlign w:val="bottom"/>
                <w:hideMark/>
              </w:tcPr>
            </w:tcPrChange>
          </w:tcPr>
          <w:p w14:paraId="7B75D855" w14:textId="77777777" w:rsidR="00E71640" w:rsidRPr="00EE5847" w:rsidRDefault="00E71640">
            <w:pPr>
              <w:spacing w:beforeLines="60" w:before="144" w:afterLines="60" w:after="144"/>
              <w:rPr>
                <w:rFonts w:eastAsia="Times New Roman"/>
                <w:b w:val="0"/>
                <w:szCs w:val="26"/>
              </w:rPr>
              <w:pPrChange w:id="1366" w:author="HIKARI" w:date="2019-11-08T22:29:00Z">
                <w:pPr/>
              </w:pPrChange>
            </w:pPr>
            <w:r w:rsidRPr="00EE5847">
              <w:rPr>
                <w:rFonts w:eastAsia="Times New Roman"/>
                <w:b w:val="0"/>
                <w:szCs w:val="26"/>
              </w:rPr>
              <w:t>Dropout</w:t>
            </w:r>
          </w:p>
        </w:tc>
        <w:tc>
          <w:tcPr>
            <w:tcW w:w="3825" w:type="dxa"/>
            <w:shd w:val="clear" w:color="auto" w:fill="auto"/>
            <w:noWrap/>
            <w:hideMark/>
            <w:tcPrChange w:id="1367" w:author="HIKARI" w:date="2019-11-08T23:08:00Z">
              <w:tcPr>
                <w:tcW w:w="3825" w:type="dxa"/>
                <w:shd w:val="clear" w:color="auto" w:fill="auto"/>
                <w:noWrap/>
                <w:vAlign w:val="bottom"/>
                <w:hideMark/>
              </w:tcPr>
            </w:tcPrChange>
          </w:tcPr>
          <w:p w14:paraId="72F9263E" w14:textId="228466F1" w:rsidR="00E71640" w:rsidRPr="00EE5847" w:rsidRDefault="00E71640">
            <w:pPr>
              <w:spacing w:beforeLines="60" w:before="144" w:afterLines="60" w:after="144"/>
              <w:rPr>
                <w:rFonts w:eastAsia="Times New Roman"/>
                <w:b w:val="0"/>
                <w:szCs w:val="26"/>
              </w:rPr>
              <w:pPrChange w:id="1368" w:author="HIKARI" w:date="2019-11-08T22:29:00Z">
                <w:pPr/>
              </w:pPrChange>
            </w:pPr>
            <w:r w:rsidRPr="00EE5847">
              <w:rPr>
                <w:rFonts w:eastAsia="Times New Roman"/>
                <w:b w:val="0"/>
                <w:szCs w:val="26"/>
              </w:rPr>
              <w:t>float rate</w:t>
            </w:r>
            <w:r>
              <w:rPr>
                <w:rFonts w:eastAsia="Times New Roman"/>
                <w:b w:val="0"/>
                <w:szCs w:val="26"/>
              </w:rPr>
              <w:t xml:space="preserve"> </w:t>
            </w:r>
            <w:r w:rsidRPr="00EE5847">
              <w:rPr>
                <w:rFonts w:eastAsia="Times New Roman"/>
                <w:b w:val="0"/>
                <w:szCs w:val="26"/>
              </w:rPr>
              <w:t xml:space="preserve">int </w:t>
            </w:r>
            <w:proofErr w:type="spellStart"/>
            <w:r w:rsidRPr="00EE5847">
              <w:rPr>
                <w:rFonts w:eastAsia="Times New Roman"/>
                <w:b w:val="0"/>
                <w:szCs w:val="26"/>
              </w:rPr>
              <w:t>noise_shape</w:t>
            </w:r>
            <w:proofErr w:type="spellEnd"/>
            <w:r w:rsidRPr="00EE5847">
              <w:rPr>
                <w:rFonts w:eastAsia="Times New Roman"/>
                <w:b w:val="0"/>
                <w:szCs w:val="26"/>
              </w:rPr>
              <w:t>, int</w:t>
            </w:r>
            <w:r>
              <w:rPr>
                <w:rFonts w:eastAsia="Times New Roman"/>
                <w:b w:val="0"/>
                <w:szCs w:val="26"/>
              </w:rPr>
              <w:t xml:space="preserve"> </w:t>
            </w:r>
            <w:r w:rsidRPr="00EE5847">
              <w:rPr>
                <w:rFonts w:eastAsia="Times New Roman"/>
                <w:b w:val="0"/>
                <w:szCs w:val="26"/>
              </w:rPr>
              <w:t>seed</w:t>
            </w:r>
          </w:p>
        </w:tc>
        <w:tc>
          <w:tcPr>
            <w:tcW w:w="1141" w:type="dxa"/>
            <w:shd w:val="clear" w:color="auto" w:fill="auto"/>
            <w:noWrap/>
            <w:hideMark/>
            <w:tcPrChange w:id="1369" w:author="HIKARI" w:date="2019-11-08T23:08:00Z">
              <w:tcPr>
                <w:tcW w:w="1141" w:type="dxa"/>
                <w:shd w:val="clear" w:color="auto" w:fill="auto"/>
                <w:noWrap/>
                <w:vAlign w:val="bottom"/>
                <w:hideMark/>
              </w:tcPr>
            </w:tcPrChange>
          </w:tcPr>
          <w:p w14:paraId="5B3D11FB" w14:textId="77777777" w:rsidR="00E71640" w:rsidRPr="00EE5847" w:rsidRDefault="00E71640">
            <w:pPr>
              <w:spacing w:beforeLines="60" w:before="144" w:afterLines="60" w:after="144"/>
              <w:rPr>
                <w:rFonts w:eastAsia="Times New Roman"/>
                <w:b w:val="0"/>
                <w:szCs w:val="26"/>
              </w:rPr>
              <w:pPrChange w:id="1370" w:author="HIKARI" w:date="2019-11-08T22:29:00Z">
                <w:pPr/>
              </w:pPrChange>
            </w:pPr>
            <w:r w:rsidRPr="00EE5847">
              <w:rPr>
                <w:rFonts w:eastAsia="Times New Roman"/>
                <w:b w:val="0"/>
                <w:szCs w:val="26"/>
              </w:rPr>
              <w:t>Layer</w:t>
            </w:r>
          </w:p>
        </w:tc>
        <w:tc>
          <w:tcPr>
            <w:tcW w:w="3504" w:type="dxa"/>
            <w:tcPrChange w:id="1371" w:author="HIKARI" w:date="2019-11-08T23:08:00Z">
              <w:tcPr>
                <w:tcW w:w="3234" w:type="dxa"/>
              </w:tcPr>
            </w:tcPrChange>
          </w:tcPr>
          <w:p w14:paraId="2E0CD88B" w14:textId="25D27179" w:rsidR="00E71640" w:rsidRPr="00EE5847" w:rsidRDefault="00E71640">
            <w:pPr>
              <w:spacing w:beforeLines="60" w:before="144" w:afterLines="60" w:after="144"/>
              <w:rPr>
                <w:rFonts w:eastAsia="Times New Roman"/>
                <w:b w:val="0"/>
                <w:szCs w:val="26"/>
              </w:rPr>
              <w:pPrChange w:id="1372" w:author="HIKARI" w:date="2019-11-08T22:29:00Z">
                <w:pPr>
                  <w:spacing w:before="120"/>
                </w:pPr>
              </w:pPrChange>
            </w:pPr>
            <w:r>
              <w:rPr>
                <w:rFonts w:eastAsia="Times New Roman"/>
                <w:b w:val="0"/>
                <w:szCs w:val="26"/>
              </w:rPr>
              <w:t xml:space="preserve">0 &lt; rate </w:t>
            </w:r>
            <w:proofErr w:type="gramStart"/>
            <w:r>
              <w:rPr>
                <w:rFonts w:eastAsia="Times New Roman"/>
                <w:b w:val="0"/>
                <w:szCs w:val="26"/>
              </w:rPr>
              <w:t>&lt; ,</w:t>
            </w:r>
            <w:proofErr w:type="gramEnd"/>
            <w:r>
              <w:rPr>
                <w:rFonts w:eastAsia="Times New Roman"/>
                <w:b w:val="0"/>
                <w:szCs w:val="26"/>
              </w:rPr>
              <w:t xml:space="preserve"> seed </w:t>
            </w:r>
            <w:proofErr w:type="spellStart"/>
            <w:r>
              <w:rPr>
                <w:rFonts w:eastAsia="Times New Roman"/>
                <w:b w:val="0"/>
                <w:szCs w:val="26"/>
              </w:rPr>
              <w:t>có</w:t>
            </w:r>
            <w:proofErr w:type="spellEnd"/>
            <w:r>
              <w:rPr>
                <w:rFonts w:eastAsia="Times New Roman"/>
                <w:b w:val="0"/>
                <w:szCs w:val="26"/>
              </w:rPr>
              <w:t xml:space="preserve"> </w:t>
            </w:r>
            <w:proofErr w:type="spellStart"/>
            <w:r>
              <w:rPr>
                <w:rFonts w:eastAsia="Times New Roman"/>
                <w:b w:val="0"/>
                <w:szCs w:val="26"/>
              </w:rPr>
              <w:t>thể</w:t>
            </w:r>
            <w:proofErr w:type="spellEnd"/>
            <w:r>
              <w:rPr>
                <w:rFonts w:eastAsia="Times New Roman"/>
                <w:b w:val="0"/>
                <w:szCs w:val="26"/>
              </w:rPr>
              <w:t xml:space="preserve"> null</w:t>
            </w:r>
          </w:p>
        </w:tc>
      </w:tr>
      <w:tr w:rsidR="00E71640" w:rsidRPr="00EE5847" w14:paraId="4E2DC2FD" w14:textId="3DDC2AD5" w:rsidTr="000A1F2E">
        <w:trPr>
          <w:trHeight w:val="288"/>
          <w:trPrChange w:id="1373" w:author="HIKARI" w:date="2019-11-08T23:08:00Z">
            <w:trPr>
              <w:trHeight w:val="288"/>
            </w:trPr>
          </w:trPrChange>
        </w:trPr>
        <w:tc>
          <w:tcPr>
            <w:tcW w:w="2325" w:type="dxa"/>
            <w:shd w:val="clear" w:color="auto" w:fill="auto"/>
            <w:noWrap/>
            <w:hideMark/>
            <w:tcPrChange w:id="1374" w:author="HIKARI" w:date="2019-11-08T23:08:00Z">
              <w:tcPr>
                <w:tcW w:w="2325" w:type="dxa"/>
                <w:shd w:val="clear" w:color="auto" w:fill="auto"/>
                <w:noWrap/>
                <w:vAlign w:val="bottom"/>
                <w:hideMark/>
              </w:tcPr>
            </w:tcPrChange>
          </w:tcPr>
          <w:p w14:paraId="6415EE9F" w14:textId="77777777" w:rsidR="00E71640" w:rsidRPr="00EE5847" w:rsidRDefault="00E71640">
            <w:pPr>
              <w:spacing w:beforeLines="60" w:before="144" w:afterLines="60" w:after="144"/>
              <w:rPr>
                <w:rFonts w:eastAsia="Times New Roman"/>
                <w:b w:val="0"/>
                <w:szCs w:val="26"/>
              </w:rPr>
              <w:pPrChange w:id="1375" w:author="HIKARI" w:date="2019-11-08T22:29:00Z">
                <w:pPr>
                  <w:spacing w:before="120"/>
                </w:pPr>
              </w:pPrChange>
            </w:pPr>
            <w:r w:rsidRPr="00EE5847">
              <w:rPr>
                <w:rFonts w:eastAsia="Times New Roman"/>
                <w:b w:val="0"/>
                <w:szCs w:val="26"/>
              </w:rPr>
              <w:t>MaxPool2D</w:t>
            </w:r>
          </w:p>
        </w:tc>
        <w:tc>
          <w:tcPr>
            <w:tcW w:w="3825" w:type="dxa"/>
            <w:shd w:val="clear" w:color="auto" w:fill="auto"/>
            <w:noWrap/>
            <w:hideMark/>
            <w:tcPrChange w:id="1376" w:author="HIKARI" w:date="2019-11-08T23:08:00Z">
              <w:tcPr>
                <w:tcW w:w="3825" w:type="dxa"/>
                <w:shd w:val="clear" w:color="auto" w:fill="auto"/>
                <w:noWrap/>
                <w:vAlign w:val="bottom"/>
                <w:hideMark/>
              </w:tcPr>
            </w:tcPrChange>
          </w:tcPr>
          <w:p w14:paraId="38703EE0" w14:textId="4FCFE882" w:rsidR="00E71640" w:rsidRPr="00EE5847" w:rsidRDefault="00E71640">
            <w:pPr>
              <w:spacing w:beforeLines="60" w:before="144" w:afterLines="60" w:after="144"/>
              <w:rPr>
                <w:rFonts w:eastAsia="Times New Roman"/>
                <w:b w:val="0"/>
                <w:szCs w:val="26"/>
              </w:rPr>
              <w:pPrChange w:id="1377" w:author="HIKARI" w:date="2019-11-08T22:29:00Z">
                <w:pPr>
                  <w:spacing w:before="120"/>
                </w:pPr>
              </w:pPrChange>
            </w:pPr>
            <w:proofErr w:type="gramStart"/>
            <w:r w:rsidRPr="00EE5847">
              <w:rPr>
                <w:rFonts w:eastAsia="Times New Roman"/>
                <w:b w:val="0"/>
                <w:szCs w:val="26"/>
              </w:rPr>
              <w:t>int[</w:t>
            </w:r>
            <w:proofErr w:type="gramEnd"/>
            <w:r w:rsidRPr="00EE5847">
              <w:rPr>
                <w:rFonts w:eastAsia="Times New Roman"/>
                <w:b w:val="0"/>
                <w:szCs w:val="26"/>
              </w:rPr>
              <w:t xml:space="preserve">] </w:t>
            </w:r>
            <w:proofErr w:type="spellStart"/>
            <w:r w:rsidRPr="00EE5847">
              <w:rPr>
                <w:rFonts w:eastAsia="Times New Roman"/>
                <w:b w:val="0"/>
                <w:szCs w:val="26"/>
              </w:rPr>
              <w:t>pool_size</w:t>
            </w:r>
            <w:proofErr w:type="spellEnd"/>
            <w:r w:rsidRPr="00EE5847">
              <w:rPr>
                <w:rFonts w:eastAsia="Times New Roman"/>
                <w:b w:val="0"/>
                <w:szCs w:val="26"/>
              </w:rPr>
              <w:t xml:space="preserve">, int[] strides, </w:t>
            </w:r>
            <w:proofErr w:type="spellStart"/>
            <w:r w:rsidRPr="00EE5847">
              <w:rPr>
                <w:rFonts w:eastAsia="Times New Roman"/>
                <w:b w:val="0"/>
                <w:szCs w:val="26"/>
              </w:rPr>
              <w:t>enum</w:t>
            </w:r>
            <w:proofErr w:type="spellEnd"/>
            <w:r w:rsidRPr="00EE5847">
              <w:rPr>
                <w:rFonts w:eastAsia="Times New Roman"/>
                <w:b w:val="0"/>
                <w:szCs w:val="26"/>
              </w:rPr>
              <w:t xml:space="preserve"> padding, string </w:t>
            </w:r>
            <w:proofErr w:type="spellStart"/>
            <w:r w:rsidRPr="00EE5847">
              <w:rPr>
                <w:rFonts w:eastAsia="Times New Roman"/>
                <w:b w:val="0"/>
                <w:szCs w:val="26"/>
              </w:rPr>
              <w:t>data_format</w:t>
            </w:r>
            <w:proofErr w:type="spellEnd"/>
          </w:p>
        </w:tc>
        <w:tc>
          <w:tcPr>
            <w:tcW w:w="1141" w:type="dxa"/>
            <w:shd w:val="clear" w:color="auto" w:fill="auto"/>
            <w:noWrap/>
            <w:hideMark/>
            <w:tcPrChange w:id="1378" w:author="HIKARI" w:date="2019-11-08T23:08:00Z">
              <w:tcPr>
                <w:tcW w:w="1141" w:type="dxa"/>
                <w:shd w:val="clear" w:color="auto" w:fill="auto"/>
                <w:noWrap/>
                <w:vAlign w:val="bottom"/>
                <w:hideMark/>
              </w:tcPr>
            </w:tcPrChange>
          </w:tcPr>
          <w:p w14:paraId="4528ED8B" w14:textId="77777777" w:rsidR="00E71640" w:rsidRPr="00EE5847" w:rsidRDefault="00E71640">
            <w:pPr>
              <w:spacing w:beforeLines="60" w:before="144" w:afterLines="60" w:after="144"/>
              <w:rPr>
                <w:rFonts w:eastAsia="Times New Roman"/>
                <w:b w:val="0"/>
                <w:szCs w:val="26"/>
              </w:rPr>
              <w:pPrChange w:id="1379" w:author="HIKARI" w:date="2019-11-08T22:29:00Z">
                <w:pPr/>
              </w:pPrChange>
            </w:pPr>
            <w:r w:rsidRPr="00EE5847">
              <w:rPr>
                <w:rFonts w:eastAsia="Times New Roman"/>
                <w:b w:val="0"/>
                <w:szCs w:val="26"/>
              </w:rPr>
              <w:t>Layer</w:t>
            </w:r>
          </w:p>
        </w:tc>
        <w:tc>
          <w:tcPr>
            <w:tcW w:w="3504" w:type="dxa"/>
            <w:tcPrChange w:id="1380" w:author="HIKARI" w:date="2019-11-08T23:08:00Z">
              <w:tcPr>
                <w:tcW w:w="3234" w:type="dxa"/>
              </w:tcPr>
            </w:tcPrChange>
          </w:tcPr>
          <w:p w14:paraId="4263FB28" w14:textId="17A386A8" w:rsidR="00E71640" w:rsidRPr="00EE5847" w:rsidRDefault="00E71640" w:rsidP="0090526D">
            <w:pPr>
              <w:spacing w:beforeLines="60" w:before="144" w:afterLines="60" w:after="144"/>
              <w:jc w:val="both"/>
              <w:rPr>
                <w:rFonts w:eastAsia="Times New Roman"/>
                <w:b w:val="0"/>
                <w:szCs w:val="26"/>
              </w:rPr>
              <w:pPrChange w:id="1381" w:author="HIKARI" w:date="2019-11-10T17:23:00Z">
                <w:pPr>
                  <w:spacing w:before="120"/>
                  <w:jc w:val="both"/>
                </w:pPr>
              </w:pPrChange>
            </w:pPr>
            <w:proofErr w:type="spellStart"/>
            <w:r>
              <w:rPr>
                <w:rFonts w:eastAsia="Times New Roman"/>
                <w:b w:val="0"/>
                <w:szCs w:val="26"/>
              </w:rPr>
              <w:t>Nếu</w:t>
            </w:r>
            <w:proofErr w:type="spellEnd"/>
            <w:r>
              <w:rPr>
                <w:rFonts w:eastAsia="Times New Roman"/>
                <w:b w:val="0"/>
                <w:szCs w:val="26"/>
              </w:rPr>
              <w:t xml:space="preserve"> input </w:t>
            </w:r>
            <w:proofErr w:type="spellStart"/>
            <w:r>
              <w:rPr>
                <w:rFonts w:eastAsia="Times New Roman"/>
                <w:b w:val="0"/>
                <w:szCs w:val="26"/>
              </w:rPr>
              <w:t>truyền</w:t>
            </w:r>
            <w:proofErr w:type="spellEnd"/>
            <w:r>
              <w:rPr>
                <w:rFonts w:eastAsia="Times New Roman"/>
                <w:b w:val="0"/>
                <w:szCs w:val="26"/>
              </w:rPr>
              <w:t xml:space="preserve"> </w:t>
            </w:r>
            <w:proofErr w:type="spellStart"/>
            <w:r>
              <w:rPr>
                <w:rFonts w:eastAsia="Times New Roman"/>
                <w:b w:val="0"/>
                <w:szCs w:val="26"/>
              </w:rPr>
              <w:t>vào</w:t>
            </w:r>
            <w:proofErr w:type="spellEnd"/>
            <w:r>
              <w:rPr>
                <w:rFonts w:eastAsia="Times New Roman"/>
                <w:b w:val="0"/>
                <w:szCs w:val="26"/>
              </w:rPr>
              <w:t xml:space="preserve"> strides </w:t>
            </w:r>
            <w:proofErr w:type="spellStart"/>
            <w:r>
              <w:rPr>
                <w:rFonts w:eastAsia="Times New Roman"/>
                <w:b w:val="0"/>
                <w:szCs w:val="26"/>
              </w:rPr>
              <w:t>là</w:t>
            </w:r>
            <w:proofErr w:type="spellEnd"/>
            <w:r>
              <w:rPr>
                <w:rFonts w:eastAsia="Times New Roman"/>
                <w:b w:val="0"/>
                <w:szCs w:val="26"/>
              </w:rPr>
              <w:t xml:space="preserve"> null </w:t>
            </w:r>
            <w:proofErr w:type="spellStart"/>
            <w:r>
              <w:rPr>
                <w:rFonts w:eastAsia="Times New Roman"/>
                <w:b w:val="0"/>
                <w:szCs w:val="26"/>
              </w:rPr>
              <w:t>thì</w:t>
            </w:r>
            <w:proofErr w:type="spellEnd"/>
            <w:r>
              <w:rPr>
                <w:rFonts w:eastAsia="Times New Roman"/>
                <w:b w:val="0"/>
                <w:szCs w:val="26"/>
              </w:rPr>
              <w:t xml:space="preserve"> strides </w:t>
            </w:r>
            <w:proofErr w:type="spellStart"/>
            <w:r>
              <w:rPr>
                <w:rFonts w:eastAsia="Times New Roman"/>
                <w:b w:val="0"/>
                <w:szCs w:val="26"/>
              </w:rPr>
              <w:t>sẽ</w:t>
            </w:r>
            <w:proofErr w:type="spellEnd"/>
            <w:r>
              <w:rPr>
                <w:rFonts w:eastAsia="Times New Roman"/>
                <w:b w:val="0"/>
                <w:szCs w:val="26"/>
              </w:rPr>
              <w:t xml:space="preserve"> </w:t>
            </w:r>
            <w:proofErr w:type="spellStart"/>
            <w:r>
              <w:rPr>
                <w:rFonts w:eastAsia="Times New Roman"/>
                <w:b w:val="0"/>
                <w:szCs w:val="26"/>
              </w:rPr>
              <w:t>tự</w:t>
            </w:r>
            <w:proofErr w:type="spellEnd"/>
            <w:r>
              <w:rPr>
                <w:rFonts w:eastAsia="Times New Roman"/>
                <w:b w:val="0"/>
                <w:szCs w:val="26"/>
              </w:rPr>
              <w:t xml:space="preserve"> </w:t>
            </w:r>
            <w:proofErr w:type="spellStart"/>
            <w:r>
              <w:rPr>
                <w:rFonts w:eastAsia="Times New Roman"/>
                <w:b w:val="0"/>
                <w:szCs w:val="26"/>
              </w:rPr>
              <w:t>động</w:t>
            </w:r>
            <w:proofErr w:type="spellEnd"/>
            <w:r>
              <w:rPr>
                <w:rFonts w:eastAsia="Times New Roman"/>
                <w:b w:val="0"/>
                <w:szCs w:val="26"/>
              </w:rPr>
              <w:t xml:space="preserve"> </w:t>
            </w:r>
            <w:proofErr w:type="spellStart"/>
            <w:r>
              <w:rPr>
                <w:rFonts w:eastAsia="Times New Roman"/>
                <w:b w:val="0"/>
                <w:szCs w:val="26"/>
              </w:rPr>
              <w:t>lấy</w:t>
            </w:r>
            <w:proofErr w:type="spellEnd"/>
            <w:r>
              <w:rPr>
                <w:rFonts w:eastAsia="Times New Roman"/>
                <w:b w:val="0"/>
                <w:szCs w:val="26"/>
              </w:rPr>
              <w:t xml:space="preserve"> </w:t>
            </w:r>
            <w:proofErr w:type="spellStart"/>
            <w:r>
              <w:rPr>
                <w:rFonts w:eastAsia="Times New Roman"/>
                <w:b w:val="0"/>
                <w:szCs w:val="26"/>
              </w:rPr>
              <w:t>giá</w:t>
            </w:r>
            <w:proofErr w:type="spellEnd"/>
            <w:r>
              <w:rPr>
                <w:rFonts w:eastAsia="Times New Roman"/>
                <w:b w:val="0"/>
                <w:szCs w:val="26"/>
              </w:rPr>
              <w:t xml:space="preserve"> </w:t>
            </w:r>
            <w:proofErr w:type="spellStart"/>
            <w:r>
              <w:rPr>
                <w:rFonts w:eastAsia="Times New Roman"/>
                <w:b w:val="0"/>
                <w:szCs w:val="26"/>
              </w:rPr>
              <w:t>trị</w:t>
            </w:r>
            <w:proofErr w:type="spellEnd"/>
            <w:r>
              <w:rPr>
                <w:rFonts w:eastAsia="Times New Roman"/>
                <w:b w:val="0"/>
                <w:szCs w:val="26"/>
              </w:rPr>
              <w:t xml:space="preserve"> </w:t>
            </w:r>
            <w:proofErr w:type="spellStart"/>
            <w:r>
              <w:rPr>
                <w:rFonts w:eastAsia="Times New Roman"/>
                <w:b w:val="0"/>
                <w:szCs w:val="26"/>
              </w:rPr>
              <w:t>từ</w:t>
            </w:r>
            <w:proofErr w:type="spellEnd"/>
            <w:r>
              <w:rPr>
                <w:rFonts w:eastAsia="Times New Roman"/>
                <w:b w:val="0"/>
                <w:szCs w:val="26"/>
              </w:rPr>
              <w:t xml:space="preserve"> </w:t>
            </w:r>
            <w:proofErr w:type="spellStart"/>
            <w:r>
              <w:rPr>
                <w:rFonts w:eastAsia="Times New Roman"/>
                <w:b w:val="0"/>
                <w:szCs w:val="26"/>
              </w:rPr>
              <w:t>pool_size</w:t>
            </w:r>
            <w:proofErr w:type="spellEnd"/>
            <w:r>
              <w:rPr>
                <w:rFonts w:eastAsia="Times New Roman"/>
                <w:b w:val="0"/>
                <w:szCs w:val="26"/>
              </w:rPr>
              <w:t xml:space="preserve"> </w:t>
            </w:r>
            <w:proofErr w:type="spellStart"/>
            <w:r>
              <w:rPr>
                <w:rFonts w:eastAsia="Times New Roman"/>
                <w:b w:val="0"/>
                <w:szCs w:val="26"/>
              </w:rPr>
              <w:t>gán</w:t>
            </w:r>
            <w:proofErr w:type="spellEnd"/>
            <w:r>
              <w:rPr>
                <w:rFonts w:eastAsia="Times New Roman"/>
                <w:b w:val="0"/>
                <w:szCs w:val="26"/>
              </w:rPr>
              <w:t xml:space="preserve"> </w:t>
            </w:r>
            <w:proofErr w:type="spellStart"/>
            <w:r>
              <w:rPr>
                <w:rFonts w:eastAsia="Times New Roman"/>
                <w:b w:val="0"/>
                <w:szCs w:val="26"/>
              </w:rPr>
              <w:t>cho</w:t>
            </w:r>
            <w:proofErr w:type="spellEnd"/>
            <w:r>
              <w:rPr>
                <w:rFonts w:eastAsia="Times New Roman"/>
                <w:b w:val="0"/>
                <w:szCs w:val="26"/>
              </w:rPr>
              <w:t xml:space="preserve"> </w:t>
            </w:r>
            <w:proofErr w:type="spellStart"/>
            <w:r>
              <w:rPr>
                <w:rFonts w:eastAsia="Times New Roman"/>
                <w:b w:val="0"/>
                <w:szCs w:val="26"/>
              </w:rPr>
              <w:t>chính</w:t>
            </w:r>
            <w:proofErr w:type="spellEnd"/>
            <w:r>
              <w:rPr>
                <w:rFonts w:eastAsia="Times New Roman"/>
                <w:b w:val="0"/>
                <w:szCs w:val="26"/>
              </w:rPr>
              <w:t xml:space="preserve"> </w:t>
            </w:r>
            <w:proofErr w:type="spellStart"/>
            <w:r>
              <w:rPr>
                <w:rFonts w:eastAsia="Times New Roman"/>
                <w:b w:val="0"/>
                <w:szCs w:val="26"/>
              </w:rPr>
              <w:t>nó</w:t>
            </w:r>
            <w:proofErr w:type="spellEnd"/>
          </w:p>
        </w:tc>
      </w:tr>
      <w:tr w:rsidR="00E71640" w:rsidRPr="00EE5847" w14:paraId="0436DAA9" w14:textId="10A6F5D7" w:rsidTr="000A1F2E">
        <w:trPr>
          <w:trHeight w:val="288"/>
          <w:trPrChange w:id="1382" w:author="HIKARI" w:date="2019-11-08T23:08:00Z">
            <w:trPr>
              <w:trHeight w:val="288"/>
            </w:trPr>
          </w:trPrChange>
        </w:trPr>
        <w:tc>
          <w:tcPr>
            <w:tcW w:w="2325" w:type="dxa"/>
            <w:shd w:val="clear" w:color="auto" w:fill="auto"/>
            <w:noWrap/>
            <w:hideMark/>
            <w:tcPrChange w:id="1383" w:author="HIKARI" w:date="2019-11-08T23:08:00Z">
              <w:tcPr>
                <w:tcW w:w="2325" w:type="dxa"/>
                <w:shd w:val="clear" w:color="auto" w:fill="auto"/>
                <w:noWrap/>
                <w:vAlign w:val="bottom"/>
                <w:hideMark/>
              </w:tcPr>
            </w:tcPrChange>
          </w:tcPr>
          <w:p w14:paraId="4C9E476A" w14:textId="77777777" w:rsidR="00E71640" w:rsidRPr="00EE5847" w:rsidRDefault="00E71640">
            <w:pPr>
              <w:spacing w:beforeLines="60" w:before="144" w:afterLines="60" w:after="144"/>
              <w:rPr>
                <w:rFonts w:eastAsia="Times New Roman"/>
                <w:b w:val="0"/>
                <w:szCs w:val="26"/>
              </w:rPr>
              <w:pPrChange w:id="1384" w:author="HIKARI" w:date="2019-11-08T22:29:00Z">
                <w:pPr/>
              </w:pPrChange>
            </w:pPr>
            <w:proofErr w:type="spellStart"/>
            <w:r w:rsidRPr="00EE5847">
              <w:rPr>
                <w:rFonts w:eastAsia="Times New Roman"/>
                <w:b w:val="0"/>
                <w:szCs w:val="26"/>
              </w:rPr>
              <w:t>Softmax</w:t>
            </w:r>
            <w:proofErr w:type="spellEnd"/>
          </w:p>
        </w:tc>
        <w:tc>
          <w:tcPr>
            <w:tcW w:w="3825" w:type="dxa"/>
            <w:shd w:val="clear" w:color="auto" w:fill="auto"/>
            <w:noWrap/>
            <w:hideMark/>
            <w:tcPrChange w:id="1385" w:author="HIKARI" w:date="2019-11-08T23:08:00Z">
              <w:tcPr>
                <w:tcW w:w="3825" w:type="dxa"/>
                <w:shd w:val="clear" w:color="auto" w:fill="auto"/>
                <w:noWrap/>
                <w:vAlign w:val="bottom"/>
                <w:hideMark/>
              </w:tcPr>
            </w:tcPrChange>
          </w:tcPr>
          <w:p w14:paraId="6F268FBC" w14:textId="77777777" w:rsidR="00E71640" w:rsidRPr="00EE5847" w:rsidRDefault="00E71640">
            <w:pPr>
              <w:spacing w:beforeLines="60" w:before="144" w:afterLines="60" w:after="144"/>
              <w:rPr>
                <w:rFonts w:eastAsia="Times New Roman"/>
                <w:b w:val="0"/>
                <w:szCs w:val="26"/>
              </w:rPr>
              <w:pPrChange w:id="1386" w:author="HIKARI" w:date="2019-11-08T22:29:00Z">
                <w:pPr/>
              </w:pPrChange>
            </w:pPr>
            <w:r w:rsidRPr="00EE5847">
              <w:rPr>
                <w:rFonts w:eastAsia="Times New Roman"/>
                <w:b w:val="0"/>
                <w:szCs w:val="26"/>
              </w:rPr>
              <w:t>int axis</w:t>
            </w:r>
          </w:p>
        </w:tc>
        <w:tc>
          <w:tcPr>
            <w:tcW w:w="1141" w:type="dxa"/>
            <w:shd w:val="clear" w:color="auto" w:fill="auto"/>
            <w:noWrap/>
            <w:hideMark/>
            <w:tcPrChange w:id="1387" w:author="HIKARI" w:date="2019-11-08T23:08:00Z">
              <w:tcPr>
                <w:tcW w:w="1141" w:type="dxa"/>
                <w:shd w:val="clear" w:color="auto" w:fill="auto"/>
                <w:noWrap/>
                <w:vAlign w:val="bottom"/>
                <w:hideMark/>
              </w:tcPr>
            </w:tcPrChange>
          </w:tcPr>
          <w:p w14:paraId="35652485" w14:textId="77777777" w:rsidR="00E71640" w:rsidRPr="00EE5847" w:rsidRDefault="00E71640">
            <w:pPr>
              <w:spacing w:beforeLines="60" w:before="144" w:afterLines="60" w:after="144"/>
              <w:rPr>
                <w:rFonts w:eastAsia="Times New Roman"/>
                <w:b w:val="0"/>
                <w:szCs w:val="26"/>
              </w:rPr>
              <w:pPrChange w:id="1388" w:author="HIKARI" w:date="2019-11-08T22:29:00Z">
                <w:pPr/>
              </w:pPrChange>
            </w:pPr>
            <w:r w:rsidRPr="00EE5847">
              <w:rPr>
                <w:rFonts w:eastAsia="Times New Roman"/>
                <w:b w:val="0"/>
                <w:szCs w:val="26"/>
              </w:rPr>
              <w:t>Layer</w:t>
            </w:r>
          </w:p>
        </w:tc>
        <w:tc>
          <w:tcPr>
            <w:tcW w:w="3504" w:type="dxa"/>
            <w:tcPrChange w:id="1389" w:author="HIKARI" w:date="2019-11-08T23:08:00Z">
              <w:tcPr>
                <w:tcW w:w="3234" w:type="dxa"/>
              </w:tcPr>
            </w:tcPrChange>
          </w:tcPr>
          <w:p w14:paraId="7031F771" w14:textId="77777777" w:rsidR="00E71640" w:rsidRPr="00EE5847" w:rsidRDefault="00E71640">
            <w:pPr>
              <w:spacing w:beforeLines="60" w:before="144" w:afterLines="60" w:after="144"/>
              <w:rPr>
                <w:rFonts w:eastAsia="Times New Roman"/>
                <w:b w:val="0"/>
                <w:szCs w:val="26"/>
              </w:rPr>
              <w:pPrChange w:id="1390" w:author="HIKARI" w:date="2019-11-08T22:29:00Z">
                <w:pPr>
                  <w:spacing w:before="120"/>
                </w:pPr>
              </w:pPrChange>
            </w:pPr>
          </w:p>
        </w:tc>
      </w:tr>
      <w:tr w:rsidR="00E71640" w:rsidRPr="00EE5847" w14:paraId="357FD968" w14:textId="61068FC8" w:rsidTr="000A1F2E">
        <w:trPr>
          <w:trHeight w:val="288"/>
          <w:trPrChange w:id="1391" w:author="HIKARI" w:date="2019-11-08T23:08:00Z">
            <w:trPr>
              <w:trHeight w:val="288"/>
            </w:trPr>
          </w:trPrChange>
        </w:trPr>
        <w:tc>
          <w:tcPr>
            <w:tcW w:w="2325" w:type="dxa"/>
            <w:shd w:val="clear" w:color="auto" w:fill="auto"/>
            <w:noWrap/>
            <w:hideMark/>
            <w:tcPrChange w:id="1392" w:author="HIKARI" w:date="2019-11-08T23:08:00Z">
              <w:tcPr>
                <w:tcW w:w="2325" w:type="dxa"/>
                <w:shd w:val="clear" w:color="auto" w:fill="auto"/>
                <w:noWrap/>
                <w:vAlign w:val="bottom"/>
                <w:hideMark/>
              </w:tcPr>
            </w:tcPrChange>
          </w:tcPr>
          <w:p w14:paraId="3105EBE9" w14:textId="77777777" w:rsidR="00E71640" w:rsidRPr="00EE5847" w:rsidRDefault="00E71640">
            <w:pPr>
              <w:spacing w:beforeLines="60" w:before="144" w:afterLines="60" w:after="144"/>
              <w:rPr>
                <w:rFonts w:eastAsia="Times New Roman"/>
                <w:b w:val="0"/>
                <w:szCs w:val="26"/>
              </w:rPr>
              <w:pPrChange w:id="1393" w:author="HIKARI" w:date="2019-11-08T22:29:00Z">
                <w:pPr/>
              </w:pPrChange>
            </w:pPr>
            <w:proofErr w:type="spellStart"/>
            <w:r w:rsidRPr="00EE5847">
              <w:rPr>
                <w:rFonts w:eastAsia="Times New Roman"/>
                <w:b w:val="0"/>
                <w:szCs w:val="26"/>
              </w:rPr>
              <w:t>InputLayer</w:t>
            </w:r>
            <w:proofErr w:type="spellEnd"/>
          </w:p>
        </w:tc>
        <w:tc>
          <w:tcPr>
            <w:tcW w:w="3825" w:type="dxa"/>
            <w:shd w:val="clear" w:color="auto" w:fill="auto"/>
            <w:noWrap/>
            <w:hideMark/>
            <w:tcPrChange w:id="1394" w:author="HIKARI" w:date="2019-11-08T23:08:00Z">
              <w:tcPr>
                <w:tcW w:w="3825" w:type="dxa"/>
                <w:shd w:val="clear" w:color="auto" w:fill="auto"/>
                <w:noWrap/>
                <w:vAlign w:val="bottom"/>
                <w:hideMark/>
              </w:tcPr>
            </w:tcPrChange>
          </w:tcPr>
          <w:p w14:paraId="4B380536" w14:textId="1557E582" w:rsidR="00E71640" w:rsidRPr="00EE5847" w:rsidRDefault="00E71640">
            <w:pPr>
              <w:spacing w:beforeLines="60" w:before="144" w:afterLines="60" w:after="144"/>
              <w:rPr>
                <w:rFonts w:eastAsia="Times New Roman"/>
                <w:b w:val="0"/>
                <w:szCs w:val="26"/>
              </w:rPr>
              <w:pPrChange w:id="1395" w:author="HIKARI" w:date="2019-11-08T22:29:00Z">
                <w:pPr/>
              </w:pPrChange>
            </w:pPr>
          </w:p>
        </w:tc>
        <w:tc>
          <w:tcPr>
            <w:tcW w:w="1141" w:type="dxa"/>
            <w:shd w:val="clear" w:color="auto" w:fill="auto"/>
            <w:noWrap/>
            <w:hideMark/>
            <w:tcPrChange w:id="1396" w:author="HIKARI" w:date="2019-11-08T23:08:00Z">
              <w:tcPr>
                <w:tcW w:w="1141" w:type="dxa"/>
                <w:shd w:val="clear" w:color="auto" w:fill="auto"/>
                <w:noWrap/>
                <w:vAlign w:val="bottom"/>
                <w:hideMark/>
              </w:tcPr>
            </w:tcPrChange>
          </w:tcPr>
          <w:p w14:paraId="3F2CD1F7" w14:textId="77777777" w:rsidR="00E71640" w:rsidRPr="00EE5847" w:rsidRDefault="00E71640">
            <w:pPr>
              <w:spacing w:beforeLines="60" w:before="144" w:afterLines="60" w:after="144"/>
              <w:rPr>
                <w:rFonts w:eastAsia="Times New Roman"/>
                <w:b w:val="0"/>
                <w:szCs w:val="26"/>
              </w:rPr>
              <w:pPrChange w:id="1397" w:author="HIKARI" w:date="2019-11-08T22:29:00Z">
                <w:pPr/>
              </w:pPrChange>
            </w:pPr>
            <w:r w:rsidRPr="00EE5847">
              <w:rPr>
                <w:rFonts w:eastAsia="Times New Roman"/>
                <w:b w:val="0"/>
                <w:szCs w:val="26"/>
              </w:rPr>
              <w:t>Layer</w:t>
            </w:r>
          </w:p>
        </w:tc>
        <w:tc>
          <w:tcPr>
            <w:tcW w:w="3504" w:type="dxa"/>
            <w:tcPrChange w:id="1398" w:author="HIKARI" w:date="2019-11-08T23:08:00Z">
              <w:tcPr>
                <w:tcW w:w="3234" w:type="dxa"/>
              </w:tcPr>
            </w:tcPrChange>
          </w:tcPr>
          <w:p w14:paraId="53C6CDBD" w14:textId="7248ACD3" w:rsidR="00E71640" w:rsidRPr="00EE5847" w:rsidRDefault="00E71640" w:rsidP="0090526D">
            <w:pPr>
              <w:spacing w:beforeLines="60" w:before="144" w:afterLines="60" w:after="144"/>
              <w:jc w:val="both"/>
              <w:rPr>
                <w:rFonts w:eastAsia="Times New Roman"/>
                <w:b w:val="0"/>
                <w:szCs w:val="26"/>
              </w:rPr>
              <w:pPrChange w:id="1399" w:author="HIKARI" w:date="2019-11-10T17:23:00Z">
                <w:pPr>
                  <w:spacing w:before="120"/>
                </w:pPr>
              </w:pPrChange>
            </w:pPr>
            <w:proofErr w:type="spellStart"/>
            <w:r>
              <w:rPr>
                <w:rFonts w:eastAsia="Times New Roman"/>
                <w:b w:val="0"/>
                <w:szCs w:val="26"/>
              </w:rPr>
              <w:t>Đầu</w:t>
            </w:r>
            <w:proofErr w:type="spellEnd"/>
            <w:r>
              <w:rPr>
                <w:rFonts w:eastAsia="Times New Roman"/>
                <w:b w:val="0"/>
                <w:szCs w:val="26"/>
              </w:rPr>
              <w:t xml:space="preserve"> </w:t>
            </w:r>
            <w:proofErr w:type="spellStart"/>
            <w:r>
              <w:rPr>
                <w:rFonts w:eastAsia="Times New Roman"/>
                <w:b w:val="0"/>
                <w:szCs w:val="26"/>
              </w:rPr>
              <w:t>vào</w:t>
            </w:r>
            <w:proofErr w:type="spellEnd"/>
            <w:r>
              <w:rPr>
                <w:rFonts w:eastAsia="Times New Roman"/>
                <w:b w:val="0"/>
                <w:szCs w:val="26"/>
              </w:rPr>
              <w:t xml:space="preserve"> </w:t>
            </w:r>
            <w:proofErr w:type="spellStart"/>
            <w:r>
              <w:rPr>
                <w:rFonts w:eastAsia="Times New Roman"/>
                <w:b w:val="0"/>
                <w:szCs w:val="26"/>
              </w:rPr>
              <w:t>cho</w:t>
            </w:r>
            <w:proofErr w:type="spellEnd"/>
            <w:r>
              <w:rPr>
                <w:rFonts w:eastAsia="Times New Roman"/>
                <w:b w:val="0"/>
                <w:szCs w:val="26"/>
              </w:rPr>
              <w:t xml:space="preserve"> </w:t>
            </w:r>
            <w:proofErr w:type="spellStart"/>
            <w:r>
              <w:rPr>
                <w:rFonts w:eastAsia="Times New Roman"/>
                <w:b w:val="0"/>
                <w:szCs w:val="26"/>
              </w:rPr>
              <w:t>cả</w:t>
            </w:r>
            <w:proofErr w:type="spellEnd"/>
            <w:r>
              <w:rPr>
                <w:rFonts w:eastAsia="Times New Roman"/>
                <w:b w:val="0"/>
                <w:szCs w:val="26"/>
              </w:rPr>
              <w:t xml:space="preserve"> </w:t>
            </w:r>
            <w:proofErr w:type="spellStart"/>
            <w:r>
              <w:rPr>
                <w:rFonts w:eastAsia="Times New Roman"/>
                <w:b w:val="0"/>
                <w:szCs w:val="26"/>
              </w:rPr>
              <w:t>mạng</w:t>
            </w:r>
            <w:proofErr w:type="spellEnd"/>
            <w:r>
              <w:rPr>
                <w:rFonts w:eastAsia="Times New Roman"/>
                <w:b w:val="0"/>
                <w:szCs w:val="26"/>
              </w:rPr>
              <w:t xml:space="preserve"> </w:t>
            </w:r>
            <w:proofErr w:type="spellStart"/>
            <w:r>
              <w:rPr>
                <w:rFonts w:eastAsia="Times New Roman"/>
                <w:b w:val="0"/>
                <w:szCs w:val="26"/>
              </w:rPr>
              <w:t>thần</w:t>
            </w:r>
            <w:proofErr w:type="spellEnd"/>
            <w:r>
              <w:rPr>
                <w:rFonts w:eastAsia="Times New Roman"/>
                <w:b w:val="0"/>
                <w:szCs w:val="26"/>
              </w:rPr>
              <w:t xml:space="preserve"> </w:t>
            </w:r>
            <w:proofErr w:type="spellStart"/>
            <w:r>
              <w:rPr>
                <w:rFonts w:eastAsia="Times New Roman"/>
                <w:b w:val="0"/>
                <w:szCs w:val="26"/>
              </w:rPr>
              <w:t>kinh</w:t>
            </w:r>
            <w:proofErr w:type="spellEnd"/>
            <w:r>
              <w:rPr>
                <w:rFonts w:eastAsia="Times New Roman"/>
                <w:b w:val="0"/>
                <w:szCs w:val="26"/>
              </w:rPr>
              <w:t xml:space="preserve"> </w:t>
            </w:r>
            <w:proofErr w:type="spellStart"/>
            <w:r>
              <w:rPr>
                <w:rFonts w:eastAsia="Times New Roman"/>
                <w:b w:val="0"/>
                <w:szCs w:val="26"/>
              </w:rPr>
              <w:t>nhân</w:t>
            </w:r>
            <w:proofErr w:type="spellEnd"/>
            <w:r>
              <w:rPr>
                <w:rFonts w:eastAsia="Times New Roman"/>
                <w:b w:val="0"/>
                <w:szCs w:val="26"/>
              </w:rPr>
              <w:t xml:space="preserve"> </w:t>
            </w:r>
            <w:proofErr w:type="spellStart"/>
            <w:r>
              <w:rPr>
                <w:rFonts w:eastAsia="Times New Roman"/>
                <w:b w:val="0"/>
                <w:szCs w:val="26"/>
              </w:rPr>
              <w:t>tạo</w:t>
            </w:r>
            <w:proofErr w:type="spellEnd"/>
          </w:p>
        </w:tc>
      </w:tr>
    </w:tbl>
    <w:p w14:paraId="2EC3AE23" w14:textId="69083604" w:rsidR="00BF39C8" w:rsidRDefault="00BF39C8" w:rsidP="00DD096E">
      <w:pPr>
        <w:pStyle w:val="Caption"/>
        <w:keepNext/>
        <w:jc w:val="center"/>
        <w:rPr>
          <w:ins w:id="1400" w:author="HIKARI" w:date="2019-11-10T17:32:00Z"/>
          <w:sz w:val="26"/>
          <w:szCs w:val="26"/>
        </w:rPr>
      </w:pPr>
      <w:bookmarkStart w:id="1401" w:name="_Toc24052627"/>
    </w:p>
    <w:p w14:paraId="7B0D20A6" w14:textId="41AA8168" w:rsidR="00FE5C1F" w:rsidRDefault="00FE5C1F" w:rsidP="00FE5C1F">
      <w:pPr>
        <w:rPr>
          <w:ins w:id="1402" w:author="HIKARI" w:date="2019-11-10T17:32:00Z"/>
        </w:rPr>
      </w:pPr>
    </w:p>
    <w:p w14:paraId="45334B6C" w14:textId="2A51EF77" w:rsidR="00FE5C1F" w:rsidRPr="00FE5C1F" w:rsidRDefault="00FE5C1F" w:rsidP="00FE5C1F">
      <w:pPr>
        <w:rPr>
          <w:ins w:id="1403" w:author="HIKARI" w:date="2019-11-08T22:45:00Z"/>
          <w:rPrChange w:id="1404" w:author="HIKARI" w:date="2019-11-10T17:32:00Z">
            <w:rPr>
              <w:ins w:id="1405" w:author="HIKARI" w:date="2019-11-08T22:45:00Z"/>
              <w:sz w:val="20"/>
              <w:szCs w:val="20"/>
            </w:rPr>
          </w:rPrChange>
        </w:rPr>
        <w:pPrChange w:id="1406" w:author="HIKARI" w:date="2019-11-10T17:32:00Z">
          <w:pPr>
            <w:pStyle w:val="Caption"/>
            <w:keepNext/>
            <w:jc w:val="center"/>
          </w:pPr>
        </w:pPrChange>
      </w:pPr>
    </w:p>
    <w:p w14:paraId="73068607" w14:textId="70A2651D" w:rsidR="001719AC" w:rsidRPr="00DD096E" w:rsidRDefault="001719AC" w:rsidP="00DD096E">
      <w:pPr>
        <w:pStyle w:val="Caption"/>
        <w:keepNext/>
        <w:jc w:val="center"/>
        <w:rPr>
          <w:sz w:val="20"/>
          <w:szCs w:val="20"/>
        </w:rPr>
      </w:pPr>
      <w:bookmarkStart w:id="1407" w:name="_Toc24298372"/>
      <w:proofErr w:type="spellStart"/>
      <w:r w:rsidRPr="00DD096E">
        <w:rPr>
          <w:sz w:val="20"/>
          <w:szCs w:val="20"/>
        </w:rPr>
        <w:lastRenderedPageBreak/>
        <w:t>Bảng</w:t>
      </w:r>
      <w:proofErr w:type="spellEnd"/>
      <w:r w:rsidRPr="00DD096E">
        <w:rPr>
          <w:sz w:val="20"/>
          <w:szCs w:val="20"/>
        </w:rPr>
        <w:t xml:space="preserve"> </w:t>
      </w:r>
      <w:r w:rsidRPr="00DD096E">
        <w:rPr>
          <w:sz w:val="20"/>
          <w:szCs w:val="20"/>
        </w:rPr>
        <w:fldChar w:fldCharType="begin"/>
      </w:r>
      <w:r w:rsidRPr="00DD096E">
        <w:rPr>
          <w:sz w:val="20"/>
          <w:szCs w:val="20"/>
        </w:rPr>
        <w:instrText xml:space="preserve"> SEQ Bảng \* ARABIC </w:instrText>
      </w:r>
      <w:r w:rsidRPr="00DD096E">
        <w:rPr>
          <w:sz w:val="20"/>
          <w:szCs w:val="20"/>
        </w:rPr>
        <w:fldChar w:fldCharType="separate"/>
      </w:r>
      <w:r w:rsidR="000D50D6">
        <w:rPr>
          <w:noProof/>
          <w:sz w:val="20"/>
          <w:szCs w:val="20"/>
        </w:rPr>
        <w:t>5</w:t>
      </w:r>
      <w:r w:rsidRPr="00DD096E">
        <w:rPr>
          <w:sz w:val="20"/>
          <w:szCs w:val="20"/>
        </w:rPr>
        <w:fldChar w:fldCharType="end"/>
      </w:r>
      <w:r w:rsidRPr="00DD096E">
        <w:rPr>
          <w:sz w:val="20"/>
          <w:szCs w:val="20"/>
        </w:rPr>
        <w:t xml:space="preserve">: Chi </w:t>
      </w:r>
      <w:proofErr w:type="spellStart"/>
      <w:r w:rsidRPr="00DD096E">
        <w:rPr>
          <w:sz w:val="20"/>
          <w:szCs w:val="20"/>
        </w:rPr>
        <w:t>tiết</w:t>
      </w:r>
      <w:proofErr w:type="spellEnd"/>
      <w:r w:rsidRPr="00DD096E">
        <w:rPr>
          <w:sz w:val="20"/>
          <w:szCs w:val="20"/>
        </w:rPr>
        <w:t xml:space="preserve"> </w:t>
      </w:r>
      <w:proofErr w:type="spellStart"/>
      <w:r w:rsidRPr="00DD096E">
        <w:rPr>
          <w:sz w:val="20"/>
          <w:szCs w:val="20"/>
        </w:rPr>
        <w:t>chức</w:t>
      </w:r>
      <w:proofErr w:type="spellEnd"/>
      <w:r w:rsidRPr="00DD096E">
        <w:rPr>
          <w:sz w:val="20"/>
          <w:szCs w:val="20"/>
        </w:rPr>
        <w:t xml:space="preserve"> </w:t>
      </w:r>
      <w:proofErr w:type="spellStart"/>
      <w:r w:rsidRPr="00DD096E">
        <w:rPr>
          <w:sz w:val="20"/>
          <w:szCs w:val="20"/>
        </w:rPr>
        <w:t>năng</w:t>
      </w:r>
      <w:proofErr w:type="spellEnd"/>
      <w:r w:rsidRPr="00DD096E">
        <w:rPr>
          <w:sz w:val="20"/>
          <w:szCs w:val="20"/>
        </w:rPr>
        <w:t xml:space="preserve"> </w:t>
      </w:r>
      <w:proofErr w:type="spellStart"/>
      <w:r w:rsidRPr="00DD096E">
        <w:rPr>
          <w:sz w:val="20"/>
          <w:szCs w:val="20"/>
        </w:rPr>
        <w:t>các</w:t>
      </w:r>
      <w:proofErr w:type="spellEnd"/>
      <w:r w:rsidRPr="00DD096E">
        <w:rPr>
          <w:sz w:val="20"/>
          <w:szCs w:val="20"/>
        </w:rPr>
        <w:t xml:space="preserve"> layer </w:t>
      </w:r>
      <w:proofErr w:type="spellStart"/>
      <w:r w:rsidRPr="00DD096E">
        <w:rPr>
          <w:sz w:val="20"/>
          <w:szCs w:val="20"/>
        </w:rPr>
        <w:t>trong</w:t>
      </w:r>
      <w:proofErr w:type="spellEnd"/>
      <w:r w:rsidRPr="00DD096E">
        <w:rPr>
          <w:sz w:val="20"/>
          <w:szCs w:val="20"/>
        </w:rPr>
        <w:t xml:space="preserve"> ANN Model</w:t>
      </w:r>
      <w:bookmarkEnd w:id="1401"/>
      <w:bookmarkEnd w:id="1407"/>
    </w:p>
    <w:tbl>
      <w:tblPr>
        <w:tblStyle w:val="TableGrid"/>
        <w:tblW w:w="10710" w:type="dxa"/>
        <w:tblInd w:w="-5" w:type="dxa"/>
        <w:tblLook w:val="04A0" w:firstRow="1" w:lastRow="0" w:firstColumn="1" w:lastColumn="0" w:noHBand="0" w:noVBand="1"/>
      </w:tblPr>
      <w:tblGrid>
        <w:gridCol w:w="630"/>
        <w:gridCol w:w="2340"/>
        <w:gridCol w:w="7740"/>
      </w:tblGrid>
      <w:tr w:rsidR="00487041" w:rsidRPr="00E24C10" w14:paraId="28802BE5" w14:textId="77777777" w:rsidTr="00BE1840">
        <w:tc>
          <w:tcPr>
            <w:tcW w:w="630" w:type="dxa"/>
          </w:tcPr>
          <w:p w14:paraId="7DB4FA41" w14:textId="09A9C7B2" w:rsidR="00487041" w:rsidRPr="00E24C10" w:rsidRDefault="00487041" w:rsidP="00487041">
            <w:pPr>
              <w:tabs>
                <w:tab w:val="left" w:pos="990"/>
              </w:tabs>
              <w:spacing w:line="360" w:lineRule="auto"/>
              <w:jc w:val="center"/>
              <w:rPr>
                <w:b w:val="0"/>
                <w:bCs/>
              </w:rPr>
            </w:pPr>
            <w:r w:rsidRPr="00E24C10">
              <w:rPr>
                <w:b w:val="0"/>
                <w:bCs/>
              </w:rPr>
              <w:t>TT</w:t>
            </w:r>
          </w:p>
        </w:tc>
        <w:tc>
          <w:tcPr>
            <w:tcW w:w="2340" w:type="dxa"/>
          </w:tcPr>
          <w:p w14:paraId="22F17A8A" w14:textId="77777777" w:rsidR="00487041" w:rsidRPr="00E24C10" w:rsidRDefault="00487041" w:rsidP="00487041">
            <w:pPr>
              <w:tabs>
                <w:tab w:val="left" w:pos="990"/>
              </w:tabs>
              <w:spacing w:line="360" w:lineRule="auto"/>
              <w:jc w:val="center"/>
              <w:rPr>
                <w:b w:val="0"/>
                <w:bCs/>
              </w:rPr>
            </w:pPr>
            <w:proofErr w:type="spellStart"/>
            <w:r w:rsidRPr="00E24C10">
              <w:rPr>
                <w:b w:val="0"/>
                <w:bCs/>
              </w:rPr>
              <w:t>Tên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lớp</w:t>
            </w:r>
            <w:proofErr w:type="spellEnd"/>
          </w:p>
        </w:tc>
        <w:tc>
          <w:tcPr>
            <w:tcW w:w="7740" w:type="dxa"/>
          </w:tcPr>
          <w:p w14:paraId="24F6BB67" w14:textId="77777777" w:rsidR="00487041" w:rsidRPr="00E24C10" w:rsidRDefault="00487041" w:rsidP="00487041">
            <w:pPr>
              <w:tabs>
                <w:tab w:val="left" w:pos="990"/>
              </w:tabs>
              <w:spacing w:line="360" w:lineRule="auto"/>
              <w:jc w:val="center"/>
              <w:rPr>
                <w:b w:val="0"/>
                <w:bCs/>
              </w:rPr>
            </w:pPr>
            <w:proofErr w:type="spellStart"/>
            <w:r w:rsidRPr="00E24C10">
              <w:rPr>
                <w:b w:val="0"/>
                <w:bCs/>
              </w:rPr>
              <w:t>Chức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năng</w:t>
            </w:r>
            <w:proofErr w:type="spellEnd"/>
          </w:p>
        </w:tc>
      </w:tr>
      <w:tr w:rsidR="00487041" w:rsidRPr="00E24C10" w14:paraId="5B39FAC5" w14:textId="77777777" w:rsidTr="00BE1840">
        <w:tc>
          <w:tcPr>
            <w:tcW w:w="630" w:type="dxa"/>
          </w:tcPr>
          <w:p w14:paraId="5820C2FC" w14:textId="77777777" w:rsidR="00487041" w:rsidRPr="00E24C10" w:rsidRDefault="00487041" w:rsidP="00922260">
            <w:pPr>
              <w:tabs>
                <w:tab w:val="left" w:pos="990"/>
              </w:tabs>
              <w:spacing w:line="360" w:lineRule="auto"/>
              <w:jc w:val="center"/>
              <w:rPr>
                <w:b w:val="0"/>
                <w:bCs/>
              </w:rPr>
            </w:pPr>
            <w:r w:rsidRPr="00E24C10">
              <w:rPr>
                <w:b w:val="0"/>
                <w:bCs/>
              </w:rPr>
              <w:t>1</w:t>
            </w:r>
          </w:p>
        </w:tc>
        <w:tc>
          <w:tcPr>
            <w:tcW w:w="2340" w:type="dxa"/>
          </w:tcPr>
          <w:p w14:paraId="7BE532BB" w14:textId="77777777" w:rsidR="00487041" w:rsidRPr="00E24C10" w:rsidRDefault="00487041" w:rsidP="00922260">
            <w:pPr>
              <w:tabs>
                <w:tab w:val="left" w:pos="990"/>
              </w:tabs>
              <w:spacing w:line="360" w:lineRule="auto"/>
              <w:rPr>
                <w:b w:val="0"/>
                <w:bCs/>
              </w:rPr>
            </w:pPr>
            <w:r w:rsidRPr="00E24C10">
              <w:rPr>
                <w:b w:val="0"/>
                <w:bCs/>
              </w:rPr>
              <w:t>Layer</w:t>
            </w:r>
          </w:p>
        </w:tc>
        <w:tc>
          <w:tcPr>
            <w:tcW w:w="7740" w:type="dxa"/>
          </w:tcPr>
          <w:p w14:paraId="22D8336F" w14:textId="77777777" w:rsidR="00487041" w:rsidRPr="00E24C10" w:rsidRDefault="00487041" w:rsidP="00922260">
            <w:pPr>
              <w:tabs>
                <w:tab w:val="left" w:pos="990"/>
              </w:tabs>
              <w:spacing w:line="360" w:lineRule="auto"/>
              <w:rPr>
                <w:b w:val="0"/>
                <w:bCs/>
              </w:rPr>
            </w:pPr>
            <w:r w:rsidRPr="00E24C10">
              <w:rPr>
                <w:b w:val="0"/>
                <w:bCs/>
              </w:rPr>
              <w:t xml:space="preserve">Base layer, </w:t>
            </w:r>
            <w:proofErr w:type="spellStart"/>
            <w:r w:rsidRPr="00E24C10">
              <w:rPr>
                <w:b w:val="0"/>
                <w:bCs/>
              </w:rPr>
              <w:t>là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dạng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chung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của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tất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cả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các</w:t>
            </w:r>
            <w:proofErr w:type="spellEnd"/>
            <w:r w:rsidRPr="00E24C10">
              <w:rPr>
                <w:b w:val="0"/>
                <w:bCs/>
              </w:rPr>
              <w:t xml:space="preserve"> class </w:t>
            </w:r>
            <w:proofErr w:type="spellStart"/>
            <w:r w:rsidRPr="00E24C10">
              <w:rPr>
                <w:b w:val="0"/>
                <w:bCs/>
              </w:rPr>
              <w:t>của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Keras</w:t>
            </w:r>
            <w:proofErr w:type="spellEnd"/>
            <w:r w:rsidRPr="00E24C10">
              <w:rPr>
                <w:b w:val="0"/>
                <w:bCs/>
              </w:rPr>
              <w:t xml:space="preserve"> Layers </w:t>
            </w:r>
            <w:proofErr w:type="spellStart"/>
            <w:r w:rsidRPr="00E24C10">
              <w:rPr>
                <w:b w:val="0"/>
                <w:bCs/>
              </w:rPr>
              <w:t>trong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mô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hình</w:t>
            </w:r>
            <w:proofErr w:type="spellEnd"/>
            <w:r w:rsidRPr="00E24C10">
              <w:rPr>
                <w:b w:val="0"/>
                <w:bCs/>
              </w:rPr>
              <w:t xml:space="preserve"> TensorFlow.</w:t>
            </w:r>
          </w:p>
        </w:tc>
      </w:tr>
      <w:tr w:rsidR="00487041" w:rsidRPr="00E24C10" w14:paraId="75D890A8" w14:textId="77777777" w:rsidTr="00BE1840">
        <w:tc>
          <w:tcPr>
            <w:tcW w:w="630" w:type="dxa"/>
          </w:tcPr>
          <w:p w14:paraId="5A56426A" w14:textId="77777777" w:rsidR="00487041" w:rsidRPr="00E24C10" w:rsidRDefault="00487041" w:rsidP="00922260">
            <w:pPr>
              <w:tabs>
                <w:tab w:val="left" w:pos="990"/>
              </w:tabs>
              <w:spacing w:line="360" w:lineRule="auto"/>
              <w:jc w:val="center"/>
              <w:rPr>
                <w:b w:val="0"/>
                <w:bCs/>
              </w:rPr>
            </w:pPr>
            <w:r w:rsidRPr="00E24C10">
              <w:rPr>
                <w:b w:val="0"/>
                <w:bCs/>
              </w:rPr>
              <w:t>2</w:t>
            </w:r>
          </w:p>
        </w:tc>
        <w:tc>
          <w:tcPr>
            <w:tcW w:w="2340" w:type="dxa"/>
          </w:tcPr>
          <w:p w14:paraId="3A3EB719" w14:textId="77777777" w:rsidR="00487041" w:rsidRPr="00E24C10" w:rsidRDefault="00487041" w:rsidP="00922260">
            <w:pPr>
              <w:tabs>
                <w:tab w:val="left" w:pos="990"/>
              </w:tabs>
              <w:spacing w:line="360" w:lineRule="auto"/>
              <w:rPr>
                <w:b w:val="0"/>
                <w:bCs/>
              </w:rPr>
            </w:pPr>
            <w:proofErr w:type="spellStart"/>
            <w:r w:rsidRPr="00E24C10">
              <w:rPr>
                <w:b w:val="0"/>
                <w:bCs/>
              </w:rPr>
              <w:t>InputLayer</w:t>
            </w:r>
            <w:proofErr w:type="spellEnd"/>
          </w:p>
        </w:tc>
        <w:tc>
          <w:tcPr>
            <w:tcW w:w="7740" w:type="dxa"/>
          </w:tcPr>
          <w:p w14:paraId="130304B7" w14:textId="7419E5F8" w:rsidR="00487041" w:rsidRPr="00E24C10" w:rsidRDefault="00487041" w:rsidP="00922260">
            <w:pPr>
              <w:tabs>
                <w:tab w:val="left" w:pos="990"/>
              </w:tabs>
              <w:spacing w:line="360" w:lineRule="auto"/>
              <w:rPr>
                <w:b w:val="0"/>
                <w:bCs/>
              </w:rPr>
            </w:pPr>
            <w:proofErr w:type="spellStart"/>
            <w:r w:rsidRPr="00E24C10">
              <w:rPr>
                <w:b w:val="0"/>
                <w:bCs/>
              </w:rPr>
              <w:t>Dùng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làm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điểm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vào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cho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mạng</w:t>
            </w:r>
            <w:proofErr w:type="spellEnd"/>
            <w:r w:rsidRPr="00E24C10">
              <w:rPr>
                <w:b w:val="0"/>
                <w:bCs/>
              </w:rPr>
              <w:t xml:space="preserve"> (</w:t>
            </w:r>
            <w:proofErr w:type="spellStart"/>
            <w:r w:rsidRPr="00E24C10">
              <w:rPr>
                <w:b w:val="0"/>
                <w:bCs/>
              </w:rPr>
              <w:t>Biểu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đồ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các</w:t>
            </w:r>
            <w:proofErr w:type="spellEnd"/>
            <w:r w:rsidRPr="00E24C10">
              <w:rPr>
                <w:b w:val="0"/>
                <w:bCs/>
              </w:rPr>
              <w:t xml:space="preserve"> Layer).</w:t>
            </w:r>
          </w:p>
        </w:tc>
      </w:tr>
      <w:tr w:rsidR="00487041" w:rsidRPr="00E24C10" w14:paraId="23B47C6A" w14:textId="77777777" w:rsidTr="00BE1840">
        <w:tc>
          <w:tcPr>
            <w:tcW w:w="630" w:type="dxa"/>
          </w:tcPr>
          <w:p w14:paraId="1032755F" w14:textId="77777777" w:rsidR="00487041" w:rsidRPr="00E24C10" w:rsidRDefault="00487041" w:rsidP="00922260">
            <w:pPr>
              <w:tabs>
                <w:tab w:val="left" w:pos="990"/>
              </w:tabs>
              <w:spacing w:line="360" w:lineRule="auto"/>
              <w:jc w:val="center"/>
              <w:rPr>
                <w:b w:val="0"/>
                <w:bCs/>
              </w:rPr>
            </w:pPr>
            <w:r w:rsidRPr="00E24C10">
              <w:rPr>
                <w:b w:val="0"/>
                <w:bCs/>
              </w:rPr>
              <w:t>3</w:t>
            </w:r>
          </w:p>
        </w:tc>
        <w:tc>
          <w:tcPr>
            <w:tcW w:w="2340" w:type="dxa"/>
          </w:tcPr>
          <w:p w14:paraId="7ACD6632" w14:textId="77777777" w:rsidR="00487041" w:rsidRPr="00E24C10" w:rsidRDefault="00487041" w:rsidP="00922260">
            <w:pPr>
              <w:tabs>
                <w:tab w:val="left" w:pos="990"/>
              </w:tabs>
              <w:spacing w:line="360" w:lineRule="auto"/>
              <w:rPr>
                <w:b w:val="0"/>
                <w:bCs/>
              </w:rPr>
            </w:pPr>
            <w:r w:rsidRPr="00E24C10">
              <w:rPr>
                <w:b w:val="0"/>
                <w:bCs/>
              </w:rPr>
              <w:t>Conv2D</w:t>
            </w:r>
          </w:p>
        </w:tc>
        <w:tc>
          <w:tcPr>
            <w:tcW w:w="7740" w:type="dxa"/>
          </w:tcPr>
          <w:p w14:paraId="34D67E35" w14:textId="630DE992" w:rsidR="00487041" w:rsidRPr="00E24C10" w:rsidRDefault="00487041" w:rsidP="00922260">
            <w:pPr>
              <w:tabs>
                <w:tab w:val="left" w:pos="990"/>
              </w:tabs>
              <w:spacing w:line="360" w:lineRule="auto"/>
              <w:rPr>
                <w:b w:val="0"/>
                <w:bCs/>
              </w:rPr>
            </w:pPr>
            <w:proofErr w:type="spellStart"/>
            <w:r w:rsidRPr="00E24C10">
              <w:rPr>
                <w:b w:val="0"/>
                <w:bCs/>
              </w:rPr>
              <w:t>Tạo</w:t>
            </w:r>
            <w:proofErr w:type="spellEnd"/>
            <w:r w:rsidRPr="00E24C10">
              <w:rPr>
                <w:b w:val="0"/>
                <w:bCs/>
              </w:rPr>
              <w:t xml:space="preserve"> ra </w:t>
            </w:r>
            <w:proofErr w:type="spellStart"/>
            <w:r w:rsidRPr="00E24C10">
              <w:rPr>
                <w:b w:val="0"/>
                <w:bCs/>
              </w:rPr>
              <w:t>một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r w:rsidRPr="00E24C10">
              <w:rPr>
                <w:b w:val="0"/>
                <w:bCs/>
                <w:i/>
                <w:iCs/>
              </w:rPr>
              <w:t xml:space="preserve">convolution kernel, </w:t>
            </w:r>
            <w:proofErr w:type="spellStart"/>
            <w:r w:rsidRPr="00E24C10">
              <w:rPr>
                <w:b w:val="0"/>
                <w:bCs/>
              </w:rPr>
              <w:t>kết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hợp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với</w:t>
            </w:r>
            <w:proofErr w:type="spellEnd"/>
            <w:r w:rsidRPr="00E24C10">
              <w:rPr>
                <w:b w:val="0"/>
                <w:bCs/>
              </w:rPr>
              <w:t xml:space="preserve"> Input </w:t>
            </w:r>
            <w:proofErr w:type="spellStart"/>
            <w:r w:rsidRPr="00E24C10">
              <w:rPr>
                <w:b w:val="0"/>
                <w:bCs/>
              </w:rPr>
              <w:t>của</w:t>
            </w:r>
            <w:proofErr w:type="spellEnd"/>
            <w:r w:rsidRPr="00E24C10">
              <w:rPr>
                <w:b w:val="0"/>
                <w:bCs/>
              </w:rPr>
              <w:t xml:space="preserve"> Layer, </w:t>
            </w:r>
            <w:proofErr w:type="spellStart"/>
            <w:r w:rsidRPr="00E24C10">
              <w:rPr>
                <w:b w:val="0"/>
                <w:bCs/>
              </w:rPr>
              <w:t>tạo</w:t>
            </w:r>
            <w:proofErr w:type="spellEnd"/>
            <w:r w:rsidRPr="00E24C10">
              <w:rPr>
                <w:b w:val="0"/>
                <w:bCs/>
              </w:rPr>
              <w:t xml:space="preserve"> ra </w:t>
            </w:r>
            <w:proofErr w:type="spellStart"/>
            <w:r w:rsidRPr="00E24C10">
              <w:rPr>
                <w:b w:val="0"/>
                <w:bCs/>
              </w:rPr>
              <w:t>một</w:t>
            </w:r>
            <w:proofErr w:type="spellEnd"/>
            <w:r w:rsidRPr="00E24C10">
              <w:rPr>
                <w:b w:val="0"/>
                <w:bCs/>
              </w:rPr>
              <w:t xml:space="preserve"> Tensor </w:t>
            </w:r>
            <w:proofErr w:type="spellStart"/>
            <w:r w:rsidRPr="00E24C10">
              <w:rPr>
                <w:b w:val="0"/>
                <w:bCs/>
              </w:rPr>
              <w:t>đầu</w:t>
            </w:r>
            <w:proofErr w:type="spellEnd"/>
            <w:r w:rsidRPr="00E24C10">
              <w:rPr>
                <w:b w:val="0"/>
                <w:bCs/>
              </w:rPr>
              <w:t xml:space="preserve"> ra.</w:t>
            </w:r>
          </w:p>
        </w:tc>
      </w:tr>
      <w:tr w:rsidR="00487041" w:rsidRPr="00E24C10" w14:paraId="36B73974" w14:textId="77777777" w:rsidTr="00BE1840">
        <w:tc>
          <w:tcPr>
            <w:tcW w:w="630" w:type="dxa"/>
          </w:tcPr>
          <w:p w14:paraId="5E15BB15" w14:textId="77777777" w:rsidR="00487041" w:rsidRPr="00E24C10" w:rsidRDefault="00487041" w:rsidP="00922260">
            <w:pPr>
              <w:tabs>
                <w:tab w:val="left" w:pos="990"/>
              </w:tabs>
              <w:spacing w:line="360" w:lineRule="auto"/>
              <w:jc w:val="center"/>
              <w:rPr>
                <w:b w:val="0"/>
                <w:bCs/>
              </w:rPr>
            </w:pPr>
            <w:r w:rsidRPr="00E24C10">
              <w:rPr>
                <w:b w:val="0"/>
                <w:bCs/>
              </w:rPr>
              <w:t>4</w:t>
            </w:r>
          </w:p>
        </w:tc>
        <w:tc>
          <w:tcPr>
            <w:tcW w:w="2340" w:type="dxa"/>
          </w:tcPr>
          <w:p w14:paraId="02B706E6" w14:textId="77777777" w:rsidR="00487041" w:rsidRPr="00E24C10" w:rsidRDefault="00487041" w:rsidP="00922260">
            <w:pPr>
              <w:tabs>
                <w:tab w:val="left" w:pos="990"/>
              </w:tabs>
              <w:spacing w:line="360" w:lineRule="auto"/>
              <w:rPr>
                <w:b w:val="0"/>
                <w:bCs/>
              </w:rPr>
            </w:pPr>
            <w:r w:rsidRPr="00E24C10">
              <w:rPr>
                <w:b w:val="0"/>
                <w:bCs/>
              </w:rPr>
              <w:t>Activation</w:t>
            </w:r>
          </w:p>
        </w:tc>
        <w:tc>
          <w:tcPr>
            <w:tcW w:w="7740" w:type="dxa"/>
          </w:tcPr>
          <w:p w14:paraId="4290591B" w14:textId="77777777" w:rsidR="00487041" w:rsidRPr="00E24C10" w:rsidRDefault="00487041" w:rsidP="00922260">
            <w:pPr>
              <w:tabs>
                <w:tab w:val="left" w:pos="990"/>
              </w:tabs>
              <w:spacing w:line="360" w:lineRule="auto"/>
              <w:rPr>
                <w:b w:val="0"/>
                <w:bCs/>
              </w:rPr>
            </w:pPr>
            <w:proofErr w:type="spellStart"/>
            <w:r w:rsidRPr="00E24C10">
              <w:rPr>
                <w:b w:val="0"/>
                <w:bCs/>
              </w:rPr>
              <w:t>Áp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dụng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hàm</w:t>
            </w:r>
            <w:proofErr w:type="spellEnd"/>
            <w:r w:rsidRPr="00E24C10">
              <w:rPr>
                <w:b w:val="0"/>
                <w:bCs/>
              </w:rPr>
              <w:t xml:space="preserve"> activation </w:t>
            </w:r>
            <w:proofErr w:type="spellStart"/>
            <w:r w:rsidRPr="00E24C10">
              <w:rPr>
                <w:b w:val="0"/>
                <w:bCs/>
              </w:rPr>
              <w:t>vào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một</w:t>
            </w:r>
            <w:proofErr w:type="spellEnd"/>
            <w:r w:rsidRPr="00E24C10">
              <w:rPr>
                <w:b w:val="0"/>
                <w:bCs/>
              </w:rPr>
              <w:t xml:space="preserve"> Output.</w:t>
            </w:r>
          </w:p>
        </w:tc>
      </w:tr>
      <w:tr w:rsidR="00487041" w:rsidRPr="00E24C10" w14:paraId="46BAB291" w14:textId="77777777" w:rsidTr="00BE1840">
        <w:tc>
          <w:tcPr>
            <w:tcW w:w="630" w:type="dxa"/>
          </w:tcPr>
          <w:p w14:paraId="2E23DD0D" w14:textId="77777777" w:rsidR="00487041" w:rsidRPr="00E24C10" w:rsidRDefault="00487041" w:rsidP="00922260">
            <w:pPr>
              <w:tabs>
                <w:tab w:val="left" w:pos="990"/>
              </w:tabs>
              <w:spacing w:line="360" w:lineRule="auto"/>
              <w:jc w:val="center"/>
              <w:rPr>
                <w:b w:val="0"/>
                <w:bCs/>
              </w:rPr>
            </w:pPr>
            <w:r w:rsidRPr="00E24C10">
              <w:rPr>
                <w:b w:val="0"/>
                <w:bCs/>
              </w:rPr>
              <w:t>5</w:t>
            </w:r>
          </w:p>
        </w:tc>
        <w:tc>
          <w:tcPr>
            <w:tcW w:w="2340" w:type="dxa"/>
          </w:tcPr>
          <w:p w14:paraId="30E40142" w14:textId="77777777" w:rsidR="00487041" w:rsidRPr="00E24C10" w:rsidRDefault="00487041" w:rsidP="00922260">
            <w:pPr>
              <w:tabs>
                <w:tab w:val="left" w:pos="990"/>
              </w:tabs>
              <w:spacing w:line="360" w:lineRule="auto"/>
              <w:rPr>
                <w:b w:val="0"/>
                <w:bCs/>
              </w:rPr>
            </w:pPr>
            <w:r w:rsidRPr="00E24C10">
              <w:rPr>
                <w:b w:val="0"/>
                <w:bCs/>
              </w:rPr>
              <w:t>Add</w:t>
            </w:r>
          </w:p>
        </w:tc>
        <w:tc>
          <w:tcPr>
            <w:tcW w:w="7740" w:type="dxa"/>
          </w:tcPr>
          <w:p w14:paraId="36110A08" w14:textId="4A0870E6" w:rsidR="00487041" w:rsidRPr="00E24C10" w:rsidRDefault="00487041" w:rsidP="00922260">
            <w:pPr>
              <w:tabs>
                <w:tab w:val="left" w:pos="990"/>
              </w:tabs>
              <w:spacing w:line="360" w:lineRule="auto"/>
              <w:rPr>
                <w:b w:val="0"/>
                <w:bCs/>
              </w:rPr>
            </w:pPr>
            <w:proofErr w:type="spellStart"/>
            <w:r w:rsidRPr="00E24C10">
              <w:rPr>
                <w:b w:val="0"/>
                <w:bCs/>
              </w:rPr>
              <w:t>Thực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hiện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phép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cộng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tất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cả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các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phần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tử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đồng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dạng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trong</w:t>
            </w:r>
            <w:proofErr w:type="spellEnd"/>
            <w:r w:rsidRPr="00E24C10">
              <w:rPr>
                <w:b w:val="0"/>
                <w:bCs/>
              </w:rPr>
              <w:t xml:space="preserve"> Input, </w:t>
            </w:r>
            <w:proofErr w:type="spellStart"/>
            <w:r w:rsidRPr="00E24C10">
              <w:rPr>
                <w:b w:val="0"/>
                <w:bCs/>
              </w:rPr>
              <w:t>cho</w:t>
            </w:r>
            <w:proofErr w:type="spellEnd"/>
            <w:r w:rsidRPr="00E24C10">
              <w:rPr>
                <w:b w:val="0"/>
                <w:bCs/>
              </w:rPr>
              <w:t xml:space="preserve"> ra Output </w:t>
            </w:r>
            <w:proofErr w:type="spellStart"/>
            <w:r w:rsidRPr="00E24C10">
              <w:rPr>
                <w:b w:val="0"/>
                <w:bCs/>
              </w:rPr>
              <w:t>duy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nhất</w:t>
            </w:r>
            <w:proofErr w:type="spellEnd"/>
            <w:r w:rsidRPr="00E24C10">
              <w:rPr>
                <w:b w:val="0"/>
                <w:bCs/>
              </w:rPr>
              <w:t xml:space="preserve"> 1 </w:t>
            </w:r>
            <w:proofErr w:type="spellStart"/>
            <w:r w:rsidRPr="00E24C10">
              <w:rPr>
                <w:b w:val="0"/>
                <w:bCs/>
              </w:rPr>
              <w:t>phần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tử</w:t>
            </w:r>
            <w:proofErr w:type="spellEnd"/>
            <w:r w:rsidR="00BE1840">
              <w:rPr>
                <w:b w:val="0"/>
                <w:bCs/>
              </w:rPr>
              <w:t xml:space="preserve"> </w:t>
            </w:r>
            <w:r w:rsidRPr="00E24C10">
              <w:rPr>
                <w:b w:val="0"/>
                <w:bCs/>
              </w:rPr>
              <w:t>(</w:t>
            </w:r>
            <w:proofErr w:type="spellStart"/>
            <w:r w:rsidRPr="00E24C10">
              <w:rPr>
                <w:b w:val="0"/>
                <w:bCs/>
              </w:rPr>
              <w:t>Đồng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dạng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với</w:t>
            </w:r>
            <w:proofErr w:type="spellEnd"/>
            <w:r w:rsidRPr="00E24C10">
              <w:rPr>
                <w:b w:val="0"/>
                <w:bCs/>
              </w:rPr>
              <w:t xml:space="preserve"> Input</w:t>
            </w:r>
            <w:proofErr w:type="gramStart"/>
            <w:r w:rsidRPr="00E24C10">
              <w:rPr>
                <w:b w:val="0"/>
                <w:bCs/>
              </w:rPr>
              <w:t xml:space="preserve">) </w:t>
            </w:r>
            <w:ins w:id="1408" w:author="HIKARI" w:date="2019-11-10T17:23:00Z">
              <w:r w:rsidR="0090526D">
                <w:rPr>
                  <w:b w:val="0"/>
                  <w:bCs/>
                </w:rPr>
                <w:t>.</w:t>
              </w:r>
            </w:ins>
            <w:proofErr w:type="gramEnd"/>
          </w:p>
        </w:tc>
      </w:tr>
      <w:tr w:rsidR="00487041" w:rsidRPr="00E24C10" w14:paraId="6C76B973" w14:textId="77777777" w:rsidTr="00BE1840">
        <w:tc>
          <w:tcPr>
            <w:tcW w:w="630" w:type="dxa"/>
          </w:tcPr>
          <w:p w14:paraId="03614078" w14:textId="77777777" w:rsidR="00487041" w:rsidRPr="00E24C10" w:rsidRDefault="00487041" w:rsidP="00922260">
            <w:pPr>
              <w:tabs>
                <w:tab w:val="left" w:pos="990"/>
              </w:tabs>
              <w:spacing w:line="360" w:lineRule="auto"/>
              <w:jc w:val="center"/>
              <w:rPr>
                <w:b w:val="0"/>
                <w:bCs/>
              </w:rPr>
            </w:pPr>
            <w:r w:rsidRPr="00E24C10">
              <w:rPr>
                <w:b w:val="0"/>
                <w:bCs/>
              </w:rPr>
              <w:t>6</w:t>
            </w:r>
          </w:p>
        </w:tc>
        <w:tc>
          <w:tcPr>
            <w:tcW w:w="2340" w:type="dxa"/>
          </w:tcPr>
          <w:p w14:paraId="44F2DC43" w14:textId="77777777" w:rsidR="00487041" w:rsidRPr="00E24C10" w:rsidRDefault="00487041" w:rsidP="00922260">
            <w:pPr>
              <w:tabs>
                <w:tab w:val="left" w:pos="990"/>
              </w:tabs>
              <w:spacing w:line="360" w:lineRule="auto"/>
              <w:rPr>
                <w:b w:val="0"/>
                <w:bCs/>
              </w:rPr>
            </w:pPr>
            <w:r w:rsidRPr="00E24C10">
              <w:rPr>
                <w:b w:val="0"/>
                <w:bCs/>
              </w:rPr>
              <w:t>Average</w:t>
            </w:r>
          </w:p>
        </w:tc>
        <w:tc>
          <w:tcPr>
            <w:tcW w:w="7740" w:type="dxa"/>
          </w:tcPr>
          <w:p w14:paraId="33F8D7AC" w14:textId="49011827" w:rsidR="00487041" w:rsidRPr="00E24C10" w:rsidRDefault="00487041" w:rsidP="00922260">
            <w:pPr>
              <w:tabs>
                <w:tab w:val="left" w:pos="990"/>
              </w:tabs>
              <w:spacing w:line="360" w:lineRule="auto"/>
              <w:rPr>
                <w:b w:val="0"/>
                <w:bCs/>
              </w:rPr>
            </w:pPr>
            <w:proofErr w:type="spellStart"/>
            <w:r w:rsidRPr="00E24C10">
              <w:rPr>
                <w:b w:val="0"/>
                <w:bCs/>
              </w:rPr>
              <w:t>Thực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hiện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phép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trung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bình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tất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cả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các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phần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tử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đồng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dạng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trong</w:t>
            </w:r>
            <w:proofErr w:type="spellEnd"/>
            <w:r w:rsidRPr="00E24C10">
              <w:rPr>
                <w:b w:val="0"/>
                <w:bCs/>
              </w:rPr>
              <w:t xml:space="preserve"> Input, </w:t>
            </w:r>
            <w:proofErr w:type="spellStart"/>
            <w:r w:rsidRPr="00E24C10">
              <w:rPr>
                <w:b w:val="0"/>
                <w:bCs/>
              </w:rPr>
              <w:t>cho</w:t>
            </w:r>
            <w:proofErr w:type="spellEnd"/>
            <w:r w:rsidRPr="00E24C10">
              <w:rPr>
                <w:b w:val="0"/>
                <w:bCs/>
              </w:rPr>
              <w:t xml:space="preserve"> ra Output </w:t>
            </w:r>
            <w:proofErr w:type="spellStart"/>
            <w:r w:rsidRPr="00E24C10">
              <w:rPr>
                <w:b w:val="0"/>
                <w:bCs/>
              </w:rPr>
              <w:t>duy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nhất</w:t>
            </w:r>
            <w:proofErr w:type="spellEnd"/>
            <w:r w:rsidRPr="00E24C10">
              <w:rPr>
                <w:b w:val="0"/>
                <w:bCs/>
              </w:rPr>
              <w:t xml:space="preserve"> 1 </w:t>
            </w:r>
            <w:proofErr w:type="spellStart"/>
            <w:r w:rsidRPr="00E24C10">
              <w:rPr>
                <w:b w:val="0"/>
                <w:bCs/>
              </w:rPr>
              <w:t>phần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proofErr w:type="gramStart"/>
            <w:r w:rsidRPr="00E24C10">
              <w:rPr>
                <w:b w:val="0"/>
                <w:bCs/>
              </w:rPr>
              <w:t>tử</w:t>
            </w:r>
            <w:proofErr w:type="spellEnd"/>
            <w:r w:rsidRPr="00E24C10">
              <w:rPr>
                <w:b w:val="0"/>
                <w:bCs/>
              </w:rPr>
              <w:t>(</w:t>
            </w:r>
            <w:proofErr w:type="spellStart"/>
            <w:proofErr w:type="gramEnd"/>
            <w:r w:rsidRPr="00E24C10">
              <w:rPr>
                <w:b w:val="0"/>
                <w:bCs/>
              </w:rPr>
              <w:t>Đồng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dạng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với</w:t>
            </w:r>
            <w:proofErr w:type="spellEnd"/>
            <w:r w:rsidRPr="00E24C10">
              <w:rPr>
                <w:b w:val="0"/>
                <w:bCs/>
              </w:rPr>
              <w:t xml:space="preserve"> Input)</w:t>
            </w:r>
            <w:ins w:id="1409" w:author="HIKARI" w:date="2019-11-10T17:23:00Z">
              <w:r w:rsidR="0090526D">
                <w:rPr>
                  <w:b w:val="0"/>
                  <w:bCs/>
                </w:rPr>
                <w:t>.</w:t>
              </w:r>
            </w:ins>
          </w:p>
        </w:tc>
      </w:tr>
      <w:tr w:rsidR="00487041" w:rsidRPr="00E24C10" w14:paraId="17130421" w14:textId="77777777" w:rsidTr="00BE1840">
        <w:tc>
          <w:tcPr>
            <w:tcW w:w="630" w:type="dxa"/>
          </w:tcPr>
          <w:p w14:paraId="21B5540F" w14:textId="77777777" w:rsidR="00487041" w:rsidRPr="00E24C10" w:rsidRDefault="00487041" w:rsidP="00922260">
            <w:pPr>
              <w:tabs>
                <w:tab w:val="left" w:pos="990"/>
              </w:tabs>
              <w:spacing w:line="360" w:lineRule="auto"/>
              <w:jc w:val="center"/>
              <w:rPr>
                <w:b w:val="0"/>
                <w:bCs/>
              </w:rPr>
            </w:pPr>
            <w:r w:rsidRPr="00E24C10">
              <w:rPr>
                <w:b w:val="0"/>
                <w:bCs/>
              </w:rPr>
              <w:t>7</w:t>
            </w:r>
          </w:p>
        </w:tc>
        <w:tc>
          <w:tcPr>
            <w:tcW w:w="2340" w:type="dxa"/>
          </w:tcPr>
          <w:p w14:paraId="446690DA" w14:textId="77777777" w:rsidR="00487041" w:rsidRPr="00E24C10" w:rsidRDefault="00487041" w:rsidP="00922260">
            <w:pPr>
              <w:tabs>
                <w:tab w:val="left" w:pos="990"/>
              </w:tabs>
              <w:spacing w:line="360" w:lineRule="auto"/>
              <w:rPr>
                <w:b w:val="0"/>
                <w:bCs/>
              </w:rPr>
            </w:pPr>
            <w:r w:rsidRPr="00E24C10">
              <w:rPr>
                <w:b w:val="0"/>
                <w:bCs/>
              </w:rPr>
              <w:t>AvgPool2D</w:t>
            </w:r>
          </w:p>
        </w:tc>
        <w:tc>
          <w:tcPr>
            <w:tcW w:w="7740" w:type="dxa"/>
          </w:tcPr>
          <w:p w14:paraId="2DCFC706" w14:textId="24C8DE33" w:rsidR="00487041" w:rsidRPr="00E24C10" w:rsidRDefault="00487041" w:rsidP="00922260">
            <w:pPr>
              <w:tabs>
                <w:tab w:val="left" w:pos="990"/>
              </w:tabs>
              <w:spacing w:line="360" w:lineRule="auto"/>
              <w:rPr>
                <w:b w:val="0"/>
                <w:bCs/>
              </w:rPr>
            </w:pPr>
            <w:proofErr w:type="spellStart"/>
            <w:r w:rsidRPr="00E24C10">
              <w:rPr>
                <w:b w:val="0"/>
                <w:bCs/>
              </w:rPr>
              <w:t>Thực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hiện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phép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trung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bình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gộp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lên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dữ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liệu</w:t>
            </w:r>
            <w:proofErr w:type="spellEnd"/>
            <w:r w:rsidRPr="00E24C10">
              <w:rPr>
                <w:b w:val="0"/>
                <w:bCs/>
              </w:rPr>
              <w:t xml:space="preserve"> Spatial</w:t>
            </w:r>
            <w:ins w:id="1410" w:author="HIKARI" w:date="2019-11-10T17:23:00Z">
              <w:r w:rsidR="0090526D">
                <w:rPr>
                  <w:b w:val="0"/>
                  <w:bCs/>
                </w:rPr>
                <w:t>.</w:t>
              </w:r>
            </w:ins>
          </w:p>
        </w:tc>
      </w:tr>
      <w:tr w:rsidR="00487041" w:rsidRPr="00E24C10" w14:paraId="19A1EAD6" w14:textId="77777777" w:rsidTr="00BE1840">
        <w:tc>
          <w:tcPr>
            <w:tcW w:w="630" w:type="dxa"/>
          </w:tcPr>
          <w:p w14:paraId="4F921C63" w14:textId="77777777" w:rsidR="00487041" w:rsidRPr="00E24C10" w:rsidRDefault="00487041" w:rsidP="00922260">
            <w:pPr>
              <w:tabs>
                <w:tab w:val="left" w:pos="990"/>
              </w:tabs>
              <w:spacing w:line="360" w:lineRule="auto"/>
              <w:jc w:val="center"/>
              <w:rPr>
                <w:b w:val="0"/>
                <w:bCs/>
              </w:rPr>
            </w:pPr>
            <w:r w:rsidRPr="00E24C10">
              <w:rPr>
                <w:b w:val="0"/>
                <w:bCs/>
              </w:rPr>
              <w:t>8</w:t>
            </w:r>
          </w:p>
        </w:tc>
        <w:tc>
          <w:tcPr>
            <w:tcW w:w="2340" w:type="dxa"/>
          </w:tcPr>
          <w:p w14:paraId="3357D6DC" w14:textId="77777777" w:rsidR="00487041" w:rsidRPr="00E24C10" w:rsidRDefault="00487041" w:rsidP="00922260">
            <w:pPr>
              <w:tabs>
                <w:tab w:val="left" w:pos="990"/>
              </w:tabs>
              <w:spacing w:line="360" w:lineRule="auto"/>
              <w:rPr>
                <w:b w:val="0"/>
                <w:bCs/>
              </w:rPr>
            </w:pPr>
            <w:proofErr w:type="spellStart"/>
            <w:r w:rsidRPr="00E24C10">
              <w:rPr>
                <w:b w:val="0"/>
                <w:bCs/>
              </w:rPr>
              <w:t>BatchNormalization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</w:p>
        </w:tc>
        <w:tc>
          <w:tcPr>
            <w:tcW w:w="7740" w:type="dxa"/>
          </w:tcPr>
          <w:p w14:paraId="4BDA880B" w14:textId="7A575080" w:rsidR="00487041" w:rsidRPr="00E24C10" w:rsidRDefault="00BC274B" w:rsidP="00BE1840">
            <w:pPr>
              <w:tabs>
                <w:tab w:val="left" w:pos="990"/>
              </w:tabs>
              <w:spacing w:line="360" w:lineRule="auto"/>
              <w:jc w:val="both"/>
              <w:rPr>
                <w:b w:val="0"/>
                <w:bCs/>
              </w:rPr>
            </w:pPr>
            <w:proofErr w:type="spellStart"/>
            <w:r>
              <w:rPr>
                <w:b w:val="0"/>
                <w:bCs/>
              </w:rPr>
              <w:t>Chuẩn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hoá</w:t>
            </w:r>
            <w:proofErr w:type="spellEnd"/>
            <w:r>
              <w:rPr>
                <w:b w:val="0"/>
                <w:bCs/>
              </w:rPr>
              <w:t xml:space="preserve"> Activation </w:t>
            </w:r>
            <w:proofErr w:type="spellStart"/>
            <w:r w:rsidRPr="00BC274B">
              <w:rPr>
                <w:b w:val="0"/>
                <w:bCs/>
              </w:rPr>
              <w:t>của</w:t>
            </w:r>
            <w:proofErr w:type="spellEnd"/>
            <w:r w:rsidRPr="00BC274B">
              <w:rPr>
                <w:b w:val="0"/>
                <w:bCs/>
              </w:rPr>
              <w:t xml:space="preserve"> </w:t>
            </w:r>
            <w:proofErr w:type="spellStart"/>
            <w:r w:rsidRPr="00BC274B">
              <w:rPr>
                <w:b w:val="0"/>
                <w:bCs/>
              </w:rPr>
              <w:t>lớp</w:t>
            </w:r>
            <w:proofErr w:type="spellEnd"/>
            <w:r w:rsidRPr="00BC274B">
              <w:rPr>
                <w:b w:val="0"/>
                <w:bCs/>
              </w:rPr>
              <w:t xml:space="preserve"> </w:t>
            </w:r>
            <w:proofErr w:type="spellStart"/>
            <w:r w:rsidRPr="00BC274B">
              <w:rPr>
                <w:b w:val="0"/>
                <w:bCs/>
              </w:rPr>
              <w:t>trước</w:t>
            </w:r>
            <w:proofErr w:type="spellEnd"/>
            <w:r w:rsidRPr="00BC274B">
              <w:rPr>
                <w:b w:val="0"/>
                <w:bCs/>
              </w:rPr>
              <w:t xml:space="preserve"> ở </w:t>
            </w:r>
            <w:proofErr w:type="spellStart"/>
            <w:r w:rsidRPr="00BC274B">
              <w:rPr>
                <w:b w:val="0"/>
                <w:bCs/>
              </w:rPr>
              <w:t>từng</w:t>
            </w:r>
            <w:proofErr w:type="spellEnd"/>
            <w:r w:rsidRPr="00BC274B">
              <w:rPr>
                <w:b w:val="0"/>
                <w:bCs/>
              </w:rPr>
              <w:t xml:space="preserve"> </w:t>
            </w:r>
            <w:proofErr w:type="spellStart"/>
            <w:r w:rsidRPr="00BC274B">
              <w:rPr>
                <w:b w:val="0"/>
                <w:bCs/>
              </w:rPr>
              <w:t>lô</w:t>
            </w:r>
            <w:proofErr w:type="spellEnd"/>
            <w:r>
              <w:rPr>
                <w:b w:val="0"/>
                <w:bCs/>
              </w:rPr>
              <w:t xml:space="preserve">, </w:t>
            </w:r>
            <w:proofErr w:type="spellStart"/>
            <w:r>
              <w:rPr>
                <w:b w:val="0"/>
                <w:bCs/>
              </w:rPr>
              <w:t>tức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là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 w:rsidRPr="00BC274B">
              <w:rPr>
                <w:b w:val="0"/>
                <w:bCs/>
              </w:rPr>
              <w:t>áp</w:t>
            </w:r>
            <w:proofErr w:type="spellEnd"/>
            <w:r w:rsidRPr="00BC274B">
              <w:rPr>
                <w:b w:val="0"/>
                <w:bCs/>
              </w:rPr>
              <w:t xml:space="preserve"> </w:t>
            </w:r>
            <w:proofErr w:type="spellStart"/>
            <w:r w:rsidRPr="00BC274B">
              <w:rPr>
                <w:b w:val="0"/>
                <w:bCs/>
              </w:rPr>
              <w:t>dụng</w:t>
            </w:r>
            <w:proofErr w:type="spellEnd"/>
            <w:r w:rsidRPr="00BC274B">
              <w:rPr>
                <w:b w:val="0"/>
                <w:bCs/>
              </w:rPr>
              <w:t xml:space="preserve"> </w:t>
            </w:r>
            <w:proofErr w:type="spellStart"/>
            <w:r w:rsidRPr="00BC274B">
              <w:rPr>
                <w:b w:val="0"/>
                <w:bCs/>
              </w:rPr>
              <w:t>một</w:t>
            </w:r>
            <w:proofErr w:type="spellEnd"/>
            <w:r w:rsidRPr="00BC274B">
              <w:rPr>
                <w:b w:val="0"/>
                <w:bCs/>
              </w:rPr>
              <w:t xml:space="preserve"> </w:t>
            </w:r>
            <w:proofErr w:type="spellStart"/>
            <w:r w:rsidRPr="00BC274B">
              <w:rPr>
                <w:b w:val="0"/>
                <w:bCs/>
              </w:rPr>
              <w:t>chuyển</w:t>
            </w:r>
            <w:proofErr w:type="spellEnd"/>
            <w:r w:rsidRPr="00BC274B">
              <w:rPr>
                <w:b w:val="0"/>
                <w:bCs/>
              </w:rPr>
              <w:t xml:space="preserve"> </w:t>
            </w:r>
            <w:proofErr w:type="spellStart"/>
            <w:r w:rsidRPr="00BC274B">
              <w:rPr>
                <w:b w:val="0"/>
                <w:bCs/>
              </w:rPr>
              <w:t>đổi</w:t>
            </w:r>
            <w:proofErr w:type="spellEnd"/>
            <w:r w:rsidRPr="00BC274B">
              <w:rPr>
                <w:b w:val="0"/>
                <w:bCs/>
              </w:rPr>
              <w:t xml:space="preserve"> </w:t>
            </w:r>
            <w:proofErr w:type="spellStart"/>
            <w:r w:rsidRPr="00BC274B">
              <w:rPr>
                <w:b w:val="0"/>
                <w:bCs/>
              </w:rPr>
              <w:t>duy</w:t>
            </w:r>
            <w:proofErr w:type="spellEnd"/>
            <w:r w:rsidRPr="00BC274B">
              <w:rPr>
                <w:b w:val="0"/>
                <w:bCs/>
              </w:rPr>
              <w:t xml:space="preserve"> </w:t>
            </w:r>
            <w:proofErr w:type="spellStart"/>
            <w:r w:rsidRPr="00BC274B">
              <w:rPr>
                <w:b w:val="0"/>
                <w:bCs/>
              </w:rPr>
              <w:t>trì</w:t>
            </w:r>
            <w:proofErr w:type="spellEnd"/>
            <w:r w:rsidRPr="00BC274B">
              <w:rPr>
                <w:b w:val="0"/>
                <w:bCs/>
              </w:rPr>
              <w:t xml:space="preserve"> </w:t>
            </w:r>
            <w:proofErr w:type="spellStart"/>
            <w:r w:rsidRPr="00BC274B">
              <w:rPr>
                <w:b w:val="0"/>
                <w:bCs/>
              </w:rPr>
              <w:t>giá</w:t>
            </w:r>
            <w:proofErr w:type="spellEnd"/>
            <w:r w:rsidRPr="00BC274B">
              <w:rPr>
                <w:b w:val="0"/>
                <w:bCs/>
              </w:rPr>
              <w:t xml:space="preserve"> </w:t>
            </w:r>
            <w:proofErr w:type="spellStart"/>
            <w:r w:rsidRPr="00BC274B">
              <w:rPr>
                <w:b w:val="0"/>
                <w:bCs/>
              </w:rPr>
              <w:t>trị</w:t>
            </w:r>
            <w:proofErr w:type="spellEnd"/>
            <w:r w:rsidRPr="00BC274B">
              <w:rPr>
                <w:b w:val="0"/>
                <w:bCs/>
              </w:rPr>
              <w:t xml:space="preserve"> </w:t>
            </w:r>
            <w:proofErr w:type="spellStart"/>
            <w:r w:rsidRPr="00BC274B">
              <w:rPr>
                <w:b w:val="0"/>
                <w:bCs/>
              </w:rPr>
              <w:t>trung</w:t>
            </w:r>
            <w:proofErr w:type="spellEnd"/>
            <w:r w:rsidRPr="00BC274B">
              <w:rPr>
                <w:b w:val="0"/>
                <w:bCs/>
              </w:rPr>
              <w:t xml:space="preserve"> </w:t>
            </w:r>
            <w:proofErr w:type="spellStart"/>
            <w:r w:rsidRPr="00BC274B">
              <w:rPr>
                <w:b w:val="0"/>
                <w:bCs/>
              </w:rPr>
              <w:t>bình</w:t>
            </w:r>
            <w:proofErr w:type="spellEnd"/>
            <w:r w:rsidRPr="00BC274B">
              <w:rPr>
                <w:b w:val="0"/>
                <w:bCs/>
              </w:rPr>
              <w:t xml:space="preserve"> </w:t>
            </w:r>
            <w:r w:rsidR="001D2214">
              <w:rPr>
                <w:b w:val="0"/>
                <w:bCs/>
              </w:rPr>
              <w:t>Activation</w:t>
            </w:r>
            <w:r w:rsidRPr="00BC274B">
              <w:rPr>
                <w:b w:val="0"/>
                <w:bCs/>
              </w:rPr>
              <w:t xml:space="preserve"> </w:t>
            </w:r>
            <w:proofErr w:type="spellStart"/>
            <w:r w:rsidRPr="00BC274B">
              <w:rPr>
                <w:b w:val="0"/>
                <w:bCs/>
              </w:rPr>
              <w:t>gần</w:t>
            </w:r>
            <w:proofErr w:type="spellEnd"/>
            <w:r w:rsidRPr="00BC274B">
              <w:rPr>
                <w:b w:val="0"/>
                <w:bCs/>
              </w:rPr>
              <w:t xml:space="preserve"> 0 </w:t>
            </w:r>
            <w:proofErr w:type="spellStart"/>
            <w:r w:rsidRPr="00BC274B">
              <w:rPr>
                <w:b w:val="0"/>
                <w:bCs/>
              </w:rPr>
              <w:t>và</w:t>
            </w:r>
            <w:proofErr w:type="spellEnd"/>
            <w:r w:rsidRPr="00BC274B">
              <w:rPr>
                <w:b w:val="0"/>
                <w:bCs/>
              </w:rPr>
              <w:t xml:space="preserve"> </w:t>
            </w:r>
            <w:proofErr w:type="spellStart"/>
            <w:r w:rsidRPr="00BC274B">
              <w:rPr>
                <w:b w:val="0"/>
                <w:bCs/>
              </w:rPr>
              <w:t>tiêu</w:t>
            </w:r>
            <w:proofErr w:type="spellEnd"/>
            <w:r w:rsidRPr="00BC274B">
              <w:rPr>
                <w:b w:val="0"/>
                <w:bCs/>
              </w:rPr>
              <w:t xml:space="preserve"> </w:t>
            </w:r>
            <w:proofErr w:type="spellStart"/>
            <w:r w:rsidRPr="00BC274B">
              <w:rPr>
                <w:b w:val="0"/>
                <w:bCs/>
              </w:rPr>
              <w:t>chuẩn</w:t>
            </w:r>
            <w:proofErr w:type="spellEnd"/>
            <w:r w:rsidRPr="00BC274B">
              <w:rPr>
                <w:b w:val="0"/>
                <w:bCs/>
              </w:rPr>
              <w:t xml:space="preserve"> </w:t>
            </w:r>
            <w:r w:rsidR="001D2214">
              <w:rPr>
                <w:b w:val="0"/>
                <w:bCs/>
              </w:rPr>
              <w:t>Activation</w:t>
            </w:r>
            <w:r w:rsidRPr="00BC274B">
              <w:rPr>
                <w:b w:val="0"/>
                <w:bCs/>
              </w:rPr>
              <w:t xml:space="preserve"> </w:t>
            </w:r>
            <w:proofErr w:type="spellStart"/>
            <w:r w:rsidRPr="00BC274B">
              <w:rPr>
                <w:b w:val="0"/>
                <w:bCs/>
              </w:rPr>
              <w:t>lệch</w:t>
            </w:r>
            <w:proofErr w:type="spellEnd"/>
            <w:r w:rsidRPr="00BC274B">
              <w:rPr>
                <w:b w:val="0"/>
                <w:bCs/>
              </w:rPr>
              <w:t xml:space="preserve"> </w:t>
            </w:r>
            <w:proofErr w:type="spellStart"/>
            <w:r w:rsidRPr="00BC274B">
              <w:rPr>
                <w:b w:val="0"/>
                <w:bCs/>
              </w:rPr>
              <w:t>gần</w:t>
            </w:r>
            <w:proofErr w:type="spellEnd"/>
            <w:r w:rsidRPr="00BC274B">
              <w:rPr>
                <w:b w:val="0"/>
                <w:bCs/>
              </w:rPr>
              <w:t xml:space="preserve"> 1.</w:t>
            </w:r>
          </w:p>
        </w:tc>
      </w:tr>
      <w:tr w:rsidR="00487041" w:rsidRPr="00E24C10" w14:paraId="30AE350A" w14:textId="77777777" w:rsidTr="00BE1840">
        <w:tc>
          <w:tcPr>
            <w:tcW w:w="630" w:type="dxa"/>
          </w:tcPr>
          <w:p w14:paraId="73BAC93D" w14:textId="77777777" w:rsidR="00487041" w:rsidRPr="00E24C10" w:rsidRDefault="00487041" w:rsidP="00922260">
            <w:pPr>
              <w:tabs>
                <w:tab w:val="left" w:pos="990"/>
              </w:tabs>
              <w:spacing w:line="360" w:lineRule="auto"/>
              <w:jc w:val="center"/>
              <w:rPr>
                <w:b w:val="0"/>
                <w:bCs/>
              </w:rPr>
            </w:pPr>
            <w:r w:rsidRPr="00E24C10">
              <w:rPr>
                <w:b w:val="0"/>
                <w:bCs/>
              </w:rPr>
              <w:t>9</w:t>
            </w:r>
          </w:p>
        </w:tc>
        <w:tc>
          <w:tcPr>
            <w:tcW w:w="2340" w:type="dxa"/>
          </w:tcPr>
          <w:p w14:paraId="5FC71D86" w14:textId="77777777" w:rsidR="00487041" w:rsidRPr="00E24C10" w:rsidRDefault="00487041" w:rsidP="00922260">
            <w:pPr>
              <w:tabs>
                <w:tab w:val="left" w:pos="990"/>
              </w:tabs>
              <w:spacing w:line="360" w:lineRule="auto"/>
              <w:rPr>
                <w:b w:val="0"/>
                <w:bCs/>
              </w:rPr>
            </w:pPr>
            <w:r w:rsidRPr="00E24C10">
              <w:rPr>
                <w:b w:val="0"/>
                <w:bCs/>
              </w:rPr>
              <w:t>Concatenate</w:t>
            </w:r>
          </w:p>
        </w:tc>
        <w:tc>
          <w:tcPr>
            <w:tcW w:w="7740" w:type="dxa"/>
          </w:tcPr>
          <w:p w14:paraId="74C47AF6" w14:textId="7C14AF6B" w:rsidR="00487041" w:rsidRPr="00E24C10" w:rsidRDefault="001D2214" w:rsidP="00BE1840">
            <w:pPr>
              <w:tabs>
                <w:tab w:val="left" w:pos="990"/>
              </w:tabs>
              <w:spacing w:line="360" w:lineRule="auto"/>
              <w:jc w:val="both"/>
              <w:rPr>
                <w:b w:val="0"/>
                <w:bCs/>
              </w:rPr>
            </w:pPr>
            <w:proofErr w:type="spellStart"/>
            <w:r>
              <w:rPr>
                <w:b w:val="0"/>
                <w:bCs/>
              </w:rPr>
              <w:t>Nhận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vào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đầu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vào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là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một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danh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sách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các</w:t>
            </w:r>
            <w:proofErr w:type="spellEnd"/>
            <w:r>
              <w:rPr>
                <w:b w:val="0"/>
                <w:bCs/>
              </w:rPr>
              <w:t xml:space="preserve"> Tensor, </w:t>
            </w:r>
            <w:proofErr w:type="spellStart"/>
            <w:r>
              <w:rPr>
                <w:b w:val="0"/>
                <w:bCs/>
              </w:rPr>
              <w:t>tất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cả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đều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đồng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dạng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nhau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trừ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trục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nối</w:t>
            </w:r>
            <w:proofErr w:type="spellEnd"/>
            <w:r>
              <w:rPr>
                <w:b w:val="0"/>
                <w:bCs/>
              </w:rPr>
              <w:t xml:space="preserve">, </w:t>
            </w:r>
            <w:proofErr w:type="spellStart"/>
            <w:r>
              <w:rPr>
                <w:b w:val="0"/>
                <w:bCs/>
              </w:rPr>
              <w:t>trả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về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một</w:t>
            </w:r>
            <w:proofErr w:type="spellEnd"/>
            <w:r>
              <w:rPr>
                <w:b w:val="0"/>
                <w:bCs/>
              </w:rPr>
              <w:t xml:space="preserve"> Tensor </w:t>
            </w:r>
            <w:proofErr w:type="spellStart"/>
            <w:r>
              <w:rPr>
                <w:b w:val="0"/>
                <w:bCs/>
              </w:rPr>
              <w:t>duy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nhất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là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nối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của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tất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cả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đầu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vào</w:t>
            </w:r>
            <w:proofErr w:type="spellEnd"/>
          </w:p>
        </w:tc>
      </w:tr>
      <w:tr w:rsidR="00487041" w:rsidRPr="00E24C10" w14:paraId="42CA4CE8" w14:textId="77777777" w:rsidTr="00BE1840">
        <w:tc>
          <w:tcPr>
            <w:tcW w:w="630" w:type="dxa"/>
          </w:tcPr>
          <w:p w14:paraId="26359C46" w14:textId="77777777" w:rsidR="00487041" w:rsidRPr="00E24C10" w:rsidRDefault="00487041" w:rsidP="00922260">
            <w:pPr>
              <w:tabs>
                <w:tab w:val="left" w:pos="990"/>
              </w:tabs>
              <w:spacing w:line="360" w:lineRule="auto"/>
              <w:jc w:val="center"/>
              <w:rPr>
                <w:b w:val="0"/>
                <w:bCs/>
              </w:rPr>
            </w:pPr>
            <w:r w:rsidRPr="00E24C10">
              <w:rPr>
                <w:b w:val="0"/>
                <w:bCs/>
              </w:rPr>
              <w:t>10</w:t>
            </w:r>
          </w:p>
        </w:tc>
        <w:tc>
          <w:tcPr>
            <w:tcW w:w="2340" w:type="dxa"/>
          </w:tcPr>
          <w:p w14:paraId="71B8E286" w14:textId="77777777" w:rsidR="00487041" w:rsidRPr="00E24C10" w:rsidRDefault="00487041" w:rsidP="00922260">
            <w:pPr>
              <w:tabs>
                <w:tab w:val="left" w:pos="990"/>
              </w:tabs>
              <w:spacing w:line="360" w:lineRule="auto"/>
              <w:rPr>
                <w:b w:val="0"/>
                <w:bCs/>
              </w:rPr>
            </w:pPr>
            <w:r w:rsidRPr="00E24C10">
              <w:rPr>
                <w:b w:val="0"/>
                <w:bCs/>
              </w:rPr>
              <w:t>Dense</w:t>
            </w:r>
          </w:p>
        </w:tc>
        <w:tc>
          <w:tcPr>
            <w:tcW w:w="7740" w:type="dxa"/>
          </w:tcPr>
          <w:p w14:paraId="5CD71841" w14:textId="6D9A9799" w:rsidR="00487041" w:rsidRPr="00E24C10" w:rsidRDefault="001D2214" w:rsidP="00922260">
            <w:pPr>
              <w:tabs>
                <w:tab w:val="left" w:pos="990"/>
              </w:tabs>
              <w:spacing w:line="360" w:lineRule="auto"/>
              <w:rPr>
                <w:b w:val="0"/>
                <w:bCs/>
              </w:rPr>
            </w:pPr>
            <w:proofErr w:type="spellStart"/>
            <w:r>
              <w:rPr>
                <w:b w:val="0"/>
                <w:bCs/>
              </w:rPr>
              <w:t>Là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lớp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nối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mật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độ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trong</w:t>
            </w:r>
            <w:proofErr w:type="spellEnd"/>
            <w:r>
              <w:rPr>
                <w:b w:val="0"/>
                <w:bCs/>
              </w:rPr>
              <w:t xml:space="preserve"> Neural Network</w:t>
            </w:r>
            <w:ins w:id="1411" w:author="HIKARI" w:date="2019-11-10T17:23:00Z">
              <w:r w:rsidR="0090526D">
                <w:rPr>
                  <w:b w:val="0"/>
                  <w:bCs/>
                </w:rPr>
                <w:t>.</w:t>
              </w:r>
            </w:ins>
          </w:p>
        </w:tc>
      </w:tr>
      <w:tr w:rsidR="00487041" w:rsidRPr="00E24C10" w14:paraId="349A3DDB" w14:textId="77777777" w:rsidTr="00BE1840">
        <w:tc>
          <w:tcPr>
            <w:tcW w:w="630" w:type="dxa"/>
          </w:tcPr>
          <w:p w14:paraId="65F52B35" w14:textId="77777777" w:rsidR="00487041" w:rsidRPr="00E24C10" w:rsidRDefault="00487041" w:rsidP="00922260">
            <w:pPr>
              <w:tabs>
                <w:tab w:val="left" w:pos="990"/>
              </w:tabs>
              <w:spacing w:line="360" w:lineRule="auto"/>
              <w:jc w:val="center"/>
              <w:rPr>
                <w:b w:val="0"/>
                <w:bCs/>
              </w:rPr>
            </w:pPr>
            <w:r w:rsidRPr="00E24C10">
              <w:rPr>
                <w:b w:val="0"/>
                <w:bCs/>
              </w:rPr>
              <w:t>11</w:t>
            </w:r>
          </w:p>
        </w:tc>
        <w:tc>
          <w:tcPr>
            <w:tcW w:w="2340" w:type="dxa"/>
          </w:tcPr>
          <w:p w14:paraId="098782AC" w14:textId="77777777" w:rsidR="00487041" w:rsidRPr="00E24C10" w:rsidRDefault="00487041" w:rsidP="00922260">
            <w:pPr>
              <w:tabs>
                <w:tab w:val="left" w:pos="990"/>
              </w:tabs>
              <w:spacing w:line="360" w:lineRule="auto"/>
              <w:rPr>
                <w:b w:val="0"/>
                <w:bCs/>
              </w:rPr>
            </w:pPr>
            <w:proofErr w:type="spellStart"/>
            <w:r w:rsidRPr="00E24C10">
              <w:rPr>
                <w:b w:val="0"/>
                <w:bCs/>
              </w:rPr>
              <w:t>Propout</w:t>
            </w:r>
            <w:proofErr w:type="spellEnd"/>
          </w:p>
        </w:tc>
        <w:tc>
          <w:tcPr>
            <w:tcW w:w="7740" w:type="dxa"/>
          </w:tcPr>
          <w:p w14:paraId="2EACC1F9" w14:textId="5EB6C5A3" w:rsidR="00487041" w:rsidRPr="00E24C10" w:rsidRDefault="001D2214" w:rsidP="00922260">
            <w:pPr>
              <w:tabs>
                <w:tab w:val="left" w:pos="990"/>
              </w:tabs>
              <w:spacing w:line="360" w:lineRule="auto"/>
              <w:rPr>
                <w:b w:val="0"/>
                <w:bCs/>
              </w:rPr>
            </w:pPr>
            <w:proofErr w:type="spellStart"/>
            <w:r>
              <w:rPr>
                <w:b w:val="0"/>
                <w:bCs/>
              </w:rPr>
              <w:t>Áp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dụng</w:t>
            </w:r>
            <w:proofErr w:type="spellEnd"/>
            <w:r>
              <w:rPr>
                <w:b w:val="0"/>
                <w:bCs/>
              </w:rPr>
              <w:t xml:space="preserve"> dropout </w:t>
            </w:r>
            <w:proofErr w:type="spellStart"/>
            <w:r>
              <w:rPr>
                <w:b w:val="0"/>
                <w:bCs/>
              </w:rPr>
              <w:t>lên</w:t>
            </w:r>
            <w:proofErr w:type="spellEnd"/>
            <w:r>
              <w:rPr>
                <w:b w:val="0"/>
                <w:bCs/>
              </w:rPr>
              <w:t xml:space="preserve"> input</w:t>
            </w:r>
            <w:ins w:id="1412" w:author="HIKARI" w:date="2019-11-10T17:23:00Z">
              <w:r w:rsidR="0090526D">
                <w:rPr>
                  <w:b w:val="0"/>
                  <w:bCs/>
                </w:rPr>
                <w:t>.</w:t>
              </w:r>
            </w:ins>
            <w:del w:id="1413" w:author="HIKARI" w:date="2019-11-10T17:23:00Z">
              <w:r w:rsidDel="0090526D">
                <w:rPr>
                  <w:b w:val="0"/>
                  <w:bCs/>
                </w:rPr>
                <w:delText xml:space="preserve">, </w:delText>
              </w:r>
            </w:del>
          </w:p>
        </w:tc>
      </w:tr>
      <w:tr w:rsidR="00487041" w:rsidRPr="00E24C10" w14:paraId="114E1767" w14:textId="77777777" w:rsidTr="00BE1840">
        <w:tc>
          <w:tcPr>
            <w:tcW w:w="630" w:type="dxa"/>
          </w:tcPr>
          <w:p w14:paraId="1C43D094" w14:textId="77777777" w:rsidR="00487041" w:rsidRPr="00E24C10" w:rsidRDefault="00487041" w:rsidP="00922260">
            <w:pPr>
              <w:tabs>
                <w:tab w:val="left" w:pos="990"/>
              </w:tabs>
              <w:spacing w:line="360" w:lineRule="auto"/>
              <w:jc w:val="center"/>
              <w:rPr>
                <w:b w:val="0"/>
                <w:bCs/>
              </w:rPr>
            </w:pPr>
            <w:r w:rsidRPr="00E24C10">
              <w:rPr>
                <w:b w:val="0"/>
                <w:bCs/>
              </w:rPr>
              <w:t>12</w:t>
            </w:r>
          </w:p>
        </w:tc>
        <w:tc>
          <w:tcPr>
            <w:tcW w:w="2340" w:type="dxa"/>
          </w:tcPr>
          <w:p w14:paraId="70A58552" w14:textId="77777777" w:rsidR="00487041" w:rsidRPr="00E24C10" w:rsidRDefault="00487041" w:rsidP="00922260">
            <w:pPr>
              <w:tabs>
                <w:tab w:val="left" w:pos="990"/>
              </w:tabs>
              <w:spacing w:line="360" w:lineRule="auto"/>
              <w:rPr>
                <w:b w:val="0"/>
                <w:bCs/>
              </w:rPr>
            </w:pPr>
            <w:r w:rsidRPr="00E24C10">
              <w:rPr>
                <w:b w:val="0"/>
                <w:bCs/>
              </w:rPr>
              <w:t>MaxPool2D</w:t>
            </w:r>
          </w:p>
        </w:tc>
        <w:tc>
          <w:tcPr>
            <w:tcW w:w="7740" w:type="dxa"/>
          </w:tcPr>
          <w:p w14:paraId="18F8868A" w14:textId="70AB103B" w:rsidR="00487041" w:rsidRPr="00E24C10" w:rsidRDefault="001D2214" w:rsidP="00922260">
            <w:pPr>
              <w:tabs>
                <w:tab w:val="left" w:pos="990"/>
              </w:tabs>
              <w:spacing w:line="360" w:lineRule="auto"/>
              <w:rPr>
                <w:b w:val="0"/>
                <w:bCs/>
              </w:rPr>
            </w:pPr>
            <w:proofErr w:type="spellStart"/>
            <w:r>
              <w:rPr>
                <w:b w:val="0"/>
                <w:bCs/>
              </w:rPr>
              <w:t>Phép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tổng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hợp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cực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đại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cho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dữ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liệu</w:t>
            </w:r>
            <w:proofErr w:type="spellEnd"/>
            <w:r>
              <w:rPr>
                <w:b w:val="0"/>
                <w:bCs/>
              </w:rPr>
              <w:t xml:space="preserve"> </w:t>
            </w:r>
            <w:r w:rsidRPr="001D2214">
              <w:rPr>
                <w:b w:val="0"/>
                <w:bCs/>
              </w:rPr>
              <w:t>spatial</w:t>
            </w:r>
            <w:ins w:id="1414" w:author="HIKARI" w:date="2019-11-10T17:23:00Z">
              <w:r w:rsidR="0090526D">
                <w:rPr>
                  <w:b w:val="0"/>
                  <w:bCs/>
                </w:rPr>
                <w:t>.</w:t>
              </w:r>
            </w:ins>
          </w:p>
        </w:tc>
      </w:tr>
      <w:tr w:rsidR="00487041" w:rsidRPr="00E24C10" w14:paraId="3C312F4E" w14:textId="77777777" w:rsidTr="00BE1840">
        <w:tc>
          <w:tcPr>
            <w:tcW w:w="630" w:type="dxa"/>
          </w:tcPr>
          <w:p w14:paraId="7BE497E4" w14:textId="77777777" w:rsidR="00487041" w:rsidRPr="00E24C10" w:rsidRDefault="00487041" w:rsidP="00922260">
            <w:pPr>
              <w:tabs>
                <w:tab w:val="left" w:pos="990"/>
              </w:tabs>
              <w:spacing w:line="360" w:lineRule="auto"/>
              <w:jc w:val="center"/>
              <w:rPr>
                <w:b w:val="0"/>
                <w:bCs/>
              </w:rPr>
            </w:pPr>
            <w:r w:rsidRPr="00E24C10">
              <w:rPr>
                <w:b w:val="0"/>
                <w:bCs/>
              </w:rPr>
              <w:t>13</w:t>
            </w:r>
          </w:p>
        </w:tc>
        <w:tc>
          <w:tcPr>
            <w:tcW w:w="2340" w:type="dxa"/>
          </w:tcPr>
          <w:p w14:paraId="0BA3FEFE" w14:textId="77777777" w:rsidR="00487041" w:rsidRPr="00E24C10" w:rsidRDefault="00487041" w:rsidP="00922260">
            <w:pPr>
              <w:tabs>
                <w:tab w:val="left" w:pos="990"/>
              </w:tabs>
              <w:spacing w:line="360" w:lineRule="auto"/>
              <w:rPr>
                <w:b w:val="0"/>
                <w:bCs/>
              </w:rPr>
            </w:pPr>
            <w:proofErr w:type="spellStart"/>
            <w:r w:rsidRPr="00E24C10">
              <w:rPr>
                <w:b w:val="0"/>
                <w:bCs/>
              </w:rPr>
              <w:t>Softmax</w:t>
            </w:r>
            <w:proofErr w:type="spellEnd"/>
          </w:p>
        </w:tc>
        <w:tc>
          <w:tcPr>
            <w:tcW w:w="7740" w:type="dxa"/>
          </w:tcPr>
          <w:p w14:paraId="2D79FED0" w14:textId="7FB57DE1" w:rsidR="00487041" w:rsidRPr="00E24C10" w:rsidRDefault="001D2214" w:rsidP="00922260">
            <w:pPr>
              <w:tabs>
                <w:tab w:val="left" w:pos="990"/>
              </w:tabs>
              <w:spacing w:line="360" w:lineRule="auto"/>
              <w:rPr>
                <w:b w:val="0"/>
                <w:bCs/>
              </w:rPr>
            </w:pPr>
            <w:proofErr w:type="spellStart"/>
            <w:r>
              <w:rPr>
                <w:b w:val="0"/>
                <w:bCs/>
              </w:rPr>
              <w:t>Hàm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Softmax</w:t>
            </w:r>
            <w:proofErr w:type="spellEnd"/>
            <w:r>
              <w:rPr>
                <w:b w:val="0"/>
                <w:bCs/>
              </w:rPr>
              <w:t xml:space="preserve"> </w:t>
            </w:r>
            <w:r w:rsidR="00657337">
              <w:rPr>
                <w:b w:val="0"/>
                <w:bCs/>
              </w:rPr>
              <w:t>A</w:t>
            </w:r>
            <w:r>
              <w:rPr>
                <w:b w:val="0"/>
                <w:bCs/>
              </w:rPr>
              <w:t>ctivation</w:t>
            </w:r>
            <w:ins w:id="1415" w:author="HIKARI" w:date="2019-11-10T17:23:00Z">
              <w:r w:rsidR="0090526D">
                <w:rPr>
                  <w:b w:val="0"/>
                  <w:bCs/>
                </w:rPr>
                <w:t>.</w:t>
              </w:r>
            </w:ins>
          </w:p>
        </w:tc>
      </w:tr>
    </w:tbl>
    <w:p w14:paraId="7FE351B0" w14:textId="4B7482D4" w:rsidR="004F0CD8" w:rsidDel="00BF39C8" w:rsidRDefault="004F0CD8" w:rsidP="004F0CD8">
      <w:pPr>
        <w:tabs>
          <w:tab w:val="left" w:pos="990"/>
        </w:tabs>
        <w:spacing w:after="0"/>
        <w:rPr>
          <w:del w:id="1416" w:author="HIKARI" w:date="2019-11-08T22:45:00Z"/>
          <w:b w:val="0"/>
          <w:bCs/>
          <w:i/>
          <w:iCs/>
          <w:szCs w:val="26"/>
        </w:rPr>
      </w:pPr>
    </w:p>
    <w:p w14:paraId="4FCBD0E9" w14:textId="591A68F0" w:rsidR="00C6005A" w:rsidDel="00BF39C8" w:rsidRDefault="00C6005A" w:rsidP="004F0CD8">
      <w:pPr>
        <w:tabs>
          <w:tab w:val="left" w:pos="990"/>
        </w:tabs>
        <w:spacing w:after="0"/>
        <w:rPr>
          <w:del w:id="1417" w:author="HIKARI" w:date="2019-11-08T22:45:00Z"/>
          <w:b w:val="0"/>
          <w:bCs/>
          <w:i/>
          <w:iCs/>
          <w:szCs w:val="26"/>
        </w:rPr>
      </w:pPr>
    </w:p>
    <w:p w14:paraId="6538A769" w14:textId="75D6D7AA" w:rsidR="00C6005A" w:rsidDel="00BF39C8" w:rsidRDefault="00C6005A" w:rsidP="004F0CD8">
      <w:pPr>
        <w:tabs>
          <w:tab w:val="left" w:pos="990"/>
        </w:tabs>
        <w:spacing w:after="0"/>
        <w:rPr>
          <w:del w:id="1418" w:author="HIKARI" w:date="2019-11-08T22:45:00Z"/>
          <w:b w:val="0"/>
          <w:bCs/>
          <w:i/>
          <w:iCs/>
          <w:szCs w:val="26"/>
        </w:rPr>
      </w:pPr>
    </w:p>
    <w:p w14:paraId="4E1C9542" w14:textId="7B55FF1A" w:rsidR="00C6005A" w:rsidDel="00BF39C8" w:rsidRDefault="00C6005A" w:rsidP="004F0CD8">
      <w:pPr>
        <w:tabs>
          <w:tab w:val="left" w:pos="990"/>
        </w:tabs>
        <w:spacing w:after="0"/>
        <w:rPr>
          <w:del w:id="1419" w:author="HIKARI" w:date="2019-11-08T22:45:00Z"/>
          <w:b w:val="0"/>
          <w:bCs/>
          <w:i/>
          <w:iCs/>
          <w:szCs w:val="26"/>
        </w:rPr>
      </w:pPr>
    </w:p>
    <w:p w14:paraId="2D28934A" w14:textId="0E267D87" w:rsidR="00C6005A" w:rsidDel="00BF39C8" w:rsidRDefault="00C6005A" w:rsidP="004F0CD8">
      <w:pPr>
        <w:tabs>
          <w:tab w:val="left" w:pos="990"/>
        </w:tabs>
        <w:spacing w:after="0"/>
        <w:rPr>
          <w:del w:id="1420" w:author="HIKARI" w:date="2019-11-08T22:45:00Z"/>
          <w:b w:val="0"/>
          <w:bCs/>
          <w:i/>
          <w:iCs/>
          <w:szCs w:val="26"/>
        </w:rPr>
      </w:pPr>
    </w:p>
    <w:p w14:paraId="42BB972E" w14:textId="291F0D34" w:rsidR="00C6005A" w:rsidDel="00BF39C8" w:rsidRDefault="00C6005A" w:rsidP="004F0CD8">
      <w:pPr>
        <w:tabs>
          <w:tab w:val="left" w:pos="990"/>
        </w:tabs>
        <w:spacing w:after="0"/>
        <w:rPr>
          <w:del w:id="1421" w:author="HIKARI" w:date="2019-11-08T22:45:00Z"/>
          <w:b w:val="0"/>
          <w:bCs/>
          <w:i/>
          <w:iCs/>
          <w:szCs w:val="26"/>
        </w:rPr>
      </w:pPr>
    </w:p>
    <w:p w14:paraId="274A3A97" w14:textId="65B67D42" w:rsidR="001719AC" w:rsidDel="00BF39C8" w:rsidRDefault="001719AC" w:rsidP="004F0CD8">
      <w:pPr>
        <w:tabs>
          <w:tab w:val="left" w:pos="990"/>
        </w:tabs>
        <w:spacing w:after="0"/>
        <w:rPr>
          <w:del w:id="1422" w:author="HIKARI" w:date="2019-11-08T22:45:00Z"/>
          <w:b w:val="0"/>
          <w:bCs/>
          <w:i/>
          <w:iCs/>
          <w:szCs w:val="26"/>
        </w:rPr>
      </w:pPr>
    </w:p>
    <w:p w14:paraId="24F034FB" w14:textId="66CB7C01" w:rsidR="001719AC" w:rsidDel="00BF39C8" w:rsidRDefault="001719AC" w:rsidP="004F0CD8">
      <w:pPr>
        <w:tabs>
          <w:tab w:val="left" w:pos="990"/>
        </w:tabs>
        <w:spacing w:after="0"/>
        <w:rPr>
          <w:del w:id="1423" w:author="HIKARI" w:date="2019-11-08T22:45:00Z"/>
          <w:b w:val="0"/>
          <w:bCs/>
          <w:i/>
          <w:iCs/>
          <w:szCs w:val="26"/>
        </w:rPr>
      </w:pPr>
    </w:p>
    <w:p w14:paraId="27611712" w14:textId="77777777" w:rsidR="001719AC" w:rsidRPr="00384F51" w:rsidRDefault="001719AC" w:rsidP="004F0CD8">
      <w:pPr>
        <w:tabs>
          <w:tab w:val="left" w:pos="990"/>
        </w:tabs>
        <w:spacing w:after="0"/>
        <w:rPr>
          <w:b w:val="0"/>
          <w:bCs/>
          <w:i/>
          <w:iCs/>
          <w:szCs w:val="26"/>
        </w:rPr>
      </w:pPr>
    </w:p>
    <w:p w14:paraId="324EEF9A" w14:textId="30897E2D" w:rsidR="004A0C07" w:rsidRPr="004A0C07" w:rsidRDefault="004215A7">
      <w:pPr>
        <w:pStyle w:val="Heading4"/>
        <w:numPr>
          <w:ilvl w:val="2"/>
          <w:numId w:val="21"/>
        </w:numPr>
        <w:pPrChange w:id="1424" w:author="HIKARI" w:date="2019-11-08T21:24:00Z">
          <w:pPr>
            <w:pStyle w:val="ListParagraph"/>
            <w:numPr>
              <w:ilvl w:val="2"/>
              <w:numId w:val="21"/>
            </w:numPr>
            <w:ind w:left="2160" w:hanging="1080"/>
            <w:outlineLvl w:val="3"/>
          </w:pPr>
        </w:pPrChange>
      </w:pPr>
      <w:bookmarkStart w:id="1425" w:name="_Toc24298343"/>
      <w:r>
        <w:lastRenderedPageBreak/>
        <w:t xml:space="preserve">Chi </w:t>
      </w:r>
      <w:proofErr w:type="spellStart"/>
      <w:r>
        <w:t>tiết</w:t>
      </w:r>
      <w:bookmarkEnd w:id="1425"/>
      <w:proofErr w:type="spellEnd"/>
    </w:p>
    <w:p w14:paraId="17675F0B" w14:textId="6328DAD2" w:rsidR="00324FE9" w:rsidRDefault="00182F22">
      <w:pPr>
        <w:keepNext/>
        <w:tabs>
          <w:tab w:val="left" w:pos="990"/>
        </w:tabs>
        <w:spacing w:after="0"/>
        <w:pPrChange w:id="1426" w:author="HIKARI" w:date="2019-11-09T21:05:00Z">
          <w:pPr>
            <w:keepNext/>
            <w:tabs>
              <w:tab w:val="left" w:pos="990"/>
            </w:tabs>
            <w:spacing w:after="0"/>
            <w:ind w:left="810"/>
          </w:pPr>
        </w:pPrChange>
      </w:pPr>
      <w:del w:id="1427" w:author="HIKARI" w:date="2019-11-09T21:05:00Z">
        <w:r w:rsidRPr="00E24C10" w:rsidDel="00625B41">
          <w:rPr>
            <w:noProof/>
          </w:rPr>
          <w:drawing>
            <wp:inline distT="0" distB="0" distL="0" distR="0" wp14:anchorId="1E599CBD" wp14:editId="5BFF70D2">
              <wp:extent cx="6279141" cy="2844800"/>
              <wp:effectExtent l="0" t="0" r="7620" b="0"/>
              <wp:docPr id="2" name="Picture 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7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312225" cy="2859789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  <w:ins w:id="1428" w:author="HIKARI" w:date="2019-11-09T21:05:00Z">
        <w:r w:rsidR="00625B41" w:rsidRPr="00625B41">
          <w:rPr>
            <w:noProof/>
          </w:rPr>
          <w:drawing>
            <wp:inline distT="0" distB="0" distL="0" distR="0" wp14:anchorId="315F9BF5" wp14:editId="50B6F72B">
              <wp:extent cx="6774509" cy="3381375"/>
              <wp:effectExtent l="0" t="0" r="7620" b="0"/>
              <wp:docPr id="94" name="Picture 9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8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783063" cy="338564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40CCE5F5" w14:textId="022AA4DA" w:rsidR="00182F22" w:rsidRPr="00324FE9" w:rsidRDefault="00324FE9" w:rsidP="00324FE9">
      <w:pPr>
        <w:pStyle w:val="Caption"/>
        <w:jc w:val="center"/>
        <w:rPr>
          <w:b w:val="0"/>
          <w:bCs/>
          <w:i w:val="0"/>
          <w:iCs w:val="0"/>
          <w:sz w:val="20"/>
          <w:szCs w:val="20"/>
        </w:rPr>
      </w:pPr>
      <w:bookmarkStart w:id="1429" w:name="_Toc24298362"/>
      <w:proofErr w:type="spellStart"/>
      <w:r w:rsidRPr="00324FE9">
        <w:rPr>
          <w:sz w:val="20"/>
          <w:szCs w:val="20"/>
        </w:rPr>
        <w:t>Hình</w:t>
      </w:r>
      <w:proofErr w:type="spellEnd"/>
      <w:r w:rsidRPr="00324FE9">
        <w:rPr>
          <w:sz w:val="20"/>
          <w:szCs w:val="20"/>
        </w:rPr>
        <w:t xml:space="preserve"> </w:t>
      </w:r>
      <w:r w:rsidRPr="00324FE9">
        <w:rPr>
          <w:sz w:val="20"/>
          <w:szCs w:val="20"/>
        </w:rPr>
        <w:fldChar w:fldCharType="begin"/>
      </w:r>
      <w:r w:rsidRPr="00324FE9">
        <w:rPr>
          <w:sz w:val="20"/>
          <w:szCs w:val="20"/>
        </w:rPr>
        <w:instrText xml:space="preserve"> SEQ Hình \* ARABIC </w:instrText>
      </w:r>
      <w:r w:rsidRPr="00324FE9">
        <w:rPr>
          <w:sz w:val="20"/>
          <w:szCs w:val="20"/>
        </w:rPr>
        <w:fldChar w:fldCharType="separate"/>
      </w:r>
      <w:r w:rsidR="000D50D6">
        <w:rPr>
          <w:noProof/>
          <w:sz w:val="20"/>
          <w:szCs w:val="20"/>
        </w:rPr>
        <w:t>7</w:t>
      </w:r>
      <w:r w:rsidRPr="00324FE9">
        <w:rPr>
          <w:sz w:val="20"/>
          <w:szCs w:val="20"/>
        </w:rPr>
        <w:fldChar w:fldCharType="end"/>
      </w:r>
      <w:r w:rsidRPr="00324FE9">
        <w:rPr>
          <w:sz w:val="20"/>
          <w:szCs w:val="20"/>
        </w:rPr>
        <w:t xml:space="preserve">: UML Diagram </w:t>
      </w:r>
      <w:proofErr w:type="spellStart"/>
      <w:r w:rsidRPr="00324FE9">
        <w:rPr>
          <w:sz w:val="20"/>
          <w:szCs w:val="20"/>
        </w:rPr>
        <w:t>biểu</w:t>
      </w:r>
      <w:proofErr w:type="spellEnd"/>
      <w:r w:rsidRPr="00324FE9">
        <w:rPr>
          <w:sz w:val="20"/>
          <w:szCs w:val="20"/>
        </w:rPr>
        <w:t xml:space="preserve"> </w:t>
      </w:r>
      <w:proofErr w:type="spellStart"/>
      <w:r w:rsidRPr="00324FE9">
        <w:rPr>
          <w:sz w:val="20"/>
          <w:szCs w:val="20"/>
        </w:rPr>
        <w:t>diễn</w:t>
      </w:r>
      <w:proofErr w:type="spellEnd"/>
      <w:r w:rsidRPr="00324FE9">
        <w:rPr>
          <w:sz w:val="20"/>
          <w:szCs w:val="20"/>
        </w:rPr>
        <w:t xml:space="preserve"> </w:t>
      </w:r>
      <w:proofErr w:type="spellStart"/>
      <w:r w:rsidRPr="00324FE9">
        <w:rPr>
          <w:sz w:val="20"/>
          <w:szCs w:val="20"/>
        </w:rPr>
        <w:t>các</w:t>
      </w:r>
      <w:proofErr w:type="spellEnd"/>
      <w:r w:rsidRPr="00324FE9">
        <w:rPr>
          <w:sz w:val="20"/>
          <w:szCs w:val="20"/>
        </w:rPr>
        <w:t xml:space="preserve"> </w:t>
      </w:r>
      <w:proofErr w:type="spellStart"/>
      <w:r w:rsidRPr="00324FE9">
        <w:rPr>
          <w:sz w:val="20"/>
          <w:szCs w:val="20"/>
        </w:rPr>
        <w:t>lớp</w:t>
      </w:r>
      <w:proofErr w:type="spellEnd"/>
      <w:r w:rsidRPr="00324FE9">
        <w:rPr>
          <w:sz w:val="20"/>
          <w:szCs w:val="20"/>
        </w:rPr>
        <w:t xml:space="preserve"> </w:t>
      </w:r>
      <w:proofErr w:type="spellStart"/>
      <w:r w:rsidRPr="00324FE9">
        <w:rPr>
          <w:sz w:val="20"/>
          <w:szCs w:val="20"/>
        </w:rPr>
        <w:t>trong</w:t>
      </w:r>
      <w:proofErr w:type="spellEnd"/>
      <w:r w:rsidRPr="00324FE9">
        <w:rPr>
          <w:sz w:val="20"/>
          <w:szCs w:val="20"/>
        </w:rPr>
        <w:t xml:space="preserve"> </w:t>
      </w:r>
      <w:proofErr w:type="spellStart"/>
      <w:r w:rsidRPr="00324FE9">
        <w:rPr>
          <w:sz w:val="20"/>
          <w:szCs w:val="20"/>
        </w:rPr>
        <w:t>phần</w:t>
      </w:r>
      <w:proofErr w:type="spellEnd"/>
      <w:r w:rsidRPr="00324FE9">
        <w:rPr>
          <w:sz w:val="20"/>
          <w:szCs w:val="20"/>
        </w:rPr>
        <w:t xml:space="preserve"> </w:t>
      </w:r>
      <w:proofErr w:type="spellStart"/>
      <w:r w:rsidRPr="00324FE9">
        <w:rPr>
          <w:sz w:val="20"/>
          <w:szCs w:val="20"/>
        </w:rPr>
        <w:t>mềm</w:t>
      </w:r>
      <w:proofErr w:type="spellEnd"/>
      <w:r w:rsidRPr="00324FE9">
        <w:rPr>
          <w:sz w:val="20"/>
          <w:szCs w:val="20"/>
        </w:rPr>
        <w:t>.</w:t>
      </w:r>
      <w:bookmarkEnd w:id="1429"/>
    </w:p>
    <w:p w14:paraId="08DCA4DF" w14:textId="77777777" w:rsidR="00DC7CC7" w:rsidRPr="00E24C10" w:rsidRDefault="00DC7CC7" w:rsidP="00182F22">
      <w:pPr>
        <w:tabs>
          <w:tab w:val="left" w:pos="990"/>
        </w:tabs>
        <w:spacing w:after="0"/>
        <w:jc w:val="center"/>
        <w:rPr>
          <w:i/>
          <w:iCs/>
          <w:sz w:val="20"/>
          <w:szCs w:val="20"/>
        </w:rPr>
      </w:pPr>
    </w:p>
    <w:p w14:paraId="5637C765" w14:textId="7383D5C5" w:rsidR="00182F22" w:rsidRPr="00E24C10" w:rsidRDefault="00182F22" w:rsidP="00F559D3">
      <w:pPr>
        <w:tabs>
          <w:tab w:val="left" w:pos="990"/>
        </w:tabs>
        <w:spacing w:after="0"/>
        <w:ind w:firstLine="1350"/>
        <w:rPr>
          <w:b w:val="0"/>
          <w:bCs/>
        </w:rPr>
      </w:pPr>
      <w:r w:rsidRPr="00E24C10">
        <w:tab/>
      </w:r>
      <w:proofErr w:type="spellStart"/>
      <w:r w:rsidRPr="00E24C10">
        <w:rPr>
          <w:b w:val="0"/>
          <w:bCs/>
        </w:rPr>
        <w:t>Xét</w:t>
      </w:r>
      <w:proofErr w:type="spellEnd"/>
      <w:r w:rsidRPr="00E24C10">
        <w:rPr>
          <w:b w:val="0"/>
          <w:bCs/>
        </w:rPr>
        <w:t xml:space="preserve"> </w:t>
      </w:r>
      <w:proofErr w:type="spellStart"/>
      <w:r w:rsidRPr="00E24C10">
        <w:rPr>
          <w:b w:val="0"/>
          <w:bCs/>
        </w:rPr>
        <w:t>thấy</w:t>
      </w:r>
      <w:proofErr w:type="spellEnd"/>
      <w:r w:rsidRPr="00E24C10">
        <w:rPr>
          <w:b w:val="0"/>
          <w:bCs/>
        </w:rPr>
        <w:t xml:space="preserve"> </w:t>
      </w:r>
      <w:proofErr w:type="spellStart"/>
      <w:r w:rsidRPr="00E24C10">
        <w:rPr>
          <w:b w:val="0"/>
          <w:bCs/>
        </w:rPr>
        <w:t>giữa</w:t>
      </w:r>
      <w:proofErr w:type="spellEnd"/>
      <w:r w:rsidRPr="00E24C10">
        <w:rPr>
          <w:b w:val="0"/>
          <w:bCs/>
        </w:rPr>
        <w:t xml:space="preserve"> </w:t>
      </w:r>
      <w:proofErr w:type="spellStart"/>
      <w:r w:rsidRPr="00E24C10">
        <w:rPr>
          <w:b w:val="0"/>
          <w:bCs/>
        </w:rPr>
        <w:t>các</w:t>
      </w:r>
      <w:proofErr w:type="spellEnd"/>
      <w:r w:rsidRPr="00E24C10">
        <w:rPr>
          <w:b w:val="0"/>
          <w:bCs/>
        </w:rPr>
        <w:t xml:space="preserve"> layer </w:t>
      </w:r>
      <w:proofErr w:type="spellStart"/>
      <w:r w:rsidRPr="00E24C10">
        <w:rPr>
          <w:b w:val="0"/>
          <w:bCs/>
        </w:rPr>
        <w:t>có</w:t>
      </w:r>
      <w:proofErr w:type="spellEnd"/>
      <w:r w:rsidRPr="00E24C10">
        <w:rPr>
          <w:b w:val="0"/>
          <w:bCs/>
        </w:rPr>
        <w:t xml:space="preserve"> </w:t>
      </w:r>
      <w:proofErr w:type="spellStart"/>
      <w:r w:rsidRPr="00E24C10">
        <w:rPr>
          <w:b w:val="0"/>
          <w:bCs/>
        </w:rPr>
        <w:t>các</w:t>
      </w:r>
      <w:proofErr w:type="spellEnd"/>
      <w:r w:rsidRPr="00E24C10">
        <w:rPr>
          <w:b w:val="0"/>
          <w:bCs/>
        </w:rPr>
        <w:t xml:space="preserve"> </w:t>
      </w:r>
      <w:proofErr w:type="spellStart"/>
      <w:r w:rsidRPr="00E24C10">
        <w:rPr>
          <w:b w:val="0"/>
          <w:bCs/>
        </w:rPr>
        <w:t>tính</w:t>
      </w:r>
      <w:proofErr w:type="spellEnd"/>
      <w:r w:rsidRPr="00E24C10">
        <w:rPr>
          <w:b w:val="0"/>
          <w:bCs/>
        </w:rPr>
        <w:t xml:space="preserve"> </w:t>
      </w:r>
      <w:proofErr w:type="spellStart"/>
      <w:r w:rsidRPr="00E24C10">
        <w:rPr>
          <w:b w:val="0"/>
          <w:bCs/>
        </w:rPr>
        <w:t>chất</w:t>
      </w:r>
      <w:proofErr w:type="spellEnd"/>
      <w:r w:rsidRPr="00E24C10">
        <w:rPr>
          <w:b w:val="0"/>
          <w:bCs/>
        </w:rPr>
        <w:t xml:space="preserve"> </w:t>
      </w:r>
      <w:proofErr w:type="spellStart"/>
      <w:r w:rsidRPr="00E24C10">
        <w:rPr>
          <w:b w:val="0"/>
          <w:bCs/>
        </w:rPr>
        <w:t>chung</w:t>
      </w:r>
      <w:proofErr w:type="spellEnd"/>
      <w:r w:rsidRPr="00E24C10">
        <w:rPr>
          <w:b w:val="0"/>
          <w:bCs/>
        </w:rPr>
        <w:t xml:space="preserve">, bao </w:t>
      </w:r>
      <w:proofErr w:type="spellStart"/>
      <w:r w:rsidRPr="00E24C10">
        <w:rPr>
          <w:b w:val="0"/>
          <w:bCs/>
        </w:rPr>
        <w:t>gồm</w:t>
      </w:r>
      <w:proofErr w:type="spellEnd"/>
      <w:r w:rsidRPr="00E24C10">
        <w:rPr>
          <w:b w:val="0"/>
          <w:bCs/>
        </w:rPr>
        <w:t>:</w:t>
      </w:r>
    </w:p>
    <w:p w14:paraId="34E93FAA" w14:textId="77777777" w:rsidR="00182F22" w:rsidRPr="00E24C10" w:rsidRDefault="00182F22" w:rsidP="00F559D3">
      <w:pPr>
        <w:pStyle w:val="ListParagraph"/>
        <w:numPr>
          <w:ilvl w:val="1"/>
          <w:numId w:val="24"/>
        </w:numPr>
        <w:tabs>
          <w:tab w:val="left" w:pos="990"/>
        </w:tabs>
        <w:spacing w:after="0"/>
        <w:ind w:left="2430"/>
        <w:rPr>
          <w:b w:val="0"/>
          <w:bCs/>
        </w:rPr>
      </w:pPr>
      <w:proofErr w:type="spellStart"/>
      <w:r w:rsidRPr="00E24C10">
        <w:rPr>
          <w:b w:val="0"/>
          <w:bCs/>
        </w:rPr>
        <w:t>Tên</w:t>
      </w:r>
      <w:proofErr w:type="spellEnd"/>
      <w:r w:rsidRPr="00E24C10">
        <w:rPr>
          <w:b w:val="0"/>
          <w:bCs/>
        </w:rPr>
        <w:t xml:space="preserve"> layer.</w:t>
      </w:r>
    </w:p>
    <w:p w14:paraId="733C2BA8" w14:textId="77777777" w:rsidR="00182F22" w:rsidRPr="00E24C10" w:rsidRDefault="00182F22" w:rsidP="00F559D3">
      <w:pPr>
        <w:pStyle w:val="ListParagraph"/>
        <w:numPr>
          <w:ilvl w:val="1"/>
          <w:numId w:val="24"/>
        </w:numPr>
        <w:tabs>
          <w:tab w:val="left" w:pos="990"/>
        </w:tabs>
        <w:spacing w:after="0"/>
        <w:ind w:left="2430"/>
        <w:rPr>
          <w:b w:val="0"/>
          <w:bCs/>
        </w:rPr>
      </w:pPr>
      <w:proofErr w:type="spellStart"/>
      <w:r w:rsidRPr="00E24C10">
        <w:rPr>
          <w:b w:val="0"/>
          <w:bCs/>
        </w:rPr>
        <w:t>Loại</w:t>
      </w:r>
      <w:proofErr w:type="spellEnd"/>
      <w:r w:rsidRPr="00E24C10">
        <w:rPr>
          <w:b w:val="0"/>
          <w:bCs/>
        </w:rPr>
        <w:t xml:space="preserve"> layer.</w:t>
      </w:r>
    </w:p>
    <w:p w14:paraId="6663B022" w14:textId="77777777" w:rsidR="00182F22" w:rsidRPr="00E24C10" w:rsidRDefault="00182F22" w:rsidP="00F559D3">
      <w:pPr>
        <w:pStyle w:val="ListParagraph"/>
        <w:numPr>
          <w:ilvl w:val="1"/>
          <w:numId w:val="24"/>
        </w:numPr>
        <w:tabs>
          <w:tab w:val="left" w:pos="990"/>
        </w:tabs>
        <w:spacing w:after="0"/>
        <w:ind w:left="2430"/>
        <w:rPr>
          <w:b w:val="0"/>
          <w:bCs/>
        </w:rPr>
      </w:pPr>
      <w:r w:rsidRPr="00E24C10">
        <w:rPr>
          <w:b w:val="0"/>
          <w:bCs/>
        </w:rPr>
        <w:t>Input layer.</w:t>
      </w:r>
    </w:p>
    <w:p w14:paraId="1968FBF8" w14:textId="77777777" w:rsidR="00182F22" w:rsidRPr="00E24C10" w:rsidRDefault="00182F22" w:rsidP="00F559D3">
      <w:pPr>
        <w:pStyle w:val="ListParagraph"/>
        <w:numPr>
          <w:ilvl w:val="1"/>
          <w:numId w:val="24"/>
        </w:numPr>
        <w:tabs>
          <w:tab w:val="left" w:pos="990"/>
        </w:tabs>
        <w:spacing w:after="0"/>
        <w:ind w:left="2430"/>
        <w:rPr>
          <w:b w:val="0"/>
          <w:bCs/>
        </w:rPr>
      </w:pPr>
      <w:r w:rsidRPr="00E24C10">
        <w:rPr>
          <w:b w:val="0"/>
          <w:bCs/>
        </w:rPr>
        <w:t>Output layer.</w:t>
      </w:r>
    </w:p>
    <w:p w14:paraId="36FBBC0F" w14:textId="5B7AD56B" w:rsidR="00931754" w:rsidRDefault="00182F22" w:rsidP="00384F51">
      <w:pPr>
        <w:tabs>
          <w:tab w:val="left" w:pos="1440"/>
        </w:tabs>
        <w:spacing w:after="0"/>
        <w:ind w:left="1440"/>
        <w:jc w:val="both"/>
        <w:rPr>
          <w:b w:val="0"/>
          <w:bCs/>
        </w:rPr>
      </w:pPr>
      <w:proofErr w:type="spellStart"/>
      <w:r w:rsidRPr="00E24C10">
        <w:rPr>
          <w:b w:val="0"/>
          <w:bCs/>
        </w:rPr>
        <w:t>Đó</w:t>
      </w:r>
      <w:proofErr w:type="spellEnd"/>
      <w:r w:rsidRPr="00E24C10">
        <w:rPr>
          <w:b w:val="0"/>
          <w:bCs/>
        </w:rPr>
        <w:t xml:space="preserve"> </w:t>
      </w:r>
      <w:proofErr w:type="spellStart"/>
      <w:r w:rsidRPr="00E24C10">
        <w:rPr>
          <w:b w:val="0"/>
          <w:bCs/>
        </w:rPr>
        <w:t>là</w:t>
      </w:r>
      <w:proofErr w:type="spellEnd"/>
      <w:r w:rsidRPr="00E24C10">
        <w:rPr>
          <w:b w:val="0"/>
          <w:bCs/>
        </w:rPr>
        <w:t xml:space="preserve"> </w:t>
      </w:r>
      <w:proofErr w:type="spellStart"/>
      <w:r w:rsidRPr="00E24C10">
        <w:rPr>
          <w:b w:val="0"/>
          <w:bCs/>
        </w:rPr>
        <w:t>chưa</w:t>
      </w:r>
      <w:proofErr w:type="spellEnd"/>
      <w:r w:rsidRPr="00E24C10">
        <w:rPr>
          <w:b w:val="0"/>
          <w:bCs/>
        </w:rPr>
        <w:t xml:space="preserve"> </w:t>
      </w:r>
      <w:proofErr w:type="spellStart"/>
      <w:r w:rsidRPr="00E24C10">
        <w:rPr>
          <w:b w:val="0"/>
          <w:bCs/>
        </w:rPr>
        <w:t>kể</w:t>
      </w:r>
      <w:proofErr w:type="spellEnd"/>
      <w:r w:rsidRPr="00E24C10">
        <w:rPr>
          <w:b w:val="0"/>
          <w:bCs/>
        </w:rPr>
        <w:t xml:space="preserve"> </w:t>
      </w:r>
      <w:proofErr w:type="spellStart"/>
      <w:r w:rsidRPr="00E24C10">
        <w:rPr>
          <w:b w:val="0"/>
          <w:bCs/>
        </w:rPr>
        <w:t>giữa</w:t>
      </w:r>
      <w:proofErr w:type="spellEnd"/>
      <w:r w:rsidRPr="00E24C10">
        <w:rPr>
          <w:b w:val="0"/>
          <w:bCs/>
        </w:rPr>
        <w:t xml:space="preserve"> </w:t>
      </w:r>
      <w:proofErr w:type="spellStart"/>
      <w:r w:rsidRPr="00E24C10">
        <w:rPr>
          <w:b w:val="0"/>
          <w:bCs/>
        </w:rPr>
        <w:t>chúng</w:t>
      </w:r>
      <w:proofErr w:type="spellEnd"/>
      <w:r w:rsidRPr="00E24C10">
        <w:rPr>
          <w:b w:val="0"/>
          <w:bCs/>
        </w:rPr>
        <w:t xml:space="preserve"> </w:t>
      </w:r>
      <w:proofErr w:type="spellStart"/>
      <w:r w:rsidRPr="00E24C10">
        <w:rPr>
          <w:b w:val="0"/>
          <w:bCs/>
        </w:rPr>
        <w:t>còn</w:t>
      </w:r>
      <w:proofErr w:type="spellEnd"/>
      <w:r w:rsidRPr="00E24C10">
        <w:rPr>
          <w:b w:val="0"/>
          <w:bCs/>
        </w:rPr>
        <w:t xml:space="preserve"> </w:t>
      </w:r>
      <w:proofErr w:type="spellStart"/>
      <w:r w:rsidRPr="00E24C10">
        <w:rPr>
          <w:b w:val="0"/>
          <w:bCs/>
        </w:rPr>
        <w:t>có</w:t>
      </w:r>
      <w:proofErr w:type="spellEnd"/>
      <w:r w:rsidRPr="00E24C10">
        <w:rPr>
          <w:b w:val="0"/>
          <w:bCs/>
        </w:rPr>
        <w:t xml:space="preserve"> </w:t>
      </w:r>
      <w:proofErr w:type="spellStart"/>
      <w:r w:rsidRPr="00E24C10">
        <w:rPr>
          <w:b w:val="0"/>
          <w:bCs/>
        </w:rPr>
        <w:t>các</w:t>
      </w:r>
      <w:proofErr w:type="spellEnd"/>
      <w:r w:rsidRPr="00E24C10">
        <w:rPr>
          <w:b w:val="0"/>
          <w:bCs/>
        </w:rPr>
        <w:t xml:space="preserve"> </w:t>
      </w:r>
      <w:proofErr w:type="spellStart"/>
      <w:r w:rsidR="00931754">
        <w:rPr>
          <w:b w:val="0"/>
          <w:bCs/>
        </w:rPr>
        <w:t>phương</w:t>
      </w:r>
      <w:proofErr w:type="spellEnd"/>
      <w:r w:rsidR="00931754">
        <w:rPr>
          <w:b w:val="0"/>
          <w:bCs/>
        </w:rPr>
        <w:t xml:space="preserve"> </w:t>
      </w:r>
      <w:proofErr w:type="spellStart"/>
      <w:r w:rsidR="00931754">
        <w:rPr>
          <w:b w:val="0"/>
          <w:bCs/>
        </w:rPr>
        <w:t>thức</w:t>
      </w:r>
      <w:proofErr w:type="spellEnd"/>
      <w:r w:rsidRPr="00E24C10">
        <w:rPr>
          <w:b w:val="0"/>
          <w:bCs/>
        </w:rPr>
        <w:t xml:space="preserve"> </w:t>
      </w:r>
      <w:proofErr w:type="spellStart"/>
      <w:r w:rsidRPr="00E24C10">
        <w:rPr>
          <w:b w:val="0"/>
          <w:bCs/>
        </w:rPr>
        <w:t>và</w:t>
      </w:r>
      <w:proofErr w:type="spellEnd"/>
      <w:r w:rsidRPr="00E24C10">
        <w:rPr>
          <w:b w:val="0"/>
          <w:bCs/>
        </w:rPr>
        <w:t xml:space="preserve"> </w:t>
      </w:r>
      <w:proofErr w:type="spellStart"/>
      <w:r w:rsidRPr="00E24C10">
        <w:rPr>
          <w:b w:val="0"/>
          <w:bCs/>
        </w:rPr>
        <w:t>chứa</w:t>
      </w:r>
      <w:proofErr w:type="spellEnd"/>
      <w:r w:rsidRPr="00E24C10">
        <w:rPr>
          <w:b w:val="0"/>
          <w:bCs/>
        </w:rPr>
        <w:t xml:space="preserve"> </w:t>
      </w:r>
      <w:proofErr w:type="spellStart"/>
      <w:r w:rsidRPr="00E24C10">
        <w:rPr>
          <w:b w:val="0"/>
          <w:bCs/>
        </w:rPr>
        <w:t>các</w:t>
      </w:r>
      <w:proofErr w:type="spellEnd"/>
      <w:r w:rsidRPr="00E24C10">
        <w:rPr>
          <w:b w:val="0"/>
          <w:bCs/>
        </w:rPr>
        <w:t xml:space="preserve"> </w:t>
      </w:r>
      <w:proofErr w:type="spellStart"/>
      <w:r w:rsidRPr="00E24C10">
        <w:rPr>
          <w:b w:val="0"/>
          <w:bCs/>
        </w:rPr>
        <w:t>đối</w:t>
      </w:r>
      <w:proofErr w:type="spellEnd"/>
      <w:r w:rsidRPr="00E24C10">
        <w:rPr>
          <w:b w:val="0"/>
          <w:bCs/>
        </w:rPr>
        <w:t xml:space="preserve"> </w:t>
      </w:r>
      <w:proofErr w:type="spellStart"/>
      <w:r w:rsidRPr="00E24C10">
        <w:rPr>
          <w:b w:val="0"/>
          <w:bCs/>
        </w:rPr>
        <w:t>tượng</w:t>
      </w:r>
      <w:proofErr w:type="spellEnd"/>
      <w:r w:rsidRPr="00E24C10">
        <w:rPr>
          <w:b w:val="0"/>
          <w:bCs/>
        </w:rPr>
        <w:t xml:space="preserve"> </w:t>
      </w:r>
      <w:proofErr w:type="spellStart"/>
      <w:r w:rsidRPr="00E24C10">
        <w:rPr>
          <w:b w:val="0"/>
          <w:bCs/>
        </w:rPr>
        <w:t>giống</w:t>
      </w:r>
      <w:proofErr w:type="spellEnd"/>
      <w:r w:rsidRPr="00E24C10">
        <w:rPr>
          <w:b w:val="0"/>
          <w:bCs/>
        </w:rPr>
        <w:t xml:space="preserve"> </w:t>
      </w:r>
      <w:proofErr w:type="spellStart"/>
      <w:r w:rsidRPr="00E24C10">
        <w:rPr>
          <w:b w:val="0"/>
          <w:bCs/>
        </w:rPr>
        <w:t>nhau</w:t>
      </w:r>
      <w:proofErr w:type="spellEnd"/>
      <w:r w:rsidRPr="00E24C10">
        <w:rPr>
          <w:b w:val="0"/>
          <w:bCs/>
        </w:rPr>
        <w:t xml:space="preserve"> (</w:t>
      </w:r>
      <w:proofErr w:type="spellStart"/>
      <w:r w:rsidRPr="00E24C10">
        <w:rPr>
          <w:b w:val="0"/>
          <w:bCs/>
        </w:rPr>
        <w:t>ví</w:t>
      </w:r>
      <w:proofErr w:type="spellEnd"/>
      <w:r w:rsidRPr="00E24C10">
        <w:rPr>
          <w:b w:val="0"/>
          <w:bCs/>
        </w:rPr>
        <w:t xml:space="preserve"> </w:t>
      </w:r>
      <w:proofErr w:type="spellStart"/>
      <w:r w:rsidRPr="00E24C10">
        <w:rPr>
          <w:b w:val="0"/>
          <w:bCs/>
        </w:rPr>
        <w:t>dụ</w:t>
      </w:r>
      <w:proofErr w:type="spellEnd"/>
      <w:r w:rsidRPr="00E24C10">
        <w:rPr>
          <w:b w:val="0"/>
          <w:bCs/>
        </w:rPr>
        <w:t xml:space="preserve"> </w:t>
      </w:r>
      <w:proofErr w:type="spellStart"/>
      <w:r w:rsidRPr="00E24C10">
        <w:rPr>
          <w:b w:val="0"/>
          <w:bCs/>
        </w:rPr>
        <w:t>như</w:t>
      </w:r>
      <w:proofErr w:type="spellEnd"/>
      <w:r w:rsidRPr="00E24C10">
        <w:rPr>
          <w:b w:val="0"/>
          <w:bCs/>
        </w:rPr>
        <w:t xml:space="preserve"> </w:t>
      </w:r>
      <w:del w:id="1430" w:author="HIKARI" w:date="2019-11-08T22:45:00Z">
        <w:r w:rsidRPr="00E24C10" w:rsidDel="00BF39C8">
          <w:rPr>
            <w:b w:val="0"/>
            <w:bCs/>
          </w:rPr>
          <w:delText xml:space="preserve">method </w:delText>
        </w:r>
      </w:del>
      <w:proofErr w:type="spellStart"/>
      <w:ins w:id="1431" w:author="HIKARI" w:date="2019-11-08T22:45:00Z">
        <w:r w:rsidR="00BF39C8">
          <w:rPr>
            <w:b w:val="0"/>
            <w:bCs/>
          </w:rPr>
          <w:t>phương</w:t>
        </w:r>
        <w:proofErr w:type="spellEnd"/>
        <w:r w:rsidR="00BF39C8">
          <w:rPr>
            <w:b w:val="0"/>
            <w:bCs/>
          </w:rPr>
          <w:t xml:space="preserve"> </w:t>
        </w:r>
        <w:proofErr w:type="spellStart"/>
        <w:r w:rsidR="00BF39C8">
          <w:rPr>
            <w:b w:val="0"/>
            <w:bCs/>
          </w:rPr>
          <w:t>thức</w:t>
        </w:r>
        <w:proofErr w:type="spellEnd"/>
        <w:r w:rsidR="00BF39C8" w:rsidRPr="00E24C10">
          <w:rPr>
            <w:b w:val="0"/>
            <w:bCs/>
          </w:rPr>
          <w:t xml:space="preserve"> </w:t>
        </w:r>
      </w:ins>
      <w:proofErr w:type="spellStart"/>
      <w:r w:rsidRPr="00E24C10">
        <w:rPr>
          <w:b w:val="0"/>
          <w:bCs/>
        </w:rPr>
        <w:t>đọc</w:t>
      </w:r>
      <w:proofErr w:type="spellEnd"/>
      <w:r w:rsidRPr="00E24C10">
        <w:rPr>
          <w:b w:val="0"/>
          <w:bCs/>
        </w:rPr>
        <w:t xml:space="preserve"> input, </w:t>
      </w:r>
      <w:proofErr w:type="spellStart"/>
      <w:r w:rsidRPr="00E24C10">
        <w:rPr>
          <w:b w:val="0"/>
          <w:bCs/>
        </w:rPr>
        <w:t>đối</w:t>
      </w:r>
      <w:proofErr w:type="spellEnd"/>
      <w:r w:rsidRPr="00E24C10">
        <w:rPr>
          <w:b w:val="0"/>
          <w:bCs/>
        </w:rPr>
        <w:t xml:space="preserve"> </w:t>
      </w:r>
      <w:proofErr w:type="spellStart"/>
      <w:r w:rsidRPr="00E24C10">
        <w:rPr>
          <w:b w:val="0"/>
          <w:bCs/>
        </w:rPr>
        <w:t>tượng</w:t>
      </w:r>
      <w:proofErr w:type="spellEnd"/>
      <w:r w:rsidRPr="00E24C10">
        <w:rPr>
          <w:b w:val="0"/>
          <w:bCs/>
        </w:rPr>
        <w:t xml:space="preserve"> </w:t>
      </w:r>
      <w:proofErr w:type="spellStart"/>
      <w:r w:rsidRPr="00E24C10">
        <w:rPr>
          <w:b w:val="0"/>
          <w:bCs/>
        </w:rPr>
        <w:t>đồ</w:t>
      </w:r>
      <w:proofErr w:type="spellEnd"/>
      <w:r w:rsidRPr="00E24C10">
        <w:rPr>
          <w:b w:val="0"/>
          <w:bCs/>
        </w:rPr>
        <w:t xml:space="preserve"> </w:t>
      </w:r>
      <w:proofErr w:type="spellStart"/>
      <w:r w:rsidRPr="00E24C10">
        <w:rPr>
          <w:b w:val="0"/>
          <w:bCs/>
        </w:rPr>
        <w:t>hoạ</w:t>
      </w:r>
      <w:proofErr w:type="spellEnd"/>
      <w:r w:rsidRPr="00E24C10">
        <w:rPr>
          <w:b w:val="0"/>
          <w:bCs/>
        </w:rPr>
        <w:t xml:space="preserve">, </w:t>
      </w:r>
      <w:proofErr w:type="spellStart"/>
      <w:ins w:id="1432" w:author="HIKARI" w:date="2019-11-08T22:45:00Z">
        <w:r w:rsidR="00BF39C8">
          <w:rPr>
            <w:b w:val="0"/>
            <w:bCs/>
          </w:rPr>
          <w:t>phương</w:t>
        </w:r>
        <w:proofErr w:type="spellEnd"/>
        <w:r w:rsidR="00BF39C8">
          <w:rPr>
            <w:b w:val="0"/>
            <w:bCs/>
          </w:rPr>
          <w:t xml:space="preserve"> </w:t>
        </w:r>
        <w:proofErr w:type="spellStart"/>
        <w:r w:rsidR="00BF39C8">
          <w:rPr>
            <w:b w:val="0"/>
            <w:bCs/>
          </w:rPr>
          <w:t>thức</w:t>
        </w:r>
        <w:proofErr w:type="spellEnd"/>
        <w:r w:rsidR="00BF39C8">
          <w:rPr>
            <w:b w:val="0"/>
            <w:bCs/>
          </w:rPr>
          <w:t xml:space="preserve"> </w:t>
        </w:r>
        <w:proofErr w:type="spellStart"/>
        <w:r w:rsidR="00BF39C8">
          <w:rPr>
            <w:b w:val="0"/>
            <w:bCs/>
          </w:rPr>
          <w:t>biểu</w:t>
        </w:r>
        <w:proofErr w:type="spellEnd"/>
        <w:r w:rsidR="00BF39C8">
          <w:rPr>
            <w:b w:val="0"/>
            <w:bCs/>
          </w:rPr>
          <w:t xml:space="preserve"> </w:t>
        </w:r>
        <w:proofErr w:type="spellStart"/>
        <w:r w:rsidR="00BF39C8">
          <w:rPr>
            <w:b w:val="0"/>
            <w:bCs/>
          </w:rPr>
          <w:t>diễn</w:t>
        </w:r>
        <w:proofErr w:type="spellEnd"/>
        <w:r w:rsidR="00BF39C8">
          <w:rPr>
            <w:b w:val="0"/>
            <w:bCs/>
          </w:rPr>
          <w:t xml:space="preserve"> </w:t>
        </w:r>
      </w:ins>
      <w:proofErr w:type="spellStart"/>
      <w:ins w:id="1433" w:author="HIKARI" w:date="2019-11-08T22:46:00Z">
        <w:r w:rsidR="00BF39C8">
          <w:rPr>
            <w:b w:val="0"/>
            <w:bCs/>
          </w:rPr>
          <w:t>đối</w:t>
        </w:r>
        <w:proofErr w:type="spellEnd"/>
        <w:r w:rsidR="00BF39C8">
          <w:rPr>
            <w:b w:val="0"/>
            <w:bCs/>
          </w:rPr>
          <w:t xml:space="preserve"> </w:t>
        </w:r>
        <w:proofErr w:type="spellStart"/>
        <w:r w:rsidR="00BF39C8">
          <w:rPr>
            <w:b w:val="0"/>
            <w:bCs/>
          </w:rPr>
          <w:t>tượng</w:t>
        </w:r>
        <w:proofErr w:type="spellEnd"/>
        <w:r w:rsidR="00BF39C8">
          <w:rPr>
            <w:b w:val="0"/>
            <w:bCs/>
          </w:rPr>
          <w:t xml:space="preserve"> </w:t>
        </w:r>
        <w:proofErr w:type="spellStart"/>
        <w:r w:rsidR="00BF39C8">
          <w:rPr>
            <w:b w:val="0"/>
            <w:bCs/>
          </w:rPr>
          <w:t>về</w:t>
        </w:r>
        <w:proofErr w:type="spellEnd"/>
        <w:r w:rsidR="00BF39C8">
          <w:rPr>
            <w:b w:val="0"/>
            <w:bCs/>
          </w:rPr>
          <w:t xml:space="preserve"> </w:t>
        </w:r>
        <w:proofErr w:type="spellStart"/>
        <w:r w:rsidR="00BF39C8">
          <w:rPr>
            <w:b w:val="0"/>
            <w:bCs/>
          </w:rPr>
          <w:t>dạng</w:t>
        </w:r>
        <w:proofErr w:type="spellEnd"/>
        <w:r w:rsidR="00BF39C8">
          <w:rPr>
            <w:b w:val="0"/>
            <w:bCs/>
          </w:rPr>
          <w:t xml:space="preserve"> </w:t>
        </w:r>
        <w:proofErr w:type="spellStart"/>
        <w:r w:rsidR="00BF39C8">
          <w:rPr>
            <w:b w:val="0"/>
            <w:bCs/>
          </w:rPr>
          <w:t>chữ</w:t>
        </w:r>
      </w:ins>
      <w:proofErr w:type="spellEnd"/>
      <w:ins w:id="1434" w:author="HIKARI" w:date="2019-11-08T22:45:00Z">
        <w:r w:rsidR="00BF39C8">
          <w:rPr>
            <w:b w:val="0"/>
            <w:bCs/>
          </w:rPr>
          <w:t>,</w:t>
        </w:r>
      </w:ins>
      <w:del w:id="1435" w:author="HIKARI" w:date="2019-11-08T22:45:00Z">
        <w:r w:rsidRPr="00E24C10" w:rsidDel="00BF39C8">
          <w:rPr>
            <w:b w:val="0"/>
            <w:bCs/>
          </w:rPr>
          <w:delText xml:space="preserve">overdrive method .ToString(), </w:delText>
        </w:r>
      </w:del>
      <w:r w:rsidRPr="00E24C10">
        <w:rPr>
          <w:b w:val="0"/>
          <w:bCs/>
        </w:rPr>
        <w:t xml:space="preserve">…). </w:t>
      </w:r>
      <w:proofErr w:type="spellStart"/>
      <w:r w:rsidRPr="00E24C10">
        <w:rPr>
          <w:b w:val="0"/>
          <w:bCs/>
        </w:rPr>
        <w:t>Vì</w:t>
      </w:r>
      <w:proofErr w:type="spellEnd"/>
      <w:r w:rsidRPr="00E24C10">
        <w:rPr>
          <w:b w:val="0"/>
          <w:bCs/>
        </w:rPr>
        <w:t xml:space="preserve"> </w:t>
      </w:r>
      <w:proofErr w:type="spellStart"/>
      <w:r w:rsidRPr="00E24C10">
        <w:rPr>
          <w:b w:val="0"/>
          <w:bCs/>
        </w:rPr>
        <w:t>thế</w:t>
      </w:r>
      <w:proofErr w:type="spellEnd"/>
      <w:r w:rsidRPr="00E24C10">
        <w:rPr>
          <w:b w:val="0"/>
          <w:bCs/>
        </w:rPr>
        <w:t xml:space="preserve">, </w:t>
      </w:r>
      <w:proofErr w:type="spellStart"/>
      <w:r w:rsidRPr="00E24C10">
        <w:rPr>
          <w:b w:val="0"/>
          <w:bCs/>
        </w:rPr>
        <w:t>để</w:t>
      </w:r>
      <w:proofErr w:type="spellEnd"/>
      <w:r w:rsidRPr="00E24C10">
        <w:rPr>
          <w:b w:val="0"/>
          <w:bCs/>
        </w:rPr>
        <w:t xml:space="preserve"> </w:t>
      </w:r>
      <w:proofErr w:type="spellStart"/>
      <w:r w:rsidRPr="00E24C10">
        <w:rPr>
          <w:b w:val="0"/>
          <w:bCs/>
        </w:rPr>
        <w:t>tận</w:t>
      </w:r>
      <w:proofErr w:type="spellEnd"/>
      <w:r w:rsidRPr="00E24C10">
        <w:rPr>
          <w:b w:val="0"/>
          <w:bCs/>
        </w:rPr>
        <w:t xml:space="preserve"> </w:t>
      </w:r>
      <w:proofErr w:type="spellStart"/>
      <w:r w:rsidRPr="00E24C10">
        <w:rPr>
          <w:b w:val="0"/>
          <w:bCs/>
        </w:rPr>
        <w:t>dụng</w:t>
      </w:r>
      <w:proofErr w:type="spellEnd"/>
      <w:r w:rsidRPr="00E24C10">
        <w:rPr>
          <w:b w:val="0"/>
          <w:bCs/>
        </w:rPr>
        <w:t xml:space="preserve"> </w:t>
      </w:r>
      <w:proofErr w:type="spellStart"/>
      <w:r w:rsidRPr="00E24C10">
        <w:rPr>
          <w:b w:val="0"/>
          <w:bCs/>
        </w:rPr>
        <w:t>sức</w:t>
      </w:r>
      <w:proofErr w:type="spellEnd"/>
      <w:r w:rsidRPr="00E24C10">
        <w:rPr>
          <w:b w:val="0"/>
          <w:bCs/>
        </w:rPr>
        <w:t xml:space="preserve"> </w:t>
      </w:r>
      <w:proofErr w:type="spellStart"/>
      <w:r w:rsidRPr="00E24C10">
        <w:rPr>
          <w:b w:val="0"/>
          <w:bCs/>
        </w:rPr>
        <w:t>mạnh</w:t>
      </w:r>
      <w:proofErr w:type="spellEnd"/>
      <w:r w:rsidRPr="00E24C10">
        <w:rPr>
          <w:b w:val="0"/>
          <w:bCs/>
        </w:rPr>
        <w:t xml:space="preserve"> </w:t>
      </w:r>
      <w:proofErr w:type="spellStart"/>
      <w:r w:rsidRPr="00E24C10">
        <w:rPr>
          <w:b w:val="0"/>
          <w:bCs/>
        </w:rPr>
        <w:t>của</w:t>
      </w:r>
      <w:proofErr w:type="spellEnd"/>
      <w:r w:rsidRPr="00E24C10">
        <w:rPr>
          <w:b w:val="0"/>
          <w:bCs/>
        </w:rPr>
        <w:t xml:space="preserve"> </w:t>
      </w:r>
      <w:proofErr w:type="spellStart"/>
      <w:r w:rsidRPr="00E24C10">
        <w:rPr>
          <w:b w:val="0"/>
          <w:bCs/>
        </w:rPr>
        <w:t>lập</w:t>
      </w:r>
      <w:proofErr w:type="spellEnd"/>
      <w:r w:rsidRPr="00E24C10">
        <w:rPr>
          <w:b w:val="0"/>
          <w:bCs/>
        </w:rPr>
        <w:t xml:space="preserve"> </w:t>
      </w:r>
      <w:proofErr w:type="spellStart"/>
      <w:r w:rsidRPr="00E24C10">
        <w:rPr>
          <w:b w:val="0"/>
          <w:bCs/>
        </w:rPr>
        <w:t>trình</w:t>
      </w:r>
      <w:proofErr w:type="spellEnd"/>
      <w:r w:rsidRPr="00E24C10">
        <w:rPr>
          <w:b w:val="0"/>
          <w:bCs/>
        </w:rPr>
        <w:t xml:space="preserve"> </w:t>
      </w:r>
      <w:proofErr w:type="spellStart"/>
      <w:r w:rsidRPr="00E24C10">
        <w:rPr>
          <w:b w:val="0"/>
          <w:bCs/>
        </w:rPr>
        <w:t>hướng</w:t>
      </w:r>
      <w:proofErr w:type="spellEnd"/>
      <w:r w:rsidRPr="00E24C10">
        <w:rPr>
          <w:b w:val="0"/>
          <w:bCs/>
        </w:rPr>
        <w:t xml:space="preserve"> </w:t>
      </w:r>
      <w:proofErr w:type="spellStart"/>
      <w:r w:rsidRPr="00E24C10">
        <w:rPr>
          <w:b w:val="0"/>
          <w:bCs/>
        </w:rPr>
        <w:t>đối</w:t>
      </w:r>
      <w:proofErr w:type="spellEnd"/>
      <w:r w:rsidRPr="00E24C10">
        <w:rPr>
          <w:b w:val="0"/>
          <w:bCs/>
        </w:rPr>
        <w:t xml:space="preserve"> </w:t>
      </w:r>
      <w:proofErr w:type="spellStart"/>
      <w:r w:rsidRPr="00E24C10">
        <w:rPr>
          <w:b w:val="0"/>
          <w:bCs/>
        </w:rPr>
        <w:t>tượng</w:t>
      </w:r>
      <w:proofErr w:type="spellEnd"/>
      <w:r w:rsidRPr="00E24C10">
        <w:rPr>
          <w:b w:val="0"/>
          <w:bCs/>
        </w:rPr>
        <w:t xml:space="preserve">, </w:t>
      </w:r>
      <w:proofErr w:type="spellStart"/>
      <w:r w:rsidRPr="00E24C10">
        <w:rPr>
          <w:b w:val="0"/>
          <w:bCs/>
        </w:rPr>
        <w:t>chúng</w:t>
      </w:r>
      <w:proofErr w:type="spellEnd"/>
      <w:r w:rsidRPr="00E24C10">
        <w:rPr>
          <w:b w:val="0"/>
          <w:bCs/>
        </w:rPr>
        <w:t xml:space="preserve"> </w:t>
      </w:r>
      <w:proofErr w:type="spellStart"/>
      <w:r w:rsidRPr="00E24C10">
        <w:rPr>
          <w:b w:val="0"/>
          <w:bCs/>
        </w:rPr>
        <w:t>em</w:t>
      </w:r>
      <w:proofErr w:type="spellEnd"/>
      <w:r w:rsidRPr="00E24C10">
        <w:rPr>
          <w:b w:val="0"/>
          <w:bCs/>
        </w:rPr>
        <w:t xml:space="preserve"> </w:t>
      </w:r>
      <w:proofErr w:type="spellStart"/>
      <w:r w:rsidRPr="00E24C10">
        <w:rPr>
          <w:b w:val="0"/>
          <w:bCs/>
        </w:rPr>
        <w:t>quyết</w:t>
      </w:r>
      <w:proofErr w:type="spellEnd"/>
      <w:r w:rsidRPr="00E24C10">
        <w:rPr>
          <w:b w:val="0"/>
          <w:bCs/>
        </w:rPr>
        <w:t xml:space="preserve"> </w:t>
      </w:r>
      <w:proofErr w:type="spellStart"/>
      <w:r w:rsidRPr="00E24C10">
        <w:rPr>
          <w:b w:val="0"/>
          <w:bCs/>
        </w:rPr>
        <w:t>định</w:t>
      </w:r>
      <w:proofErr w:type="spellEnd"/>
      <w:r w:rsidRPr="00E24C10">
        <w:rPr>
          <w:b w:val="0"/>
          <w:bCs/>
        </w:rPr>
        <w:t xml:space="preserve"> </w:t>
      </w:r>
      <w:proofErr w:type="spellStart"/>
      <w:r w:rsidRPr="00E24C10">
        <w:rPr>
          <w:b w:val="0"/>
          <w:bCs/>
        </w:rPr>
        <w:t>thiết</w:t>
      </w:r>
      <w:proofErr w:type="spellEnd"/>
      <w:r w:rsidRPr="00E24C10">
        <w:rPr>
          <w:b w:val="0"/>
          <w:bCs/>
        </w:rPr>
        <w:t xml:space="preserve"> </w:t>
      </w:r>
      <w:proofErr w:type="spellStart"/>
      <w:r w:rsidRPr="00E24C10">
        <w:rPr>
          <w:b w:val="0"/>
          <w:bCs/>
        </w:rPr>
        <w:t>kế</w:t>
      </w:r>
      <w:proofErr w:type="spellEnd"/>
      <w:r w:rsidRPr="00E24C10">
        <w:rPr>
          <w:b w:val="0"/>
          <w:bCs/>
        </w:rPr>
        <w:t xml:space="preserve"> class Layer, class </w:t>
      </w:r>
      <w:proofErr w:type="spellStart"/>
      <w:r w:rsidRPr="00E24C10">
        <w:rPr>
          <w:b w:val="0"/>
          <w:bCs/>
        </w:rPr>
        <w:t>này</w:t>
      </w:r>
      <w:proofErr w:type="spellEnd"/>
      <w:r w:rsidRPr="00E24C10">
        <w:rPr>
          <w:b w:val="0"/>
          <w:bCs/>
        </w:rPr>
        <w:t xml:space="preserve"> </w:t>
      </w:r>
      <w:proofErr w:type="spellStart"/>
      <w:r w:rsidRPr="00E24C10">
        <w:rPr>
          <w:b w:val="0"/>
          <w:bCs/>
        </w:rPr>
        <w:t>là</w:t>
      </w:r>
      <w:proofErr w:type="spellEnd"/>
      <w:r w:rsidRPr="00E24C10">
        <w:rPr>
          <w:b w:val="0"/>
          <w:bCs/>
        </w:rPr>
        <w:t xml:space="preserve"> base </w:t>
      </w:r>
      <w:proofErr w:type="spellStart"/>
      <w:r w:rsidRPr="00E24C10">
        <w:rPr>
          <w:b w:val="0"/>
          <w:bCs/>
        </w:rPr>
        <w:t>cho</w:t>
      </w:r>
      <w:proofErr w:type="spellEnd"/>
      <w:r w:rsidRPr="00E24C10">
        <w:rPr>
          <w:b w:val="0"/>
          <w:bCs/>
        </w:rPr>
        <w:t xml:space="preserve"> </w:t>
      </w:r>
      <w:proofErr w:type="spellStart"/>
      <w:r w:rsidRPr="00E24C10">
        <w:rPr>
          <w:b w:val="0"/>
          <w:bCs/>
        </w:rPr>
        <w:t>các</w:t>
      </w:r>
      <w:proofErr w:type="spellEnd"/>
      <w:r w:rsidRPr="00E24C10">
        <w:rPr>
          <w:b w:val="0"/>
          <w:bCs/>
        </w:rPr>
        <w:t xml:space="preserve"> class </w:t>
      </w:r>
      <w:proofErr w:type="spellStart"/>
      <w:r w:rsidRPr="00E24C10">
        <w:rPr>
          <w:b w:val="0"/>
          <w:bCs/>
        </w:rPr>
        <w:t>khác</w:t>
      </w:r>
      <w:proofErr w:type="spellEnd"/>
      <w:r w:rsidRPr="00E24C10">
        <w:rPr>
          <w:b w:val="0"/>
          <w:bCs/>
        </w:rPr>
        <w:t xml:space="preserve">, </w:t>
      </w:r>
      <w:proofErr w:type="spellStart"/>
      <w:r w:rsidRPr="00E24C10">
        <w:rPr>
          <w:b w:val="0"/>
          <w:bCs/>
        </w:rPr>
        <w:t>chứa</w:t>
      </w:r>
      <w:proofErr w:type="spellEnd"/>
      <w:r w:rsidRPr="00E24C10">
        <w:rPr>
          <w:b w:val="0"/>
          <w:bCs/>
        </w:rPr>
        <w:t xml:space="preserve"> </w:t>
      </w:r>
      <w:proofErr w:type="spellStart"/>
      <w:r w:rsidRPr="00E24C10">
        <w:rPr>
          <w:b w:val="0"/>
          <w:bCs/>
        </w:rPr>
        <w:t>tất</w:t>
      </w:r>
      <w:proofErr w:type="spellEnd"/>
      <w:r w:rsidRPr="00E24C10">
        <w:rPr>
          <w:b w:val="0"/>
          <w:bCs/>
        </w:rPr>
        <w:t xml:space="preserve"> </w:t>
      </w:r>
      <w:proofErr w:type="spellStart"/>
      <w:r w:rsidRPr="00E24C10">
        <w:rPr>
          <w:b w:val="0"/>
          <w:bCs/>
        </w:rPr>
        <w:t>cả</w:t>
      </w:r>
      <w:proofErr w:type="spellEnd"/>
      <w:r w:rsidRPr="00E24C10">
        <w:rPr>
          <w:b w:val="0"/>
          <w:bCs/>
        </w:rPr>
        <w:t xml:space="preserve"> </w:t>
      </w:r>
      <w:proofErr w:type="spellStart"/>
      <w:r w:rsidRPr="00E24C10">
        <w:rPr>
          <w:b w:val="0"/>
          <w:bCs/>
        </w:rPr>
        <w:t>những</w:t>
      </w:r>
      <w:proofErr w:type="spellEnd"/>
      <w:r w:rsidRPr="00E24C10">
        <w:rPr>
          <w:b w:val="0"/>
          <w:bCs/>
        </w:rPr>
        <w:t xml:space="preserve"> </w:t>
      </w:r>
      <w:proofErr w:type="spellStart"/>
      <w:r w:rsidRPr="00E24C10">
        <w:rPr>
          <w:b w:val="0"/>
          <w:bCs/>
        </w:rPr>
        <w:t>phương</w:t>
      </w:r>
      <w:proofErr w:type="spellEnd"/>
      <w:r w:rsidRPr="00E24C10">
        <w:rPr>
          <w:b w:val="0"/>
          <w:bCs/>
        </w:rPr>
        <w:t xml:space="preserve"> </w:t>
      </w:r>
      <w:proofErr w:type="spellStart"/>
      <w:r w:rsidRPr="00E24C10">
        <w:rPr>
          <w:b w:val="0"/>
          <w:bCs/>
        </w:rPr>
        <w:t>thức</w:t>
      </w:r>
      <w:proofErr w:type="spellEnd"/>
      <w:r w:rsidRPr="00E24C10">
        <w:rPr>
          <w:b w:val="0"/>
          <w:bCs/>
        </w:rPr>
        <w:t xml:space="preserve">, </w:t>
      </w:r>
      <w:proofErr w:type="spellStart"/>
      <w:r w:rsidRPr="00E24C10">
        <w:rPr>
          <w:b w:val="0"/>
          <w:bCs/>
        </w:rPr>
        <w:t>thuộc</w:t>
      </w:r>
      <w:proofErr w:type="spellEnd"/>
      <w:r w:rsidRPr="00E24C10">
        <w:rPr>
          <w:b w:val="0"/>
          <w:bCs/>
        </w:rPr>
        <w:t xml:space="preserve"> </w:t>
      </w:r>
      <w:proofErr w:type="spellStart"/>
      <w:r w:rsidRPr="00E24C10">
        <w:rPr>
          <w:b w:val="0"/>
          <w:bCs/>
        </w:rPr>
        <w:t>tính</w:t>
      </w:r>
      <w:proofErr w:type="spellEnd"/>
      <w:r w:rsidRPr="00E24C10">
        <w:rPr>
          <w:b w:val="0"/>
          <w:bCs/>
        </w:rPr>
        <w:t xml:space="preserve"> </w:t>
      </w:r>
      <w:proofErr w:type="spellStart"/>
      <w:r w:rsidRPr="00E24C10">
        <w:rPr>
          <w:b w:val="0"/>
          <w:bCs/>
        </w:rPr>
        <w:t>chung</w:t>
      </w:r>
      <w:proofErr w:type="spellEnd"/>
      <w:r w:rsidRPr="00E24C10">
        <w:rPr>
          <w:b w:val="0"/>
          <w:bCs/>
        </w:rPr>
        <w:t xml:space="preserve"> </w:t>
      </w:r>
      <w:proofErr w:type="spellStart"/>
      <w:r w:rsidRPr="00E24C10">
        <w:rPr>
          <w:b w:val="0"/>
          <w:bCs/>
        </w:rPr>
        <w:t>của</w:t>
      </w:r>
      <w:proofErr w:type="spellEnd"/>
      <w:r w:rsidRPr="00E24C10">
        <w:rPr>
          <w:b w:val="0"/>
          <w:bCs/>
        </w:rPr>
        <w:t xml:space="preserve"> </w:t>
      </w:r>
      <w:proofErr w:type="spellStart"/>
      <w:r w:rsidRPr="00E24C10">
        <w:rPr>
          <w:b w:val="0"/>
          <w:bCs/>
        </w:rPr>
        <w:t>các</w:t>
      </w:r>
      <w:proofErr w:type="spellEnd"/>
      <w:r w:rsidRPr="00E24C10">
        <w:rPr>
          <w:b w:val="0"/>
          <w:bCs/>
        </w:rPr>
        <w:t xml:space="preserve"> layer. </w:t>
      </w:r>
      <w:proofErr w:type="spellStart"/>
      <w:r w:rsidRPr="00E24C10">
        <w:rPr>
          <w:b w:val="0"/>
          <w:bCs/>
        </w:rPr>
        <w:t>Đồng</w:t>
      </w:r>
      <w:proofErr w:type="spellEnd"/>
      <w:r w:rsidRPr="00E24C10">
        <w:rPr>
          <w:b w:val="0"/>
          <w:bCs/>
        </w:rPr>
        <w:t xml:space="preserve"> </w:t>
      </w:r>
      <w:proofErr w:type="spellStart"/>
      <w:r w:rsidRPr="00E24C10">
        <w:rPr>
          <w:b w:val="0"/>
          <w:bCs/>
        </w:rPr>
        <w:t>thời</w:t>
      </w:r>
      <w:proofErr w:type="spellEnd"/>
      <w:r w:rsidRPr="00E24C10">
        <w:rPr>
          <w:b w:val="0"/>
          <w:bCs/>
        </w:rPr>
        <w:t xml:space="preserve">, </w:t>
      </w:r>
      <w:proofErr w:type="spellStart"/>
      <w:r w:rsidRPr="00E24C10">
        <w:rPr>
          <w:b w:val="0"/>
          <w:bCs/>
        </w:rPr>
        <w:t>các</w:t>
      </w:r>
      <w:proofErr w:type="spellEnd"/>
      <w:r w:rsidRPr="00E24C10">
        <w:rPr>
          <w:b w:val="0"/>
          <w:bCs/>
        </w:rPr>
        <w:t xml:space="preserve"> class </w:t>
      </w:r>
      <w:proofErr w:type="spellStart"/>
      <w:r w:rsidRPr="00E24C10">
        <w:rPr>
          <w:b w:val="0"/>
          <w:bCs/>
        </w:rPr>
        <w:t>của</w:t>
      </w:r>
      <w:proofErr w:type="spellEnd"/>
      <w:r w:rsidRPr="00E24C10">
        <w:rPr>
          <w:b w:val="0"/>
          <w:bCs/>
        </w:rPr>
        <w:t xml:space="preserve"> </w:t>
      </w:r>
      <w:proofErr w:type="spellStart"/>
      <w:r w:rsidRPr="00E24C10">
        <w:rPr>
          <w:b w:val="0"/>
          <w:bCs/>
        </w:rPr>
        <w:t>các</w:t>
      </w:r>
      <w:proofErr w:type="spellEnd"/>
      <w:r w:rsidRPr="00E24C10">
        <w:rPr>
          <w:b w:val="0"/>
          <w:bCs/>
        </w:rPr>
        <w:t xml:space="preserve"> layer </w:t>
      </w:r>
      <w:proofErr w:type="spellStart"/>
      <w:r w:rsidRPr="00E24C10">
        <w:rPr>
          <w:b w:val="0"/>
          <w:bCs/>
        </w:rPr>
        <w:t>khác</w:t>
      </w:r>
      <w:proofErr w:type="spellEnd"/>
      <w:r w:rsidRPr="00E24C10">
        <w:rPr>
          <w:b w:val="0"/>
          <w:bCs/>
        </w:rPr>
        <w:t xml:space="preserve"> </w:t>
      </w:r>
      <w:proofErr w:type="spellStart"/>
      <w:r w:rsidRPr="00E24C10">
        <w:rPr>
          <w:b w:val="0"/>
          <w:bCs/>
        </w:rPr>
        <w:t>kế</w:t>
      </w:r>
      <w:proofErr w:type="spellEnd"/>
      <w:r w:rsidRPr="00E24C10">
        <w:rPr>
          <w:b w:val="0"/>
          <w:bCs/>
        </w:rPr>
        <w:t xml:space="preserve"> </w:t>
      </w:r>
      <w:proofErr w:type="spellStart"/>
      <w:r w:rsidRPr="00E24C10">
        <w:rPr>
          <w:b w:val="0"/>
          <w:bCs/>
        </w:rPr>
        <w:t>thừa</w:t>
      </w:r>
      <w:proofErr w:type="spellEnd"/>
      <w:r w:rsidRPr="00E24C10">
        <w:rPr>
          <w:b w:val="0"/>
          <w:bCs/>
        </w:rPr>
        <w:t xml:space="preserve"> </w:t>
      </w:r>
      <w:proofErr w:type="spellStart"/>
      <w:r w:rsidRPr="00E24C10">
        <w:rPr>
          <w:b w:val="0"/>
          <w:bCs/>
        </w:rPr>
        <w:t>nó</w:t>
      </w:r>
      <w:proofErr w:type="spellEnd"/>
      <w:r w:rsidRPr="00E24C10">
        <w:rPr>
          <w:b w:val="0"/>
          <w:bCs/>
        </w:rPr>
        <w:t xml:space="preserve">, </w:t>
      </w:r>
      <w:proofErr w:type="spellStart"/>
      <w:r w:rsidRPr="00E24C10">
        <w:rPr>
          <w:b w:val="0"/>
          <w:bCs/>
        </w:rPr>
        <w:t>bổ</w:t>
      </w:r>
      <w:proofErr w:type="spellEnd"/>
      <w:r w:rsidRPr="00E24C10">
        <w:rPr>
          <w:b w:val="0"/>
          <w:bCs/>
        </w:rPr>
        <w:t xml:space="preserve"> sung </w:t>
      </w:r>
      <w:proofErr w:type="spellStart"/>
      <w:r w:rsidRPr="00E24C10">
        <w:rPr>
          <w:b w:val="0"/>
          <w:bCs/>
        </w:rPr>
        <w:t>các</w:t>
      </w:r>
      <w:proofErr w:type="spellEnd"/>
      <w:r w:rsidRPr="00E24C10">
        <w:rPr>
          <w:b w:val="0"/>
          <w:bCs/>
        </w:rPr>
        <w:t xml:space="preserve"> </w:t>
      </w:r>
      <w:proofErr w:type="spellStart"/>
      <w:r w:rsidR="00931754">
        <w:rPr>
          <w:b w:val="0"/>
          <w:bCs/>
        </w:rPr>
        <w:t>phương</w:t>
      </w:r>
      <w:proofErr w:type="spellEnd"/>
      <w:r w:rsidR="00931754">
        <w:rPr>
          <w:b w:val="0"/>
          <w:bCs/>
        </w:rPr>
        <w:t xml:space="preserve"> </w:t>
      </w:r>
      <w:proofErr w:type="spellStart"/>
      <w:r w:rsidR="00931754">
        <w:rPr>
          <w:b w:val="0"/>
          <w:bCs/>
        </w:rPr>
        <w:t>thức</w:t>
      </w:r>
      <w:proofErr w:type="spellEnd"/>
      <w:r w:rsidRPr="00E24C10">
        <w:rPr>
          <w:b w:val="0"/>
          <w:bCs/>
        </w:rPr>
        <w:t xml:space="preserve">, </w:t>
      </w:r>
      <w:proofErr w:type="spellStart"/>
      <w:r w:rsidRPr="00E24C10">
        <w:rPr>
          <w:b w:val="0"/>
          <w:bCs/>
        </w:rPr>
        <w:t>đối</w:t>
      </w:r>
      <w:proofErr w:type="spellEnd"/>
      <w:r w:rsidRPr="00E24C10">
        <w:rPr>
          <w:b w:val="0"/>
          <w:bCs/>
        </w:rPr>
        <w:t xml:space="preserve"> </w:t>
      </w:r>
      <w:proofErr w:type="spellStart"/>
      <w:r w:rsidRPr="00E24C10">
        <w:rPr>
          <w:b w:val="0"/>
          <w:bCs/>
        </w:rPr>
        <w:t>tượng</w:t>
      </w:r>
      <w:proofErr w:type="spellEnd"/>
      <w:r w:rsidRPr="00E24C10">
        <w:rPr>
          <w:b w:val="0"/>
          <w:bCs/>
        </w:rPr>
        <w:t xml:space="preserve"> </w:t>
      </w:r>
      <w:proofErr w:type="spellStart"/>
      <w:r w:rsidRPr="00E24C10">
        <w:rPr>
          <w:b w:val="0"/>
          <w:bCs/>
        </w:rPr>
        <w:t>của</w:t>
      </w:r>
      <w:proofErr w:type="spellEnd"/>
      <w:r w:rsidRPr="00E24C10">
        <w:rPr>
          <w:b w:val="0"/>
          <w:bCs/>
        </w:rPr>
        <w:t xml:space="preserve"> </w:t>
      </w:r>
      <w:proofErr w:type="spellStart"/>
      <w:r w:rsidRPr="00E24C10">
        <w:rPr>
          <w:b w:val="0"/>
          <w:bCs/>
        </w:rPr>
        <w:t>riêng</w:t>
      </w:r>
      <w:proofErr w:type="spellEnd"/>
      <w:r w:rsidRPr="00E24C10">
        <w:rPr>
          <w:b w:val="0"/>
          <w:bCs/>
        </w:rPr>
        <w:t xml:space="preserve"> </w:t>
      </w:r>
      <w:proofErr w:type="spellStart"/>
      <w:r w:rsidRPr="00E24C10">
        <w:rPr>
          <w:b w:val="0"/>
          <w:bCs/>
        </w:rPr>
        <w:t>nó</w:t>
      </w:r>
      <w:proofErr w:type="spellEnd"/>
      <w:r w:rsidRPr="00E24C10">
        <w:rPr>
          <w:b w:val="0"/>
          <w:bCs/>
        </w:rPr>
        <w:t xml:space="preserve"> </w:t>
      </w:r>
      <w:proofErr w:type="spellStart"/>
      <w:r w:rsidRPr="00E24C10">
        <w:rPr>
          <w:b w:val="0"/>
          <w:bCs/>
        </w:rPr>
        <w:t>để</w:t>
      </w:r>
      <w:proofErr w:type="spellEnd"/>
      <w:r w:rsidRPr="00E24C10">
        <w:rPr>
          <w:b w:val="0"/>
          <w:bCs/>
        </w:rPr>
        <w:t xml:space="preserve"> </w:t>
      </w:r>
      <w:proofErr w:type="spellStart"/>
      <w:r w:rsidRPr="00E24C10">
        <w:rPr>
          <w:b w:val="0"/>
          <w:bCs/>
        </w:rPr>
        <w:t>đáp</w:t>
      </w:r>
      <w:proofErr w:type="spellEnd"/>
      <w:r w:rsidRPr="00E24C10">
        <w:rPr>
          <w:b w:val="0"/>
          <w:bCs/>
        </w:rPr>
        <w:t xml:space="preserve"> </w:t>
      </w:r>
      <w:proofErr w:type="spellStart"/>
      <w:r w:rsidRPr="00E24C10">
        <w:rPr>
          <w:b w:val="0"/>
          <w:bCs/>
        </w:rPr>
        <w:t>ứng</w:t>
      </w:r>
      <w:proofErr w:type="spellEnd"/>
      <w:r w:rsidRPr="00E24C10">
        <w:rPr>
          <w:b w:val="0"/>
          <w:bCs/>
        </w:rPr>
        <w:t xml:space="preserve"> </w:t>
      </w:r>
      <w:proofErr w:type="spellStart"/>
      <w:r w:rsidRPr="00E24C10">
        <w:rPr>
          <w:b w:val="0"/>
          <w:bCs/>
        </w:rPr>
        <w:t>chức</w:t>
      </w:r>
      <w:proofErr w:type="spellEnd"/>
      <w:r w:rsidRPr="00E24C10">
        <w:rPr>
          <w:b w:val="0"/>
          <w:bCs/>
        </w:rPr>
        <w:t xml:space="preserve"> </w:t>
      </w:r>
      <w:proofErr w:type="spellStart"/>
      <w:r w:rsidRPr="00E24C10">
        <w:rPr>
          <w:b w:val="0"/>
          <w:bCs/>
        </w:rPr>
        <w:t>năng</w:t>
      </w:r>
      <w:proofErr w:type="spellEnd"/>
      <w:r w:rsidRPr="00E24C10">
        <w:rPr>
          <w:b w:val="0"/>
          <w:bCs/>
        </w:rPr>
        <w:t xml:space="preserve">, </w:t>
      </w:r>
      <w:proofErr w:type="spellStart"/>
      <w:r w:rsidRPr="00E24C10">
        <w:rPr>
          <w:b w:val="0"/>
          <w:bCs/>
        </w:rPr>
        <w:t>nhiệm</w:t>
      </w:r>
      <w:proofErr w:type="spellEnd"/>
      <w:r w:rsidRPr="00E24C10">
        <w:rPr>
          <w:b w:val="0"/>
          <w:bCs/>
        </w:rPr>
        <w:t xml:space="preserve"> </w:t>
      </w:r>
      <w:proofErr w:type="spellStart"/>
      <w:r w:rsidRPr="00E24C10">
        <w:rPr>
          <w:b w:val="0"/>
          <w:bCs/>
        </w:rPr>
        <w:t>vụ</w:t>
      </w:r>
      <w:proofErr w:type="spellEnd"/>
      <w:r w:rsidRPr="00E24C10">
        <w:rPr>
          <w:b w:val="0"/>
          <w:bCs/>
        </w:rPr>
        <w:t xml:space="preserve"> </w:t>
      </w:r>
      <w:proofErr w:type="spellStart"/>
      <w:r w:rsidRPr="00E24C10">
        <w:rPr>
          <w:b w:val="0"/>
          <w:bCs/>
        </w:rPr>
        <w:t>của</w:t>
      </w:r>
      <w:proofErr w:type="spellEnd"/>
      <w:r w:rsidRPr="00E24C10">
        <w:rPr>
          <w:b w:val="0"/>
          <w:bCs/>
        </w:rPr>
        <w:t xml:space="preserve"> layer </w:t>
      </w:r>
      <w:proofErr w:type="spellStart"/>
      <w:r w:rsidRPr="00E24C10">
        <w:rPr>
          <w:b w:val="0"/>
          <w:bCs/>
        </w:rPr>
        <w:t>mà</w:t>
      </w:r>
      <w:proofErr w:type="spellEnd"/>
      <w:r w:rsidRPr="00E24C10">
        <w:rPr>
          <w:b w:val="0"/>
          <w:bCs/>
        </w:rPr>
        <w:t xml:space="preserve"> class </w:t>
      </w:r>
      <w:proofErr w:type="spellStart"/>
      <w:r w:rsidRPr="00E24C10">
        <w:rPr>
          <w:b w:val="0"/>
          <w:bCs/>
        </w:rPr>
        <w:t>đó</w:t>
      </w:r>
      <w:proofErr w:type="spellEnd"/>
      <w:r w:rsidRPr="00E24C10">
        <w:rPr>
          <w:b w:val="0"/>
          <w:bCs/>
        </w:rPr>
        <w:t xml:space="preserve"> </w:t>
      </w:r>
      <w:proofErr w:type="spellStart"/>
      <w:r w:rsidRPr="00E24C10">
        <w:rPr>
          <w:b w:val="0"/>
          <w:bCs/>
        </w:rPr>
        <w:t>hiện</w:t>
      </w:r>
      <w:proofErr w:type="spellEnd"/>
      <w:r w:rsidRPr="00E24C10">
        <w:rPr>
          <w:b w:val="0"/>
          <w:bCs/>
        </w:rPr>
        <w:t xml:space="preserve"> </w:t>
      </w:r>
      <w:proofErr w:type="spellStart"/>
      <w:r w:rsidRPr="00E24C10">
        <w:rPr>
          <w:b w:val="0"/>
          <w:bCs/>
        </w:rPr>
        <w:t>thực</w:t>
      </w:r>
      <w:proofErr w:type="spellEnd"/>
      <w:r w:rsidRPr="00E24C10">
        <w:rPr>
          <w:b w:val="0"/>
          <w:bCs/>
        </w:rPr>
        <w:t>.</w:t>
      </w:r>
    </w:p>
    <w:p w14:paraId="53C00CEE" w14:textId="77777777" w:rsidR="00315744" w:rsidRPr="00384F51" w:rsidRDefault="00315744" w:rsidP="00384F51">
      <w:pPr>
        <w:tabs>
          <w:tab w:val="left" w:pos="1440"/>
        </w:tabs>
        <w:spacing w:after="0"/>
        <w:ind w:left="1440"/>
        <w:jc w:val="both"/>
        <w:rPr>
          <w:b w:val="0"/>
          <w:bCs/>
        </w:rPr>
      </w:pPr>
    </w:p>
    <w:p w14:paraId="4F4997AE" w14:textId="2460944D" w:rsidR="00931754" w:rsidRPr="001719AC" w:rsidRDefault="00B40711">
      <w:pPr>
        <w:pStyle w:val="Heading4"/>
        <w:numPr>
          <w:ilvl w:val="2"/>
          <w:numId w:val="21"/>
        </w:numPr>
        <w:pPrChange w:id="1436" w:author="HIKARI" w:date="2019-11-08T21:24:00Z">
          <w:pPr>
            <w:pStyle w:val="ListParagraph"/>
            <w:numPr>
              <w:ilvl w:val="2"/>
              <w:numId w:val="21"/>
            </w:numPr>
            <w:ind w:left="2160" w:hanging="1080"/>
            <w:outlineLvl w:val="3"/>
          </w:pPr>
        </w:pPrChange>
      </w:pPr>
      <w:bookmarkStart w:id="1437" w:name="_Toc24298344"/>
      <w:proofErr w:type="spellStart"/>
      <w:r w:rsidRPr="00E24C10">
        <w:lastRenderedPageBreak/>
        <w:t>Đặc</w:t>
      </w:r>
      <w:proofErr w:type="spellEnd"/>
      <w:r w:rsidRPr="00E24C10">
        <w:t xml:space="preserve"> </w:t>
      </w:r>
      <w:proofErr w:type="spellStart"/>
      <w:r w:rsidRPr="00E24C10">
        <w:t>tả</w:t>
      </w:r>
      <w:proofErr w:type="spellEnd"/>
      <w:r w:rsidR="00FF4420">
        <w:t xml:space="preserve"> </w:t>
      </w:r>
      <w:proofErr w:type="spellStart"/>
      <w:r w:rsidR="00FF4420">
        <w:t>lớp</w:t>
      </w:r>
      <w:bookmarkEnd w:id="1437"/>
      <w:proofErr w:type="spellEnd"/>
    </w:p>
    <w:p w14:paraId="7DAFC2C8" w14:textId="7B0FD3AB" w:rsidR="001719AC" w:rsidRPr="00DD096E" w:rsidRDefault="001719AC" w:rsidP="00DD096E">
      <w:pPr>
        <w:pStyle w:val="Caption"/>
        <w:keepNext/>
        <w:jc w:val="center"/>
        <w:rPr>
          <w:sz w:val="20"/>
          <w:szCs w:val="20"/>
        </w:rPr>
      </w:pPr>
      <w:bookmarkStart w:id="1438" w:name="_Toc24052628"/>
      <w:bookmarkStart w:id="1439" w:name="_Toc24298373"/>
      <w:proofErr w:type="spellStart"/>
      <w:r w:rsidRPr="00DD096E">
        <w:rPr>
          <w:sz w:val="20"/>
          <w:szCs w:val="20"/>
        </w:rPr>
        <w:t>Bảng</w:t>
      </w:r>
      <w:proofErr w:type="spellEnd"/>
      <w:r w:rsidRPr="00DD096E">
        <w:rPr>
          <w:sz w:val="20"/>
          <w:szCs w:val="20"/>
        </w:rPr>
        <w:t xml:space="preserve"> </w:t>
      </w:r>
      <w:r w:rsidRPr="00DD096E">
        <w:rPr>
          <w:sz w:val="20"/>
          <w:szCs w:val="20"/>
        </w:rPr>
        <w:fldChar w:fldCharType="begin"/>
      </w:r>
      <w:r w:rsidRPr="00DD096E">
        <w:rPr>
          <w:sz w:val="20"/>
          <w:szCs w:val="20"/>
        </w:rPr>
        <w:instrText xml:space="preserve"> SEQ Bảng \* ARABIC </w:instrText>
      </w:r>
      <w:r w:rsidRPr="00DD096E">
        <w:rPr>
          <w:sz w:val="20"/>
          <w:szCs w:val="20"/>
        </w:rPr>
        <w:fldChar w:fldCharType="separate"/>
      </w:r>
      <w:r w:rsidR="000D50D6">
        <w:rPr>
          <w:noProof/>
          <w:sz w:val="20"/>
          <w:szCs w:val="20"/>
        </w:rPr>
        <w:t>6</w:t>
      </w:r>
      <w:r w:rsidRPr="00DD096E">
        <w:rPr>
          <w:sz w:val="20"/>
          <w:szCs w:val="20"/>
        </w:rPr>
        <w:fldChar w:fldCharType="end"/>
      </w:r>
      <w:r w:rsidRPr="00DD096E">
        <w:rPr>
          <w:sz w:val="20"/>
          <w:szCs w:val="20"/>
        </w:rPr>
        <w:t xml:space="preserve">: </w:t>
      </w:r>
      <w:proofErr w:type="spellStart"/>
      <w:r w:rsidRPr="00DD096E">
        <w:rPr>
          <w:sz w:val="20"/>
          <w:szCs w:val="20"/>
        </w:rPr>
        <w:t>Danh</w:t>
      </w:r>
      <w:proofErr w:type="spellEnd"/>
      <w:r w:rsidRPr="00DD096E">
        <w:rPr>
          <w:sz w:val="20"/>
          <w:szCs w:val="20"/>
        </w:rPr>
        <w:t xml:space="preserve"> </w:t>
      </w:r>
      <w:proofErr w:type="spellStart"/>
      <w:r w:rsidRPr="00DD096E">
        <w:rPr>
          <w:sz w:val="20"/>
          <w:szCs w:val="20"/>
        </w:rPr>
        <w:t>mục</w:t>
      </w:r>
      <w:proofErr w:type="spellEnd"/>
      <w:r w:rsidRPr="00DD096E">
        <w:rPr>
          <w:sz w:val="20"/>
          <w:szCs w:val="20"/>
        </w:rPr>
        <w:t xml:space="preserve"> </w:t>
      </w:r>
      <w:proofErr w:type="spellStart"/>
      <w:r w:rsidRPr="00DD096E">
        <w:rPr>
          <w:sz w:val="20"/>
          <w:szCs w:val="20"/>
        </w:rPr>
        <w:t>các</w:t>
      </w:r>
      <w:proofErr w:type="spellEnd"/>
      <w:r w:rsidRPr="00DD096E">
        <w:rPr>
          <w:sz w:val="20"/>
          <w:szCs w:val="20"/>
        </w:rPr>
        <w:t xml:space="preserve"> </w:t>
      </w:r>
      <w:proofErr w:type="spellStart"/>
      <w:r w:rsidRPr="00DD096E">
        <w:rPr>
          <w:sz w:val="20"/>
          <w:szCs w:val="20"/>
        </w:rPr>
        <w:t>lớp</w:t>
      </w:r>
      <w:proofErr w:type="spellEnd"/>
      <w:r w:rsidRPr="00DD096E">
        <w:rPr>
          <w:sz w:val="20"/>
          <w:szCs w:val="20"/>
        </w:rPr>
        <w:t xml:space="preserve"> </w:t>
      </w:r>
      <w:proofErr w:type="spellStart"/>
      <w:r w:rsidRPr="00DD096E">
        <w:rPr>
          <w:sz w:val="20"/>
          <w:szCs w:val="20"/>
        </w:rPr>
        <w:t>cho</w:t>
      </w:r>
      <w:proofErr w:type="spellEnd"/>
      <w:r w:rsidRPr="00DD096E">
        <w:rPr>
          <w:sz w:val="20"/>
          <w:szCs w:val="20"/>
        </w:rPr>
        <w:t xml:space="preserve"> </w:t>
      </w:r>
      <w:proofErr w:type="spellStart"/>
      <w:r w:rsidRPr="00DD096E">
        <w:rPr>
          <w:sz w:val="20"/>
          <w:szCs w:val="20"/>
        </w:rPr>
        <w:t>các</w:t>
      </w:r>
      <w:proofErr w:type="spellEnd"/>
      <w:r w:rsidRPr="00DD096E">
        <w:rPr>
          <w:sz w:val="20"/>
          <w:szCs w:val="20"/>
        </w:rPr>
        <w:t xml:space="preserve"> Layer </w:t>
      </w:r>
      <w:proofErr w:type="spellStart"/>
      <w:r w:rsidRPr="00DD096E">
        <w:rPr>
          <w:sz w:val="20"/>
          <w:szCs w:val="20"/>
        </w:rPr>
        <w:t>của</w:t>
      </w:r>
      <w:proofErr w:type="spellEnd"/>
      <w:r w:rsidRPr="00DD096E">
        <w:rPr>
          <w:sz w:val="20"/>
          <w:szCs w:val="20"/>
        </w:rPr>
        <w:t xml:space="preserve"> TensorFlow Layers API</w:t>
      </w:r>
      <w:bookmarkEnd w:id="1438"/>
      <w:bookmarkEnd w:id="1439"/>
    </w:p>
    <w:tbl>
      <w:tblPr>
        <w:tblStyle w:val="TableGrid"/>
        <w:tblW w:w="10350" w:type="dxa"/>
        <w:tblInd w:w="355" w:type="dxa"/>
        <w:tblLook w:val="04A0" w:firstRow="1" w:lastRow="0" w:firstColumn="1" w:lastColumn="0" w:noHBand="0" w:noVBand="1"/>
        <w:tblPrChange w:id="1440" w:author="HIKARI" w:date="2019-11-10T17:14:00Z">
          <w:tblPr>
            <w:tblStyle w:val="TableGrid"/>
            <w:tblW w:w="10350" w:type="dxa"/>
            <w:tblInd w:w="355" w:type="dxa"/>
            <w:tblLook w:val="04A0" w:firstRow="1" w:lastRow="0" w:firstColumn="1" w:lastColumn="0" w:noHBand="0" w:noVBand="1"/>
          </w:tblPr>
        </w:tblPrChange>
      </w:tblPr>
      <w:tblGrid>
        <w:gridCol w:w="534"/>
        <w:gridCol w:w="2325"/>
        <w:gridCol w:w="5691"/>
        <w:gridCol w:w="1800"/>
        <w:tblGridChange w:id="1441">
          <w:tblGrid>
            <w:gridCol w:w="534"/>
            <w:gridCol w:w="2325"/>
            <w:gridCol w:w="5691"/>
            <w:gridCol w:w="1800"/>
          </w:tblGrid>
        </w:tblGridChange>
      </w:tblGrid>
      <w:tr w:rsidR="00182F22" w:rsidRPr="00E24C10" w14:paraId="71CAA018" w14:textId="77777777" w:rsidTr="00906A68">
        <w:tc>
          <w:tcPr>
            <w:tcW w:w="534" w:type="dxa"/>
            <w:vAlign w:val="center"/>
            <w:tcPrChange w:id="1442" w:author="HIKARI" w:date="2019-11-10T17:14:00Z">
              <w:tcPr>
                <w:tcW w:w="534" w:type="dxa"/>
              </w:tcPr>
            </w:tcPrChange>
          </w:tcPr>
          <w:p w14:paraId="00D083A6" w14:textId="4F21E8B1" w:rsidR="00182F22" w:rsidRPr="00E24C10" w:rsidRDefault="00182F22" w:rsidP="00906A68">
            <w:pPr>
              <w:tabs>
                <w:tab w:val="left" w:pos="990"/>
              </w:tabs>
              <w:spacing w:before="60" w:afterLines="60" w:after="144" w:line="360" w:lineRule="auto"/>
              <w:jc w:val="center"/>
              <w:rPr>
                <w:b w:val="0"/>
                <w:bCs/>
              </w:rPr>
              <w:pPrChange w:id="1443" w:author="HIKARI" w:date="2019-11-10T17:14:00Z">
                <w:pPr>
                  <w:tabs>
                    <w:tab w:val="left" w:pos="990"/>
                  </w:tabs>
                </w:pPr>
              </w:pPrChange>
            </w:pPr>
            <w:r w:rsidRPr="00E24C10">
              <w:rPr>
                <w:b w:val="0"/>
                <w:bCs/>
              </w:rPr>
              <w:t>TT</w:t>
            </w:r>
          </w:p>
        </w:tc>
        <w:tc>
          <w:tcPr>
            <w:tcW w:w="2325" w:type="dxa"/>
            <w:vAlign w:val="center"/>
            <w:tcPrChange w:id="1444" w:author="HIKARI" w:date="2019-11-10T17:14:00Z">
              <w:tcPr>
                <w:tcW w:w="2325" w:type="dxa"/>
              </w:tcPr>
            </w:tcPrChange>
          </w:tcPr>
          <w:p w14:paraId="5A5719EC" w14:textId="77777777" w:rsidR="00182F22" w:rsidRPr="00E24C10" w:rsidRDefault="00182F22" w:rsidP="00906A68">
            <w:pPr>
              <w:tabs>
                <w:tab w:val="left" w:pos="990"/>
              </w:tabs>
              <w:spacing w:before="60" w:afterLines="60" w:after="144" w:line="360" w:lineRule="auto"/>
              <w:jc w:val="center"/>
              <w:rPr>
                <w:b w:val="0"/>
                <w:bCs/>
              </w:rPr>
              <w:pPrChange w:id="1445" w:author="HIKARI" w:date="2019-11-10T17:14:00Z">
                <w:pPr>
                  <w:tabs>
                    <w:tab w:val="left" w:pos="990"/>
                  </w:tabs>
                  <w:spacing w:line="360" w:lineRule="auto"/>
                </w:pPr>
              </w:pPrChange>
            </w:pPr>
            <w:proofErr w:type="spellStart"/>
            <w:r w:rsidRPr="00E24C10">
              <w:rPr>
                <w:b w:val="0"/>
                <w:bCs/>
              </w:rPr>
              <w:t>Tên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lớp</w:t>
            </w:r>
            <w:proofErr w:type="spellEnd"/>
          </w:p>
        </w:tc>
        <w:tc>
          <w:tcPr>
            <w:tcW w:w="5691" w:type="dxa"/>
            <w:vAlign w:val="center"/>
            <w:tcPrChange w:id="1446" w:author="HIKARI" w:date="2019-11-10T17:14:00Z">
              <w:tcPr>
                <w:tcW w:w="5691" w:type="dxa"/>
              </w:tcPr>
            </w:tcPrChange>
          </w:tcPr>
          <w:p w14:paraId="5A8A496D" w14:textId="77777777" w:rsidR="00182F22" w:rsidRPr="00E24C10" w:rsidRDefault="00182F22" w:rsidP="00906A68">
            <w:pPr>
              <w:tabs>
                <w:tab w:val="left" w:pos="990"/>
              </w:tabs>
              <w:spacing w:before="60" w:afterLines="60" w:after="144" w:line="360" w:lineRule="auto"/>
              <w:jc w:val="center"/>
              <w:rPr>
                <w:b w:val="0"/>
                <w:bCs/>
              </w:rPr>
              <w:pPrChange w:id="1447" w:author="HIKARI" w:date="2019-11-10T17:14:00Z">
                <w:pPr>
                  <w:tabs>
                    <w:tab w:val="left" w:pos="990"/>
                  </w:tabs>
                  <w:spacing w:line="360" w:lineRule="auto"/>
                  <w:jc w:val="both"/>
                </w:pPr>
              </w:pPrChange>
            </w:pPr>
            <w:proofErr w:type="spellStart"/>
            <w:r w:rsidRPr="00E24C10">
              <w:rPr>
                <w:b w:val="0"/>
                <w:bCs/>
              </w:rPr>
              <w:t>Mục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đích</w:t>
            </w:r>
            <w:proofErr w:type="spellEnd"/>
          </w:p>
        </w:tc>
        <w:tc>
          <w:tcPr>
            <w:tcW w:w="1800" w:type="dxa"/>
            <w:vAlign w:val="center"/>
            <w:tcPrChange w:id="1448" w:author="HIKARI" w:date="2019-11-10T17:14:00Z">
              <w:tcPr>
                <w:tcW w:w="1800" w:type="dxa"/>
              </w:tcPr>
            </w:tcPrChange>
          </w:tcPr>
          <w:p w14:paraId="062FC5F9" w14:textId="0BF3CACB" w:rsidR="00182F22" w:rsidRPr="00E24C10" w:rsidRDefault="00182F22" w:rsidP="00906A68">
            <w:pPr>
              <w:tabs>
                <w:tab w:val="left" w:pos="990"/>
              </w:tabs>
              <w:spacing w:before="60" w:afterLines="60" w:after="144" w:line="360" w:lineRule="auto"/>
              <w:jc w:val="center"/>
              <w:rPr>
                <w:b w:val="0"/>
                <w:bCs/>
              </w:rPr>
              <w:pPrChange w:id="1449" w:author="HIKARI" w:date="2019-11-10T17:14:00Z">
                <w:pPr>
                  <w:tabs>
                    <w:tab w:val="left" w:pos="990"/>
                  </w:tabs>
                  <w:spacing w:line="360" w:lineRule="auto"/>
                </w:pPr>
              </w:pPrChange>
            </w:pPr>
            <w:r w:rsidRPr="00E24C10">
              <w:rPr>
                <w:b w:val="0"/>
                <w:bCs/>
              </w:rPr>
              <w:t xml:space="preserve">SV </w:t>
            </w:r>
            <w:proofErr w:type="spellStart"/>
            <w:r w:rsidRPr="00E24C10">
              <w:rPr>
                <w:b w:val="0"/>
                <w:bCs/>
              </w:rPr>
              <w:t>phụ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trách</w:t>
            </w:r>
            <w:proofErr w:type="spellEnd"/>
          </w:p>
        </w:tc>
      </w:tr>
      <w:tr w:rsidR="00DF5397" w:rsidRPr="00E24C10" w14:paraId="5A9B73F0" w14:textId="77777777" w:rsidTr="00906A68">
        <w:tc>
          <w:tcPr>
            <w:tcW w:w="534" w:type="dxa"/>
            <w:tcPrChange w:id="1450" w:author="HIKARI" w:date="2019-11-10T17:14:00Z">
              <w:tcPr>
                <w:tcW w:w="534" w:type="dxa"/>
              </w:tcPr>
            </w:tcPrChange>
          </w:tcPr>
          <w:p w14:paraId="38FA0F8A" w14:textId="18BB9FBF" w:rsidR="00DF5397" w:rsidRPr="00E24C10" w:rsidRDefault="00DF5397">
            <w:pPr>
              <w:tabs>
                <w:tab w:val="left" w:pos="990"/>
              </w:tabs>
              <w:spacing w:before="60" w:afterLines="60" w:after="144" w:line="360" w:lineRule="auto"/>
              <w:jc w:val="center"/>
              <w:rPr>
                <w:b w:val="0"/>
                <w:bCs/>
              </w:rPr>
              <w:pPrChange w:id="1451" w:author="HIKARI" w:date="2019-11-09T21:15:00Z">
                <w:pPr>
                  <w:tabs>
                    <w:tab w:val="left" w:pos="990"/>
                  </w:tabs>
                  <w:jc w:val="center"/>
                </w:pPr>
              </w:pPrChange>
            </w:pPr>
            <w:r>
              <w:rPr>
                <w:b w:val="0"/>
                <w:bCs/>
              </w:rPr>
              <w:t>1</w:t>
            </w:r>
          </w:p>
        </w:tc>
        <w:tc>
          <w:tcPr>
            <w:tcW w:w="2325" w:type="dxa"/>
            <w:tcPrChange w:id="1452" w:author="HIKARI" w:date="2019-11-10T17:14:00Z">
              <w:tcPr>
                <w:tcW w:w="2325" w:type="dxa"/>
              </w:tcPr>
            </w:tcPrChange>
          </w:tcPr>
          <w:p w14:paraId="6C32E6E4" w14:textId="703E0668" w:rsidR="00DF5397" w:rsidRPr="00E24C10" w:rsidRDefault="00CA1FC2">
            <w:pPr>
              <w:tabs>
                <w:tab w:val="left" w:pos="990"/>
              </w:tabs>
              <w:spacing w:before="60" w:afterLines="60" w:after="144" w:line="360" w:lineRule="auto"/>
              <w:rPr>
                <w:b w:val="0"/>
                <w:bCs/>
              </w:rPr>
              <w:pPrChange w:id="1453" w:author="HIKARI" w:date="2019-11-09T21:15:00Z">
                <w:pPr>
                  <w:tabs>
                    <w:tab w:val="left" w:pos="990"/>
                  </w:tabs>
                </w:pPr>
              </w:pPrChange>
            </w:pPr>
            <w:proofErr w:type="spellStart"/>
            <w:r>
              <w:rPr>
                <w:b w:val="0"/>
                <w:bCs/>
              </w:rPr>
              <w:t>ILayer</w:t>
            </w:r>
            <w:proofErr w:type="spellEnd"/>
          </w:p>
        </w:tc>
        <w:tc>
          <w:tcPr>
            <w:tcW w:w="5691" w:type="dxa"/>
            <w:tcPrChange w:id="1454" w:author="HIKARI" w:date="2019-11-10T17:14:00Z">
              <w:tcPr>
                <w:tcW w:w="5691" w:type="dxa"/>
              </w:tcPr>
            </w:tcPrChange>
          </w:tcPr>
          <w:p w14:paraId="77D096C9" w14:textId="47545261" w:rsidR="00DF5397" w:rsidRPr="00E24C10" w:rsidRDefault="00DD5052" w:rsidP="00C90093">
            <w:pPr>
              <w:tabs>
                <w:tab w:val="left" w:pos="990"/>
              </w:tabs>
              <w:spacing w:before="60" w:afterLines="60" w:after="144" w:line="360" w:lineRule="auto"/>
              <w:jc w:val="both"/>
              <w:rPr>
                <w:b w:val="0"/>
                <w:bCs/>
              </w:rPr>
              <w:pPrChange w:id="1455" w:author="HIKARI" w:date="2019-11-10T17:24:00Z">
                <w:pPr>
                  <w:tabs>
                    <w:tab w:val="left" w:pos="990"/>
                  </w:tabs>
                  <w:spacing w:after="120"/>
                  <w:jc w:val="both"/>
                </w:pPr>
              </w:pPrChange>
            </w:pPr>
            <w:proofErr w:type="spellStart"/>
            <w:ins w:id="1456" w:author="HIKARI" w:date="2019-11-09T21:13:00Z">
              <w:r>
                <w:rPr>
                  <w:b w:val="0"/>
                  <w:bCs/>
                </w:rPr>
                <w:t>Định</w:t>
              </w:r>
              <w:proofErr w:type="spellEnd"/>
              <w:r>
                <w:rPr>
                  <w:b w:val="0"/>
                  <w:bCs/>
                </w:rPr>
                <w:t xml:space="preserve"> </w:t>
              </w:r>
              <w:proofErr w:type="spellStart"/>
              <w:r>
                <w:rPr>
                  <w:b w:val="0"/>
                  <w:bCs/>
                </w:rPr>
                <w:t>nghĩa</w:t>
              </w:r>
            </w:ins>
            <w:proofErr w:type="spellEnd"/>
            <w:del w:id="1457" w:author="HIKARI" w:date="2019-11-09T21:13:00Z">
              <w:r w:rsidR="000A7163" w:rsidDel="00DD5052">
                <w:rPr>
                  <w:b w:val="0"/>
                  <w:bCs/>
                </w:rPr>
                <w:delText>Chứa</w:delText>
              </w:r>
            </w:del>
            <w:r w:rsidR="000A7163">
              <w:rPr>
                <w:b w:val="0"/>
                <w:bCs/>
              </w:rPr>
              <w:t xml:space="preserve"> </w:t>
            </w:r>
            <w:del w:id="1458" w:author="HIKARI" w:date="2019-11-09T21:13:00Z">
              <w:r w:rsidR="000A7163" w:rsidDel="00DD5052">
                <w:rPr>
                  <w:b w:val="0"/>
                  <w:bCs/>
                </w:rPr>
                <w:delText>các hàm dựng cần thiết cho</w:delText>
              </w:r>
            </w:del>
            <w:proofErr w:type="spellStart"/>
            <w:ins w:id="1459" w:author="HIKARI" w:date="2019-11-09T21:13:00Z">
              <w:r>
                <w:rPr>
                  <w:b w:val="0"/>
                  <w:bCs/>
                </w:rPr>
                <w:t>thuộc</w:t>
              </w:r>
              <w:proofErr w:type="spellEnd"/>
              <w:r>
                <w:rPr>
                  <w:b w:val="0"/>
                  <w:bCs/>
                </w:rPr>
                <w:t xml:space="preserve"> </w:t>
              </w:r>
              <w:proofErr w:type="spellStart"/>
              <w:r>
                <w:rPr>
                  <w:b w:val="0"/>
                  <w:bCs/>
                </w:rPr>
                <w:t>tính</w:t>
              </w:r>
              <w:proofErr w:type="spellEnd"/>
              <w:r>
                <w:rPr>
                  <w:b w:val="0"/>
                  <w:bCs/>
                </w:rPr>
                <w:t xml:space="preserve"> </w:t>
              </w:r>
              <w:proofErr w:type="spellStart"/>
              <w:r>
                <w:rPr>
                  <w:b w:val="0"/>
                  <w:bCs/>
                </w:rPr>
                <w:t>và</w:t>
              </w:r>
              <w:proofErr w:type="spellEnd"/>
              <w:r>
                <w:rPr>
                  <w:b w:val="0"/>
                  <w:bCs/>
                </w:rPr>
                <w:t xml:space="preserve"> </w:t>
              </w:r>
              <w:proofErr w:type="spellStart"/>
              <w:r>
                <w:rPr>
                  <w:b w:val="0"/>
                  <w:bCs/>
                </w:rPr>
                <w:t>hành</w:t>
              </w:r>
              <w:proofErr w:type="spellEnd"/>
              <w:r>
                <w:rPr>
                  <w:b w:val="0"/>
                  <w:bCs/>
                </w:rPr>
                <w:t xml:space="preserve"> vi </w:t>
              </w:r>
              <w:proofErr w:type="spellStart"/>
              <w:r>
                <w:rPr>
                  <w:b w:val="0"/>
                  <w:bCs/>
                </w:rPr>
                <w:t>chung</w:t>
              </w:r>
              <w:proofErr w:type="spellEnd"/>
              <w:r>
                <w:rPr>
                  <w:b w:val="0"/>
                  <w:bCs/>
                </w:rPr>
                <w:t xml:space="preserve"> </w:t>
              </w:r>
              <w:proofErr w:type="spellStart"/>
              <w:r>
                <w:rPr>
                  <w:b w:val="0"/>
                  <w:bCs/>
                </w:rPr>
                <w:t>của</w:t>
              </w:r>
              <w:proofErr w:type="spellEnd"/>
              <w:r>
                <w:rPr>
                  <w:b w:val="0"/>
                  <w:bCs/>
                </w:rPr>
                <w:t xml:space="preserve"> </w:t>
              </w:r>
              <w:proofErr w:type="spellStart"/>
              <w:r>
                <w:rPr>
                  <w:b w:val="0"/>
                  <w:bCs/>
                </w:rPr>
                <w:t>các</w:t>
              </w:r>
            </w:ins>
            <w:proofErr w:type="spellEnd"/>
            <w:r w:rsidR="000A7163">
              <w:rPr>
                <w:b w:val="0"/>
                <w:bCs/>
              </w:rPr>
              <w:t xml:space="preserve"> class Layer</w:t>
            </w:r>
            <w:ins w:id="1460" w:author="HIKARI" w:date="2019-11-09T21:14:00Z">
              <w:r>
                <w:rPr>
                  <w:b w:val="0"/>
                  <w:bCs/>
                </w:rPr>
                <w:t xml:space="preserve">, </w:t>
              </w:r>
              <w:proofErr w:type="spellStart"/>
              <w:r>
                <w:rPr>
                  <w:b w:val="0"/>
                  <w:bCs/>
                </w:rPr>
                <w:t>giúp</w:t>
              </w:r>
              <w:proofErr w:type="spellEnd"/>
              <w:r>
                <w:rPr>
                  <w:b w:val="0"/>
                  <w:bCs/>
                </w:rPr>
                <w:t xml:space="preserve"> </w:t>
              </w:r>
              <w:proofErr w:type="spellStart"/>
              <w:r>
                <w:rPr>
                  <w:b w:val="0"/>
                  <w:bCs/>
                </w:rPr>
                <w:t>việc</w:t>
              </w:r>
              <w:proofErr w:type="spellEnd"/>
              <w:r>
                <w:rPr>
                  <w:b w:val="0"/>
                  <w:bCs/>
                </w:rPr>
                <w:t xml:space="preserve"> </w:t>
              </w:r>
              <w:proofErr w:type="spellStart"/>
              <w:r>
                <w:rPr>
                  <w:b w:val="0"/>
                  <w:bCs/>
                </w:rPr>
                <w:t>xây</w:t>
              </w:r>
              <w:proofErr w:type="spellEnd"/>
              <w:r>
                <w:rPr>
                  <w:b w:val="0"/>
                  <w:bCs/>
                </w:rPr>
                <w:t xml:space="preserve"> </w:t>
              </w:r>
              <w:proofErr w:type="spellStart"/>
              <w:r>
                <w:rPr>
                  <w:b w:val="0"/>
                  <w:bCs/>
                </w:rPr>
                <w:t>dựng</w:t>
              </w:r>
              <w:proofErr w:type="spellEnd"/>
              <w:r>
                <w:rPr>
                  <w:b w:val="0"/>
                  <w:bCs/>
                </w:rPr>
                <w:t xml:space="preserve"> </w:t>
              </w:r>
              <w:proofErr w:type="spellStart"/>
              <w:r>
                <w:rPr>
                  <w:b w:val="0"/>
                  <w:bCs/>
                </w:rPr>
                <w:t>các</w:t>
              </w:r>
              <w:proofErr w:type="spellEnd"/>
              <w:r>
                <w:rPr>
                  <w:b w:val="0"/>
                  <w:bCs/>
                </w:rPr>
                <w:t xml:space="preserve"> class </w:t>
              </w:r>
              <w:proofErr w:type="spellStart"/>
              <w:r>
                <w:rPr>
                  <w:b w:val="0"/>
                  <w:bCs/>
                </w:rPr>
                <w:t>của</w:t>
              </w:r>
              <w:proofErr w:type="spellEnd"/>
              <w:r>
                <w:rPr>
                  <w:b w:val="0"/>
                  <w:bCs/>
                </w:rPr>
                <w:t xml:space="preserve"> Layers API </w:t>
              </w:r>
              <w:proofErr w:type="spellStart"/>
              <w:r>
                <w:rPr>
                  <w:b w:val="0"/>
                  <w:bCs/>
                </w:rPr>
                <w:t>trở</w:t>
              </w:r>
              <w:proofErr w:type="spellEnd"/>
              <w:r>
                <w:rPr>
                  <w:b w:val="0"/>
                  <w:bCs/>
                </w:rPr>
                <w:t xml:space="preserve"> </w:t>
              </w:r>
              <w:proofErr w:type="spellStart"/>
              <w:r>
                <w:rPr>
                  <w:b w:val="0"/>
                  <w:bCs/>
                </w:rPr>
                <w:t>nên</w:t>
              </w:r>
              <w:proofErr w:type="spellEnd"/>
              <w:r>
                <w:rPr>
                  <w:b w:val="0"/>
                  <w:bCs/>
                </w:rPr>
                <w:t xml:space="preserve"> </w:t>
              </w:r>
              <w:proofErr w:type="spellStart"/>
              <w:r>
                <w:rPr>
                  <w:b w:val="0"/>
                  <w:bCs/>
                </w:rPr>
                <w:t>th</w:t>
              </w:r>
            </w:ins>
            <w:ins w:id="1461" w:author="HIKARI" w:date="2019-11-09T21:15:00Z">
              <w:r>
                <w:rPr>
                  <w:b w:val="0"/>
                  <w:bCs/>
                </w:rPr>
                <w:t>ống</w:t>
              </w:r>
              <w:proofErr w:type="spellEnd"/>
              <w:r>
                <w:rPr>
                  <w:b w:val="0"/>
                  <w:bCs/>
                </w:rPr>
                <w:t xml:space="preserve"> </w:t>
              </w:r>
              <w:proofErr w:type="spellStart"/>
              <w:r>
                <w:rPr>
                  <w:b w:val="0"/>
                  <w:bCs/>
                </w:rPr>
                <w:t>nhất</w:t>
              </w:r>
            </w:ins>
            <w:proofErr w:type="spellEnd"/>
            <w:ins w:id="1462" w:author="HIKARI" w:date="2019-11-10T17:24:00Z">
              <w:r w:rsidR="00C90093">
                <w:rPr>
                  <w:b w:val="0"/>
                  <w:bCs/>
                </w:rPr>
                <w:t>.</w:t>
              </w:r>
            </w:ins>
          </w:p>
        </w:tc>
        <w:tc>
          <w:tcPr>
            <w:tcW w:w="1800" w:type="dxa"/>
            <w:vAlign w:val="center"/>
            <w:tcPrChange w:id="1463" w:author="HIKARI" w:date="2019-11-10T17:14:00Z">
              <w:tcPr>
                <w:tcW w:w="1800" w:type="dxa"/>
              </w:tcPr>
            </w:tcPrChange>
          </w:tcPr>
          <w:p w14:paraId="183594D5" w14:textId="1C98E94C" w:rsidR="00DF5397" w:rsidRPr="00E24C10" w:rsidRDefault="000A7163" w:rsidP="00906A68">
            <w:pPr>
              <w:tabs>
                <w:tab w:val="left" w:pos="990"/>
              </w:tabs>
              <w:spacing w:before="60" w:afterLines="60" w:after="144" w:line="360" w:lineRule="auto"/>
              <w:jc w:val="center"/>
              <w:rPr>
                <w:b w:val="0"/>
                <w:bCs/>
              </w:rPr>
              <w:pPrChange w:id="1464" w:author="HIKARI" w:date="2019-11-10T17:14:00Z">
                <w:pPr>
                  <w:tabs>
                    <w:tab w:val="left" w:pos="990"/>
                  </w:tabs>
                </w:pPr>
              </w:pPrChange>
            </w:pPr>
            <w:proofErr w:type="spellStart"/>
            <w:r>
              <w:rPr>
                <w:b w:val="0"/>
                <w:bCs/>
              </w:rPr>
              <w:t>Hoàng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Vương</w:t>
            </w:r>
            <w:proofErr w:type="spellEnd"/>
          </w:p>
        </w:tc>
      </w:tr>
      <w:tr w:rsidR="00182F22" w:rsidRPr="00E24C10" w14:paraId="5F7D71F8" w14:textId="77777777" w:rsidTr="00906A68">
        <w:tc>
          <w:tcPr>
            <w:tcW w:w="534" w:type="dxa"/>
            <w:tcPrChange w:id="1465" w:author="HIKARI" w:date="2019-11-10T17:14:00Z">
              <w:tcPr>
                <w:tcW w:w="534" w:type="dxa"/>
              </w:tcPr>
            </w:tcPrChange>
          </w:tcPr>
          <w:p w14:paraId="056CB33B" w14:textId="2EE9B01C" w:rsidR="00182F22" w:rsidRPr="00E24C10" w:rsidRDefault="00DF5397">
            <w:pPr>
              <w:tabs>
                <w:tab w:val="left" w:pos="990"/>
              </w:tabs>
              <w:spacing w:before="60" w:afterLines="60" w:after="144" w:line="360" w:lineRule="auto"/>
              <w:jc w:val="center"/>
              <w:rPr>
                <w:b w:val="0"/>
                <w:bCs/>
              </w:rPr>
              <w:pPrChange w:id="1466" w:author="HIKARI" w:date="2019-11-09T21:15:00Z">
                <w:pPr>
                  <w:tabs>
                    <w:tab w:val="left" w:pos="990"/>
                  </w:tabs>
                  <w:spacing w:line="360" w:lineRule="auto"/>
                  <w:jc w:val="center"/>
                </w:pPr>
              </w:pPrChange>
            </w:pPr>
            <w:r>
              <w:rPr>
                <w:b w:val="0"/>
                <w:bCs/>
              </w:rPr>
              <w:t>2</w:t>
            </w:r>
          </w:p>
        </w:tc>
        <w:tc>
          <w:tcPr>
            <w:tcW w:w="2325" w:type="dxa"/>
            <w:tcPrChange w:id="1467" w:author="HIKARI" w:date="2019-11-10T17:14:00Z">
              <w:tcPr>
                <w:tcW w:w="2325" w:type="dxa"/>
              </w:tcPr>
            </w:tcPrChange>
          </w:tcPr>
          <w:p w14:paraId="36249150" w14:textId="77777777" w:rsidR="00182F22" w:rsidRPr="00E24C10" w:rsidRDefault="00182F22">
            <w:pPr>
              <w:tabs>
                <w:tab w:val="left" w:pos="990"/>
              </w:tabs>
              <w:spacing w:before="60" w:afterLines="60" w:after="144" w:line="360" w:lineRule="auto"/>
              <w:rPr>
                <w:b w:val="0"/>
                <w:bCs/>
              </w:rPr>
              <w:pPrChange w:id="1468" w:author="HIKARI" w:date="2019-11-09T21:15:00Z">
                <w:pPr>
                  <w:tabs>
                    <w:tab w:val="left" w:pos="990"/>
                  </w:tabs>
                  <w:spacing w:line="360" w:lineRule="auto"/>
                </w:pPr>
              </w:pPrChange>
            </w:pPr>
            <w:bookmarkStart w:id="1469" w:name="_Hlk21895241"/>
            <w:r w:rsidRPr="00E24C10">
              <w:rPr>
                <w:b w:val="0"/>
                <w:bCs/>
              </w:rPr>
              <w:t>Layer</w:t>
            </w:r>
            <w:bookmarkEnd w:id="1469"/>
          </w:p>
          <w:p w14:paraId="33E76A5A" w14:textId="1629B08F" w:rsidR="00182F22" w:rsidRPr="00E24C10" w:rsidRDefault="00182F22">
            <w:pPr>
              <w:tabs>
                <w:tab w:val="left" w:pos="990"/>
              </w:tabs>
              <w:spacing w:before="60" w:afterLines="60" w:after="144" w:line="360" w:lineRule="auto"/>
              <w:rPr>
                <w:b w:val="0"/>
                <w:bCs/>
              </w:rPr>
              <w:pPrChange w:id="1470" w:author="HIKARI" w:date="2019-11-09T21:15:00Z">
                <w:pPr>
                  <w:tabs>
                    <w:tab w:val="left" w:pos="990"/>
                  </w:tabs>
                  <w:spacing w:line="360" w:lineRule="auto"/>
                </w:pPr>
              </w:pPrChange>
            </w:pPr>
            <w:proofErr w:type="spellStart"/>
            <w:r w:rsidRPr="00E24C10">
              <w:rPr>
                <w:b w:val="0"/>
                <w:bCs/>
              </w:rPr>
              <w:t>Kế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thừa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từ</w:t>
            </w:r>
            <w:proofErr w:type="spellEnd"/>
            <w:r w:rsidRPr="00E24C10">
              <w:rPr>
                <w:b w:val="0"/>
                <w:bCs/>
              </w:rPr>
              <w:t xml:space="preserve">: </w:t>
            </w:r>
            <w:proofErr w:type="spellStart"/>
            <w:r w:rsidR="00CA1FC2">
              <w:rPr>
                <w:b w:val="0"/>
                <w:bCs/>
              </w:rPr>
              <w:t>ILayer</w:t>
            </w:r>
            <w:proofErr w:type="spellEnd"/>
          </w:p>
        </w:tc>
        <w:tc>
          <w:tcPr>
            <w:tcW w:w="5691" w:type="dxa"/>
            <w:tcPrChange w:id="1471" w:author="HIKARI" w:date="2019-11-10T17:14:00Z">
              <w:tcPr>
                <w:tcW w:w="5691" w:type="dxa"/>
              </w:tcPr>
            </w:tcPrChange>
          </w:tcPr>
          <w:p w14:paraId="4FE7D2B0" w14:textId="77777777" w:rsidR="00182F22" w:rsidRPr="00E24C10" w:rsidRDefault="00182F22" w:rsidP="00C90093">
            <w:pPr>
              <w:tabs>
                <w:tab w:val="left" w:pos="990"/>
              </w:tabs>
              <w:spacing w:before="60" w:afterLines="60" w:after="144" w:line="360" w:lineRule="auto"/>
              <w:jc w:val="both"/>
              <w:rPr>
                <w:b w:val="0"/>
                <w:bCs/>
              </w:rPr>
              <w:pPrChange w:id="1472" w:author="HIKARI" w:date="2019-11-10T17:24:00Z">
                <w:pPr>
                  <w:tabs>
                    <w:tab w:val="left" w:pos="990"/>
                  </w:tabs>
                  <w:spacing w:line="360" w:lineRule="auto"/>
                  <w:jc w:val="both"/>
                </w:pPr>
              </w:pPrChange>
            </w:pPr>
            <w:r w:rsidRPr="00E24C10">
              <w:rPr>
                <w:b w:val="0"/>
                <w:bCs/>
              </w:rPr>
              <w:t xml:space="preserve">Base class, </w:t>
            </w:r>
            <w:proofErr w:type="spellStart"/>
            <w:r w:rsidRPr="00E24C10">
              <w:rPr>
                <w:b w:val="0"/>
                <w:bCs/>
              </w:rPr>
              <w:t>đối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tượng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hoá</w:t>
            </w:r>
            <w:proofErr w:type="spellEnd"/>
            <w:r w:rsidRPr="00E24C10">
              <w:rPr>
                <w:b w:val="0"/>
                <w:bCs/>
              </w:rPr>
              <w:t xml:space="preserve"> Layer </w:t>
            </w:r>
            <w:proofErr w:type="spellStart"/>
            <w:r w:rsidRPr="00E24C10">
              <w:rPr>
                <w:b w:val="0"/>
                <w:bCs/>
                <w:i/>
                <w:iCs/>
              </w:rPr>
              <w:t>Layer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trong</w:t>
            </w:r>
            <w:proofErr w:type="spellEnd"/>
            <w:r w:rsidRPr="00E24C10">
              <w:rPr>
                <w:b w:val="0"/>
                <w:bCs/>
              </w:rPr>
              <w:t xml:space="preserve"> TensorFlow Model. </w:t>
            </w:r>
            <w:proofErr w:type="spellStart"/>
            <w:r w:rsidRPr="00E24C10">
              <w:rPr>
                <w:b w:val="0"/>
                <w:bCs/>
              </w:rPr>
              <w:t>Chứa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tất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cả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những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phương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thức</w:t>
            </w:r>
            <w:proofErr w:type="spellEnd"/>
            <w:r w:rsidRPr="00E24C10">
              <w:rPr>
                <w:b w:val="0"/>
                <w:bCs/>
              </w:rPr>
              <w:t xml:space="preserve">, </w:t>
            </w:r>
            <w:proofErr w:type="spellStart"/>
            <w:r w:rsidRPr="00E24C10">
              <w:rPr>
                <w:b w:val="0"/>
                <w:bCs/>
              </w:rPr>
              <w:t>thuộc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tính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chung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của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các</w:t>
            </w:r>
            <w:proofErr w:type="spellEnd"/>
            <w:r w:rsidRPr="00E24C10">
              <w:rPr>
                <w:b w:val="0"/>
                <w:bCs/>
              </w:rPr>
              <w:t xml:space="preserve"> Layer, </w:t>
            </w:r>
            <w:proofErr w:type="spellStart"/>
            <w:r w:rsidRPr="00E24C10">
              <w:rPr>
                <w:b w:val="0"/>
                <w:bCs/>
              </w:rPr>
              <w:t>cho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các</w:t>
            </w:r>
            <w:proofErr w:type="spellEnd"/>
            <w:r w:rsidRPr="00E24C10">
              <w:rPr>
                <w:b w:val="0"/>
                <w:bCs/>
              </w:rPr>
              <w:t xml:space="preserve"> class </w:t>
            </w:r>
            <w:proofErr w:type="spellStart"/>
            <w:r w:rsidRPr="00E24C10">
              <w:rPr>
                <w:b w:val="0"/>
                <w:bCs/>
              </w:rPr>
              <w:t>khác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sử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dụng</w:t>
            </w:r>
            <w:proofErr w:type="spellEnd"/>
            <w:r w:rsidRPr="00E24C10">
              <w:rPr>
                <w:b w:val="0"/>
                <w:bCs/>
              </w:rPr>
              <w:t>.</w:t>
            </w:r>
          </w:p>
        </w:tc>
        <w:tc>
          <w:tcPr>
            <w:tcW w:w="1800" w:type="dxa"/>
            <w:vAlign w:val="center"/>
            <w:tcPrChange w:id="1473" w:author="HIKARI" w:date="2019-11-10T17:14:00Z">
              <w:tcPr>
                <w:tcW w:w="1800" w:type="dxa"/>
              </w:tcPr>
            </w:tcPrChange>
          </w:tcPr>
          <w:p w14:paraId="0B8A9B88" w14:textId="77777777" w:rsidR="00182F22" w:rsidRPr="00E24C10" w:rsidRDefault="00182F22" w:rsidP="00906A68">
            <w:pPr>
              <w:tabs>
                <w:tab w:val="left" w:pos="990"/>
              </w:tabs>
              <w:spacing w:before="60" w:afterLines="60" w:after="144" w:line="360" w:lineRule="auto"/>
              <w:jc w:val="center"/>
              <w:rPr>
                <w:b w:val="0"/>
                <w:bCs/>
              </w:rPr>
              <w:pPrChange w:id="1474" w:author="HIKARI" w:date="2019-11-10T17:14:00Z">
                <w:pPr>
                  <w:tabs>
                    <w:tab w:val="left" w:pos="990"/>
                  </w:tabs>
                  <w:spacing w:line="360" w:lineRule="auto"/>
                </w:pPr>
              </w:pPrChange>
            </w:pPr>
            <w:proofErr w:type="spellStart"/>
            <w:r w:rsidRPr="00E24C10">
              <w:rPr>
                <w:b w:val="0"/>
                <w:bCs/>
              </w:rPr>
              <w:t>Hoàng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Vương</w:t>
            </w:r>
            <w:proofErr w:type="spellEnd"/>
          </w:p>
        </w:tc>
      </w:tr>
      <w:tr w:rsidR="00182F22" w:rsidRPr="00E24C10" w14:paraId="3FE091DA" w14:textId="77777777" w:rsidTr="00906A68">
        <w:tc>
          <w:tcPr>
            <w:tcW w:w="534" w:type="dxa"/>
            <w:tcPrChange w:id="1475" w:author="HIKARI" w:date="2019-11-10T17:14:00Z">
              <w:tcPr>
                <w:tcW w:w="534" w:type="dxa"/>
              </w:tcPr>
            </w:tcPrChange>
          </w:tcPr>
          <w:p w14:paraId="6A8A0E75" w14:textId="22BCE46C" w:rsidR="00182F22" w:rsidRPr="00E24C10" w:rsidRDefault="00DF5397">
            <w:pPr>
              <w:tabs>
                <w:tab w:val="left" w:pos="990"/>
              </w:tabs>
              <w:spacing w:before="60" w:afterLines="60" w:after="144" w:line="360" w:lineRule="auto"/>
              <w:jc w:val="center"/>
              <w:rPr>
                <w:b w:val="0"/>
                <w:bCs/>
              </w:rPr>
              <w:pPrChange w:id="1476" w:author="HIKARI" w:date="2019-11-09T21:15:00Z">
                <w:pPr>
                  <w:tabs>
                    <w:tab w:val="left" w:pos="990"/>
                  </w:tabs>
                  <w:spacing w:line="360" w:lineRule="auto"/>
                  <w:jc w:val="center"/>
                </w:pPr>
              </w:pPrChange>
            </w:pPr>
            <w:r>
              <w:rPr>
                <w:b w:val="0"/>
                <w:bCs/>
              </w:rPr>
              <w:t>3</w:t>
            </w:r>
          </w:p>
        </w:tc>
        <w:tc>
          <w:tcPr>
            <w:tcW w:w="2325" w:type="dxa"/>
            <w:tcPrChange w:id="1477" w:author="HIKARI" w:date="2019-11-10T17:14:00Z">
              <w:tcPr>
                <w:tcW w:w="2325" w:type="dxa"/>
              </w:tcPr>
            </w:tcPrChange>
          </w:tcPr>
          <w:p w14:paraId="4D5996C3" w14:textId="77777777" w:rsidR="00182F22" w:rsidRPr="00E24C10" w:rsidRDefault="00182F22">
            <w:pPr>
              <w:tabs>
                <w:tab w:val="left" w:pos="990"/>
              </w:tabs>
              <w:spacing w:before="60" w:afterLines="60" w:after="144" w:line="360" w:lineRule="auto"/>
              <w:rPr>
                <w:b w:val="0"/>
                <w:bCs/>
              </w:rPr>
              <w:pPrChange w:id="1478" w:author="HIKARI" w:date="2019-11-09T21:15:00Z">
                <w:pPr>
                  <w:tabs>
                    <w:tab w:val="left" w:pos="990"/>
                  </w:tabs>
                  <w:spacing w:line="360" w:lineRule="auto"/>
                </w:pPr>
              </w:pPrChange>
            </w:pPr>
            <w:proofErr w:type="spellStart"/>
            <w:r w:rsidRPr="00E24C10">
              <w:rPr>
                <w:b w:val="0"/>
                <w:bCs/>
              </w:rPr>
              <w:t>InputLayer</w:t>
            </w:r>
            <w:proofErr w:type="spellEnd"/>
          </w:p>
          <w:p w14:paraId="00F9A523" w14:textId="77777777" w:rsidR="00182F22" w:rsidRPr="00E24C10" w:rsidRDefault="00182F22">
            <w:pPr>
              <w:tabs>
                <w:tab w:val="left" w:pos="990"/>
              </w:tabs>
              <w:spacing w:before="60" w:afterLines="60" w:after="144" w:line="360" w:lineRule="auto"/>
              <w:rPr>
                <w:b w:val="0"/>
                <w:bCs/>
              </w:rPr>
              <w:pPrChange w:id="1479" w:author="HIKARI" w:date="2019-11-09T21:15:00Z">
                <w:pPr>
                  <w:tabs>
                    <w:tab w:val="left" w:pos="990"/>
                  </w:tabs>
                  <w:spacing w:line="360" w:lineRule="auto"/>
                </w:pPr>
              </w:pPrChange>
            </w:pPr>
            <w:proofErr w:type="spellStart"/>
            <w:r w:rsidRPr="00E24C10">
              <w:rPr>
                <w:b w:val="0"/>
                <w:bCs/>
              </w:rPr>
              <w:t>Kế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thừa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từ</w:t>
            </w:r>
            <w:proofErr w:type="spellEnd"/>
            <w:r w:rsidRPr="00E24C10">
              <w:rPr>
                <w:b w:val="0"/>
                <w:bCs/>
              </w:rPr>
              <w:t>: Layer</w:t>
            </w:r>
          </w:p>
        </w:tc>
        <w:tc>
          <w:tcPr>
            <w:tcW w:w="5691" w:type="dxa"/>
            <w:tcPrChange w:id="1480" w:author="HIKARI" w:date="2019-11-10T17:14:00Z">
              <w:tcPr>
                <w:tcW w:w="5691" w:type="dxa"/>
              </w:tcPr>
            </w:tcPrChange>
          </w:tcPr>
          <w:p w14:paraId="0440F195" w14:textId="77777777" w:rsidR="00182F22" w:rsidRPr="00E24C10" w:rsidRDefault="00182F22" w:rsidP="00C90093">
            <w:pPr>
              <w:tabs>
                <w:tab w:val="left" w:pos="990"/>
              </w:tabs>
              <w:spacing w:before="60" w:afterLines="60" w:after="144" w:line="360" w:lineRule="auto"/>
              <w:jc w:val="both"/>
              <w:rPr>
                <w:b w:val="0"/>
                <w:bCs/>
              </w:rPr>
              <w:pPrChange w:id="1481" w:author="HIKARI" w:date="2019-11-10T17:24:00Z">
                <w:pPr>
                  <w:tabs>
                    <w:tab w:val="left" w:pos="990"/>
                  </w:tabs>
                  <w:spacing w:line="360" w:lineRule="auto"/>
                </w:pPr>
              </w:pPrChange>
            </w:pPr>
            <w:proofErr w:type="spellStart"/>
            <w:r w:rsidRPr="00E24C10">
              <w:rPr>
                <w:b w:val="0"/>
                <w:bCs/>
              </w:rPr>
              <w:t>Đối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tượng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hoá</w:t>
            </w:r>
            <w:proofErr w:type="spellEnd"/>
            <w:r w:rsidRPr="00E24C10">
              <w:rPr>
                <w:b w:val="0"/>
                <w:bCs/>
              </w:rPr>
              <w:t xml:space="preserve"> Layer </w:t>
            </w:r>
            <w:proofErr w:type="spellStart"/>
            <w:r w:rsidRPr="00E24C10">
              <w:rPr>
                <w:b w:val="0"/>
                <w:bCs/>
                <w:i/>
                <w:iCs/>
              </w:rPr>
              <w:t>InputLayer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trong</w:t>
            </w:r>
            <w:proofErr w:type="spellEnd"/>
            <w:r w:rsidRPr="00E24C10">
              <w:rPr>
                <w:b w:val="0"/>
                <w:bCs/>
              </w:rPr>
              <w:t xml:space="preserve"> TensorFlow Model.</w:t>
            </w:r>
          </w:p>
        </w:tc>
        <w:tc>
          <w:tcPr>
            <w:tcW w:w="1800" w:type="dxa"/>
            <w:vAlign w:val="center"/>
            <w:tcPrChange w:id="1482" w:author="HIKARI" w:date="2019-11-10T17:14:00Z">
              <w:tcPr>
                <w:tcW w:w="1800" w:type="dxa"/>
              </w:tcPr>
            </w:tcPrChange>
          </w:tcPr>
          <w:p w14:paraId="4A8087A5" w14:textId="77777777" w:rsidR="00182F22" w:rsidRPr="00E24C10" w:rsidRDefault="00182F22" w:rsidP="00906A68">
            <w:pPr>
              <w:tabs>
                <w:tab w:val="left" w:pos="990"/>
              </w:tabs>
              <w:spacing w:before="60" w:afterLines="60" w:after="144" w:line="360" w:lineRule="auto"/>
              <w:jc w:val="center"/>
              <w:rPr>
                <w:b w:val="0"/>
                <w:bCs/>
              </w:rPr>
              <w:pPrChange w:id="1483" w:author="HIKARI" w:date="2019-11-10T17:14:00Z">
                <w:pPr>
                  <w:tabs>
                    <w:tab w:val="left" w:pos="990"/>
                  </w:tabs>
                  <w:spacing w:line="360" w:lineRule="auto"/>
                </w:pPr>
              </w:pPrChange>
            </w:pPr>
            <w:proofErr w:type="spellStart"/>
            <w:r w:rsidRPr="00E24C10">
              <w:rPr>
                <w:b w:val="0"/>
                <w:bCs/>
              </w:rPr>
              <w:t>Hoàng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Vương</w:t>
            </w:r>
            <w:proofErr w:type="spellEnd"/>
          </w:p>
        </w:tc>
      </w:tr>
      <w:tr w:rsidR="00182F22" w:rsidRPr="00E24C10" w14:paraId="57203808" w14:textId="77777777" w:rsidTr="00906A68">
        <w:tc>
          <w:tcPr>
            <w:tcW w:w="534" w:type="dxa"/>
            <w:tcPrChange w:id="1484" w:author="HIKARI" w:date="2019-11-10T17:14:00Z">
              <w:tcPr>
                <w:tcW w:w="534" w:type="dxa"/>
              </w:tcPr>
            </w:tcPrChange>
          </w:tcPr>
          <w:p w14:paraId="254828AC" w14:textId="451ABE01" w:rsidR="00182F22" w:rsidRPr="00E24C10" w:rsidRDefault="00DF5397">
            <w:pPr>
              <w:tabs>
                <w:tab w:val="left" w:pos="990"/>
              </w:tabs>
              <w:spacing w:before="60" w:afterLines="60" w:after="144" w:line="360" w:lineRule="auto"/>
              <w:jc w:val="center"/>
              <w:rPr>
                <w:b w:val="0"/>
                <w:bCs/>
              </w:rPr>
              <w:pPrChange w:id="1485" w:author="HIKARI" w:date="2019-11-09T21:15:00Z">
                <w:pPr>
                  <w:tabs>
                    <w:tab w:val="left" w:pos="990"/>
                  </w:tabs>
                  <w:spacing w:line="360" w:lineRule="auto"/>
                  <w:jc w:val="center"/>
                </w:pPr>
              </w:pPrChange>
            </w:pPr>
            <w:r>
              <w:rPr>
                <w:b w:val="0"/>
                <w:bCs/>
              </w:rPr>
              <w:t>4</w:t>
            </w:r>
          </w:p>
        </w:tc>
        <w:tc>
          <w:tcPr>
            <w:tcW w:w="2325" w:type="dxa"/>
            <w:tcPrChange w:id="1486" w:author="HIKARI" w:date="2019-11-10T17:14:00Z">
              <w:tcPr>
                <w:tcW w:w="2325" w:type="dxa"/>
              </w:tcPr>
            </w:tcPrChange>
          </w:tcPr>
          <w:p w14:paraId="5C4D051B" w14:textId="77777777" w:rsidR="00182F22" w:rsidRPr="00E24C10" w:rsidRDefault="00182F22">
            <w:pPr>
              <w:tabs>
                <w:tab w:val="left" w:pos="990"/>
              </w:tabs>
              <w:spacing w:before="60" w:afterLines="60" w:after="144" w:line="360" w:lineRule="auto"/>
              <w:rPr>
                <w:b w:val="0"/>
                <w:bCs/>
              </w:rPr>
              <w:pPrChange w:id="1487" w:author="HIKARI" w:date="2019-11-09T21:15:00Z">
                <w:pPr>
                  <w:tabs>
                    <w:tab w:val="left" w:pos="990"/>
                  </w:tabs>
                  <w:spacing w:line="360" w:lineRule="auto"/>
                </w:pPr>
              </w:pPrChange>
            </w:pPr>
            <w:r w:rsidRPr="00E24C10">
              <w:rPr>
                <w:b w:val="0"/>
                <w:bCs/>
              </w:rPr>
              <w:t>Conv2D</w:t>
            </w:r>
          </w:p>
          <w:p w14:paraId="11C9C69C" w14:textId="77777777" w:rsidR="00182F22" w:rsidRPr="00E24C10" w:rsidRDefault="00182F22">
            <w:pPr>
              <w:tabs>
                <w:tab w:val="left" w:pos="990"/>
              </w:tabs>
              <w:spacing w:before="60" w:afterLines="60" w:after="144" w:line="360" w:lineRule="auto"/>
              <w:rPr>
                <w:b w:val="0"/>
                <w:bCs/>
              </w:rPr>
              <w:pPrChange w:id="1488" w:author="HIKARI" w:date="2019-11-09T21:15:00Z">
                <w:pPr>
                  <w:tabs>
                    <w:tab w:val="left" w:pos="990"/>
                  </w:tabs>
                  <w:spacing w:line="360" w:lineRule="auto"/>
                </w:pPr>
              </w:pPrChange>
            </w:pPr>
            <w:proofErr w:type="spellStart"/>
            <w:r w:rsidRPr="00E24C10">
              <w:rPr>
                <w:b w:val="0"/>
                <w:bCs/>
              </w:rPr>
              <w:t>Kế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thừa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từ</w:t>
            </w:r>
            <w:proofErr w:type="spellEnd"/>
            <w:r w:rsidRPr="00E24C10">
              <w:rPr>
                <w:b w:val="0"/>
                <w:bCs/>
              </w:rPr>
              <w:t>: Layer</w:t>
            </w:r>
          </w:p>
        </w:tc>
        <w:tc>
          <w:tcPr>
            <w:tcW w:w="5691" w:type="dxa"/>
            <w:tcPrChange w:id="1489" w:author="HIKARI" w:date="2019-11-10T17:14:00Z">
              <w:tcPr>
                <w:tcW w:w="5691" w:type="dxa"/>
              </w:tcPr>
            </w:tcPrChange>
          </w:tcPr>
          <w:p w14:paraId="04D5146F" w14:textId="77777777" w:rsidR="00182F22" w:rsidRPr="00E24C10" w:rsidRDefault="00182F22" w:rsidP="00C90093">
            <w:pPr>
              <w:tabs>
                <w:tab w:val="left" w:pos="990"/>
              </w:tabs>
              <w:spacing w:before="60" w:afterLines="60" w:after="144" w:line="360" w:lineRule="auto"/>
              <w:jc w:val="both"/>
              <w:rPr>
                <w:b w:val="0"/>
                <w:bCs/>
              </w:rPr>
              <w:pPrChange w:id="1490" w:author="HIKARI" w:date="2019-11-10T17:24:00Z">
                <w:pPr>
                  <w:tabs>
                    <w:tab w:val="left" w:pos="990"/>
                  </w:tabs>
                  <w:spacing w:line="360" w:lineRule="auto"/>
                </w:pPr>
              </w:pPrChange>
            </w:pPr>
            <w:proofErr w:type="spellStart"/>
            <w:r w:rsidRPr="00E24C10">
              <w:rPr>
                <w:b w:val="0"/>
                <w:bCs/>
              </w:rPr>
              <w:t>Đối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tượng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hoá</w:t>
            </w:r>
            <w:proofErr w:type="spellEnd"/>
            <w:r w:rsidRPr="00E24C10">
              <w:rPr>
                <w:b w:val="0"/>
                <w:bCs/>
              </w:rPr>
              <w:t xml:space="preserve"> Layer </w:t>
            </w:r>
            <w:r w:rsidRPr="00E24C10">
              <w:rPr>
                <w:b w:val="0"/>
                <w:bCs/>
                <w:i/>
                <w:iCs/>
              </w:rPr>
              <w:t>Conv2D</w:t>
            </w:r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trong</w:t>
            </w:r>
            <w:proofErr w:type="spellEnd"/>
            <w:r w:rsidRPr="00E24C10">
              <w:rPr>
                <w:b w:val="0"/>
                <w:bCs/>
              </w:rPr>
              <w:t xml:space="preserve"> TensorFlow Model.</w:t>
            </w:r>
          </w:p>
        </w:tc>
        <w:tc>
          <w:tcPr>
            <w:tcW w:w="1800" w:type="dxa"/>
            <w:vAlign w:val="center"/>
            <w:tcPrChange w:id="1491" w:author="HIKARI" w:date="2019-11-10T17:14:00Z">
              <w:tcPr>
                <w:tcW w:w="1800" w:type="dxa"/>
              </w:tcPr>
            </w:tcPrChange>
          </w:tcPr>
          <w:p w14:paraId="7D7D9DEB" w14:textId="77777777" w:rsidR="00182F22" w:rsidRPr="00E24C10" w:rsidRDefault="00182F22" w:rsidP="00906A68">
            <w:pPr>
              <w:tabs>
                <w:tab w:val="left" w:pos="990"/>
              </w:tabs>
              <w:spacing w:before="60" w:afterLines="60" w:after="144" w:line="360" w:lineRule="auto"/>
              <w:jc w:val="center"/>
              <w:rPr>
                <w:b w:val="0"/>
                <w:bCs/>
              </w:rPr>
              <w:pPrChange w:id="1492" w:author="HIKARI" w:date="2019-11-10T17:14:00Z">
                <w:pPr>
                  <w:tabs>
                    <w:tab w:val="left" w:pos="990"/>
                  </w:tabs>
                  <w:spacing w:line="360" w:lineRule="auto"/>
                </w:pPr>
              </w:pPrChange>
            </w:pPr>
            <w:proofErr w:type="spellStart"/>
            <w:r w:rsidRPr="00E24C10">
              <w:rPr>
                <w:b w:val="0"/>
                <w:bCs/>
              </w:rPr>
              <w:t>Hoàng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Vương</w:t>
            </w:r>
            <w:proofErr w:type="spellEnd"/>
          </w:p>
        </w:tc>
      </w:tr>
      <w:tr w:rsidR="00182F22" w:rsidRPr="00E24C10" w14:paraId="7A3EE1F0" w14:textId="77777777" w:rsidTr="00906A68">
        <w:tc>
          <w:tcPr>
            <w:tcW w:w="534" w:type="dxa"/>
            <w:tcPrChange w:id="1493" w:author="HIKARI" w:date="2019-11-10T17:14:00Z">
              <w:tcPr>
                <w:tcW w:w="534" w:type="dxa"/>
              </w:tcPr>
            </w:tcPrChange>
          </w:tcPr>
          <w:p w14:paraId="0A1267E5" w14:textId="1DB41A58" w:rsidR="00182F22" w:rsidRPr="00E24C10" w:rsidRDefault="00DF5397">
            <w:pPr>
              <w:tabs>
                <w:tab w:val="left" w:pos="990"/>
              </w:tabs>
              <w:spacing w:before="60" w:afterLines="60" w:after="144" w:line="360" w:lineRule="auto"/>
              <w:jc w:val="center"/>
              <w:rPr>
                <w:b w:val="0"/>
                <w:bCs/>
              </w:rPr>
              <w:pPrChange w:id="1494" w:author="HIKARI" w:date="2019-11-09T21:15:00Z">
                <w:pPr>
                  <w:tabs>
                    <w:tab w:val="left" w:pos="990"/>
                  </w:tabs>
                  <w:spacing w:line="360" w:lineRule="auto"/>
                  <w:jc w:val="center"/>
                </w:pPr>
              </w:pPrChange>
            </w:pPr>
            <w:r>
              <w:rPr>
                <w:b w:val="0"/>
                <w:bCs/>
              </w:rPr>
              <w:t>5</w:t>
            </w:r>
          </w:p>
        </w:tc>
        <w:tc>
          <w:tcPr>
            <w:tcW w:w="2325" w:type="dxa"/>
            <w:tcPrChange w:id="1495" w:author="HIKARI" w:date="2019-11-10T17:14:00Z">
              <w:tcPr>
                <w:tcW w:w="2325" w:type="dxa"/>
              </w:tcPr>
            </w:tcPrChange>
          </w:tcPr>
          <w:p w14:paraId="7F287FA0" w14:textId="77777777" w:rsidR="00182F22" w:rsidRPr="00E24C10" w:rsidRDefault="00182F22">
            <w:pPr>
              <w:tabs>
                <w:tab w:val="left" w:pos="990"/>
              </w:tabs>
              <w:spacing w:before="60" w:afterLines="60" w:after="144" w:line="360" w:lineRule="auto"/>
              <w:rPr>
                <w:b w:val="0"/>
                <w:bCs/>
              </w:rPr>
              <w:pPrChange w:id="1496" w:author="HIKARI" w:date="2019-11-09T21:15:00Z">
                <w:pPr>
                  <w:tabs>
                    <w:tab w:val="left" w:pos="990"/>
                  </w:tabs>
                  <w:spacing w:line="360" w:lineRule="auto"/>
                </w:pPr>
              </w:pPrChange>
            </w:pPr>
            <w:r w:rsidRPr="00E24C10">
              <w:rPr>
                <w:b w:val="0"/>
                <w:bCs/>
              </w:rPr>
              <w:t>Activation</w:t>
            </w:r>
          </w:p>
          <w:p w14:paraId="4FB5093F" w14:textId="77777777" w:rsidR="00182F22" w:rsidRPr="00E24C10" w:rsidRDefault="00182F22">
            <w:pPr>
              <w:tabs>
                <w:tab w:val="left" w:pos="990"/>
              </w:tabs>
              <w:spacing w:before="60" w:afterLines="60" w:after="144" w:line="360" w:lineRule="auto"/>
              <w:rPr>
                <w:b w:val="0"/>
                <w:bCs/>
              </w:rPr>
              <w:pPrChange w:id="1497" w:author="HIKARI" w:date="2019-11-09T21:15:00Z">
                <w:pPr>
                  <w:tabs>
                    <w:tab w:val="left" w:pos="990"/>
                  </w:tabs>
                  <w:spacing w:line="360" w:lineRule="auto"/>
                </w:pPr>
              </w:pPrChange>
            </w:pPr>
            <w:proofErr w:type="spellStart"/>
            <w:r w:rsidRPr="00E24C10">
              <w:rPr>
                <w:b w:val="0"/>
                <w:bCs/>
              </w:rPr>
              <w:t>Kế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thừa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từ</w:t>
            </w:r>
            <w:proofErr w:type="spellEnd"/>
            <w:r w:rsidRPr="00E24C10">
              <w:rPr>
                <w:b w:val="0"/>
                <w:bCs/>
              </w:rPr>
              <w:t>: Layer</w:t>
            </w:r>
          </w:p>
        </w:tc>
        <w:tc>
          <w:tcPr>
            <w:tcW w:w="5691" w:type="dxa"/>
            <w:tcPrChange w:id="1498" w:author="HIKARI" w:date="2019-11-10T17:14:00Z">
              <w:tcPr>
                <w:tcW w:w="5691" w:type="dxa"/>
              </w:tcPr>
            </w:tcPrChange>
          </w:tcPr>
          <w:p w14:paraId="6F3093EB" w14:textId="77777777" w:rsidR="00182F22" w:rsidRPr="00E24C10" w:rsidRDefault="00182F22" w:rsidP="00C90093">
            <w:pPr>
              <w:tabs>
                <w:tab w:val="left" w:pos="990"/>
              </w:tabs>
              <w:spacing w:before="60" w:afterLines="60" w:after="144" w:line="360" w:lineRule="auto"/>
              <w:jc w:val="both"/>
              <w:rPr>
                <w:b w:val="0"/>
                <w:bCs/>
              </w:rPr>
              <w:pPrChange w:id="1499" w:author="HIKARI" w:date="2019-11-10T17:24:00Z">
                <w:pPr>
                  <w:tabs>
                    <w:tab w:val="left" w:pos="990"/>
                  </w:tabs>
                  <w:spacing w:line="360" w:lineRule="auto"/>
                </w:pPr>
              </w:pPrChange>
            </w:pPr>
            <w:proofErr w:type="spellStart"/>
            <w:r w:rsidRPr="00E24C10">
              <w:rPr>
                <w:b w:val="0"/>
                <w:bCs/>
              </w:rPr>
              <w:t>Đối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tượng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hoá</w:t>
            </w:r>
            <w:proofErr w:type="spellEnd"/>
            <w:r w:rsidRPr="00E24C10">
              <w:rPr>
                <w:b w:val="0"/>
                <w:bCs/>
              </w:rPr>
              <w:t xml:space="preserve"> Layer </w:t>
            </w:r>
            <w:r w:rsidRPr="00E24C10">
              <w:rPr>
                <w:b w:val="0"/>
                <w:bCs/>
                <w:i/>
                <w:iCs/>
              </w:rPr>
              <w:t>Activation</w:t>
            </w:r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trong</w:t>
            </w:r>
            <w:proofErr w:type="spellEnd"/>
            <w:r w:rsidRPr="00E24C10">
              <w:rPr>
                <w:b w:val="0"/>
                <w:bCs/>
              </w:rPr>
              <w:t xml:space="preserve"> TensorFlow Model.</w:t>
            </w:r>
          </w:p>
        </w:tc>
        <w:tc>
          <w:tcPr>
            <w:tcW w:w="1800" w:type="dxa"/>
            <w:vAlign w:val="center"/>
            <w:tcPrChange w:id="1500" w:author="HIKARI" w:date="2019-11-10T17:14:00Z">
              <w:tcPr>
                <w:tcW w:w="1800" w:type="dxa"/>
              </w:tcPr>
            </w:tcPrChange>
          </w:tcPr>
          <w:p w14:paraId="35A79D00" w14:textId="0B6AD321" w:rsidR="00182F22" w:rsidRPr="00E24C10" w:rsidRDefault="00906A68" w:rsidP="00906A68">
            <w:pPr>
              <w:tabs>
                <w:tab w:val="left" w:pos="990"/>
              </w:tabs>
              <w:spacing w:before="60" w:afterLines="60" w:after="144" w:line="360" w:lineRule="auto"/>
              <w:jc w:val="center"/>
              <w:rPr>
                <w:b w:val="0"/>
                <w:bCs/>
              </w:rPr>
              <w:pPrChange w:id="1501" w:author="HIKARI" w:date="2019-11-10T17:14:00Z">
                <w:pPr>
                  <w:tabs>
                    <w:tab w:val="left" w:pos="990"/>
                  </w:tabs>
                  <w:spacing w:line="360" w:lineRule="auto"/>
                </w:pPr>
              </w:pPrChange>
            </w:pPr>
            <w:proofErr w:type="spellStart"/>
            <w:ins w:id="1502" w:author="HIKARI" w:date="2019-11-10T17:14:00Z">
              <w:r w:rsidRPr="00E24C10">
                <w:rPr>
                  <w:b w:val="0"/>
                  <w:bCs/>
                </w:rPr>
                <w:t>Hoàng</w:t>
              </w:r>
              <w:proofErr w:type="spellEnd"/>
              <w:r w:rsidRPr="00E24C10">
                <w:rPr>
                  <w:b w:val="0"/>
                  <w:bCs/>
                </w:rPr>
                <w:t xml:space="preserve"> </w:t>
              </w:r>
              <w:proofErr w:type="spellStart"/>
              <w:r w:rsidRPr="00E24C10">
                <w:rPr>
                  <w:b w:val="0"/>
                  <w:bCs/>
                </w:rPr>
                <w:t>Vương</w:t>
              </w:r>
            </w:ins>
            <w:proofErr w:type="spellEnd"/>
          </w:p>
        </w:tc>
      </w:tr>
      <w:tr w:rsidR="00182F22" w:rsidRPr="00E24C10" w14:paraId="2A418C21" w14:textId="77777777" w:rsidTr="00906A68">
        <w:tc>
          <w:tcPr>
            <w:tcW w:w="534" w:type="dxa"/>
            <w:tcPrChange w:id="1503" w:author="HIKARI" w:date="2019-11-10T17:14:00Z">
              <w:tcPr>
                <w:tcW w:w="534" w:type="dxa"/>
              </w:tcPr>
            </w:tcPrChange>
          </w:tcPr>
          <w:p w14:paraId="596EA554" w14:textId="7B5BC1E0" w:rsidR="00182F22" w:rsidRPr="00E24C10" w:rsidRDefault="00DF5397">
            <w:pPr>
              <w:tabs>
                <w:tab w:val="left" w:pos="990"/>
              </w:tabs>
              <w:spacing w:before="60" w:afterLines="60" w:after="144" w:line="360" w:lineRule="auto"/>
              <w:jc w:val="center"/>
              <w:rPr>
                <w:b w:val="0"/>
                <w:bCs/>
              </w:rPr>
              <w:pPrChange w:id="1504" w:author="HIKARI" w:date="2019-11-09T21:15:00Z">
                <w:pPr>
                  <w:tabs>
                    <w:tab w:val="left" w:pos="990"/>
                  </w:tabs>
                  <w:spacing w:line="360" w:lineRule="auto"/>
                  <w:jc w:val="center"/>
                </w:pPr>
              </w:pPrChange>
            </w:pPr>
            <w:r>
              <w:rPr>
                <w:b w:val="0"/>
                <w:bCs/>
              </w:rPr>
              <w:t>6</w:t>
            </w:r>
          </w:p>
        </w:tc>
        <w:tc>
          <w:tcPr>
            <w:tcW w:w="2325" w:type="dxa"/>
            <w:tcPrChange w:id="1505" w:author="HIKARI" w:date="2019-11-10T17:14:00Z">
              <w:tcPr>
                <w:tcW w:w="2325" w:type="dxa"/>
              </w:tcPr>
            </w:tcPrChange>
          </w:tcPr>
          <w:p w14:paraId="04C96C26" w14:textId="77777777" w:rsidR="00182F22" w:rsidRPr="00E24C10" w:rsidRDefault="00182F22">
            <w:pPr>
              <w:tabs>
                <w:tab w:val="left" w:pos="990"/>
              </w:tabs>
              <w:spacing w:before="60" w:afterLines="60" w:after="144" w:line="360" w:lineRule="auto"/>
              <w:rPr>
                <w:b w:val="0"/>
                <w:bCs/>
              </w:rPr>
              <w:pPrChange w:id="1506" w:author="HIKARI" w:date="2019-11-09T21:15:00Z">
                <w:pPr>
                  <w:tabs>
                    <w:tab w:val="left" w:pos="990"/>
                  </w:tabs>
                  <w:spacing w:line="360" w:lineRule="auto"/>
                </w:pPr>
              </w:pPrChange>
            </w:pPr>
            <w:r w:rsidRPr="00E24C10">
              <w:rPr>
                <w:b w:val="0"/>
                <w:bCs/>
              </w:rPr>
              <w:t>Add</w:t>
            </w:r>
          </w:p>
          <w:p w14:paraId="3E469F1C" w14:textId="77777777" w:rsidR="00182F22" w:rsidRPr="00E24C10" w:rsidRDefault="00182F22">
            <w:pPr>
              <w:tabs>
                <w:tab w:val="left" w:pos="990"/>
              </w:tabs>
              <w:spacing w:before="60" w:afterLines="60" w:after="144" w:line="360" w:lineRule="auto"/>
              <w:rPr>
                <w:b w:val="0"/>
                <w:bCs/>
              </w:rPr>
              <w:pPrChange w:id="1507" w:author="HIKARI" w:date="2019-11-09T21:15:00Z">
                <w:pPr>
                  <w:tabs>
                    <w:tab w:val="left" w:pos="990"/>
                  </w:tabs>
                  <w:spacing w:line="360" w:lineRule="auto"/>
                </w:pPr>
              </w:pPrChange>
            </w:pPr>
            <w:proofErr w:type="spellStart"/>
            <w:r w:rsidRPr="00E24C10">
              <w:rPr>
                <w:b w:val="0"/>
                <w:bCs/>
              </w:rPr>
              <w:t>Kế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thừa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từ</w:t>
            </w:r>
            <w:proofErr w:type="spellEnd"/>
            <w:r w:rsidRPr="00E24C10">
              <w:rPr>
                <w:b w:val="0"/>
                <w:bCs/>
              </w:rPr>
              <w:t>: Layer</w:t>
            </w:r>
          </w:p>
        </w:tc>
        <w:tc>
          <w:tcPr>
            <w:tcW w:w="5691" w:type="dxa"/>
            <w:tcPrChange w:id="1508" w:author="HIKARI" w:date="2019-11-10T17:14:00Z">
              <w:tcPr>
                <w:tcW w:w="5691" w:type="dxa"/>
              </w:tcPr>
            </w:tcPrChange>
          </w:tcPr>
          <w:p w14:paraId="3652BC94" w14:textId="77777777" w:rsidR="00182F22" w:rsidRPr="00E24C10" w:rsidRDefault="00182F22" w:rsidP="00C90093">
            <w:pPr>
              <w:tabs>
                <w:tab w:val="left" w:pos="990"/>
              </w:tabs>
              <w:spacing w:before="60" w:afterLines="60" w:after="144" w:line="360" w:lineRule="auto"/>
              <w:jc w:val="both"/>
              <w:rPr>
                <w:b w:val="0"/>
                <w:bCs/>
              </w:rPr>
              <w:pPrChange w:id="1509" w:author="HIKARI" w:date="2019-11-10T17:24:00Z">
                <w:pPr>
                  <w:tabs>
                    <w:tab w:val="left" w:pos="990"/>
                  </w:tabs>
                  <w:spacing w:line="360" w:lineRule="auto"/>
                </w:pPr>
              </w:pPrChange>
            </w:pPr>
            <w:proofErr w:type="spellStart"/>
            <w:r w:rsidRPr="00E24C10">
              <w:rPr>
                <w:b w:val="0"/>
                <w:bCs/>
              </w:rPr>
              <w:t>Đối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tượng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hoá</w:t>
            </w:r>
            <w:proofErr w:type="spellEnd"/>
            <w:r w:rsidRPr="00E24C10">
              <w:rPr>
                <w:b w:val="0"/>
                <w:bCs/>
              </w:rPr>
              <w:t xml:space="preserve"> Layer </w:t>
            </w:r>
            <w:r w:rsidRPr="00E24C10">
              <w:rPr>
                <w:b w:val="0"/>
                <w:bCs/>
                <w:i/>
                <w:iCs/>
              </w:rPr>
              <w:t>Add</w:t>
            </w:r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trong</w:t>
            </w:r>
            <w:proofErr w:type="spellEnd"/>
            <w:r w:rsidRPr="00E24C10">
              <w:rPr>
                <w:b w:val="0"/>
                <w:bCs/>
              </w:rPr>
              <w:t xml:space="preserve"> TensorFlow Model.</w:t>
            </w:r>
          </w:p>
        </w:tc>
        <w:tc>
          <w:tcPr>
            <w:tcW w:w="1800" w:type="dxa"/>
            <w:vAlign w:val="center"/>
            <w:tcPrChange w:id="1510" w:author="HIKARI" w:date="2019-11-10T17:14:00Z">
              <w:tcPr>
                <w:tcW w:w="1800" w:type="dxa"/>
              </w:tcPr>
            </w:tcPrChange>
          </w:tcPr>
          <w:p w14:paraId="1F195794" w14:textId="77777777" w:rsidR="00182F22" w:rsidRPr="00E24C10" w:rsidRDefault="00182F22" w:rsidP="00906A68">
            <w:pPr>
              <w:tabs>
                <w:tab w:val="left" w:pos="990"/>
              </w:tabs>
              <w:spacing w:before="60" w:afterLines="60" w:after="144" w:line="360" w:lineRule="auto"/>
              <w:jc w:val="center"/>
              <w:rPr>
                <w:b w:val="0"/>
                <w:bCs/>
              </w:rPr>
              <w:pPrChange w:id="1511" w:author="HIKARI" w:date="2019-11-10T17:14:00Z">
                <w:pPr>
                  <w:tabs>
                    <w:tab w:val="left" w:pos="990"/>
                  </w:tabs>
                  <w:spacing w:line="360" w:lineRule="auto"/>
                </w:pPr>
              </w:pPrChange>
            </w:pPr>
            <w:proofErr w:type="spellStart"/>
            <w:r w:rsidRPr="00E24C10">
              <w:rPr>
                <w:b w:val="0"/>
                <w:bCs/>
              </w:rPr>
              <w:t>Hoàng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Vương</w:t>
            </w:r>
            <w:proofErr w:type="spellEnd"/>
          </w:p>
        </w:tc>
      </w:tr>
      <w:tr w:rsidR="00182F22" w:rsidRPr="00E24C10" w14:paraId="628FAB31" w14:textId="77777777" w:rsidTr="00906A68">
        <w:tc>
          <w:tcPr>
            <w:tcW w:w="534" w:type="dxa"/>
            <w:tcPrChange w:id="1512" w:author="HIKARI" w:date="2019-11-10T17:14:00Z">
              <w:tcPr>
                <w:tcW w:w="534" w:type="dxa"/>
              </w:tcPr>
            </w:tcPrChange>
          </w:tcPr>
          <w:p w14:paraId="2FA98CC8" w14:textId="7B2400A2" w:rsidR="00182F22" w:rsidRPr="00E24C10" w:rsidRDefault="00DF5397">
            <w:pPr>
              <w:tabs>
                <w:tab w:val="left" w:pos="990"/>
              </w:tabs>
              <w:spacing w:before="60" w:afterLines="60" w:after="144" w:line="360" w:lineRule="auto"/>
              <w:jc w:val="center"/>
              <w:rPr>
                <w:b w:val="0"/>
                <w:bCs/>
              </w:rPr>
              <w:pPrChange w:id="1513" w:author="HIKARI" w:date="2019-11-09T21:15:00Z">
                <w:pPr>
                  <w:tabs>
                    <w:tab w:val="left" w:pos="990"/>
                  </w:tabs>
                  <w:spacing w:line="360" w:lineRule="auto"/>
                  <w:jc w:val="center"/>
                </w:pPr>
              </w:pPrChange>
            </w:pPr>
            <w:r>
              <w:rPr>
                <w:b w:val="0"/>
                <w:bCs/>
              </w:rPr>
              <w:t>7</w:t>
            </w:r>
          </w:p>
        </w:tc>
        <w:tc>
          <w:tcPr>
            <w:tcW w:w="2325" w:type="dxa"/>
            <w:tcPrChange w:id="1514" w:author="HIKARI" w:date="2019-11-10T17:14:00Z">
              <w:tcPr>
                <w:tcW w:w="2325" w:type="dxa"/>
              </w:tcPr>
            </w:tcPrChange>
          </w:tcPr>
          <w:p w14:paraId="168A9061" w14:textId="77777777" w:rsidR="00182F22" w:rsidRPr="00E24C10" w:rsidRDefault="00182F22">
            <w:pPr>
              <w:tabs>
                <w:tab w:val="left" w:pos="990"/>
              </w:tabs>
              <w:spacing w:before="60" w:afterLines="60" w:after="144" w:line="360" w:lineRule="auto"/>
              <w:rPr>
                <w:b w:val="0"/>
                <w:bCs/>
              </w:rPr>
              <w:pPrChange w:id="1515" w:author="HIKARI" w:date="2019-11-09T21:15:00Z">
                <w:pPr>
                  <w:tabs>
                    <w:tab w:val="left" w:pos="990"/>
                  </w:tabs>
                  <w:spacing w:line="360" w:lineRule="auto"/>
                </w:pPr>
              </w:pPrChange>
            </w:pPr>
            <w:r w:rsidRPr="00E24C10">
              <w:rPr>
                <w:b w:val="0"/>
                <w:bCs/>
              </w:rPr>
              <w:t>Average</w:t>
            </w:r>
          </w:p>
          <w:p w14:paraId="5CD183CC" w14:textId="77777777" w:rsidR="00182F22" w:rsidRPr="00E24C10" w:rsidRDefault="00182F22">
            <w:pPr>
              <w:tabs>
                <w:tab w:val="left" w:pos="990"/>
              </w:tabs>
              <w:spacing w:before="60" w:afterLines="60" w:after="144" w:line="360" w:lineRule="auto"/>
              <w:rPr>
                <w:b w:val="0"/>
                <w:bCs/>
              </w:rPr>
              <w:pPrChange w:id="1516" w:author="HIKARI" w:date="2019-11-09T21:15:00Z">
                <w:pPr>
                  <w:tabs>
                    <w:tab w:val="left" w:pos="990"/>
                  </w:tabs>
                  <w:spacing w:line="360" w:lineRule="auto"/>
                </w:pPr>
              </w:pPrChange>
            </w:pPr>
            <w:proofErr w:type="spellStart"/>
            <w:r w:rsidRPr="00E24C10">
              <w:rPr>
                <w:b w:val="0"/>
                <w:bCs/>
              </w:rPr>
              <w:t>Kế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thừa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từ</w:t>
            </w:r>
            <w:proofErr w:type="spellEnd"/>
            <w:r w:rsidRPr="00E24C10">
              <w:rPr>
                <w:b w:val="0"/>
                <w:bCs/>
              </w:rPr>
              <w:t>: Layer</w:t>
            </w:r>
          </w:p>
        </w:tc>
        <w:tc>
          <w:tcPr>
            <w:tcW w:w="5691" w:type="dxa"/>
            <w:tcPrChange w:id="1517" w:author="HIKARI" w:date="2019-11-10T17:14:00Z">
              <w:tcPr>
                <w:tcW w:w="5691" w:type="dxa"/>
              </w:tcPr>
            </w:tcPrChange>
          </w:tcPr>
          <w:p w14:paraId="6CBA098A" w14:textId="77777777" w:rsidR="00182F22" w:rsidRPr="00E24C10" w:rsidRDefault="00182F22" w:rsidP="00C90093">
            <w:pPr>
              <w:tabs>
                <w:tab w:val="left" w:pos="990"/>
              </w:tabs>
              <w:spacing w:before="60" w:afterLines="60" w:after="144" w:line="360" w:lineRule="auto"/>
              <w:jc w:val="both"/>
              <w:rPr>
                <w:b w:val="0"/>
                <w:bCs/>
              </w:rPr>
              <w:pPrChange w:id="1518" w:author="HIKARI" w:date="2019-11-10T17:24:00Z">
                <w:pPr>
                  <w:tabs>
                    <w:tab w:val="left" w:pos="990"/>
                  </w:tabs>
                  <w:spacing w:line="360" w:lineRule="auto"/>
                </w:pPr>
              </w:pPrChange>
            </w:pPr>
            <w:proofErr w:type="spellStart"/>
            <w:r w:rsidRPr="00E24C10">
              <w:rPr>
                <w:b w:val="0"/>
                <w:bCs/>
              </w:rPr>
              <w:t>Đối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tượng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hoá</w:t>
            </w:r>
            <w:proofErr w:type="spellEnd"/>
            <w:r w:rsidRPr="00E24C10">
              <w:rPr>
                <w:b w:val="0"/>
                <w:bCs/>
              </w:rPr>
              <w:t xml:space="preserve"> Layer </w:t>
            </w:r>
            <w:r w:rsidRPr="00E24C10">
              <w:rPr>
                <w:b w:val="0"/>
                <w:bCs/>
                <w:i/>
                <w:iCs/>
              </w:rPr>
              <w:t>Average</w:t>
            </w:r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trong</w:t>
            </w:r>
            <w:proofErr w:type="spellEnd"/>
            <w:r w:rsidRPr="00E24C10">
              <w:rPr>
                <w:b w:val="0"/>
                <w:bCs/>
              </w:rPr>
              <w:t xml:space="preserve"> TensorFlow Model. </w:t>
            </w:r>
          </w:p>
        </w:tc>
        <w:tc>
          <w:tcPr>
            <w:tcW w:w="1800" w:type="dxa"/>
            <w:vAlign w:val="center"/>
            <w:tcPrChange w:id="1519" w:author="HIKARI" w:date="2019-11-10T17:14:00Z">
              <w:tcPr>
                <w:tcW w:w="1800" w:type="dxa"/>
              </w:tcPr>
            </w:tcPrChange>
          </w:tcPr>
          <w:p w14:paraId="380CEA92" w14:textId="3E82EB6A" w:rsidR="00182F22" w:rsidRPr="00E24C10" w:rsidRDefault="00906A68" w:rsidP="00906A68">
            <w:pPr>
              <w:tabs>
                <w:tab w:val="left" w:pos="990"/>
              </w:tabs>
              <w:spacing w:before="60" w:afterLines="60" w:after="144" w:line="360" w:lineRule="auto"/>
              <w:jc w:val="center"/>
              <w:rPr>
                <w:b w:val="0"/>
                <w:bCs/>
              </w:rPr>
              <w:pPrChange w:id="1520" w:author="HIKARI" w:date="2019-11-10T17:14:00Z">
                <w:pPr>
                  <w:tabs>
                    <w:tab w:val="left" w:pos="990"/>
                  </w:tabs>
                  <w:spacing w:line="360" w:lineRule="auto"/>
                </w:pPr>
              </w:pPrChange>
            </w:pPr>
            <w:proofErr w:type="spellStart"/>
            <w:ins w:id="1521" w:author="HIKARI" w:date="2019-11-10T17:14:00Z">
              <w:r w:rsidRPr="00E24C10">
                <w:rPr>
                  <w:b w:val="0"/>
                  <w:bCs/>
                </w:rPr>
                <w:t>Hoàng</w:t>
              </w:r>
              <w:proofErr w:type="spellEnd"/>
              <w:r w:rsidRPr="00E24C10">
                <w:rPr>
                  <w:b w:val="0"/>
                  <w:bCs/>
                </w:rPr>
                <w:t xml:space="preserve"> </w:t>
              </w:r>
              <w:proofErr w:type="spellStart"/>
              <w:r w:rsidRPr="00E24C10">
                <w:rPr>
                  <w:b w:val="0"/>
                  <w:bCs/>
                </w:rPr>
                <w:t>Vương</w:t>
              </w:r>
            </w:ins>
            <w:proofErr w:type="spellEnd"/>
          </w:p>
        </w:tc>
      </w:tr>
      <w:tr w:rsidR="00182F22" w:rsidRPr="00E24C10" w14:paraId="0B1725EB" w14:textId="77777777" w:rsidTr="00906A68">
        <w:tc>
          <w:tcPr>
            <w:tcW w:w="534" w:type="dxa"/>
            <w:tcPrChange w:id="1522" w:author="HIKARI" w:date="2019-11-10T17:14:00Z">
              <w:tcPr>
                <w:tcW w:w="534" w:type="dxa"/>
              </w:tcPr>
            </w:tcPrChange>
          </w:tcPr>
          <w:p w14:paraId="3CA773EE" w14:textId="4000BCF2" w:rsidR="00182F22" w:rsidRPr="00E24C10" w:rsidRDefault="00DF5397">
            <w:pPr>
              <w:tabs>
                <w:tab w:val="left" w:pos="990"/>
              </w:tabs>
              <w:spacing w:before="60" w:afterLines="60" w:after="144" w:line="360" w:lineRule="auto"/>
              <w:jc w:val="center"/>
              <w:rPr>
                <w:b w:val="0"/>
                <w:bCs/>
              </w:rPr>
              <w:pPrChange w:id="1523" w:author="HIKARI" w:date="2019-11-09T21:15:00Z">
                <w:pPr>
                  <w:tabs>
                    <w:tab w:val="left" w:pos="990"/>
                  </w:tabs>
                  <w:spacing w:line="360" w:lineRule="auto"/>
                  <w:jc w:val="center"/>
                </w:pPr>
              </w:pPrChange>
            </w:pPr>
            <w:r>
              <w:rPr>
                <w:b w:val="0"/>
                <w:bCs/>
              </w:rPr>
              <w:t>8</w:t>
            </w:r>
          </w:p>
        </w:tc>
        <w:tc>
          <w:tcPr>
            <w:tcW w:w="2325" w:type="dxa"/>
            <w:tcPrChange w:id="1524" w:author="HIKARI" w:date="2019-11-10T17:14:00Z">
              <w:tcPr>
                <w:tcW w:w="2325" w:type="dxa"/>
              </w:tcPr>
            </w:tcPrChange>
          </w:tcPr>
          <w:p w14:paraId="7F175855" w14:textId="77777777" w:rsidR="00182F22" w:rsidRPr="00E24C10" w:rsidRDefault="00182F22">
            <w:pPr>
              <w:tabs>
                <w:tab w:val="left" w:pos="990"/>
              </w:tabs>
              <w:spacing w:before="60" w:afterLines="60" w:after="144" w:line="360" w:lineRule="auto"/>
              <w:rPr>
                <w:b w:val="0"/>
                <w:bCs/>
              </w:rPr>
              <w:pPrChange w:id="1525" w:author="HIKARI" w:date="2019-11-09T21:15:00Z">
                <w:pPr>
                  <w:tabs>
                    <w:tab w:val="left" w:pos="990"/>
                  </w:tabs>
                  <w:spacing w:line="360" w:lineRule="auto"/>
                </w:pPr>
              </w:pPrChange>
            </w:pPr>
            <w:r w:rsidRPr="00E24C10">
              <w:rPr>
                <w:b w:val="0"/>
                <w:bCs/>
              </w:rPr>
              <w:t>AvgPool2D</w:t>
            </w:r>
          </w:p>
          <w:p w14:paraId="3DA4C424" w14:textId="77777777" w:rsidR="00182F22" w:rsidRPr="00E24C10" w:rsidRDefault="00182F22">
            <w:pPr>
              <w:tabs>
                <w:tab w:val="left" w:pos="990"/>
              </w:tabs>
              <w:spacing w:before="60" w:afterLines="60" w:after="144" w:line="360" w:lineRule="auto"/>
              <w:rPr>
                <w:b w:val="0"/>
                <w:bCs/>
              </w:rPr>
              <w:pPrChange w:id="1526" w:author="HIKARI" w:date="2019-11-09T21:15:00Z">
                <w:pPr>
                  <w:tabs>
                    <w:tab w:val="left" w:pos="990"/>
                  </w:tabs>
                  <w:spacing w:line="360" w:lineRule="auto"/>
                </w:pPr>
              </w:pPrChange>
            </w:pPr>
            <w:proofErr w:type="spellStart"/>
            <w:r w:rsidRPr="00E24C10">
              <w:rPr>
                <w:b w:val="0"/>
                <w:bCs/>
              </w:rPr>
              <w:t>Kế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thừa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từ</w:t>
            </w:r>
            <w:proofErr w:type="spellEnd"/>
            <w:r w:rsidRPr="00E24C10">
              <w:rPr>
                <w:b w:val="0"/>
                <w:bCs/>
              </w:rPr>
              <w:t>: Layer</w:t>
            </w:r>
          </w:p>
        </w:tc>
        <w:tc>
          <w:tcPr>
            <w:tcW w:w="5691" w:type="dxa"/>
            <w:tcPrChange w:id="1527" w:author="HIKARI" w:date="2019-11-10T17:14:00Z">
              <w:tcPr>
                <w:tcW w:w="5691" w:type="dxa"/>
              </w:tcPr>
            </w:tcPrChange>
          </w:tcPr>
          <w:p w14:paraId="75057E4E" w14:textId="77777777" w:rsidR="00182F22" w:rsidRPr="00E24C10" w:rsidRDefault="00182F22" w:rsidP="00C90093">
            <w:pPr>
              <w:tabs>
                <w:tab w:val="left" w:pos="990"/>
              </w:tabs>
              <w:spacing w:before="60" w:afterLines="60" w:after="144" w:line="360" w:lineRule="auto"/>
              <w:jc w:val="both"/>
              <w:rPr>
                <w:b w:val="0"/>
                <w:bCs/>
              </w:rPr>
              <w:pPrChange w:id="1528" w:author="HIKARI" w:date="2019-11-10T17:24:00Z">
                <w:pPr>
                  <w:tabs>
                    <w:tab w:val="left" w:pos="990"/>
                  </w:tabs>
                  <w:spacing w:line="360" w:lineRule="auto"/>
                </w:pPr>
              </w:pPrChange>
            </w:pPr>
            <w:proofErr w:type="spellStart"/>
            <w:r w:rsidRPr="00E24C10">
              <w:rPr>
                <w:b w:val="0"/>
                <w:bCs/>
              </w:rPr>
              <w:t>Đối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tượng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hoá</w:t>
            </w:r>
            <w:proofErr w:type="spellEnd"/>
            <w:r w:rsidRPr="00E24C10">
              <w:rPr>
                <w:b w:val="0"/>
                <w:bCs/>
              </w:rPr>
              <w:t xml:space="preserve"> Layer </w:t>
            </w:r>
            <w:r w:rsidRPr="00E24C10">
              <w:rPr>
                <w:b w:val="0"/>
                <w:bCs/>
                <w:i/>
                <w:iCs/>
              </w:rPr>
              <w:t>AveragePooling2D</w:t>
            </w:r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trong</w:t>
            </w:r>
            <w:proofErr w:type="spellEnd"/>
            <w:r w:rsidRPr="00E24C10">
              <w:rPr>
                <w:b w:val="0"/>
                <w:bCs/>
              </w:rPr>
              <w:t xml:space="preserve"> TensorFlow Model.</w:t>
            </w:r>
          </w:p>
        </w:tc>
        <w:tc>
          <w:tcPr>
            <w:tcW w:w="1800" w:type="dxa"/>
            <w:vAlign w:val="center"/>
            <w:tcPrChange w:id="1529" w:author="HIKARI" w:date="2019-11-10T17:14:00Z">
              <w:tcPr>
                <w:tcW w:w="1800" w:type="dxa"/>
              </w:tcPr>
            </w:tcPrChange>
          </w:tcPr>
          <w:p w14:paraId="6ECB5F62" w14:textId="1B87A99F" w:rsidR="00182F22" w:rsidRPr="00E24C10" w:rsidRDefault="00906A68" w:rsidP="00906A68">
            <w:pPr>
              <w:tabs>
                <w:tab w:val="left" w:pos="990"/>
              </w:tabs>
              <w:spacing w:before="60" w:afterLines="60" w:after="144" w:line="360" w:lineRule="auto"/>
              <w:jc w:val="center"/>
              <w:rPr>
                <w:b w:val="0"/>
                <w:bCs/>
              </w:rPr>
              <w:pPrChange w:id="1530" w:author="HIKARI" w:date="2019-11-10T17:14:00Z">
                <w:pPr>
                  <w:tabs>
                    <w:tab w:val="left" w:pos="990"/>
                  </w:tabs>
                  <w:spacing w:line="360" w:lineRule="auto"/>
                </w:pPr>
              </w:pPrChange>
            </w:pPr>
            <w:proofErr w:type="spellStart"/>
            <w:ins w:id="1531" w:author="HIKARI" w:date="2019-11-10T17:14:00Z">
              <w:r w:rsidRPr="00E24C10">
                <w:rPr>
                  <w:b w:val="0"/>
                  <w:bCs/>
                </w:rPr>
                <w:t>Hoàng</w:t>
              </w:r>
              <w:proofErr w:type="spellEnd"/>
              <w:r w:rsidRPr="00E24C10">
                <w:rPr>
                  <w:b w:val="0"/>
                  <w:bCs/>
                </w:rPr>
                <w:t xml:space="preserve"> </w:t>
              </w:r>
              <w:proofErr w:type="spellStart"/>
              <w:r w:rsidRPr="00E24C10">
                <w:rPr>
                  <w:b w:val="0"/>
                  <w:bCs/>
                </w:rPr>
                <w:t>Vương</w:t>
              </w:r>
            </w:ins>
            <w:proofErr w:type="spellEnd"/>
            <w:del w:id="1532" w:author="HIKARI" w:date="2019-11-10T17:14:00Z">
              <w:r w:rsidR="00182F22" w:rsidRPr="00E24C10" w:rsidDel="00906A68">
                <w:rPr>
                  <w:b w:val="0"/>
                  <w:bCs/>
                </w:rPr>
                <w:delText>Hoàng Vương</w:delText>
              </w:r>
            </w:del>
          </w:p>
        </w:tc>
      </w:tr>
      <w:tr w:rsidR="00182F22" w:rsidRPr="00E24C10" w14:paraId="414EDEDF" w14:textId="77777777" w:rsidTr="00906A68">
        <w:tc>
          <w:tcPr>
            <w:tcW w:w="534" w:type="dxa"/>
            <w:tcPrChange w:id="1533" w:author="HIKARI" w:date="2019-11-10T17:14:00Z">
              <w:tcPr>
                <w:tcW w:w="534" w:type="dxa"/>
              </w:tcPr>
            </w:tcPrChange>
          </w:tcPr>
          <w:p w14:paraId="121670D4" w14:textId="5305A16F" w:rsidR="00182F22" w:rsidRPr="00E24C10" w:rsidRDefault="00DF5397">
            <w:pPr>
              <w:tabs>
                <w:tab w:val="left" w:pos="990"/>
              </w:tabs>
              <w:spacing w:before="60" w:afterLines="60" w:after="144" w:line="360" w:lineRule="auto"/>
              <w:jc w:val="center"/>
              <w:rPr>
                <w:b w:val="0"/>
                <w:bCs/>
              </w:rPr>
              <w:pPrChange w:id="1534" w:author="HIKARI" w:date="2019-11-09T21:15:00Z">
                <w:pPr>
                  <w:tabs>
                    <w:tab w:val="left" w:pos="990"/>
                  </w:tabs>
                  <w:spacing w:line="360" w:lineRule="auto"/>
                  <w:jc w:val="center"/>
                </w:pPr>
              </w:pPrChange>
            </w:pPr>
            <w:r>
              <w:rPr>
                <w:b w:val="0"/>
                <w:bCs/>
              </w:rPr>
              <w:t>9</w:t>
            </w:r>
          </w:p>
        </w:tc>
        <w:tc>
          <w:tcPr>
            <w:tcW w:w="2325" w:type="dxa"/>
            <w:tcPrChange w:id="1535" w:author="HIKARI" w:date="2019-11-10T17:14:00Z">
              <w:tcPr>
                <w:tcW w:w="2325" w:type="dxa"/>
              </w:tcPr>
            </w:tcPrChange>
          </w:tcPr>
          <w:p w14:paraId="01F3414C" w14:textId="77777777" w:rsidR="00182F22" w:rsidRPr="00E24C10" w:rsidRDefault="00182F22">
            <w:pPr>
              <w:tabs>
                <w:tab w:val="left" w:pos="990"/>
              </w:tabs>
              <w:spacing w:before="60" w:afterLines="60" w:after="144" w:line="360" w:lineRule="auto"/>
              <w:rPr>
                <w:b w:val="0"/>
                <w:bCs/>
              </w:rPr>
              <w:pPrChange w:id="1536" w:author="HIKARI" w:date="2019-11-09T21:15:00Z">
                <w:pPr>
                  <w:tabs>
                    <w:tab w:val="left" w:pos="990"/>
                  </w:tabs>
                  <w:spacing w:line="360" w:lineRule="auto"/>
                </w:pPr>
              </w:pPrChange>
            </w:pPr>
            <w:proofErr w:type="spellStart"/>
            <w:r w:rsidRPr="00E24C10">
              <w:rPr>
                <w:b w:val="0"/>
                <w:bCs/>
              </w:rPr>
              <w:t>Batch</w:t>
            </w:r>
            <w:bookmarkStart w:id="1537" w:name="_Hlk23082620"/>
            <w:r w:rsidRPr="00E24C10">
              <w:rPr>
                <w:b w:val="0"/>
                <w:bCs/>
              </w:rPr>
              <w:t>Normalization</w:t>
            </w:r>
            <w:bookmarkEnd w:id="1537"/>
            <w:proofErr w:type="spellEnd"/>
          </w:p>
          <w:p w14:paraId="6C1CB0A3" w14:textId="77777777" w:rsidR="00182F22" w:rsidRPr="00E24C10" w:rsidRDefault="00182F22">
            <w:pPr>
              <w:tabs>
                <w:tab w:val="left" w:pos="990"/>
              </w:tabs>
              <w:spacing w:before="60" w:afterLines="60" w:after="144" w:line="360" w:lineRule="auto"/>
              <w:rPr>
                <w:b w:val="0"/>
                <w:bCs/>
              </w:rPr>
              <w:pPrChange w:id="1538" w:author="HIKARI" w:date="2019-11-09T21:15:00Z">
                <w:pPr>
                  <w:tabs>
                    <w:tab w:val="left" w:pos="990"/>
                  </w:tabs>
                  <w:spacing w:line="360" w:lineRule="auto"/>
                </w:pPr>
              </w:pPrChange>
            </w:pPr>
            <w:proofErr w:type="spellStart"/>
            <w:r w:rsidRPr="00E24C10">
              <w:rPr>
                <w:b w:val="0"/>
                <w:bCs/>
              </w:rPr>
              <w:t>Kế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thừa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từ</w:t>
            </w:r>
            <w:proofErr w:type="spellEnd"/>
            <w:r w:rsidRPr="00E24C10">
              <w:rPr>
                <w:b w:val="0"/>
                <w:bCs/>
              </w:rPr>
              <w:t>: Layer</w:t>
            </w:r>
          </w:p>
        </w:tc>
        <w:tc>
          <w:tcPr>
            <w:tcW w:w="5691" w:type="dxa"/>
            <w:tcPrChange w:id="1539" w:author="HIKARI" w:date="2019-11-10T17:14:00Z">
              <w:tcPr>
                <w:tcW w:w="5691" w:type="dxa"/>
              </w:tcPr>
            </w:tcPrChange>
          </w:tcPr>
          <w:p w14:paraId="23B1479E" w14:textId="77777777" w:rsidR="00182F22" w:rsidRPr="00E24C10" w:rsidRDefault="00182F22" w:rsidP="00C90093">
            <w:pPr>
              <w:tabs>
                <w:tab w:val="left" w:pos="990"/>
              </w:tabs>
              <w:spacing w:before="60" w:afterLines="60" w:after="144" w:line="360" w:lineRule="auto"/>
              <w:jc w:val="both"/>
              <w:rPr>
                <w:b w:val="0"/>
                <w:bCs/>
              </w:rPr>
              <w:pPrChange w:id="1540" w:author="HIKARI" w:date="2019-11-10T17:24:00Z">
                <w:pPr>
                  <w:tabs>
                    <w:tab w:val="left" w:pos="990"/>
                  </w:tabs>
                  <w:spacing w:line="360" w:lineRule="auto"/>
                </w:pPr>
              </w:pPrChange>
            </w:pPr>
            <w:proofErr w:type="spellStart"/>
            <w:r w:rsidRPr="00E24C10">
              <w:rPr>
                <w:b w:val="0"/>
                <w:bCs/>
              </w:rPr>
              <w:t>Đối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tượng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hoá</w:t>
            </w:r>
            <w:proofErr w:type="spellEnd"/>
            <w:r w:rsidRPr="00E24C10">
              <w:rPr>
                <w:b w:val="0"/>
                <w:bCs/>
              </w:rPr>
              <w:t xml:space="preserve"> Layer </w:t>
            </w:r>
            <w:proofErr w:type="spellStart"/>
            <w:r w:rsidRPr="00E24C10">
              <w:rPr>
                <w:b w:val="0"/>
                <w:bCs/>
                <w:i/>
                <w:iCs/>
              </w:rPr>
              <w:t>BatchNormalization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trong</w:t>
            </w:r>
            <w:proofErr w:type="spellEnd"/>
            <w:r w:rsidRPr="00E24C10">
              <w:rPr>
                <w:b w:val="0"/>
                <w:bCs/>
              </w:rPr>
              <w:t xml:space="preserve"> TensorFlow Model.</w:t>
            </w:r>
          </w:p>
        </w:tc>
        <w:tc>
          <w:tcPr>
            <w:tcW w:w="1800" w:type="dxa"/>
            <w:vAlign w:val="center"/>
            <w:tcPrChange w:id="1541" w:author="HIKARI" w:date="2019-11-10T17:14:00Z">
              <w:tcPr>
                <w:tcW w:w="1800" w:type="dxa"/>
              </w:tcPr>
            </w:tcPrChange>
          </w:tcPr>
          <w:p w14:paraId="63154041" w14:textId="3F8E1341" w:rsidR="00182F22" w:rsidRPr="00E24C10" w:rsidRDefault="00906A68" w:rsidP="00906A68">
            <w:pPr>
              <w:tabs>
                <w:tab w:val="left" w:pos="990"/>
              </w:tabs>
              <w:spacing w:before="60" w:afterLines="60" w:after="144" w:line="360" w:lineRule="auto"/>
              <w:jc w:val="center"/>
              <w:rPr>
                <w:b w:val="0"/>
                <w:bCs/>
              </w:rPr>
              <w:pPrChange w:id="1542" w:author="HIKARI" w:date="2019-11-10T17:14:00Z">
                <w:pPr>
                  <w:tabs>
                    <w:tab w:val="left" w:pos="990"/>
                  </w:tabs>
                  <w:spacing w:line="360" w:lineRule="auto"/>
                </w:pPr>
              </w:pPrChange>
            </w:pPr>
            <w:proofErr w:type="spellStart"/>
            <w:ins w:id="1543" w:author="HIKARI" w:date="2019-11-10T17:14:00Z">
              <w:r w:rsidRPr="00E24C10">
                <w:rPr>
                  <w:b w:val="0"/>
                  <w:bCs/>
                </w:rPr>
                <w:t>Hoàng</w:t>
              </w:r>
              <w:proofErr w:type="spellEnd"/>
              <w:r w:rsidRPr="00E24C10">
                <w:rPr>
                  <w:b w:val="0"/>
                  <w:bCs/>
                </w:rPr>
                <w:t xml:space="preserve"> </w:t>
              </w:r>
              <w:proofErr w:type="spellStart"/>
              <w:r w:rsidRPr="00E24C10">
                <w:rPr>
                  <w:b w:val="0"/>
                  <w:bCs/>
                </w:rPr>
                <w:t>Vương</w:t>
              </w:r>
            </w:ins>
            <w:proofErr w:type="spellEnd"/>
          </w:p>
        </w:tc>
      </w:tr>
      <w:tr w:rsidR="00182F22" w:rsidRPr="00E24C10" w14:paraId="02251A25" w14:textId="77777777" w:rsidTr="00906A68">
        <w:tc>
          <w:tcPr>
            <w:tcW w:w="534" w:type="dxa"/>
            <w:tcPrChange w:id="1544" w:author="HIKARI" w:date="2019-11-10T17:14:00Z">
              <w:tcPr>
                <w:tcW w:w="534" w:type="dxa"/>
              </w:tcPr>
            </w:tcPrChange>
          </w:tcPr>
          <w:p w14:paraId="09C8E203" w14:textId="252353B4" w:rsidR="00182F22" w:rsidRPr="00E24C10" w:rsidRDefault="00DF5397">
            <w:pPr>
              <w:tabs>
                <w:tab w:val="left" w:pos="990"/>
              </w:tabs>
              <w:spacing w:before="60" w:afterLines="60" w:after="144" w:line="360" w:lineRule="auto"/>
              <w:jc w:val="center"/>
              <w:rPr>
                <w:b w:val="0"/>
                <w:bCs/>
              </w:rPr>
              <w:pPrChange w:id="1545" w:author="HIKARI" w:date="2019-11-09T21:15:00Z">
                <w:pPr>
                  <w:tabs>
                    <w:tab w:val="left" w:pos="990"/>
                  </w:tabs>
                  <w:spacing w:line="360" w:lineRule="auto"/>
                  <w:jc w:val="center"/>
                </w:pPr>
              </w:pPrChange>
            </w:pPr>
            <w:r>
              <w:rPr>
                <w:b w:val="0"/>
                <w:bCs/>
              </w:rPr>
              <w:lastRenderedPageBreak/>
              <w:t>10</w:t>
            </w:r>
          </w:p>
        </w:tc>
        <w:tc>
          <w:tcPr>
            <w:tcW w:w="2325" w:type="dxa"/>
            <w:tcPrChange w:id="1546" w:author="HIKARI" w:date="2019-11-10T17:14:00Z">
              <w:tcPr>
                <w:tcW w:w="2325" w:type="dxa"/>
              </w:tcPr>
            </w:tcPrChange>
          </w:tcPr>
          <w:p w14:paraId="7A934E20" w14:textId="77777777" w:rsidR="00182F22" w:rsidRPr="00E24C10" w:rsidRDefault="00182F22">
            <w:pPr>
              <w:tabs>
                <w:tab w:val="left" w:pos="990"/>
              </w:tabs>
              <w:spacing w:before="60" w:afterLines="60" w:after="144" w:line="360" w:lineRule="auto"/>
              <w:rPr>
                <w:b w:val="0"/>
                <w:bCs/>
              </w:rPr>
              <w:pPrChange w:id="1547" w:author="HIKARI" w:date="2019-11-09T21:15:00Z">
                <w:pPr>
                  <w:tabs>
                    <w:tab w:val="left" w:pos="990"/>
                  </w:tabs>
                  <w:spacing w:line="360" w:lineRule="auto"/>
                </w:pPr>
              </w:pPrChange>
            </w:pPr>
            <w:bookmarkStart w:id="1548" w:name="_Hlk23082640"/>
            <w:r w:rsidRPr="00E24C10">
              <w:rPr>
                <w:b w:val="0"/>
                <w:bCs/>
              </w:rPr>
              <w:t>Concatenate</w:t>
            </w:r>
          </w:p>
          <w:bookmarkEnd w:id="1548"/>
          <w:p w14:paraId="002914F2" w14:textId="77777777" w:rsidR="00182F22" w:rsidRPr="00E24C10" w:rsidRDefault="00182F22">
            <w:pPr>
              <w:tabs>
                <w:tab w:val="left" w:pos="990"/>
              </w:tabs>
              <w:spacing w:before="60" w:afterLines="60" w:after="144" w:line="360" w:lineRule="auto"/>
              <w:rPr>
                <w:b w:val="0"/>
                <w:bCs/>
              </w:rPr>
              <w:pPrChange w:id="1549" w:author="HIKARI" w:date="2019-11-09T21:15:00Z">
                <w:pPr>
                  <w:tabs>
                    <w:tab w:val="left" w:pos="990"/>
                  </w:tabs>
                  <w:spacing w:line="360" w:lineRule="auto"/>
                </w:pPr>
              </w:pPrChange>
            </w:pPr>
            <w:proofErr w:type="spellStart"/>
            <w:r w:rsidRPr="00E24C10">
              <w:rPr>
                <w:b w:val="0"/>
                <w:bCs/>
              </w:rPr>
              <w:t>Kế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thừa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từ</w:t>
            </w:r>
            <w:proofErr w:type="spellEnd"/>
            <w:r w:rsidRPr="00E24C10">
              <w:rPr>
                <w:b w:val="0"/>
                <w:bCs/>
              </w:rPr>
              <w:t>: Layer</w:t>
            </w:r>
          </w:p>
        </w:tc>
        <w:tc>
          <w:tcPr>
            <w:tcW w:w="5691" w:type="dxa"/>
            <w:tcPrChange w:id="1550" w:author="HIKARI" w:date="2019-11-10T17:14:00Z">
              <w:tcPr>
                <w:tcW w:w="5691" w:type="dxa"/>
              </w:tcPr>
            </w:tcPrChange>
          </w:tcPr>
          <w:p w14:paraId="43152A02" w14:textId="77777777" w:rsidR="00182F22" w:rsidRPr="00E24C10" w:rsidRDefault="00182F22" w:rsidP="00C90093">
            <w:pPr>
              <w:tabs>
                <w:tab w:val="left" w:pos="990"/>
              </w:tabs>
              <w:spacing w:before="60" w:afterLines="60" w:after="144" w:line="360" w:lineRule="auto"/>
              <w:jc w:val="both"/>
              <w:rPr>
                <w:b w:val="0"/>
                <w:bCs/>
              </w:rPr>
              <w:pPrChange w:id="1551" w:author="HIKARI" w:date="2019-11-10T17:24:00Z">
                <w:pPr>
                  <w:tabs>
                    <w:tab w:val="left" w:pos="990"/>
                  </w:tabs>
                  <w:spacing w:line="360" w:lineRule="auto"/>
                </w:pPr>
              </w:pPrChange>
            </w:pPr>
            <w:proofErr w:type="spellStart"/>
            <w:r w:rsidRPr="00E24C10">
              <w:rPr>
                <w:b w:val="0"/>
                <w:bCs/>
              </w:rPr>
              <w:t>Đối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tượng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hoá</w:t>
            </w:r>
            <w:proofErr w:type="spellEnd"/>
            <w:r w:rsidRPr="00E24C10">
              <w:rPr>
                <w:b w:val="0"/>
                <w:bCs/>
              </w:rPr>
              <w:t xml:space="preserve"> Layer </w:t>
            </w:r>
            <w:r w:rsidRPr="00E24C10">
              <w:rPr>
                <w:b w:val="0"/>
                <w:bCs/>
                <w:i/>
                <w:iCs/>
              </w:rPr>
              <w:t>Concatenate</w:t>
            </w:r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trong</w:t>
            </w:r>
            <w:proofErr w:type="spellEnd"/>
            <w:r w:rsidRPr="00E24C10">
              <w:rPr>
                <w:b w:val="0"/>
                <w:bCs/>
              </w:rPr>
              <w:t xml:space="preserve"> TensorFlow Model.</w:t>
            </w:r>
          </w:p>
        </w:tc>
        <w:tc>
          <w:tcPr>
            <w:tcW w:w="1800" w:type="dxa"/>
            <w:vAlign w:val="center"/>
            <w:tcPrChange w:id="1552" w:author="HIKARI" w:date="2019-11-10T17:14:00Z">
              <w:tcPr>
                <w:tcW w:w="1800" w:type="dxa"/>
              </w:tcPr>
            </w:tcPrChange>
          </w:tcPr>
          <w:p w14:paraId="1DF95B02" w14:textId="488584F9" w:rsidR="00182F22" w:rsidRPr="00E24C10" w:rsidRDefault="00906A68" w:rsidP="00906A68">
            <w:pPr>
              <w:tabs>
                <w:tab w:val="left" w:pos="990"/>
              </w:tabs>
              <w:spacing w:before="60" w:afterLines="60" w:after="144" w:line="360" w:lineRule="auto"/>
              <w:jc w:val="center"/>
              <w:rPr>
                <w:b w:val="0"/>
                <w:bCs/>
              </w:rPr>
              <w:pPrChange w:id="1553" w:author="HIKARI" w:date="2019-11-10T17:14:00Z">
                <w:pPr>
                  <w:tabs>
                    <w:tab w:val="left" w:pos="990"/>
                  </w:tabs>
                  <w:spacing w:line="360" w:lineRule="auto"/>
                </w:pPr>
              </w:pPrChange>
            </w:pPr>
            <w:proofErr w:type="spellStart"/>
            <w:ins w:id="1554" w:author="HIKARI" w:date="2019-11-10T17:14:00Z">
              <w:r w:rsidRPr="00E24C10">
                <w:rPr>
                  <w:b w:val="0"/>
                  <w:bCs/>
                </w:rPr>
                <w:t>Hoàng</w:t>
              </w:r>
              <w:proofErr w:type="spellEnd"/>
              <w:r w:rsidRPr="00E24C10">
                <w:rPr>
                  <w:b w:val="0"/>
                  <w:bCs/>
                </w:rPr>
                <w:t xml:space="preserve"> </w:t>
              </w:r>
              <w:proofErr w:type="spellStart"/>
              <w:r w:rsidRPr="00E24C10">
                <w:rPr>
                  <w:b w:val="0"/>
                  <w:bCs/>
                </w:rPr>
                <w:t>Vương</w:t>
              </w:r>
            </w:ins>
            <w:proofErr w:type="spellEnd"/>
          </w:p>
        </w:tc>
      </w:tr>
      <w:tr w:rsidR="00182F22" w:rsidRPr="00E24C10" w14:paraId="7A298932" w14:textId="77777777" w:rsidTr="00906A68">
        <w:tc>
          <w:tcPr>
            <w:tcW w:w="534" w:type="dxa"/>
            <w:tcPrChange w:id="1555" w:author="HIKARI" w:date="2019-11-10T17:14:00Z">
              <w:tcPr>
                <w:tcW w:w="534" w:type="dxa"/>
              </w:tcPr>
            </w:tcPrChange>
          </w:tcPr>
          <w:p w14:paraId="6468BCAE" w14:textId="0B8F1EDC" w:rsidR="00182F22" w:rsidRPr="00E24C10" w:rsidRDefault="00182F22">
            <w:pPr>
              <w:tabs>
                <w:tab w:val="left" w:pos="990"/>
              </w:tabs>
              <w:spacing w:before="60" w:afterLines="60" w:after="144" w:line="360" w:lineRule="auto"/>
              <w:jc w:val="center"/>
              <w:rPr>
                <w:b w:val="0"/>
                <w:bCs/>
              </w:rPr>
              <w:pPrChange w:id="1556" w:author="HIKARI" w:date="2019-11-09T21:15:00Z">
                <w:pPr>
                  <w:tabs>
                    <w:tab w:val="left" w:pos="990"/>
                  </w:tabs>
                  <w:spacing w:line="360" w:lineRule="auto"/>
                  <w:jc w:val="center"/>
                </w:pPr>
              </w:pPrChange>
            </w:pPr>
            <w:r w:rsidRPr="00E24C10">
              <w:rPr>
                <w:b w:val="0"/>
                <w:bCs/>
              </w:rPr>
              <w:t>1</w:t>
            </w:r>
            <w:r w:rsidR="00DF5397">
              <w:rPr>
                <w:b w:val="0"/>
                <w:bCs/>
              </w:rPr>
              <w:t>1</w:t>
            </w:r>
          </w:p>
        </w:tc>
        <w:tc>
          <w:tcPr>
            <w:tcW w:w="2325" w:type="dxa"/>
            <w:tcPrChange w:id="1557" w:author="HIKARI" w:date="2019-11-10T17:14:00Z">
              <w:tcPr>
                <w:tcW w:w="2325" w:type="dxa"/>
              </w:tcPr>
            </w:tcPrChange>
          </w:tcPr>
          <w:p w14:paraId="211B44BE" w14:textId="77777777" w:rsidR="00182F22" w:rsidRPr="00E24C10" w:rsidRDefault="00182F22">
            <w:pPr>
              <w:tabs>
                <w:tab w:val="left" w:pos="990"/>
              </w:tabs>
              <w:spacing w:before="60" w:afterLines="60" w:after="144" w:line="360" w:lineRule="auto"/>
              <w:rPr>
                <w:b w:val="0"/>
                <w:bCs/>
              </w:rPr>
              <w:pPrChange w:id="1558" w:author="HIKARI" w:date="2019-11-09T21:15:00Z">
                <w:pPr>
                  <w:tabs>
                    <w:tab w:val="left" w:pos="990"/>
                  </w:tabs>
                  <w:spacing w:line="360" w:lineRule="auto"/>
                </w:pPr>
              </w:pPrChange>
            </w:pPr>
            <w:bookmarkStart w:id="1559" w:name="_Hlk23082710"/>
            <w:r w:rsidRPr="00E24C10">
              <w:rPr>
                <w:b w:val="0"/>
                <w:bCs/>
              </w:rPr>
              <w:t>Dense</w:t>
            </w:r>
          </w:p>
          <w:bookmarkEnd w:id="1559"/>
          <w:p w14:paraId="2E28FC39" w14:textId="77777777" w:rsidR="00182F22" w:rsidRPr="00E24C10" w:rsidRDefault="00182F22">
            <w:pPr>
              <w:tabs>
                <w:tab w:val="left" w:pos="990"/>
              </w:tabs>
              <w:spacing w:before="60" w:afterLines="60" w:after="144" w:line="360" w:lineRule="auto"/>
              <w:rPr>
                <w:b w:val="0"/>
                <w:bCs/>
              </w:rPr>
              <w:pPrChange w:id="1560" w:author="HIKARI" w:date="2019-11-09T21:15:00Z">
                <w:pPr>
                  <w:tabs>
                    <w:tab w:val="left" w:pos="990"/>
                  </w:tabs>
                  <w:spacing w:line="360" w:lineRule="auto"/>
                </w:pPr>
              </w:pPrChange>
            </w:pPr>
            <w:proofErr w:type="spellStart"/>
            <w:r w:rsidRPr="00E24C10">
              <w:rPr>
                <w:b w:val="0"/>
                <w:bCs/>
              </w:rPr>
              <w:t>Kế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thừa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từ</w:t>
            </w:r>
            <w:proofErr w:type="spellEnd"/>
            <w:r w:rsidRPr="00E24C10">
              <w:rPr>
                <w:b w:val="0"/>
                <w:bCs/>
              </w:rPr>
              <w:t>: Layer</w:t>
            </w:r>
          </w:p>
        </w:tc>
        <w:tc>
          <w:tcPr>
            <w:tcW w:w="5691" w:type="dxa"/>
            <w:tcPrChange w:id="1561" w:author="HIKARI" w:date="2019-11-10T17:14:00Z">
              <w:tcPr>
                <w:tcW w:w="5691" w:type="dxa"/>
              </w:tcPr>
            </w:tcPrChange>
          </w:tcPr>
          <w:p w14:paraId="7560F051" w14:textId="77777777" w:rsidR="00182F22" w:rsidRPr="00E24C10" w:rsidRDefault="00182F22" w:rsidP="00C90093">
            <w:pPr>
              <w:tabs>
                <w:tab w:val="left" w:pos="990"/>
              </w:tabs>
              <w:spacing w:before="60" w:afterLines="60" w:after="144" w:line="360" w:lineRule="auto"/>
              <w:jc w:val="both"/>
              <w:rPr>
                <w:b w:val="0"/>
                <w:bCs/>
              </w:rPr>
              <w:pPrChange w:id="1562" w:author="HIKARI" w:date="2019-11-10T17:24:00Z">
                <w:pPr>
                  <w:tabs>
                    <w:tab w:val="left" w:pos="990"/>
                  </w:tabs>
                  <w:spacing w:line="360" w:lineRule="auto"/>
                </w:pPr>
              </w:pPrChange>
            </w:pPr>
            <w:proofErr w:type="spellStart"/>
            <w:r w:rsidRPr="00E24C10">
              <w:rPr>
                <w:b w:val="0"/>
                <w:bCs/>
              </w:rPr>
              <w:t>Đối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tượng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hoá</w:t>
            </w:r>
            <w:proofErr w:type="spellEnd"/>
            <w:r w:rsidRPr="00E24C10">
              <w:rPr>
                <w:b w:val="0"/>
                <w:bCs/>
              </w:rPr>
              <w:t xml:space="preserve"> Layer </w:t>
            </w:r>
            <w:r w:rsidRPr="00E24C10">
              <w:rPr>
                <w:b w:val="0"/>
                <w:bCs/>
                <w:i/>
                <w:iCs/>
              </w:rPr>
              <w:t>Dense</w:t>
            </w:r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trong</w:t>
            </w:r>
            <w:proofErr w:type="spellEnd"/>
            <w:r w:rsidRPr="00E24C10">
              <w:rPr>
                <w:b w:val="0"/>
                <w:bCs/>
              </w:rPr>
              <w:t xml:space="preserve"> TensorFlow Model.</w:t>
            </w:r>
          </w:p>
        </w:tc>
        <w:tc>
          <w:tcPr>
            <w:tcW w:w="1800" w:type="dxa"/>
            <w:vAlign w:val="center"/>
            <w:tcPrChange w:id="1563" w:author="HIKARI" w:date="2019-11-10T17:14:00Z">
              <w:tcPr>
                <w:tcW w:w="1800" w:type="dxa"/>
              </w:tcPr>
            </w:tcPrChange>
          </w:tcPr>
          <w:p w14:paraId="22F05CEC" w14:textId="454B0E90" w:rsidR="00182F22" w:rsidRPr="00E24C10" w:rsidRDefault="00906A68" w:rsidP="00906A68">
            <w:pPr>
              <w:tabs>
                <w:tab w:val="left" w:pos="990"/>
              </w:tabs>
              <w:spacing w:before="60" w:afterLines="60" w:after="144" w:line="360" w:lineRule="auto"/>
              <w:jc w:val="center"/>
              <w:rPr>
                <w:b w:val="0"/>
                <w:bCs/>
              </w:rPr>
              <w:pPrChange w:id="1564" w:author="HIKARI" w:date="2019-11-10T17:14:00Z">
                <w:pPr>
                  <w:tabs>
                    <w:tab w:val="left" w:pos="990"/>
                  </w:tabs>
                  <w:spacing w:line="360" w:lineRule="auto"/>
                </w:pPr>
              </w:pPrChange>
            </w:pPr>
            <w:proofErr w:type="spellStart"/>
            <w:ins w:id="1565" w:author="HIKARI" w:date="2019-11-10T17:14:00Z">
              <w:r w:rsidRPr="00E24C10">
                <w:rPr>
                  <w:b w:val="0"/>
                  <w:bCs/>
                </w:rPr>
                <w:t>Hoàng</w:t>
              </w:r>
              <w:proofErr w:type="spellEnd"/>
              <w:r w:rsidRPr="00E24C10">
                <w:rPr>
                  <w:b w:val="0"/>
                  <w:bCs/>
                </w:rPr>
                <w:t xml:space="preserve"> </w:t>
              </w:r>
              <w:proofErr w:type="spellStart"/>
              <w:r w:rsidRPr="00E24C10">
                <w:rPr>
                  <w:b w:val="0"/>
                  <w:bCs/>
                </w:rPr>
                <w:t>Vương</w:t>
              </w:r>
            </w:ins>
            <w:proofErr w:type="spellEnd"/>
          </w:p>
        </w:tc>
      </w:tr>
      <w:tr w:rsidR="00182F22" w:rsidRPr="00E24C10" w14:paraId="5EE6C9D7" w14:textId="77777777" w:rsidTr="00906A68">
        <w:tc>
          <w:tcPr>
            <w:tcW w:w="534" w:type="dxa"/>
            <w:tcPrChange w:id="1566" w:author="HIKARI" w:date="2019-11-10T17:14:00Z">
              <w:tcPr>
                <w:tcW w:w="534" w:type="dxa"/>
              </w:tcPr>
            </w:tcPrChange>
          </w:tcPr>
          <w:p w14:paraId="26813D99" w14:textId="613220DF" w:rsidR="00182F22" w:rsidRPr="00E24C10" w:rsidRDefault="00182F22">
            <w:pPr>
              <w:tabs>
                <w:tab w:val="left" w:pos="990"/>
              </w:tabs>
              <w:spacing w:before="60" w:afterLines="60" w:after="144" w:line="360" w:lineRule="auto"/>
              <w:jc w:val="center"/>
              <w:rPr>
                <w:b w:val="0"/>
                <w:bCs/>
              </w:rPr>
              <w:pPrChange w:id="1567" w:author="HIKARI" w:date="2019-11-09T21:15:00Z">
                <w:pPr>
                  <w:tabs>
                    <w:tab w:val="left" w:pos="990"/>
                  </w:tabs>
                  <w:spacing w:line="360" w:lineRule="auto"/>
                  <w:jc w:val="center"/>
                </w:pPr>
              </w:pPrChange>
            </w:pPr>
            <w:r w:rsidRPr="00E24C10">
              <w:rPr>
                <w:b w:val="0"/>
                <w:bCs/>
              </w:rPr>
              <w:t>1</w:t>
            </w:r>
            <w:r w:rsidR="00DF5397">
              <w:rPr>
                <w:b w:val="0"/>
                <w:bCs/>
              </w:rPr>
              <w:t>2</w:t>
            </w:r>
          </w:p>
        </w:tc>
        <w:tc>
          <w:tcPr>
            <w:tcW w:w="2325" w:type="dxa"/>
            <w:tcPrChange w:id="1568" w:author="HIKARI" w:date="2019-11-10T17:14:00Z">
              <w:tcPr>
                <w:tcW w:w="2325" w:type="dxa"/>
              </w:tcPr>
            </w:tcPrChange>
          </w:tcPr>
          <w:p w14:paraId="4724E8EE" w14:textId="77777777" w:rsidR="00182F22" w:rsidRPr="00E24C10" w:rsidRDefault="00182F22">
            <w:pPr>
              <w:tabs>
                <w:tab w:val="left" w:pos="990"/>
              </w:tabs>
              <w:spacing w:before="60" w:afterLines="60" w:after="144" w:line="360" w:lineRule="auto"/>
              <w:rPr>
                <w:b w:val="0"/>
                <w:bCs/>
              </w:rPr>
              <w:pPrChange w:id="1569" w:author="HIKARI" w:date="2019-11-09T21:15:00Z">
                <w:pPr>
                  <w:tabs>
                    <w:tab w:val="left" w:pos="990"/>
                  </w:tabs>
                  <w:spacing w:line="360" w:lineRule="auto"/>
                </w:pPr>
              </w:pPrChange>
            </w:pPr>
            <w:bookmarkStart w:id="1570" w:name="_Hlk23082725"/>
            <w:proofErr w:type="spellStart"/>
            <w:r w:rsidRPr="00E24C10">
              <w:rPr>
                <w:b w:val="0"/>
                <w:bCs/>
              </w:rPr>
              <w:t>Propout</w:t>
            </w:r>
            <w:proofErr w:type="spellEnd"/>
          </w:p>
          <w:bookmarkEnd w:id="1570"/>
          <w:p w14:paraId="6E08BDD6" w14:textId="77777777" w:rsidR="00182F22" w:rsidRPr="00E24C10" w:rsidRDefault="00182F22">
            <w:pPr>
              <w:tabs>
                <w:tab w:val="left" w:pos="990"/>
              </w:tabs>
              <w:spacing w:before="60" w:afterLines="60" w:after="144" w:line="360" w:lineRule="auto"/>
              <w:rPr>
                <w:b w:val="0"/>
                <w:bCs/>
              </w:rPr>
              <w:pPrChange w:id="1571" w:author="HIKARI" w:date="2019-11-09T21:15:00Z">
                <w:pPr>
                  <w:tabs>
                    <w:tab w:val="left" w:pos="990"/>
                  </w:tabs>
                  <w:spacing w:line="360" w:lineRule="auto"/>
                </w:pPr>
              </w:pPrChange>
            </w:pPr>
            <w:proofErr w:type="spellStart"/>
            <w:r w:rsidRPr="00E24C10">
              <w:rPr>
                <w:b w:val="0"/>
                <w:bCs/>
              </w:rPr>
              <w:t>Kế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thừa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từ</w:t>
            </w:r>
            <w:proofErr w:type="spellEnd"/>
            <w:r w:rsidRPr="00E24C10">
              <w:rPr>
                <w:b w:val="0"/>
                <w:bCs/>
              </w:rPr>
              <w:t>: Layer</w:t>
            </w:r>
          </w:p>
        </w:tc>
        <w:tc>
          <w:tcPr>
            <w:tcW w:w="5691" w:type="dxa"/>
            <w:tcPrChange w:id="1572" w:author="HIKARI" w:date="2019-11-10T17:14:00Z">
              <w:tcPr>
                <w:tcW w:w="5691" w:type="dxa"/>
              </w:tcPr>
            </w:tcPrChange>
          </w:tcPr>
          <w:p w14:paraId="6067B09A" w14:textId="77777777" w:rsidR="00182F22" w:rsidRPr="00E24C10" w:rsidRDefault="00182F22" w:rsidP="00C90093">
            <w:pPr>
              <w:tabs>
                <w:tab w:val="left" w:pos="990"/>
              </w:tabs>
              <w:spacing w:before="60" w:afterLines="60" w:after="144" w:line="360" w:lineRule="auto"/>
              <w:jc w:val="both"/>
              <w:rPr>
                <w:b w:val="0"/>
                <w:bCs/>
              </w:rPr>
              <w:pPrChange w:id="1573" w:author="HIKARI" w:date="2019-11-10T17:24:00Z">
                <w:pPr>
                  <w:tabs>
                    <w:tab w:val="left" w:pos="990"/>
                  </w:tabs>
                  <w:spacing w:line="360" w:lineRule="auto"/>
                </w:pPr>
              </w:pPrChange>
            </w:pPr>
            <w:proofErr w:type="spellStart"/>
            <w:r w:rsidRPr="00E24C10">
              <w:rPr>
                <w:b w:val="0"/>
                <w:bCs/>
              </w:rPr>
              <w:t>Đối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tượng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hoá</w:t>
            </w:r>
            <w:proofErr w:type="spellEnd"/>
            <w:r w:rsidRPr="00E24C10">
              <w:rPr>
                <w:b w:val="0"/>
                <w:bCs/>
              </w:rPr>
              <w:t xml:space="preserve"> Core </w:t>
            </w:r>
            <w:r w:rsidRPr="00E24C10">
              <w:rPr>
                <w:b w:val="0"/>
                <w:bCs/>
                <w:i/>
                <w:iCs/>
              </w:rPr>
              <w:t>Layer</w:t>
            </w:r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Propout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trong</w:t>
            </w:r>
            <w:proofErr w:type="spellEnd"/>
            <w:r w:rsidRPr="00E24C10">
              <w:rPr>
                <w:b w:val="0"/>
                <w:bCs/>
              </w:rPr>
              <w:t xml:space="preserve"> TensorFlow Model.</w:t>
            </w:r>
          </w:p>
        </w:tc>
        <w:tc>
          <w:tcPr>
            <w:tcW w:w="1800" w:type="dxa"/>
            <w:vAlign w:val="center"/>
            <w:tcPrChange w:id="1574" w:author="HIKARI" w:date="2019-11-10T17:14:00Z">
              <w:tcPr>
                <w:tcW w:w="1800" w:type="dxa"/>
              </w:tcPr>
            </w:tcPrChange>
          </w:tcPr>
          <w:p w14:paraId="04EEF983" w14:textId="6B7A7670" w:rsidR="00182F22" w:rsidRPr="00E24C10" w:rsidRDefault="00906A68" w:rsidP="00906A68">
            <w:pPr>
              <w:tabs>
                <w:tab w:val="left" w:pos="990"/>
              </w:tabs>
              <w:spacing w:before="60" w:afterLines="60" w:after="144" w:line="360" w:lineRule="auto"/>
              <w:jc w:val="center"/>
              <w:rPr>
                <w:b w:val="0"/>
                <w:bCs/>
              </w:rPr>
              <w:pPrChange w:id="1575" w:author="HIKARI" w:date="2019-11-10T17:14:00Z">
                <w:pPr>
                  <w:tabs>
                    <w:tab w:val="left" w:pos="990"/>
                  </w:tabs>
                  <w:spacing w:line="360" w:lineRule="auto"/>
                </w:pPr>
              </w:pPrChange>
            </w:pPr>
            <w:proofErr w:type="spellStart"/>
            <w:ins w:id="1576" w:author="HIKARI" w:date="2019-11-10T17:14:00Z">
              <w:r w:rsidRPr="00E24C10">
                <w:rPr>
                  <w:b w:val="0"/>
                  <w:bCs/>
                </w:rPr>
                <w:t>Hoàng</w:t>
              </w:r>
              <w:proofErr w:type="spellEnd"/>
              <w:r w:rsidRPr="00E24C10">
                <w:rPr>
                  <w:b w:val="0"/>
                  <w:bCs/>
                </w:rPr>
                <w:t xml:space="preserve"> </w:t>
              </w:r>
              <w:proofErr w:type="spellStart"/>
              <w:r w:rsidRPr="00E24C10">
                <w:rPr>
                  <w:b w:val="0"/>
                  <w:bCs/>
                </w:rPr>
                <w:t>Vương</w:t>
              </w:r>
            </w:ins>
            <w:proofErr w:type="spellEnd"/>
          </w:p>
        </w:tc>
      </w:tr>
      <w:tr w:rsidR="00182F22" w:rsidRPr="00E24C10" w14:paraId="0A215372" w14:textId="77777777" w:rsidTr="00906A68">
        <w:tc>
          <w:tcPr>
            <w:tcW w:w="534" w:type="dxa"/>
            <w:tcPrChange w:id="1577" w:author="HIKARI" w:date="2019-11-10T17:14:00Z">
              <w:tcPr>
                <w:tcW w:w="534" w:type="dxa"/>
              </w:tcPr>
            </w:tcPrChange>
          </w:tcPr>
          <w:p w14:paraId="56DA203C" w14:textId="0CC15D58" w:rsidR="00182F22" w:rsidRPr="00E24C10" w:rsidRDefault="00182F22">
            <w:pPr>
              <w:tabs>
                <w:tab w:val="left" w:pos="990"/>
              </w:tabs>
              <w:spacing w:before="60" w:afterLines="60" w:after="144" w:line="360" w:lineRule="auto"/>
              <w:jc w:val="center"/>
              <w:rPr>
                <w:b w:val="0"/>
                <w:bCs/>
              </w:rPr>
              <w:pPrChange w:id="1578" w:author="HIKARI" w:date="2019-11-09T21:15:00Z">
                <w:pPr>
                  <w:tabs>
                    <w:tab w:val="left" w:pos="990"/>
                  </w:tabs>
                  <w:spacing w:line="360" w:lineRule="auto"/>
                  <w:jc w:val="center"/>
                </w:pPr>
              </w:pPrChange>
            </w:pPr>
            <w:r w:rsidRPr="00E24C10">
              <w:rPr>
                <w:b w:val="0"/>
                <w:bCs/>
              </w:rPr>
              <w:t>1</w:t>
            </w:r>
            <w:r w:rsidR="00DF5397">
              <w:rPr>
                <w:b w:val="0"/>
                <w:bCs/>
              </w:rPr>
              <w:t>3</w:t>
            </w:r>
          </w:p>
        </w:tc>
        <w:tc>
          <w:tcPr>
            <w:tcW w:w="2325" w:type="dxa"/>
            <w:tcPrChange w:id="1579" w:author="HIKARI" w:date="2019-11-10T17:14:00Z">
              <w:tcPr>
                <w:tcW w:w="2325" w:type="dxa"/>
              </w:tcPr>
            </w:tcPrChange>
          </w:tcPr>
          <w:p w14:paraId="0913838E" w14:textId="77777777" w:rsidR="00182F22" w:rsidRPr="00E24C10" w:rsidRDefault="00182F22">
            <w:pPr>
              <w:tabs>
                <w:tab w:val="left" w:pos="990"/>
              </w:tabs>
              <w:spacing w:before="60" w:afterLines="60" w:after="144" w:line="360" w:lineRule="auto"/>
              <w:rPr>
                <w:b w:val="0"/>
                <w:bCs/>
              </w:rPr>
              <w:pPrChange w:id="1580" w:author="HIKARI" w:date="2019-11-09T21:15:00Z">
                <w:pPr>
                  <w:tabs>
                    <w:tab w:val="left" w:pos="990"/>
                  </w:tabs>
                  <w:spacing w:line="360" w:lineRule="auto"/>
                </w:pPr>
              </w:pPrChange>
            </w:pPr>
            <w:r w:rsidRPr="00E24C10">
              <w:rPr>
                <w:b w:val="0"/>
                <w:bCs/>
              </w:rPr>
              <w:t>MaxPool2D</w:t>
            </w:r>
          </w:p>
          <w:p w14:paraId="4CAA8553" w14:textId="77777777" w:rsidR="00182F22" w:rsidRPr="00E24C10" w:rsidRDefault="00182F22">
            <w:pPr>
              <w:tabs>
                <w:tab w:val="left" w:pos="990"/>
              </w:tabs>
              <w:spacing w:before="60" w:afterLines="60" w:after="144" w:line="360" w:lineRule="auto"/>
              <w:rPr>
                <w:b w:val="0"/>
                <w:bCs/>
              </w:rPr>
              <w:pPrChange w:id="1581" w:author="HIKARI" w:date="2019-11-09T21:15:00Z">
                <w:pPr>
                  <w:tabs>
                    <w:tab w:val="left" w:pos="990"/>
                  </w:tabs>
                  <w:spacing w:line="360" w:lineRule="auto"/>
                </w:pPr>
              </w:pPrChange>
            </w:pPr>
            <w:proofErr w:type="spellStart"/>
            <w:r w:rsidRPr="00E24C10">
              <w:rPr>
                <w:b w:val="0"/>
                <w:bCs/>
              </w:rPr>
              <w:t>Kế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thừa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từ</w:t>
            </w:r>
            <w:proofErr w:type="spellEnd"/>
            <w:r w:rsidRPr="00E24C10">
              <w:rPr>
                <w:b w:val="0"/>
                <w:bCs/>
              </w:rPr>
              <w:t>: Layer</w:t>
            </w:r>
          </w:p>
        </w:tc>
        <w:tc>
          <w:tcPr>
            <w:tcW w:w="5691" w:type="dxa"/>
            <w:tcPrChange w:id="1582" w:author="HIKARI" w:date="2019-11-10T17:14:00Z">
              <w:tcPr>
                <w:tcW w:w="5691" w:type="dxa"/>
              </w:tcPr>
            </w:tcPrChange>
          </w:tcPr>
          <w:p w14:paraId="44C99778" w14:textId="77777777" w:rsidR="00182F22" w:rsidRPr="00E24C10" w:rsidRDefault="00182F22">
            <w:pPr>
              <w:tabs>
                <w:tab w:val="left" w:pos="990"/>
              </w:tabs>
              <w:spacing w:before="60" w:afterLines="60" w:after="144" w:line="360" w:lineRule="auto"/>
              <w:rPr>
                <w:b w:val="0"/>
                <w:bCs/>
              </w:rPr>
              <w:pPrChange w:id="1583" w:author="HIKARI" w:date="2019-11-09T21:15:00Z">
                <w:pPr>
                  <w:tabs>
                    <w:tab w:val="left" w:pos="990"/>
                  </w:tabs>
                  <w:spacing w:line="360" w:lineRule="auto"/>
                </w:pPr>
              </w:pPrChange>
            </w:pPr>
            <w:proofErr w:type="spellStart"/>
            <w:r w:rsidRPr="00E24C10">
              <w:rPr>
                <w:b w:val="0"/>
                <w:bCs/>
              </w:rPr>
              <w:t>Đối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tượng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hoá</w:t>
            </w:r>
            <w:proofErr w:type="spellEnd"/>
            <w:r w:rsidRPr="00E24C10">
              <w:rPr>
                <w:b w:val="0"/>
                <w:bCs/>
              </w:rPr>
              <w:t xml:space="preserve"> Layer </w:t>
            </w:r>
            <w:r w:rsidRPr="00E24C10">
              <w:rPr>
                <w:b w:val="0"/>
                <w:bCs/>
                <w:i/>
                <w:iCs/>
              </w:rPr>
              <w:t>MaxPool2D</w:t>
            </w:r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trong</w:t>
            </w:r>
            <w:proofErr w:type="spellEnd"/>
            <w:r w:rsidRPr="00E24C10">
              <w:rPr>
                <w:b w:val="0"/>
                <w:bCs/>
              </w:rPr>
              <w:t xml:space="preserve"> TensorFlow Model.</w:t>
            </w:r>
          </w:p>
        </w:tc>
        <w:tc>
          <w:tcPr>
            <w:tcW w:w="1800" w:type="dxa"/>
            <w:vAlign w:val="center"/>
            <w:tcPrChange w:id="1584" w:author="HIKARI" w:date="2019-11-10T17:14:00Z">
              <w:tcPr>
                <w:tcW w:w="1800" w:type="dxa"/>
              </w:tcPr>
            </w:tcPrChange>
          </w:tcPr>
          <w:p w14:paraId="04C4BA07" w14:textId="541E9581" w:rsidR="00182F22" w:rsidRPr="00E24C10" w:rsidRDefault="00906A68" w:rsidP="00906A68">
            <w:pPr>
              <w:tabs>
                <w:tab w:val="left" w:pos="990"/>
              </w:tabs>
              <w:spacing w:before="60" w:afterLines="60" w:after="144" w:line="360" w:lineRule="auto"/>
              <w:jc w:val="center"/>
              <w:rPr>
                <w:b w:val="0"/>
                <w:bCs/>
              </w:rPr>
              <w:pPrChange w:id="1585" w:author="HIKARI" w:date="2019-11-10T17:14:00Z">
                <w:pPr>
                  <w:tabs>
                    <w:tab w:val="left" w:pos="990"/>
                  </w:tabs>
                  <w:spacing w:line="360" w:lineRule="auto"/>
                </w:pPr>
              </w:pPrChange>
            </w:pPr>
            <w:proofErr w:type="spellStart"/>
            <w:ins w:id="1586" w:author="HIKARI" w:date="2019-11-10T17:14:00Z">
              <w:r w:rsidRPr="00E24C10">
                <w:rPr>
                  <w:b w:val="0"/>
                  <w:bCs/>
                </w:rPr>
                <w:t>Hoàng</w:t>
              </w:r>
              <w:proofErr w:type="spellEnd"/>
              <w:r w:rsidRPr="00E24C10">
                <w:rPr>
                  <w:b w:val="0"/>
                  <w:bCs/>
                </w:rPr>
                <w:t xml:space="preserve"> </w:t>
              </w:r>
              <w:proofErr w:type="spellStart"/>
              <w:r w:rsidRPr="00E24C10">
                <w:rPr>
                  <w:b w:val="0"/>
                  <w:bCs/>
                </w:rPr>
                <w:t>Vương</w:t>
              </w:r>
            </w:ins>
            <w:proofErr w:type="spellEnd"/>
          </w:p>
        </w:tc>
      </w:tr>
      <w:tr w:rsidR="00182F22" w:rsidRPr="00E24C10" w14:paraId="76DB5DAA" w14:textId="77777777" w:rsidTr="00906A68">
        <w:tc>
          <w:tcPr>
            <w:tcW w:w="534" w:type="dxa"/>
            <w:tcPrChange w:id="1587" w:author="HIKARI" w:date="2019-11-10T17:14:00Z">
              <w:tcPr>
                <w:tcW w:w="534" w:type="dxa"/>
              </w:tcPr>
            </w:tcPrChange>
          </w:tcPr>
          <w:p w14:paraId="3B8AF908" w14:textId="725C5279" w:rsidR="00182F22" w:rsidRPr="00E24C10" w:rsidRDefault="00182F22">
            <w:pPr>
              <w:tabs>
                <w:tab w:val="left" w:pos="990"/>
              </w:tabs>
              <w:spacing w:before="60" w:afterLines="60" w:after="144" w:line="360" w:lineRule="auto"/>
              <w:jc w:val="center"/>
              <w:rPr>
                <w:b w:val="0"/>
                <w:bCs/>
              </w:rPr>
              <w:pPrChange w:id="1588" w:author="HIKARI" w:date="2019-11-09T21:15:00Z">
                <w:pPr>
                  <w:tabs>
                    <w:tab w:val="left" w:pos="990"/>
                  </w:tabs>
                  <w:spacing w:line="360" w:lineRule="auto"/>
                  <w:jc w:val="center"/>
                </w:pPr>
              </w:pPrChange>
            </w:pPr>
            <w:r w:rsidRPr="00E24C10">
              <w:rPr>
                <w:b w:val="0"/>
                <w:bCs/>
              </w:rPr>
              <w:t>1</w:t>
            </w:r>
            <w:r w:rsidR="00DF5397">
              <w:rPr>
                <w:b w:val="0"/>
                <w:bCs/>
              </w:rPr>
              <w:t>4</w:t>
            </w:r>
          </w:p>
        </w:tc>
        <w:tc>
          <w:tcPr>
            <w:tcW w:w="2325" w:type="dxa"/>
            <w:tcPrChange w:id="1589" w:author="HIKARI" w:date="2019-11-10T17:14:00Z">
              <w:tcPr>
                <w:tcW w:w="2325" w:type="dxa"/>
              </w:tcPr>
            </w:tcPrChange>
          </w:tcPr>
          <w:p w14:paraId="5D807FB9" w14:textId="77777777" w:rsidR="00182F22" w:rsidRPr="00E24C10" w:rsidRDefault="00182F22">
            <w:pPr>
              <w:tabs>
                <w:tab w:val="left" w:pos="990"/>
              </w:tabs>
              <w:spacing w:before="60" w:afterLines="60" w:after="144" w:line="360" w:lineRule="auto"/>
              <w:rPr>
                <w:b w:val="0"/>
                <w:bCs/>
              </w:rPr>
              <w:pPrChange w:id="1590" w:author="HIKARI" w:date="2019-11-09T21:15:00Z">
                <w:pPr>
                  <w:tabs>
                    <w:tab w:val="left" w:pos="990"/>
                  </w:tabs>
                  <w:spacing w:line="360" w:lineRule="auto"/>
                </w:pPr>
              </w:pPrChange>
            </w:pPr>
            <w:proofErr w:type="spellStart"/>
            <w:r w:rsidRPr="00E24C10">
              <w:rPr>
                <w:b w:val="0"/>
                <w:bCs/>
              </w:rPr>
              <w:t>Softmax</w:t>
            </w:r>
            <w:proofErr w:type="spellEnd"/>
          </w:p>
          <w:p w14:paraId="25B0B18D" w14:textId="77777777" w:rsidR="00182F22" w:rsidRPr="00E24C10" w:rsidRDefault="00182F22">
            <w:pPr>
              <w:tabs>
                <w:tab w:val="left" w:pos="990"/>
              </w:tabs>
              <w:spacing w:before="60" w:afterLines="60" w:after="144" w:line="360" w:lineRule="auto"/>
              <w:rPr>
                <w:b w:val="0"/>
                <w:bCs/>
              </w:rPr>
              <w:pPrChange w:id="1591" w:author="HIKARI" w:date="2019-11-09T21:15:00Z">
                <w:pPr>
                  <w:tabs>
                    <w:tab w:val="left" w:pos="990"/>
                  </w:tabs>
                  <w:spacing w:line="360" w:lineRule="auto"/>
                </w:pPr>
              </w:pPrChange>
            </w:pPr>
            <w:proofErr w:type="spellStart"/>
            <w:r w:rsidRPr="00E24C10">
              <w:rPr>
                <w:b w:val="0"/>
                <w:bCs/>
              </w:rPr>
              <w:t>Kế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thừa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từ</w:t>
            </w:r>
            <w:proofErr w:type="spellEnd"/>
            <w:r w:rsidRPr="00E24C10">
              <w:rPr>
                <w:b w:val="0"/>
                <w:bCs/>
              </w:rPr>
              <w:t>: Layer</w:t>
            </w:r>
          </w:p>
        </w:tc>
        <w:tc>
          <w:tcPr>
            <w:tcW w:w="5691" w:type="dxa"/>
            <w:tcPrChange w:id="1592" w:author="HIKARI" w:date="2019-11-10T17:14:00Z">
              <w:tcPr>
                <w:tcW w:w="5691" w:type="dxa"/>
              </w:tcPr>
            </w:tcPrChange>
          </w:tcPr>
          <w:p w14:paraId="069843CB" w14:textId="77777777" w:rsidR="00182F22" w:rsidRPr="00E24C10" w:rsidRDefault="00182F22">
            <w:pPr>
              <w:tabs>
                <w:tab w:val="left" w:pos="990"/>
              </w:tabs>
              <w:spacing w:before="60" w:afterLines="60" w:after="144" w:line="360" w:lineRule="auto"/>
              <w:rPr>
                <w:b w:val="0"/>
                <w:bCs/>
              </w:rPr>
              <w:pPrChange w:id="1593" w:author="HIKARI" w:date="2019-11-09T21:15:00Z">
                <w:pPr>
                  <w:tabs>
                    <w:tab w:val="left" w:pos="990"/>
                  </w:tabs>
                  <w:spacing w:line="360" w:lineRule="auto"/>
                </w:pPr>
              </w:pPrChange>
            </w:pPr>
            <w:proofErr w:type="spellStart"/>
            <w:r w:rsidRPr="00E24C10">
              <w:rPr>
                <w:b w:val="0"/>
                <w:bCs/>
              </w:rPr>
              <w:t>Đối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tượng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hoá</w:t>
            </w:r>
            <w:proofErr w:type="spellEnd"/>
            <w:r w:rsidRPr="00E24C10">
              <w:rPr>
                <w:b w:val="0"/>
                <w:bCs/>
              </w:rPr>
              <w:t xml:space="preserve"> Layer </w:t>
            </w:r>
            <w:proofErr w:type="spellStart"/>
            <w:r w:rsidRPr="00E24C10">
              <w:rPr>
                <w:b w:val="0"/>
                <w:bCs/>
                <w:i/>
                <w:iCs/>
              </w:rPr>
              <w:t>Softmax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trong</w:t>
            </w:r>
            <w:proofErr w:type="spellEnd"/>
            <w:r w:rsidRPr="00E24C10">
              <w:rPr>
                <w:b w:val="0"/>
                <w:bCs/>
              </w:rPr>
              <w:t xml:space="preserve"> TensorFlow Model.</w:t>
            </w:r>
          </w:p>
        </w:tc>
        <w:tc>
          <w:tcPr>
            <w:tcW w:w="1800" w:type="dxa"/>
            <w:vAlign w:val="center"/>
            <w:tcPrChange w:id="1594" w:author="HIKARI" w:date="2019-11-10T17:14:00Z">
              <w:tcPr>
                <w:tcW w:w="1800" w:type="dxa"/>
              </w:tcPr>
            </w:tcPrChange>
          </w:tcPr>
          <w:p w14:paraId="1A6D86DC" w14:textId="345A6894" w:rsidR="00182F22" w:rsidRPr="00E24C10" w:rsidRDefault="00906A68" w:rsidP="00906A68">
            <w:pPr>
              <w:tabs>
                <w:tab w:val="left" w:pos="990"/>
              </w:tabs>
              <w:spacing w:before="60" w:afterLines="60" w:after="144" w:line="360" w:lineRule="auto"/>
              <w:jc w:val="center"/>
              <w:rPr>
                <w:b w:val="0"/>
                <w:bCs/>
              </w:rPr>
              <w:pPrChange w:id="1595" w:author="HIKARI" w:date="2019-11-10T17:14:00Z">
                <w:pPr>
                  <w:tabs>
                    <w:tab w:val="left" w:pos="990"/>
                  </w:tabs>
                  <w:spacing w:line="360" w:lineRule="auto"/>
                </w:pPr>
              </w:pPrChange>
            </w:pPr>
            <w:proofErr w:type="spellStart"/>
            <w:ins w:id="1596" w:author="HIKARI" w:date="2019-11-10T17:14:00Z">
              <w:r w:rsidRPr="00E24C10">
                <w:rPr>
                  <w:b w:val="0"/>
                  <w:bCs/>
                </w:rPr>
                <w:t>Hoàng</w:t>
              </w:r>
              <w:proofErr w:type="spellEnd"/>
              <w:r w:rsidRPr="00E24C10">
                <w:rPr>
                  <w:b w:val="0"/>
                  <w:bCs/>
                </w:rPr>
                <w:t xml:space="preserve"> </w:t>
              </w:r>
              <w:proofErr w:type="spellStart"/>
              <w:r w:rsidRPr="00E24C10">
                <w:rPr>
                  <w:b w:val="0"/>
                  <w:bCs/>
                </w:rPr>
                <w:t>Vương</w:t>
              </w:r>
            </w:ins>
            <w:proofErr w:type="spellEnd"/>
          </w:p>
        </w:tc>
      </w:tr>
    </w:tbl>
    <w:p w14:paraId="7A83D6D3" w14:textId="61DE2ACF" w:rsidR="004A0C07" w:rsidDel="00003E1F" w:rsidRDefault="004A0C07" w:rsidP="00931754">
      <w:pPr>
        <w:tabs>
          <w:tab w:val="left" w:pos="990"/>
        </w:tabs>
        <w:spacing w:after="0"/>
        <w:rPr>
          <w:del w:id="1597" w:author="HIKARI" w:date="2019-11-08T22:52:00Z"/>
          <w:i/>
          <w:iCs/>
          <w:szCs w:val="26"/>
        </w:rPr>
      </w:pPr>
    </w:p>
    <w:p w14:paraId="76A1ECF5" w14:textId="3D0C6A71" w:rsidR="001229A4" w:rsidDel="00315744" w:rsidRDefault="001229A4" w:rsidP="00931754">
      <w:pPr>
        <w:tabs>
          <w:tab w:val="left" w:pos="990"/>
        </w:tabs>
        <w:spacing w:after="0"/>
        <w:rPr>
          <w:del w:id="1598" w:author="HIKARI" w:date="2019-11-08T22:52:00Z"/>
          <w:i/>
          <w:iCs/>
          <w:sz w:val="20"/>
          <w:szCs w:val="20"/>
        </w:rPr>
      </w:pPr>
    </w:p>
    <w:p w14:paraId="205C3936" w14:textId="5C73CF22" w:rsidR="001229A4" w:rsidDel="00003E1F" w:rsidRDefault="001229A4" w:rsidP="00931754">
      <w:pPr>
        <w:tabs>
          <w:tab w:val="left" w:pos="990"/>
        </w:tabs>
        <w:spacing w:after="0"/>
        <w:rPr>
          <w:del w:id="1599" w:author="HIKARI" w:date="2019-11-08T23:09:00Z"/>
          <w:i/>
          <w:iCs/>
          <w:sz w:val="20"/>
          <w:szCs w:val="20"/>
        </w:rPr>
      </w:pPr>
    </w:p>
    <w:p w14:paraId="4008A3C1" w14:textId="77777777" w:rsidR="001229A4" w:rsidRPr="00931754" w:rsidRDefault="001229A4" w:rsidP="00931754">
      <w:pPr>
        <w:tabs>
          <w:tab w:val="left" w:pos="990"/>
        </w:tabs>
        <w:spacing w:after="0"/>
        <w:rPr>
          <w:i/>
          <w:iCs/>
          <w:sz w:val="20"/>
          <w:szCs w:val="20"/>
        </w:rPr>
      </w:pPr>
    </w:p>
    <w:p w14:paraId="1DD2438B" w14:textId="719C1BCC" w:rsidR="00931754" w:rsidRPr="001719AC" w:rsidRDefault="00B40711">
      <w:pPr>
        <w:pStyle w:val="Heading4"/>
        <w:numPr>
          <w:ilvl w:val="2"/>
          <w:numId w:val="21"/>
        </w:numPr>
        <w:pPrChange w:id="1600" w:author="HIKARI" w:date="2019-11-08T21:24:00Z">
          <w:pPr>
            <w:pStyle w:val="ListParagraph"/>
            <w:numPr>
              <w:ilvl w:val="2"/>
              <w:numId w:val="21"/>
            </w:numPr>
            <w:ind w:left="2160" w:hanging="1080"/>
            <w:outlineLvl w:val="3"/>
          </w:pPr>
        </w:pPrChange>
      </w:pPr>
      <w:bookmarkStart w:id="1601" w:name="_Toc24298345"/>
      <w:proofErr w:type="spellStart"/>
      <w:r w:rsidRPr="00E24C10">
        <w:t>Đặc</w:t>
      </w:r>
      <w:proofErr w:type="spellEnd"/>
      <w:r w:rsidRPr="00E24C10">
        <w:t xml:space="preserve"> </w:t>
      </w:r>
      <w:proofErr w:type="spellStart"/>
      <w:r w:rsidRPr="00E24C10">
        <w:t>tả</w:t>
      </w:r>
      <w:proofErr w:type="spellEnd"/>
      <w:r w:rsidRPr="00E24C10">
        <w:t xml:space="preserve"> </w:t>
      </w:r>
      <w:proofErr w:type="spellStart"/>
      <w:r w:rsidRPr="00E24C10">
        <w:t>các</w:t>
      </w:r>
      <w:proofErr w:type="spellEnd"/>
      <w:r w:rsidRPr="00E24C10">
        <w:t xml:space="preserve"> </w:t>
      </w:r>
      <w:proofErr w:type="spellStart"/>
      <w:r w:rsidRPr="00E24C10">
        <w:t>phương</w:t>
      </w:r>
      <w:proofErr w:type="spellEnd"/>
      <w:r w:rsidRPr="00E24C10">
        <w:t xml:space="preserve"> </w:t>
      </w:r>
      <w:proofErr w:type="spellStart"/>
      <w:r w:rsidRPr="00E24C10">
        <w:t>thức</w:t>
      </w:r>
      <w:proofErr w:type="spellEnd"/>
      <w:r w:rsidRPr="00E24C10">
        <w:t xml:space="preserve"> </w:t>
      </w:r>
      <w:proofErr w:type="spellStart"/>
      <w:r w:rsidRPr="00E24C10">
        <w:t>trong</w:t>
      </w:r>
      <w:proofErr w:type="spellEnd"/>
      <w:r w:rsidRPr="00E24C10">
        <w:t xml:space="preserve"> </w:t>
      </w:r>
      <w:proofErr w:type="spellStart"/>
      <w:r w:rsidRPr="00E24C10">
        <w:t>lớp</w:t>
      </w:r>
      <w:bookmarkEnd w:id="1601"/>
      <w:proofErr w:type="spellEnd"/>
    </w:p>
    <w:p w14:paraId="47287BDD" w14:textId="6DDF8DFC" w:rsidR="001719AC" w:rsidRPr="00DD096E" w:rsidRDefault="001719AC" w:rsidP="00DD096E">
      <w:pPr>
        <w:pStyle w:val="Caption"/>
        <w:keepNext/>
        <w:jc w:val="center"/>
        <w:rPr>
          <w:sz w:val="20"/>
          <w:szCs w:val="20"/>
        </w:rPr>
      </w:pPr>
      <w:bookmarkStart w:id="1602" w:name="_Toc24052629"/>
      <w:bookmarkStart w:id="1603" w:name="_Toc24298374"/>
      <w:proofErr w:type="spellStart"/>
      <w:r w:rsidRPr="00DD096E">
        <w:rPr>
          <w:sz w:val="20"/>
          <w:szCs w:val="20"/>
        </w:rPr>
        <w:t>Bảng</w:t>
      </w:r>
      <w:proofErr w:type="spellEnd"/>
      <w:r w:rsidRPr="00DD096E">
        <w:rPr>
          <w:sz w:val="20"/>
          <w:szCs w:val="20"/>
        </w:rPr>
        <w:t xml:space="preserve"> </w:t>
      </w:r>
      <w:r w:rsidRPr="00DD096E">
        <w:rPr>
          <w:sz w:val="20"/>
          <w:szCs w:val="20"/>
        </w:rPr>
        <w:fldChar w:fldCharType="begin"/>
      </w:r>
      <w:r w:rsidRPr="00DD096E">
        <w:rPr>
          <w:sz w:val="20"/>
          <w:szCs w:val="20"/>
        </w:rPr>
        <w:instrText xml:space="preserve"> SEQ Bảng \* ARABIC </w:instrText>
      </w:r>
      <w:r w:rsidRPr="00DD096E">
        <w:rPr>
          <w:sz w:val="20"/>
          <w:szCs w:val="20"/>
        </w:rPr>
        <w:fldChar w:fldCharType="separate"/>
      </w:r>
      <w:r w:rsidR="000D50D6">
        <w:rPr>
          <w:noProof/>
          <w:sz w:val="20"/>
          <w:szCs w:val="20"/>
        </w:rPr>
        <w:t>7</w:t>
      </w:r>
      <w:r w:rsidRPr="00DD096E">
        <w:rPr>
          <w:sz w:val="20"/>
          <w:szCs w:val="20"/>
        </w:rPr>
        <w:fldChar w:fldCharType="end"/>
      </w:r>
      <w:r w:rsidRPr="00DD096E">
        <w:rPr>
          <w:sz w:val="20"/>
          <w:szCs w:val="20"/>
        </w:rPr>
        <w:t xml:space="preserve">: </w:t>
      </w:r>
      <w:proofErr w:type="spellStart"/>
      <w:r w:rsidRPr="00DD096E">
        <w:rPr>
          <w:sz w:val="20"/>
          <w:szCs w:val="20"/>
        </w:rPr>
        <w:t>Đặc</w:t>
      </w:r>
      <w:proofErr w:type="spellEnd"/>
      <w:r w:rsidRPr="00DD096E">
        <w:rPr>
          <w:sz w:val="20"/>
          <w:szCs w:val="20"/>
        </w:rPr>
        <w:t xml:space="preserve"> </w:t>
      </w:r>
      <w:proofErr w:type="spellStart"/>
      <w:r w:rsidRPr="00DD096E">
        <w:rPr>
          <w:sz w:val="20"/>
          <w:szCs w:val="20"/>
        </w:rPr>
        <w:t>tả</w:t>
      </w:r>
      <w:proofErr w:type="spellEnd"/>
      <w:r w:rsidRPr="00DD096E">
        <w:rPr>
          <w:sz w:val="20"/>
          <w:szCs w:val="20"/>
        </w:rPr>
        <w:t xml:space="preserve"> </w:t>
      </w:r>
      <w:proofErr w:type="spellStart"/>
      <w:r w:rsidRPr="00DD096E">
        <w:rPr>
          <w:sz w:val="20"/>
          <w:szCs w:val="20"/>
        </w:rPr>
        <w:t>các</w:t>
      </w:r>
      <w:proofErr w:type="spellEnd"/>
      <w:r w:rsidRPr="00DD096E">
        <w:rPr>
          <w:sz w:val="20"/>
          <w:szCs w:val="20"/>
        </w:rPr>
        <w:t xml:space="preserve"> </w:t>
      </w:r>
      <w:proofErr w:type="spellStart"/>
      <w:r w:rsidRPr="00DD096E">
        <w:rPr>
          <w:sz w:val="20"/>
          <w:szCs w:val="20"/>
        </w:rPr>
        <w:t>phươn</w:t>
      </w:r>
      <w:ins w:id="1604" w:author="HIKARI" w:date="2019-11-10T17:32:00Z">
        <w:r w:rsidR="00FE5C1F">
          <w:rPr>
            <w:sz w:val="20"/>
            <w:szCs w:val="20"/>
          </w:rPr>
          <w:t>g</w:t>
        </w:r>
      </w:ins>
      <w:proofErr w:type="spellEnd"/>
      <w:r w:rsidRPr="00DD096E">
        <w:rPr>
          <w:sz w:val="20"/>
          <w:szCs w:val="20"/>
        </w:rPr>
        <w:t xml:space="preserve"> </w:t>
      </w:r>
      <w:proofErr w:type="spellStart"/>
      <w:r w:rsidRPr="00DD096E">
        <w:rPr>
          <w:sz w:val="20"/>
          <w:szCs w:val="20"/>
        </w:rPr>
        <w:t>thức</w:t>
      </w:r>
      <w:proofErr w:type="spellEnd"/>
      <w:r w:rsidRPr="00DD096E">
        <w:rPr>
          <w:sz w:val="20"/>
          <w:szCs w:val="20"/>
        </w:rPr>
        <w:t xml:space="preserve"> </w:t>
      </w:r>
      <w:proofErr w:type="spellStart"/>
      <w:r w:rsidRPr="00DD096E">
        <w:rPr>
          <w:sz w:val="20"/>
          <w:szCs w:val="20"/>
        </w:rPr>
        <w:t>trong</w:t>
      </w:r>
      <w:proofErr w:type="spellEnd"/>
      <w:r w:rsidRPr="00DD096E">
        <w:rPr>
          <w:sz w:val="20"/>
          <w:szCs w:val="20"/>
        </w:rPr>
        <w:t xml:space="preserve"> </w:t>
      </w:r>
      <w:proofErr w:type="spellStart"/>
      <w:r w:rsidRPr="00DD096E">
        <w:rPr>
          <w:sz w:val="20"/>
          <w:szCs w:val="20"/>
        </w:rPr>
        <w:t>lớp</w:t>
      </w:r>
      <w:proofErr w:type="spellEnd"/>
      <w:r w:rsidRPr="00DD096E">
        <w:rPr>
          <w:sz w:val="20"/>
          <w:szCs w:val="20"/>
        </w:rPr>
        <w:t xml:space="preserve"> Layer</w:t>
      </w:r>
      <w:bookmarkEnd w:id="1602"/>
      <w:bookmarkEnd w:id="1603"/>
    </w:p>
    <w:tbl>
      <w:tblPr>
        <w:tblStyle w:val="TableGrid"/>
        <w:tblW w:w="10338" w:type="dxa"/>
        <w:tblInd w:w="355" w:type="dxa"/>
        <w:tblLook w:val="04A0" w:firstRow="1" w:lastRow="0" w:firstColumn="1" w:lastColumn="0" w:noHBand="0" w:noVBand="1"/>
      </w:tblPr>
      <w:tblGrid>
        <w:gridCol w:w="534"/>
        <w:gridCol w:w="3001"/>
        <w:gridCol w:w="3836"/>
        <w:gridCol w:w="2967"/>
      </w:tblGrid>
      <w:tr w:rsidR="00182F22" w:rsidRPr="00E24C10" w14:paraId="2C3BA444" w14:textId="77777777" w:rsidTr="00E74DA7">
        <w:trPr>
          <w:trHeight w:val="437"/>
        </w:trPr>
        <w:tc>
          <w:tcPr>
            <w:tcW w:w="534" w:type="dxa"/>
          </w:tcPr>
          <w:p w14:paraId="52602E24" w14:textId="77777777" w:rsidR="00182F22" w:rsidRPr="00E24C10" w:rsidRDefault="00182F22">
            <w:pPr>
              <w:tabs>
                <w:tab w:val="left" w:pos="990"/>
              </w:tabs>
              <w:spacing w:before="60" w:after="60" w:line="360" w:lineRule="auto"/>
              <w:rPr>
                <w:b w:val="0"/>
                <w:bCs/>
              </w:rPr>
              <w:pPrChange w:id="1605" w:author="HIKARI" w:date="2019-11-09T21:15:00Z">
                <w:pPr>
                  <w:tabs>
                    <w:tab w:val="left" w:pos="990"/>
                  </w:tabs>
                  <w:spacing w:line="360" w:lineRule="auto"/>
                </w:pPr>
              </w:pPrChange>
            </w:pPr>
            <w:r w:rsidRPr="00E24C10">
              <w:rPr>
                <w:b w:val="0"/>
                <w:bCs/>
              </w:rPr>
              <w:t>TT</w:t>
            </w:r>
          </w:p>
        </w:tc>
        <w:tc>
          <w:tcPr>
            <w:tcW w:w="3001" w:type="dxa"/>
          </w:tcPr>
          <w:p w14:paraId="4ED6EC13" w14:textId="77777777" w:rsidR="00182F22" w:rsidRPr="00E24C10" w:rsidRDefault="00182F22">
            <w:pPr>
              <w:tabs>
                <w:tab w:val="left" w:pos="990"/>
              </w:tabs>
              <w:spacing w:before="60" w:after="60" w:line="360" w:lineRule="auto"/>
              <w:rPr>
                <w:b w:val="0"/>
                <w:bCs/>
              </w:rPr>
              <w:pPrChange w:id="1606" w:author="HIKARI" w:date="2019-11-09T21:15:00Z">
                <w:pPr>
                  <w:tabs>
                    <w:tab w:val="left" w:pos="990"/>
                  </w:tabs>
                  <w:spacing w:line="360" w:lineRule="auto"/>
                </w:pPr>
              </w:pPrChange>
            </w:pPr>
            <w:proofErr w:type="spellStart"/>
            <w:r w:rsidRPr="00E24C10">
              <w:rPr>
                <w:b w:val="0"/>
                <w:bCs/>
              </w:rPr>
              <w:t>Phương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thức</w:t>
            </w:r>
            <w:proofErr w:type="spellEnd"/>
          </w:p>
        </w:tc>
        <w:tc>
          <w:tcPr>
            <w:tcW w:w="3836" w:type="dxa"/>
          </w:tcPr>
          <w:p w14:paraId="262B7C4E" w14:textId="77777777" w:rsidR="00182F22" w:rsidRPr="00E24C10" w:rsidRDefault="00182F22">
            <w:pPr>
              <w:tabs>
                <w:tab w:val="left" w:pos="990"/>
              </w:tabs>
              <w:spacing w:before="60" w:after="60" w:line="360" w:lineRule="auto"/>
              <w:rPr>
                <w:b w:val="0"/>
                <w:bCs/>
              </w:rPr>
              <w:pPrChange w:id="1607" w:author="HIKARI" w:date="2019-11-09T21:15:00Z">
                <w:pPr>
                  <w:tabs>
                    <w:tab w:val="left" w:pos="990"/>
                  </w:tabs>
                  <w:spacing w:line="360" w:lineRule="auto"/>
                </w:pPr>
              </w:pPrChange>
            </w:pPr>
            <w:proofErr w:type="spellStart"/>
            <w:r w:rsidRPr="00E24C10">
              <w:rPr>
                <w:b w:val="0"/>
                <w:bCs/>
              </w:rPr>
              <w:t>Mục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đích</w:t>
            </w:r>
            <w:proofErr w:type="spellEnd"/>
          </w:p>
        </w:tc>
        <w:tc>
          <w:tcPr>
            <w:tcW w:w="2967" w:type="dxa"/>
          </w:tcPr>
          <w:p w14:paraId="6D4C8949" w14:textId="77777777" w:rsidR="00182F22" w:rsidRPr="00E24C10" w:rsidRDefault="00182F22">
            <w:pPr>
              <w:tabs>
                <w:tab w:val="left" w:pos="990"/>
              </w:tabs>
              <w:spacing w:before="60" w:after="60" w:line="360" w:lineRule="auto"/>
              <w:rPr>
                <w:b w:val="0"/>
                <w:bCs/>
              </w:rPr>
              <w:pPrChange w:id="1608" w:author="HIKARI" w:date="2019-11-09T21:15:00Z">
                <w:pPr>
                  <w:tabs>
                    <w:tab w:val="left" w:pos="990"/>
                  </w:tabs>
                  <w:spacing w:line="360" w:lineRule="auto"/>
                </w:pPr>
              </w:pPrChange>
            </w:pPr>
            <w:proofErr w:type="spellStart"/>
            <w:r w:rsidRPr="00E24C10">
              <w:rPr>
                <w:b w:val="0"/>
                <w:bCs/>
              </w:rPr>
              <w:t>Tên</w:t>
            </w:r>
            <w:proofErr w:type="spellEnd"/>
            <w:r w:rsidRPr="00E24C10">
              <w:rPr>
                <w:b w:val="0"/>
                <w:bCs/>
              </w:rPr>
              <w:t xml:space="preserve"> file, </w:t>
            </w:r>
            <w:proofErr w:type="spellStart"/>
            <w:r w:rsidRPr="00E24C10">
              <w:rPr>
                <w:b w:val="0"/>
                <w:bCs/>
              </w:rPr>
              <w:t>stt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dòng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khai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báo</w:t>
            </w:r>
            <w:proofErr w:type="spellEnd"/>
          </w:p>
        </w:tc>
      </w:tr>
      <w:tr w:rsidR="00182F22" w:rsidRPr="00E24C10" w14:paraId="0D9B9A03" w14:textId="77777777" w:rsidTr="00E74DA7">
        <w:trPr>
          <w:trHeight w:val="1740"/>
        </w:trPr>
        <w:tc>
          <w:tcPr>
            <w:tcW w:w="534" w:type="dxa"/>
          </w:tcPr>
          <w:p w14:paraId="07198A2A" w14:textId="77777777" w:rsidR="00182F22" w:rsidRPr="00E24C10" w:rsidRDefault="00182F22">
            <w:pPr>
              <w:tabs>
                <w:tab w:val="left" w:pos="990"/>
              </w:tabs>
              <w:spacing w:before="60" w:after="60" w:line="360" w:lineRule="auto"/>
              <w:rPr>
                <w:b w:val="0"/>
                <w:bCs/>
              </w:rPr>
              <w:pPrChange w:id="1609" w:author="HIKARI" w:date="2019-11-09T21:15:00Z">
                <w:pPr>
                  <w:tabs>
                    <w:tab w:val="left" w:pos="990"/>
                  </w:tabs>
                  <w:spacing w:line="360" w:lineRule="auto"/>
                </w:pPr>
              </w:pPrChange>
            </w:pPr>
            <w:r w:rsidRPr="00E24C10">
              <w:rPr>
                <w:b w:val="0"/>
                <w:bCs/>
              </w:rPr>
              <w:t>1</w:t>
            </w:r>
          </w:p>
        </w:tc>
        <w:tc>
          <w:tcPr>
            <w:tcW w:w="3001" w:type="dxa"/>
          </w:tcPr>
          <w:p w14:paraId="79D62F57" w14:textId="77777777" w:rsidR="00182F22" w:rsidRPr="00E24C10" w:rsidRDefault="00182F22">
            <w:pPr>
              <w:tabs>
                <w:tab w:val="left" w:pos="990"/>
              </w:tabs>
              <w:spacing w:before="60" w:after="60" w:line="360" w:lineRule="auto"/>
              <w:rPr>
                <w:b w:val="0"/>
                <w:bCs/>
                <w:color w:val="000000"/>
                <w:sz w:val="19"/>
                <w:szCs w:val="19"/>
              </w:rPr>
              <w:pPrChange w:id="1610" w:author="HIKARI" w:date="2019-11-09T21:15:00Z">
                <w:pPr>
                  <w:tabs>
                    <w:tab w:val="left" w:pos="990"/>
                  </w:tabs>
                  <w:spacing w:line="360" w:lineRule="auto"/>
                </w:pPr>
              </w:pPrChange>
            </w:pPr>
            <w:r w:rsidRPr="00E24C10">
              <w:rPr>
                <w:b w:val="0"/>
                <w:bCs/>
                <w:color w:val="0000FF"/>
                <w:sz w:val="19"/>
                <w:szCs w:val="19"/>
              </w:rPr>
              <w:t>virtual</w:t>
            </w:r>
            <w:r w:rsidRPr="00E24C10">
              <w:rPr>
                <w:b w:val="0"/>
                <w:bCs/>
                <w:color w:val="000000"/>
                <w:sz w:val="19"/>
                <w:szCs w:val="19"/>
              </w:rPr>
              <w:t xml:space="preserve"> </w:t>
            </w:r>
            <w:proofErr w:type="spellStart"/>
            <w:proofErr w:type="gramStart"/>
            <w:r w:rsidRPr="00E24C10">
              <w:rPr>
                <w:b w:val="0"/>
                <w:bCs/>
                <w:color w:val="000000"/>
                <w:sz w:val="19"/>
                <w:szCs w:val="19"/>
              </w:rPr>
              <w:t>ReadAttribute</w:t>
            </w:r>
            <w:proofErr w:type="spellEnd"/>
            <w:r w:rsidRPr="00E24C10">
              <w:rPr>
                <w:b w:val="0"/>
                <w:bCs/>
                <w:color w:val="000000"/>
                <w:sz w:val="19"/>
                <w:szCs w:val="19"/>
              </w:rPr>
              <w:t>(</w:t>
            </w:r>
            <w:proofErr w:type="gramEnd"/>
            <w:r w:rsidRPr="00E24C10">
              <w:rPr>
                <w:b w:val="0"/>
                <w:bCs/>
                <w:color w:val="0000FF"/>
                <w:sz w:val="19"/>
                <w:szCs w:val="19"/>
              </w:rPr>
              <w:t>string</w:t>
            </w:r>
            <w:r w:rsidRPr="00E24C10">
              <w:rPr>
                <w:b w:val="0"/>
                <w:bCs/>
                <w:color w:val="000000"/>
                <w:sz w:val="19"/>
                <w:szCs w:val="19"/>
              </w:rPr>
              <w:t xml:space="preserve"> _input)</w:t>
            </w:r>
          </w:p>
          <w:p w14:paraId="28E324C0" w14:textId="77777777" w:rsidR="00182F22" w:rsidRPr="00E24C10" w:rsidRDefault="00182F22">
            <w:pPr>
              <w:tabs>
                <w:tab w:val="left" w:pos="990"/>
              </w:tabs>
              <w:spacing w:before="60" w:after="60" w:line="360" w:lineRule="auto"/>
              <w:rPr>
                <w:b w:val="0"/>
                <w:bCs/>
                <w:color w:val="000000"/>
                <w:sz w:val="19"/>
                <w:szCs w:val="19"/>
              </w:rPr>
              <w:pPrChange w:id="1611" w:author="HIKARI" w:date="2019-11-09T21:15:00Z">
                <w:pPr>
                  <w:tabs>
                    <w:tab w:val="left" w:pos="990"/>
                  </w:tabs>
                  <w:spacing w:line="360" w:lineRule="auto"/>
                </w:pPr>
              </w:pPrChange>
            </w:pPr>
            <w:r w:rsidRPr="00E24C10">
              <w:rPr>
                <w:b w:val="0"/>
                <w:bCs/>
                <w:color w:val="000000"/>
                <w:sz w:val="19"/>
                <w:szCs w:val="19"/>
              </w:rPr>
              <w:t>input: _input</w:t>
            </w:r>
          </w:p>
          <w:p w14:paraId="2D05B53D" w14:textId="77777777" w:rsidR="00182F22" w:rsidRPr="00E24C10" w:rsidRDefault="00182F22">
            <w:pPr>
              <w:tabs>
                <w:tab w:val="left" w:pos="990"/>
              </w:tabs>
              <w:spacing w:before="60" w:after="60" w:line="360" w:lineRule="auto"/>
              <w:rPr>
                <w:b w:val="0"/>
                <w:bCs/>
                <w:color w:val="000000"/>
                <w:sz w:val="19"/>
                <w:szCs w:val="19"/>
              </w:rPr>
              <w:pPrChange w:id="1612" w:author="HIKARI" w:date="2019-11-09T21:15:00Z">
                <w:pPr>
                  <w:tabs>
                    <w:tab w:val="left" w:pos="990"/>
                  </w:tabs>
                  <w:spacing w:line="360" w:lineRule="auto"/>
                </w:pPr>
              </w:pPrChange>
            </w:pPr>
            <w:r w:rsidRPr="00E24C10">
              <w:rPr>
                <w:b w:val="0"/>
                <w:bCs/>
                <w:color w:val="000000"/>
                <w:sz w:val="19"/>
                <w:szCs w:val="19"/>
              </w:rPr>
              <w:t>output: None</w:t>
            </w:r>
          </w:p>
        </w:tc>
        <w:tc>
          <w:tcPr>
            <w:tcW w:w="3836" w:type="dxa"/>
          </w:tcPr>
          <w:p w14:paraId="4F06B6AE" w14:textId="77777777" w:rsidR="00182F22" w:rsidRPr="00E24C10" w:rsidRDefault="00182F22" w:rsidP="00C90093">
            <w:pPr>
              <w:tabs>
                <w:tab w:val="left" w:pos="990"/>
              </w:tabs>
              <w:spacing w:before="60" w:after="60" w:line="360" w:lineRule="auto"/>
              <w:jc w:val="both"/>
              <w:rPr>
                <w:b w:val="0"/>
                <w:bCs/>
              </w:rPr>
              <w:pPrChange w:id="1613" w:author="HIKARI" w:date="2019-11-10T17:24:00Z">
                <w:pPr>
                  <w:tabs>
                    <w:tab w:val="left" w:pos="990"/>
                  </w:tabs>
                  <w:spacing w:line="360" w:lineRule="auto"/>
                </w:pPr>
              </w:pPrChange>
            </w:pPr>
            <w:proofErr w:type="spellStart"/>
            <w:r w:rsidRPr="00E24C10">
              <w:rPr>
                <w:b w:val="0"/>
                <w:bCs/>
              </w:rPr>
              <w:t>Phương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thức</w:t>
            </w:r>
            <w:proofErr w:type="spellEnd"/>
            <w:r w:rsidRPr="00E24C10">
              <w:rPr>
                <w:b w:val="0"/>
                <w:bCs/>
              </w:rPr>
              <w:t xml:space="preserve"> virtual, </w:t>
            </w:r>
            <w:proofErr w:type="spellStart"/>
            <w:r w:rsidRPr="00E24C10">
              <w:rPr>
                <w:b w:val="0"/>
                <w:bCs/>
              </w:rPr>
              <w:t>dùng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để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đọc</w:t>
            </w:r>
            <w:proofErr w:type="spellEnd"/>
            <w:r w:rsidRPr="00E24C10">
              <w:rPr>
                <w:b w:val="0"/>
                <w:bCs/>
              </w:rPr>
              <w:t xml:space="preserve"> plain text </w:t>
            </w:r>
            <w:proofErr w:type="spellStart"/>
            <w:r w:rsidRPr="00E24C10">
              <w:rPr>
                <w:b w:val="0"/>
                <w:bCs/>
              </w:rPr>
              <w:t>đã</w:t>
            </w:r>
            <w:proofErr w:type="spellEnd"/>
            <w:r w:rsidRPr="00E24C10">
              <w:rPr>
                <w:b w:val="0"/>
                <w:bCs/>
              </w:rPr>
              <w:t xml:space="preserve"> qua </w:t>
            </w:r>
            <w:proofErr w:type="spellStart"/>
            <w:r w:rsidRPr="00E24C10">
              <w:rPr>
                <w:b w:val="0"/>
                <w:bCs/>
              </w:rPr>
              <w:t>xử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lí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từ</w:t>
            </w:r>
            <w:proofErr w:type="spellEnd"/>
            <w:r w:rsidRPr="00E24C10">
              <w:rPr>
                <w:b w:val="0"/>
                <w:bCs/>
              </w:rPr>
              <w:t xml:space="preserve"> input </w:t>
            </w:r>
            <w:proofErr w:type="spellStart"/>
            <w:r w:rsidRPr="00E24C10">
              <w:rPr>
                <w:b w:val="0"/>
                <w:bCs/>
              </w:rPr>
              <w:t>của</w:t>
            </w:r>
            <w:proofErr w:type="spellEnd"/>
            <w:r w:rsidRPr="00E24C10">
              <w:rPr>
                <w:b w:val="0"/>
                <w:bCs/>
              </w:rPr>
              <w:t xml:space="preserve"> user </w:t>
            </w:r>
            <w:proofErr w:type="spellStart"/>
            <w:r w:rsidRPr="00E24C10">
              <w:rPr>
                <w:b w:val="0"/>
                <w:bCs/>
              </w:rPr>
              <w:t>thành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dữ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liệu</w:t>
            </w:r>
            <w:proofErr w:type="spellEnd"/>
            <w:r w:rsidRPr="00E24C10">
              <w:rPr>
                <w:b w:val="0"/>
                <w:bCs/>
              </w:rPr>
              <w:t xml:space="preserve">, </w:t>
            </w:r>
            <w:proofErr w:type="spellStart"/>
            <w:r w:rsidRPr="00E24C10">
              <w:rPr>
                <w:b w:val="0"/>
                <w:bCs/>
              </w:rPr>
              <w:t>đưa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vào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các</w:t>
            </w:r>
            <w:proofErr w:type="spellEnd"/>
            <w:r w:rsidRPr="00E24C10">
              <w:rPr>
                <w:b w:val="0"/>
                <w:bCs/>
              </w:rPr>
              <w:t xml:space="preserve"> attributes </w:t>
            </w:r>
            <w:proofErr w:type="spellStart"/>
            <w:r w:rsidRPr="00E24C10">
              <w:rPr>
                <w:b w:val="0"/>
                <w:bCs/>
              </w:rPr>
              <w:t>của</w:t>
            </w:r>
            <w:proofErr w:type="spellEnd"/>
            <w:r w:rsidRPr="00E24C10">
              <w:rPr>
                <w:b w:val="0"/>
                <w:bCs/>
              </w:rPr>
              <w:t xml:space="preserve"> layer.</w:t>
            </w:r>
          </w:p>
        </w:tc>
        <w:tc>
          <w:tcPr>
            <w:tcW w:w="2967" w:type="dxa"/>
          </w:tcPr>
          <w:p w14:paraId="4F9B2307" w14:textId="77777777" w:rsidR="00182F22" w:rsidRPr="00E24C10" w:rsidRDefault="00182F22">
            <w:pPr>
              <w:tabs>
                <w:tab w:val="left" w:pos="990"/>
              </w:tabs>
              <w:spacing w:before="60" w:after="60" w:line="360" w:lineRule="auto"/>
              <w:rPr>
                <w:b w:val="0"/>
                <w:bCs/>
              </w:rPr>
              <w:pPrChange w:id="1614" w:author="HIKARI" w:date="2019-11-09T21:15:00Z">
                <w:pPr>
                  <w:tabs>
                    <w:tab w:val="left" w:pos="990"/>
                  </w:tabs>
                  <w:spacing w:line="360" w:lineRule="auto"/>
                </w:pPr>
              </w:pPrChange>
            </w:pPr>
            <w:r w:rsidRPr="00E24C10">
              <w:rPr>
                <w:b w:val="0"/>
                <w:bCs/>
              </w:rPr>
              <w:t>Layers/Topology/</w:t>
            </w:r>
            <w:proofErr w:type="spellStart"/>
            <w:r w:rsidRPr="00E24C10">
              <w:rPr>
                <w:b w:val="0"/>
                <w:bCs/>
              </w:rPr>
              <w:t>Layer.cs</w:t>
            </w:r>
            <w:proofErr w:type="spellEnd"/>
            <w:r w:rsidRPr="00E24C10">
              <w:rPr>
                <w:b w:val="0"/>
                <w:bCs/>
              </w:rPr>
              <w:t xml:space="preserve"> (73)</w:t>
            </w:r>
          </w:p>
        </w:tc>
      </w:tr>
      <w:tr w:rsidR="00182F22" w:rsidRPr="00E24C10" w14:paraId="2E83EEE8" w14:textId="77777777" w:rsidTr="00E74DA7">
        <w:trPr>
          <w:trHeight w:val="2188"/>
        </w:trPr>
        <w:tc>
          <w:tcPr>
            <w:tcW w:w="534" w:type="dxa"/>
          </w:tcPr>
          <w:p w14:paraId="25703018" w14:textId="77777777" w:rsidR="00182F22" w:rsidRPr="00E24C10" w:rsidRDefault="00182F22">
            <w:pPr>
              <w:tabs>
                <w:tab w:val="left" w:pos="990"/>
              </w:tabs>
              <w:spacing w:before="60" w:after="60" w:line="360" w:lineRule="auto"/>
              <w:rPr>
                <w:b w:val="0"/>
                <w:bCs/>
              </w:rPr>
              <w:pPrChange w:id="1615" w:author="HIKARI" w:date="2019-11-09T21:15:00Z">
                <w:pPr>
                  <w:tabs>
                    <w:tab w:val="left" w:pos="990"/>
                  </w:tabs>
                  <w:spacing w:line="360" w:lineRule="auto"/>
                </w:pPr>
              </w:pPrChange>
            </w:pPr>
            <w:r w:rsidRPr="00E24C10">
              <w:rPr>
                <w:b w:val="0"/>
                <w:bCs/>
              </w:rPr>
              <w:t>2</w:t>
            </w:r>
          </w:p>
        </w:tc>
        <w:tc>
          <w:tcPr>
            <w:tcW w:w="3001" w:type="dxa"/>
          </w:tcPr>
          <w:p w14:paraId="5BF1DBBD" w14:textId="77777777" w:rsidR="00182F22" w:rsidRPr="00E24C10" w:rsidRDefault="00182F22">
            <w:pPr>
              <w:tabs>
                <w:tab w:val="left" w:pos="990"/>
              </w:tabs>
              <w:spacing w:before="60" w:after="60" w:line="360" w:lineRule="auto"/>
              <w:rPr>
                <w:b w:val="0"/>
                <w:bCs/>
                <w:color w:val="000000"/>
                <w:sz w:val="19"/>
                <w:szCs w:val="19"/>
              </w:rPr>
              <w:pPrChange w:id="1616" w:author="HIKARI" w:date="2019-11-09T21:15:00Z">
                <w:pPr>
                  <w:tabs>
                    <w:tab w:val="left" w:pos="990"/>
                  </w:tabs>
                  <w:spacing w:line="360" w:lineRule="auto"/>
                </w:pPr>
              </w:pPrChange>
            </w:pPr>
            <w:proofErr w:type="spellStart"/>
            <w:proofErr w:type="gramStart"/>
            <w:r w:rsidRPr="00E24C10">
              <w:rPr>
                <w:b w:val="0"/>
                <w:bCs/>
                <w:color w:val="000000"/>
                <w:sz w:val="19"/>
                <w:szCs w:val="19"/>
              </w:rPr>
              <w:t>GetAttribute</w:t>
            </w:r>
            <w:proofErr w:type="spellEnd"/>
            <w:r w:rsidRPr="00E24C10">
              <w:rPr>
                <w:b w:val="0"/>
                <w:bCs/>
                <w:color w:val="000000"/>
                <w:sz w:val="19"/>
                <w:szCs w:val="19"/>
              </w:rPr>
              <w:t>(</w:t>
            </w:r>
            <w:proofErr w:type="gramEnd"/>
            <w:r w:rsidRPr="00E24C10">
              <w:rPr>
                <w:b w:val="0"/>
                <w:bCs/>
                <w:color w:val="000000"/>
                <w:sz w:val="19"/>
                <w:szCs w:val="19"/>
              </w:rPr>
              <w:t>)</w:t>
            </w:r>
          </w:p>
          <w:p w14:paraId="6887C563" w14:textId="77777777" w:rsidR="00182F22" w:rsidRPr="00E24C10" w:rsidRDefault="00182F22">
            <w:pPr>
              <w:tabs>
                <w:tab w:val="left" w:pos="990"/>
              </w:tabs>
              <w:spacing w:before="60" w:after="60" w:line="360" w:lineRule="auto"/>
              <w:rPr>
                <w:b w:val="0"/>
                <w:bCs/>
                <w:color w:val="000000"/>
                <w:sz w:val="19"/>
                <w:szCs w:val="19"/>
              </w:rPr>
              <w:pPrChange w:id="1617" w:author="HIKARI" w:date="2019-11-09T21:15:00Z">
                <w:pPr>
                  <w:tabs>
                    <w:tab w:val="left" w:pos="990"/>
                  </w:tabs>
                  <w:spacing w:line="360" w:lineRule="auto"/>
                </w:pPr>
              </w:pPrChange>
            </w:pPr>
            <w:r w:rsidRPr="00E24C10">
              <w:rPr>
                <w:b w:val="0"/>
                <w:bCs/>
                <w:color w:val="000000"/>
                <w:sz w:val="19"/>
                <w:szCs w:val="19"/>
              </w:rPr>
              <w:t>Input: None</w:t>
            </w:r>
          </w:p>
          <w:p w14:paraId="3BAC5E1A" w14:textId="77777777" w:rsidR="00182F22" w:rsidRPr="00E24C10" w:rsidRDefault="00182F22">
            <w:pPr>
              <w:tabs>
                <w:tab w:val="left" w:pos="990"/>
              </w:tabs>
              <w:spacing w:before="60" w:after="60" w:line="360" w:lineRule="auto"/>
              <w:rPr>
                <w:b w:val="0"/>
                <w:bCs/>
              </w:rPr>
              <w:pPrChange w:id="1618" w:author="HIKARI" w:date="2019-11-09T21:15:00Z">
                <w:pPr>
                  <w:tabs>
                    <w:tab w:val="left" w:pos="990"/>
                  </w:tabs>
                  <w:spacing w:line="360" w:lineRule="auto"/>
                </w:pPr>
              </w:pPrChange>
            </w:pPr>
            <w:r w:rsidRPr="00E24C10">
              <w:rPr>
                <w:b w:val="0"/>
                <w:bCs/>
                <w:color w:val="000000"/>
                <w:sz w:val="19"/>
                <w:szCs w:val="19"/>
              </w:rPr>
              <w:t>output: List&lt;</w:t>
            </w:r>
            <w:r w:rsidRPr="00E24C10">
              <w:rPr>
                <w:b w:val="0"/>
                <w:bCs/>
                <w:color w:val="0000FF"/>
                <w:sz w:val="19"/>
                <w:szCs w:val="19"/>
              </w:rPr>
              <w:t>string</w:t>
            </w:r>
            <w:r w:rsidRPr="00E24C10">
              <w:rPr>
                <w:b w:val="0"/>
                <w:bCs/>
                <w:color w:val="000000"/>
                <w:sz w:val="19"/>
                <w:szCs w:val="19"/>
              </w:rPr>
              <w:t>&gt;</w:t>
            </w:r>
          </w:p>
        </w:tc>
        <w:tc>
          <w:tcPr>
            <w:tcW w:w="3836" w:type="dxa"/>
          </w:tcPr>
          <w:p w14:paraId="5EA2DDF1" w14:textId="77777777" w:rsidR="00182F22" w:rsidRPr="00E24C10" w:rsidRDefault="00182F22" w:rsidP="00C90093">
            <w:pPr>
              <w:tabs>
                <w:tab w:val="left" w:pos="990"/>
              </w:tabs>
              <w:spacing w:before="60" w:after="60" w:line="360" w:lineRule="auto"/>
              <w:jc w:val="both"/>
              <w:rPr>
                <w:b w:val="0"/>
                <w:bCs/>
              </w:rPr>
              <w:pPrChange w:id="1619" w:author="HIKARI" w:date="2019-11-10T17:24:00Z">
                <w:pPr>
                  <w:tabs>
                    <w:tab w:val="left" w:pos="990"/>
                  </w:tabs>
                  <w:spacing w:line="360" w:lineRule="auto"/>
                </w:pPr>
              </w:pPrChange>
            </w:pPr>
            <w:proofErr w:type="spellStart"/>
            <w:r w:rsidRPr="00E24C10">
              <w:rPr>
                <w:b w:val="0"/>
                <w:bCs/>
              </w:rPr>
              <w:t>Phương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thức</w:t>
            </w:r>
            <w:proofErr w:type="spellEnd"/>
            <w:r w:rsidRPr="00E24C10">
              <w:rPr>
                <w:b w:val="0"/>
                <w:bCs/>
              </w:rPr>
              <w:t xml:space="preserve"> virtual, </w:t>
            </w:r>
            <w:proofErr w:type="spellStart"/>
            <w:r w:rsidRPr="00E24C10">
              <w:rPr>
                <w:b w:val="0"/>
                <w:bCs/>
              </w:rPr>
              <w:t>dùng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để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xuất</w:t>
            </w:r>
            <w:proofErr w:type="spellEnd"/>
            <w:r w:rsidRPr="00E24C10">
              <w:rPr>
                <w:b w:val="0"/>
                <w:bCs/>
              </w:rPr>
              <w:t xml:space="preserve"> ra </w:t>
            </w:r>
            <w:proofErr w:type="spellStart"/>
            <w:r w:rsidRPr="00E24C10">
              <w:rPr>
                <w:b w:val="0"/>
                <w:bCs/>
              </w:rPr>
              <w:t>tất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cả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các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thông</w:t>
            </w:r>
            <w:proofErr w:type="spellEnd"/>
            <w:r w:rsidRPr="00E24C10">
              <w:rPr>
                <w:b w:val="0"/>
                <w:bCs/>
              </w:rPr>
              <w:t xml:space="preserve"> tin </w:t>
            </w:r>
            <w:proofErr w:type="spellStart"/>
            <w:r w:rsidRPr="00E24C10">
              <w:rPr>
                <w:b w:val="0"/>
                <w:bCs/>
              </w:rPr>
              <w:t>về</w:t>
            </w:r>
            <w:proofErr w:type="spellEnd"/>
            <w:r w:rsidRPr="00E24C10">
              <w:rPr>
                <w:b w:val="0"/>
                <w:bCs/>
              </w:rPr>
              <w:t xml:space="preserve"> attributes </w:t>
            </w:r>
            <w:proofErr w:type="spellStart"/>
            <w:r w:rsidRPr="00E24C10">
              <w:rPr>
                <w:b w:val="0"/>
                <w:bCs/>
              </w:rPr>
              <w:t>của</w:t>
            </w:r>
            <w:proofErr w:type="spellEnd"/>
            <w:r w:rsidRPr="00E24C10">
              <w:rPr>
                <w:b w:val="0"/>
                <w:bCs/>
              </w:rPr>
              <w:t xml:space="preserve"> layer </w:t>
            </w:r>
            <w:proofErr w:type="spellStart"/>
            <w:r w:rsidRPr="00E24C10">
              <w:rPr>
                <w:b w:val="0"/>
                <w:bCs/>
              </w:rPr>
              <w:t>dưới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dạng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r w:rsidRPr="002F212E">
              <w:rPr>
                <w:b w:val="0"/>
                <w:bCs/>
                <w:color w:val="000000"/>
                <w:szCs w:val="26"/>
              </w:rPr>
              <w:t>List&lt;</w:t>
            </w:r>
            <w:r w:rsidRPr="002F212E">
              <w:rPr>
                <w:b w:val="0"/>
                <w:bCs/>
                <w:color w:val="0000FF"/>
                <w:szCs w:val="26"/>
              </w:rPr>
              <w:t>string</w:t>
            </w:r>
            <w:proofErr w:type="gramStart"/>
            <w:r w:rsidRPr="002F212E">
              <w:rPr>
                <w:b w:val="0"/>
                <w:bCs/>
                <w:color w:val="000000"/>
                <w:szCs w:val="26"/>
              </w:rPr>
              <w:t>&gt;</w:t>
            </w:r>
            <w:r w:rsidRPr="00E24C10">
              <w:rPr>
                <w:b w:val="0"/>
                <w:bCs/>
              </w:rPr>
              <w:t xml:space="preserve"> ,</w:t>
            </w:r>
            <w:proofErr w:type="gram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mỗi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phần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tử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trong</w:t>
            </w:r>
            <w:proofErr w:type="spellEnd"/>
            <w:r w:rsidRPr="00E24C10">
              <w:rPr>
                <w:b w:val="0"/>
                <w:bCs/>
              </w:rPr>
              <w:t xml:space="preserve"> list </w:t>
            </w:r>
            <w:proofErr w:type="spellStart"/>
            <w:r w:rsidRPr="00E24C10">
              <w:rPr>
                <w:b w:val="0"/>
                <w:bCs/>
              </w:rPr>
              <w:t>chưa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tên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và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giá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trị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của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nó</w:t>
            </w:r>
            <w:proofErr w:type="spellEnd"/>
            <w:r w:rsidRPr="00E24C10">
              <w:rPr>
                <w:b w:val="0"/>
                <w:bCs/>
              </w:rPr>
              <w:t>.</w:t>
            </w:r>
          </w:p>
        </w:tc>
        <w:tc>
          <w:tcPr>
            <w:tcW w:w="2967" w:type="dxa"/>
          </w:tcPr>
          <w:p w14:paraId="29293FDE" w14:textId="77777777" w:rsidR="00182F22" w:rsidRPr="00E24C10" w:rsidRDefault="00182F22">
            <w:pPr>
              <w:tabs>
                <w:tab w:val="left" w:pos="990"/>
              </w:tabs>
              <w:spacing w:before="60" w:after="60" w:line="360" w:lineRule="auto"/>
              <w:rPr>
                <w:b w:val="0"/>
                <w:bCs/>
              </w:rPr>
              <w:pPrChange w:id="1620" w:author="HIKARI" w:date="2019-11-09T21:15:00Z">
                <w:pPr>
                  <w:tabs>
                    <w:tab w:val="left" w:pos="990"/>
                  </w:tabs>
                  <w:spacing w:line="360" w:lineRule="auto"/>
                </w:pPr>
              </w:pPrChange>
            </w:pPr>
            <w:r w:rsidRPr="00E24C10">
              <w:rPr>
                <w:b w:val="0"/>
                <w:bCs/>
              </w:rPr>
              <w:t>Layers/Topology/</w:t>
            </w:r>
            <w:proofErr w:type="spellStart"/>
            <w:r w:rsidRPr="00E24C10">
              <w:rPr>
                <w:b w:val="0"/>
                <w:bCs/>
              </w:rPr>
              <w:t>Layer.cs</w:t>
            </w:r>
            <w:proofErr w:type="spellEnd"/>
            <w:r w:rsidRPr="00E24C10">
              <w:rPr>
                <w:b w:val="0"/>
                <w:bCs/>
              </w:rPr>
              <w:t xml:space="preserve"> (84)</w:t>
            </w:r>
          </w:p>
        </w:tc>
      </w:tr>
      <w:tr w:rsidR="00182F22" w:rsidRPr="00E24C10" w14:paraId="73901A8B" w14:textId="77777777" w:rsidTr="00E74DA7">
        <w:trPr>
          <w:trHeight w:val="1740"/>
        </w:trPr>
        <w:tc>
          <w:tcPr>
            <w:tcW w:w="534" w:type="dxa"/>
          </w:tcPr>
          <w:p w14:paraId="16710A28" w14:textId="77777777" w:rsidR="00182F22" w:rsidRPr="00E24C10" w:rsidRDefault="00182F22">
            <w:pPr>
              <w:tabs>
                <w:tab w:val="left" w:pos="990"/>
              </w:tabs>
              <w:spacing w:before="60" w:after="60" w:line="360" w:lineRule="auto"/>
              <w:rPr>
                <w:b w:val="0"/>
                <w:bCs/>
              </w:rPr>
              <w:pPrChange w:id="1621" w:author="HIKARI" w:date="2019-11-09T21:15:00Z">
                <w:pPr>
                  <w:tabs>
                    <w:tab w:val="left" w:pos="990"/>
                  </w:tabs>
                  <w:spacing w:line="360" w:lineRule="auto"/>
                </w:pPr>
              </w:pPrChange>
            </w:pPr>
            <w:r w:rsidRPr="00E24C10">
              <w:rPr>
                <w:b w:val="0"/>
                <w:bCs/>
              </w:rPr>
              <w:lastRenderedPageBreak/>
              <w:t>3</w:t>
            </w:r>
          </w:p>
        </w:tc>
        <w:tc>
          <w:tcPr>
            <w:tcW w:w="3001" w:type="dxa"/>
          </w:tcPr>
          <w:p w14:paraId="099F6C23" w14:textId="77777777" w:rsidR="00182F22" w:rsidRPr="00E24C10" w:rsidRDefault="00182F22">
            <w:pPr>
              <w:tabs>
                <w:tab w:val="left" w:pos="990"/>
              </w:tabs>
              <w:spacing w:before="60" w:after="60" w:line="360" w:lineRule="auto"/>
              <w:rPr>
                <w:b w:val="0"/>
                <w:bCs/>
                <w:color w:val="000000"/>
                <w:sz w:val="19"/>
                <w:szCs w:val="19"/>
              </w:rPr>
              <w:pPrChange w:id="1622" w:author="HIKARI" w:date="2019-11-09T21:15:00Z">
                <w:pPr>
                  <w:tabs>
                    <w:tab w:val="left" w:pos="990"/>
                  </w:tabs>
                  <w:spacing w:line="360" w:lineRule="auto"/>
                </w:pPr>
              </w:pPrChange>
            </w:pPr>
            <w:proofErr w:type="spellStart"/>
            <w:proofErr w:type="gramStart"/>
            <w:r w:rsidRPr="00E24C10">
              <w:rPr>
                <w:b w:val="0"/>
                <w:bCs/>
                <w:color w:val="000000"/>
                <w:sz w:val="19"/>
                <w:szCs w:val="19"/>
              </w:rPr>
              <w:t>ToString</w:t>
            </w:r>
            <w:proofErr w:type="spellEnd"/>
            <w:r w:rsidRPr="00E24C10">
              <w:rPr>
                <w:b w:val="0"/>
                <w:bCs/>
                <w:color w:val="000000"/>
                <w:sz w:val="19"/>
                <w:szCs w:val="19"/>
              </w:rPr>
              <w:t>(</w:t>
            </w:r>
            <w:proofErr w:type="gramEnd"/>
            <w:r w:rsidRPr="00E24C10">
              <w:rPr>
                <w:b w:val="0"/>
                <w:bCs/>
                <w:color w:val="000000"/>
                <w:sz w:val="19"/>
                <w:szCs w:val="19"/>
              </w:rPr>
              <w:t>)</w:t>
            </w:r>
          </w:p>
          <w:p w14:paraId="440438C1" w14:textId="77777777" w:rsidR="00182F22" w:rsidRPr="00E24C10" w:rsidRDefault="00182F22">
            <w:pPr>
              <w:tabs>
                <w:tab w:val="left" w:pos="990"/>
              </w:tabs>
              <w:spacing w:before="60" w:after="60" w:line="360" w:lineRule="auto"/>
              <w:rPr>
                <w:b w:val="0"/>
                <w:bCs/>
                <w:color w:val="000000"/>
                <w:sz w:val="19"/>
                <w:szCs w:val="19"/>
              </w:rPr>
              <w:pPrChange w:id="1623" w:author="HIKARI" w:date="2019-11-09T21:15:00Z">
                <w:pPr>
                  <w:tabs>
                    <w:tab w:val="left" w:pos="990"/>
                  </w:tabs>
                  <w:spacing w:line="360" w:lineRule="auto"/>
                </w:pPr>
              </w:pPrChange>
            </w:pPr>
            <w:r w:rsidRPr="00E24C10">
              <w:rPr>
                <w:b w:val="0"/>
                <w:bCs/>
                <w:color w:val="000000"/>
                <w:sz w:val="19"/>
                <w:szCs w:val="19"/>
              </w:rPr>
              <w:t>Input: None</w:t>
            </w:r>
          </w:p>
          <w:p w14:paraId="71022D3C" w14:textId="77777777" w:rsidR="00182F22" w:rsidRPr="00E24C10" w:rsidRDefault="00182F22">
            <w:pPr>
              <w:tabs>
                <w:tab w:val="left" w:pos="990"/>
              </w:tabs>
              <w:spacing w:before="60" w:after="60" w:line="360" w:lineRule="auto"/>
              <w:rPr>
                <w:b w:val="0"/>
                <w:bCs/>
              </w:rPr>
              <w:pPrChange w:id="1624" w:author="HIKARI" w:date="2019-11-09T21:15:00Z">
                <w:pPr>
                  <w:tabs>
                    <w:tab w:val="left" w:pos="990"/>
                  </w:tabs>
                  <w:spacing w:line="360" w:lineRule="auto"/>
                </w:pPr>
              </w:pPrChange>
            </w:pPr>
            <w:r w:rsidRPr="00E24C10">
              <w:rPr>
                <w:b w:val="0"/>
                <w:bCs/>
                <w:color w:val="000000"/>
                <w:sz w:val="19"/>
                <w:szCs w:val="19"/>
              </w:rPr>
              <w:t>output: List&lt;</w:t>
            </w:r>
            <w:r w:rsidRPr="00E24C10">
              <w:rPr>
                <w:b w:val="0"/>
                <w:bCs/>
                <w:color w:val="0000FF"/>
                <w:sz w:val="19"/>
                <w:szCs w:val="19"/>
              </w:rPr>
              <w:t>string</w:t>
            </w:r>
            <w:r w:rsidRPr="00E24C10">
              <w:rPr>
                <w:b w:val="0"/>
                <w:bCs/>
                <w:color w:val="000000"/>
                <w:sz w:val="19"/>
                <w:szCs w:val="19"/>
              </w:rPr>
              <w:t>&gt;</w:t>
            </w:r>
          </w:p>
        </w:tc>
        <w:tc>
          <w:tcPr>
            <w:tcW w:w="3836" w:type="dxa"/>
          </w:tcPr>
          <w:p w14:paraId="7B8E50ED" w14:textId="77777777" w:rsidR="00182F22" w:rsidRPr="00E24C10" w:rsidRDefault="00182F22" w:rsidP="00C90093">
            <w:pPr>
              <w:tabs>
                <w:tab w:val="left" w:pos="990"/>
              </w:tabs>
              <w:spacing w:before="60" w:after="60" w:line="360" w:lineRule="auto"/>
              <w:jc w:val="both"/>
              <w:rPr>
                <w:b w:val="0"/>
                <w:bCs/>
              </w:rPr>
              <w:pPrChange w:id="1625" w:author="HIKARI" w:date="2019-11-10T17:24:00Z">
                <w:pPr>
                  <w:tabs>
                    <w:tab w:val="left" w:pos="990"/>
                  </w:tabs>
                  <w:spacing w:line="360" w:lineRule="auto"/>
                </w:pPr>
              </w:pPrChange>
            </w:pPr>
            <w:proofErr w:type="spellStart"/>
            <w:r w:rsidRPr="00E24C10">
              <w:rPr>
                <w:b w:val="0"/>
                <w:bCs/>
              </w:rPr>
              <w:t>Phương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thức</w:t>
            </w:r>
            <w:proofErr w:type="spellEnd"/>
            <w:r w:rsidRPr="00E24C10">
              <w:rPr>
                <w:b w:val="0"/>
                <w:bCs/>
              </w:rPr>
              <w:t xml:space="preserve"> virtual, </w:t>
            </w:r>
            <w:proofErr w:type="spellStart"/>
            <w:r w:rsidRPr="00E24C10">
              <w:rPr>
                <w:b w:val="0"/>
                <w:bCs/>
              </w:rPr>
              <w:t>dùng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để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xuất</w:t>
            </w:r>
            <w:proofErr w:type="spellEnd"/>
            <w:r w:rsidRPr="00E24C10">
              <w:rPr>
                <w:b w:val="0"/>
                <w:bCs/>
              </w:rPr>
              <w:t xml:space="preserve"> ra </w:t>
            </w:r>
            <w:proofErr w:type="spellStart"/>
            <w:r w:rsidRPr="00E24C10">
              <w:rPr>
                <w:b w:val="0"/>
                <w:bCs/>
              </w:rPr>
              <w:t>tất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cả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các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thông</w:t>
            </w:r>
            <w:proofErr w:type="spellEnd"/>
            <w:r w:rsidRPr="00E24C10">
              <w:rPr>
                <w:b w:val="0"/>
                <w:bCs/>
              </w:rPr>
              <w:t xml:space="preserve"> tin </w:t>
            </w:r>
            <w:proofErr w:type="spellStart"/>
            <w:r w:rsidRPr="00E24C10">
              <w:rPr>
                <w:b w:val="0"/>
                <w:bCs/>
              </w:rPr>
              <w:t>về</w:t>
            </w:r>
            <w:proofErr w:type="spellEnd"/>
            <w:r w:rsidRPr="00E24C10">
              <w:rPr>
                <w:b w:val="0"/>
                <w:bCs/>
              </w:rPr>
              <w:t xml:space="preserve"> layer </w:t>
            </w:r>
            <w:proofErr w:type="spellStart"/>
            <w:r w:rsidRPr="00E24C10">
              <w:rPr>
                <w:b w:val="0"/>
                <w:bCs/>
              </w:rPr>
              <w:t>dưới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dạng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r w:rsidRPr="002F212E">
              <w:rPr>
                <w:b w:val="0"/>
                <w:bCs/>
                <w:color w:val="000000"/>
                <w:szCs w:val="26"/>
              </w:rPr>
              <w:t>List&lt;</w:t>
            </w:r>
            <w:r w:rsidRPr="002F212E">
              <w:rPr>
                <w:b w:val="0"/>
                <w:bCs/>
                <w:color w:val="0000FF"/>
                <w:szCs w:val="26"/>
              </w:rPr>
              <w:t>string</w:t>
            </w:r>
            <w:proofErr w:type="gramStart"/>
            <w:r w:rsidRPr="002F212E">
              <w:rPr>
                <w:b w:val="0"/>
                <w:bCs/>
                <w:color w:val="000000"/>
                <w:szCs w:val="26"/>
              </w:rPr>
              <w:t>&gt;</w:t>
            </w:r>
            <w:r w:rsidRPr="00E24C10">
              <w:rPr>
                <w:b w:val="0"/>
                <w:bCs/>
              </w:rPr>
              <w:t xml:space="preserve"> ,</w:t>
            </w:r>
            <w:proofErr w:type="gram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mỗi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phần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tử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trong</w:t>
            </w:r>
            <w:proofErr w:type="spellEnd"/>
            <w:r w:rsidRPr="00E24C10">
              <w:rPr>
                <w:b w:val="0"/>
                <w:bCs/>
              </w:rPr>
              <w:t xml:space="preserve"> list </w:t>
            </w:r>
            <w:proofErr w:type="spellStart"/>
            <w:r w:rsidRPr="00E24C10">
              <w:rPr>
                <w:b w:val="0"/>
                <w:bCs/>
              </w:rPr>
              <w:t>chưa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tên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và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giá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trị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của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nó</w:t>
            </w:r>
            <w:proofErr w:type="spellEnd"/>
            <w:r w:rsidRPr="00E24C10">
              <w:rPr>
                <w:b w:val="0"/>
                <w:bCs/>
              </w:rPr>
              <w:t>.</w:t>
            </w:r>
          </w:p>
        </w:tc>
        <w:tc>
          <w:tcPr>
            <w:tcW w:w="2967" w:type="dxa"/>
          </w:tcPr>
          <w:p w14:paraId="1DC3974D" w14:textId="77777777" w:rsidR="00182F22" w:rsidRPr="00E24C10" w:rsidRDefault="00182F22">
            <w:pPr>
              <w:tabs>
                <w:tab w:val="left" w:pos="990"/>
              </w:tabs>
              <w:spacing w:before="60" w:after="60" w:line="360" w:lineRule="auto"/>
              <w:rPr>
                <w:b w:val="0"/>
                <w:bCs/>
              </w:rPr>
              <w:pPrChange w:id="1626" w:author="HIKARI" w:date="2019-11-09T21:15:00Z">
                <w:pPr>
                  <w:tabs>
                    <w:tab w:val="left" w:pos="990"/>
                  </w:tabs>
                  <w:spacing w:line="360" w:lineRule="auto"/>
                </w:pPr>
              </w:pPrChange>
            </w:pPr>
            <w:r w:rsidRPr="00E24C10">
              <w:rPr>
                <w:b w:val="0"/>
                <w:bCs/>
              </w:rPr>
              <w:t>Layers/Topology/</w:t>
            </w:r>
            <w:proofErr w:type="spellStart"/>
            <w:r w:rsidRPr="00E24C10">
              <w:rPr>
                <w:b w:val="0"/>
                <w:bCs/>
              </w:rPr>
              <w:t>Layer.cs</w:t>
            </w:r>
            <w:proofErr w:type="spellEnd"/>
            <w:r w:rsidRPr="00E24C10">
              <w:rPr>
                <w:b w:val="0"/>
                <w:bCs/>
              </w:rPr>
              <w:t xml:space="preserve"> (89)</w:t>
            </w:r>
          </w:p>
        </w:tc>
      </w:tr>
      <w:tr w:rsidR="00182F22" w:rsidRPr="00E24C10" w14:paraId="5D2A710C" w14:textId="77777777" w:rsidTr="00E74DA7">
        <w:trPr>
          <w:trHeight w:val="1751"/>
        </w:trPr>
        <w:tc>
          <w:tcPr>
            <w:tcW w:w="534" w:type="dxa"/>
          </w:tcPr>
          <w:p w14:paraId="7A5741D3" w14:textId="77777777" w:rsidR="00182F22" w:rsidRPr="00E24C10" w:rsidRDefault="00182F22">
            <w:pPr>
              <w:tabs>
                <w:tab w:val="left" w:pos="990"/>
              </w:tabs>
              <w:spacing w:before="60" w:after="60" w:line="360" w:lineRule="auto"/>
              <w:rPr>
                <w:b w:val="0"/>
                <w:bCs/>
              </w:rPr>
              <w:pPrChange w:id="1627" w:author="HIKARI" w:date="2019-11-09T21:15:00Z">
                <w:pPr>
                  <w:tabs>
                    <w:tab w:val="left" w:pos="990"/>
                  </w:tabs>
                  <w:spacing w:line="360" w:lineRule="auto"/>
                </w:pPr>
              </w:pPrChange>
            </w:pPr>
            <w:r w:rsidRPr="00E24C10">
              <w:rPr>
                <w:b w:val="0"/>
                <w:bCs/>
              </w:rPr>
              <w:t>4</w:t>
            </w:r>
          </w:p>
        </w:tc>
        <w:tc>
          <w:tcPr>
            <w:tcW w:w="3001" w:type="dxa"/>
          </w:tcPr>
          <w:p w14:paraId="00853B42" w14:textId="77777777" w:rsidR="00182F22" w:rsidRPr="00E24C10" w:rsidRDefault="00182F22">
            <w:pPr>
              <w:tabs>
                <w:tab w:val="left" w:pos="990"/>
              </w:tabs>
              <w:spacing w:before="60" w:after="60" w:line="360" w:lineRule="auto"/>
              <w:rPr>
                <w:b w:val="0"/>
                <w:bCs/>
                <w:color w:val="000000"/>
                <w:sz w:val="19"/>
                <w:szCs w:val="19"/>
              </w:rPr>
              <w:pPrChange w:id="1628" w:author="HIKARI" w:date="2019-11-09T21:15:00Z">
                <w:pPr>
                  <w:tabs>
                    <w:tab w:val="left" w:pos="990"/>
                  </w:tabs>
                  <w:spacing w:line="360" w:lineRule="auto"/>
                </w:pPr>
              </w:pPrChange>
            </w:pPr>
            <w:proofErr w:type="spellStart"/>
            <w:proofErr w:type="gramStart"/>
            <w:r w:rsidRPr="00E24C10">
              <w:rPr>
                <w:b w:val="0"/>
                <w:bCs/>
                <w:color w:val="000000"/>
                <w:sz w:val="19"/>
                <w:szCs w:val="19"/>
              </w:rPr>
              <w:t>GraphicsNodeInitialize</w:t>
            </w:r>
            <w:proofErr w:type="spellEnd"/>
            <w:r w:rsidRPr="00E24C10">
              <w:rPr>
                <w:b w:val="0"/>
                <w:bCs/>
                <w:color w:val="000000"/>
                <w:sz w:val="19"/>
                <w:szCs w:val="19"/>
              </w:rPr>
              <w:t>(</w:t>
            </w:r>
            <w:proofErr w:type="gramEnd"/>
            <w:r w:rsidRPr="00E24C10">
              <w:rPr>
                <w:b w:val="0"/>
                <w:bCs/>
                <w:color w:val="000000"/>
                <w:sz w:val="19"/>
                <w:szCs w:val="19"/>
              </w:rPr>
              <w:t>)</w:t>
            </w:r>
          </w:p>
          <w:p w14:paraId="123F1358" w14:textId="77777777" w:rsidR="00182F22" w:rsidRPr="00E24C10" w:rsidRDefault="00182F22">
            <w:pPr>
              <w:tabs>
                <w:tab w:val="left" w:pos="990"/>
              </w:tabs>
              <w:spacing w:before="60" w:after="60" w:line="360" w:lineRule="auto"/>
              <w:rPr>
                <w:b w:val="0"/>
                <w:bCs/>
                <w:color w:val="000000"/>
                <w:sz w:val="19"/>
                <w:szCs w:val="19"/>
              </w:rPr>
              <w:pPrChange w:id="1629" w:author="HIKARI" w:date="2019-11-09T21:15:00Z">
                <w:pPr>
                  <w:tabs>
                    <w:tab w:val="left" w:pos="990"/>
                  </w:tabs>
                  <w:spacing w:line="360" w:lineRule="auto"/>
                </w:pPr>
              </w:pPrChange>
            </w:pPr>
            <w:r w:rsidRPr="00E24C10">
              <w:rPr>
                <w:b w:val="0"/>
                <w:bCs/>
                <w:color w:val="000000"/>
                <w:sz w:val="19"/>
                <w:szCs w:val="19"/>
              </w:rPr>
              <w:t>Input: None</w:t>
            </w:r>
          </w:p>
          <w:p w14:paraId="18D5CB93" w14:textId="77777777" w:rsidR="00182F22" w:rsidRPr="00E24C10" w:rsidRDefault="00182F22">
            <w:pPr>
              <w:tabs>
                <w:tab w:val="left" w:pos="990"/>
              </w:tabs>
              <w:spacing w:before="60" w:after="60" w:line="360" w:lineRule="auto"/>
              <w:rPr>
                <w:b w:val="0"/>
                <w:bCs/>
              </w:rPr>
              <w:pPrChange w:id="1630" w:author="HIKARI" w:date="2019-11-09T21:15:00Z">
                <w:pPr>
                  <w:tabs>
                    <w:tab w:val="left" w:pos="990"/>
                  </w:tabs>
                  <w:spacing w:line="360" w:lineRule="auto"/>
                </w:pPr>
              </w:pPrChange>
            </w:pPr>
            <w:r w:rsidRPr="00E24C10">
              <w:rPr>
                <w:b w:val="0"/>
                <w:bCs/>
                <w:color w:val="000000"/>
                <w:sz w:val="19"/>
                <w:szCs w:val="19"/>
              </w:rPr>
              <w:t>output: None</w:t>
            </w:r>
          </w:p>
        </w:tc>
        <w:tc>
          <w:tcPr>
            <w:tcW w:w="3836" w:type="dxa"/>
          </w:tcPr>
          <w:p w14:paraId="5CEF72A5" w14:textId="77777777" w:rsidR="00182F22" w:rsidRPr="00E24C10" w:rsidRDefault="00182F22" w:rsidP="00C90093">
            <w:pPr>
              <w:tabs>
                <w:tab w:val="left" w:pos="990"/>
              </w:tabs>
              <w:spacing w:before="60" w:after="60" w:line="360" w:lineRule="auto"/>
              <w:jc w:val="both"/>
              <w:rPr>
                <w:b w:val="0"/>
                <w:bCs/>
              </w:rPr>
              <w:pPrChange w:id="1631" w:author="HIKARI" w:date="2019-11-10T17:24:00Z">
                <w:pPr>
                  <w:tabs>
                    <w:tab w:val="left" w:pos="990"/>
                  </w:tabs>
                  <w:spacing w:line="360" w:lineRule="auto"/>
                </w:pPr>
              </w:pPrChange>
            </w:pPr>
            <w:proofErr w:type="spellStart"/>
            <w:r w:rsidRPr="00E24C10">
              <w:rPr>
                <w:b w:val="0"/>
                <w:bCs/>
              </w:rPr>
              <w:t>Phương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thức</w:t>
            </w:r>
            <w:proofErr w:type="spellEnd"/>
            <w:r w:rsidRPr="00E24C10">
              <w:rPr>
                <w:b w:val="0"/>
                <w:bCs/>
              </w:rPr>
              <w:t xml:space="preserve"> virtual, </w:t>
            </w:r>
            <w:proofErr w:type="spellStart"/>
            <w:r w:rsidRPr="00E24C10">
              <w:rPr>
                <w:b w:val="0"/>
                <w:bCs/>
              </w:rPr>
              <w:t>khởi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tạo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đối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tượng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đồ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hoạ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cho</w:t>
            </w:r>
            <w:proofErr w:type="spellEnd"/>
            <w:r w:rsidRPr="00E24C10">
              <w:rPr>
                <w:b w:val="0"/>
                <w:bCs/>
              </w:rPr>
              <w:t xml:space="preserve"> layer </w:t>
            </w:r>
            <w:proofErr w:type="spellStart"/>
            <w:r w:rsidRPr="00E24C10">
              <w:rPr>
                <w:b w:val="0"/>
                <w:bCs/>
              </w:rPr>
              <w:t>với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tên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của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đối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tượng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bằng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với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tên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lớp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đọc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từ</w:t>
            </w:r>
            <w:proofErr w:type="spellEnd"/>
            <w:r w:rsidRPr="00E24C10">
              <w:rPr>
                <w:b w:val="0"/>
                <w:bCs/>
              </w:rPr>
              <w:t xml:space="preserve"> input </w:t>
            </w:r>
            <w:proofErr w:type="spellStart"/>
            <w:r w:rsidRPr="00E24C10">
              <w:rPr>
                <w:b w:val="0"/>
                <w:bCs/>
              </w:rPr>
              <w:t>người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dùng</w:t>
            </w:r>
            <w:proofErr w:type="spellEnd"/>
          </w:p>
        </w:tc>
        <w:tc>
          <w:tcPr>
            <w:tcW w:w="2967" w:type="dxa"/>
          </w:tcPr>
          <w:p w14:paraId="690E1AE3" w14:textId="77777777" w:rsidR="00182F22" w:rsidRPr="00E24C10" w:rsidRDefault="00182F22">
            <w:pPr>
              <w:tabs>
                <w:tab w:val="left" w:pos="990"/>
              </w:tabs>
              <w:spacing w:before="60" w:after="60" w:line="360" w:lineRule="auto"/>
              <w:rPr>
                <w:b w:val="0"/>
                <w:bCs/>
              </w:rPr>
              <w:pPrChange w:id="1632" w:author="HIKARI" w:date="2019-11-09T21:15:00Z">
                <w:pPr>
                  <w:tabs>
                    <w:tab w:val="left" w:pos="990"/>
                  </w:tabs>
                  <w:spacing w:line="360" w:lineRule="auto"/>
                </w:pPr>
              </w:pPrChange>
            </w:pPr>
            <w:r w:rsidRPr="00E24C10">
              <w:rPr>
                <w:b w:val="0"/>
                <w:bCs/>
              </w:rPr>
              <w:t>Layers/Topology/</w:t>
            </w:r>
            <w:proofErr w:type="spellStart"/>
            <w:r w:rsidRPr="00E24C10">
              <w:rPr>
                <w:b w:val="0"/>
                <w:bCs/>
              </w:rPr>
              <w:t>Layer.cs</w:t>
            </w:r>
            <w:proofErr w:type="spellEnd"/>
            <w:r w:rsidRPr="00E24C10">
              <w:rPr>
                <w:b w:val="0"/>
                <w:bCs/>
              </w:rPr>
              <w:t xml:space="preserve"> (79)</w:t>
            </w:r>
          </w:p>
        </w:tc>
      </w:tr>
      <w:tr w:rsidR="00182F22" w:rsidRPr="00E24C10" w14:paraId="53F30533" w14:textId="77777777" w:rsidTr="00E74DA7">
        <w:trPr>
          <w:trHeight w:val="1313"/>
        </w:trPr>
        <w:tc>
          <w:tcPr>
            <w:tcW w:w="534" w:type="dxa"/>
          </w:tcPr>
          <w:p w14:paraId="403FB97E" w14:textId="77777777" w:rsidR="00182F22" w:rsidRPr="00E24C10" w:rsidRDefault="00182F22">
            <w:pPr>
              <w:tabs>
                <w:tab w:val="left" w:pos="990"/>
              </w:tabs>
              <w:spacing w:before="60" w:after="60" w:line="360" w:lineRule="auto"/>
              <w:rPr>
                <w:b w:val="0"/>
                <w:bCs/>
              </w:rPr>
              <w:pPrChange w:id="1633" w:author="HIKARI" w:date="2019-11-09T21:15:00Z">
                <w:pPr>
                  <w:tabs>
                    <w:tab w:val="left" w:pos="990"/>
                  </w:tabs>
                  <w:spacing w:line="360" w:lineRule="auto"/>
                </w:pPr>
              </w:pPrChange>
            </w:pPr>
            <w:r w:rsidRPr="00E24C10">
              <w:rPr>
                <w:b w:val="0"/>
                <w:bCs/>
              </w:rPr>
              <w:t>5</w:t>
            </w:r>
          </w:p>
        </w:tc>
        <w:tc>
          <w:tcPr>
            <w:tcW w:w="3001" w:type="dxa"/>
          </w:tcPr>
          <w:p w14:paraId="67BBF255" w14:textId="77777777" w:rsidR="00182F22" w:rsidRPr="00E24C10" w:rsidRDefault="00182F22">
            <w:pPr>
              <w:tabs>
                <w:tab w:val="left" w:pos="990"/>
              </w:tabs>
              <w:spacing w:before="60" w:after="60" w:line="360" w:lineRule="auto"/>
              <w:rPr>
                <w:b w:val="0"/>
                <w:bCs/>
                <w:color w:val="000000"/>
                <w:sz w:val="19"/>
                <w:szCs w:val="19"/>
              </w:rPr>
              <w:pPrChange w:id="1634" w:author="HIKARI" w:date="2019-11-09T21:15:00Z">
                <w:pPr>
                  <w:tabs>
                    <w:tab w:val="left" w:pos="990"/>
                  </w:tabs>
                  <w:spacing w:line="360" w:lineRule="auto"/>
                </w:pPr>
              </w:pPrChange>
            </w:pPr>
            <w:proofErr w:type="gramStart"/>
            <w:r w:rsidRPr="0009062D">
              <w:rPr>
                <w:b w:val="0"/>
                <w:bCs/>
                <w:sz w:val="19"/>
                <w:szCs w:val="19"/>
              </w:rPr>
              <w:t>Layer</w:t>
            </w:r>
            <w:r w:rsidRPr="00E24C10">
              <w:rPr>
                <w:b w:val="0"/>
                <w:bCs/>
                <w:color w:val="000000"/>
                <w:sz w:val="19"/>
                <w:szCs w:val="19"/>
              </w:rPr>
              <w:t>(</w:t>
            </w:r>
            <w:proofErr w:type="gramEnd"/>
            <w:r w:rsidRPr="00E24C10">
              <w:rPr>
                <w:b w:val="0"/>
                <w:bCs/>
                <w:color w:val="000000"/>
                <w:sz w:val="19"/>
                <w:szCs w:val="19"/>
              </w:rPr>
              <w:t>)</w:t>
            </w:r>
          </w:p>
          <w:p w14:paraId="304CA5BC" w14:textId="77777777" w:rsidR="00182F22" w:rsidRPr="00E24C10" w:rsidRDefault="00182F22">
            <w:pPr>
              <w:tabs>
                <w:tab w:val="left" w:pos="990"/>
              </w:tabs>
              <w:spacing w:before="60" w:after="60" w:line="360" w:lineRule="auto"/>
              <w:rPr>
                <w:b w:val="0"/>
                <w:bCs/>
                <w:color w:val="000000"/>
                <w:sz w:val="19"/>
                <w:szCs w:val="19"/>
              </w:rPr>
              <w:pPrChange w:id="1635" w:author="HIKARI" w:date="2019-11-09T21:15:00Z">
                <w:pPr>
                  <w:tabs>
                    <w:tab w:val="left" w:pos="990"/>
                  </w:tabs>
                  <w:spacing w:line="360" w:lineRule="auto"/>
                </w:pPr>
              </w:pPrChange>
            </w:pPr>
            <w:r w:rsidRPr="00E24C10">
              <w:rPr>
                <w:b w:val="0"/>
                <w:bCs/>
                <w:color w:val="000000"/>
                <w:sz w:val="19"/>
                <w:szCs w:val="19"/>
              </w:rPr>
              <w:t>Input: None</w:t>
            </w:r>
          </w:p>
          <w:p w14:paraId="077EE4A2" w14:textId="77777777" w:rsidR="00182F22" w:rsidRPr="00E24C10" w:rsidRDefault="00182F22">
            <w:pPr>
              <w:tabs>
                <w:tab w:val="left" w:pos="990"/>
              </w:tabs>
              <w:spacing w:before="60" w:after="60" w:line="360" w:lineRule="auto"/>
              <w:rPr>
                <w:b w:val="0"/>
                <w:bCs/>
              </w:rPr>
              <w:pPrChange w:id="1636" w:author="HIKARI" w:date="2019-11-09T21:15:00Z">
                <w:pPr>
                  <w:tabs>
                    <w:tab w:val="left" w:pos="990"/>
                  </w:tabs>
                  <w:spacing w:line="360" w:lineRule="auto"/>
                </w:pPr>
              </w:pPrChange>
            </w:pPr>
            <w:r w:rsidRPr="00E24C10">
              <w:rPr>
                <w:b w:val="0"/>
                <w:bCs/>
                <w:color w:val="000000"/>
                <w:sz w:val="19"/>
                <w:szCs w:val="19"/>
              </w:rPr>
              <w:t>output: None</w:t>
            </w:r>
          </w:p>
        </w:tc>
        <w:tc>
          <w:tcPr>
            <w:tcW w:w="3836" w:type="dxa"/>
          </w:tcPr>
          <w:p w14:paraId="2A15CB55" w14:textId="77777777" w:rsidR="00182F22" w:rsidRPr="00E24C10" w:rsidRDefault="00182F22" w:rsidP="00C90093">
            <w:pPr>
              <w:tabs>
                <w:tab w:val="left" w:pos="990"/>
              </w:tabs>
              <w:spacing w:before="60" w:after="60" w:line="360" w:lineRule="auto"/>
              <w:jc w:val="both"/>
              <w:rPr>
                <w:b w:val="0"/>
                <w:bCs/>
              </w:rPr>
              <w:pPrChange w:id="1637" w:author="HIKARI" w:date="2019-11-10T17:24:00Z">
                <w:pPr>
                  <w:tabs>
                    <w:tab w:val="left" w:pos="990"/>
                  </w:tabs>
                  <w:spacing w:line="360" w:lineRule="auto"/>
                </w:pPr>
              </w:pPrChange>
            </w:pPr>
            <w:proofErr w:type="spellStart"/>
            <w:r w:rsidRPr="00E24C10">
              <w:rPr>
                <w:b w:val="0"/>
                <w:bCs/>
              </w:rPr>
              <w:t>Khới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tạo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một</w:t>
            </w:r>
            <w:proofErr w:type="spellEnd"/>
            <w:r w:rsidRPr="00E24C10">
              <w:rPr>
                <w:b w:val="0"/>
                <w:bCs/>
              </w:rPr>
              <w:t xml:space="preserve"> class Layer </w:t>
            </w:r>
            <w:proofErr w:type="spellStart"/>
            <w:r w:rsidRPr="00E24C10">
              <w:rPr>
                <w:b w:val="0"/>
                <w:bCs/>
              </w:rPr>
              <w:t>mới</w:t>
            </w:r>
            <w:proofErr w:type="spellEnd"/>
            <w:r w:rsidRPr="00E24C10">
              <w:rPr>
                <w:b w:val="0"/>
                <w:bCs/>
              </w:rPr>
              <w:t xml:space="preserve">, </w:t>
            </w:r>
            <w:proofErr w:type="spellStart"/>
            <w:r w:rsidRPr="00E24C10">
              <w:rPr>
                <w:b w:val="0"/>
                <w:bCs/>
              </w:rPr>
              <w:t>tất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cả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các</w:t>
            </w:r>
            <w:proofErr w:type="spellEnd"/>
            <w:r w:rsidRPr="00E24C10">
              <w:rPr>
                <w:b w:val="0"/>
                <w:bCs/>
              </w:rPr>
              <w:t xml:space="preserve"> attribute </w:t>
            </w:r>
            <w:proofErr w:type="spellStart"/>
            <w:r w:rsidRPr="00E24C10">
              <w:rPr>
                <w:b w:val="0"/>
                <w:bCs/>
              </w:rPr>
              <w:t>và</w:t>
            </w:r>
            <w:proofErr w:type="spellEnd"/>
            <w:r w:rsidRPr="00E24C10">
              <w:rPr>
                <w:b w:val="0"/>
                <w:bCs/>
              </w:rPr>
              <w:t xml:space="preserve"> properties </w:t>
            </w:r>
            <w:proofErr w:type="spellStart"/>
            <w:r w:rsidRPr="00E24C10">
              <w:rPr>
                <w:b w:val="0"/>
                <w:bCs/>
              </w:rPr>
              <w:t>cơ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bản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được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khởi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tạo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về</w:t>
            </w:r>
            <w:proofErr w:type="spellEnd"/>
            <w:r w:rsidRPr="00E24C10">
              <w:rPr>
                <w:b w:val="0"/>
                <w:bCs/>
              </w:rPr>
              <w:t xml:space="preserve"> Null</w:t>
            </w:r>
          </w:p>
        </w:tc>
        <w:tc>
          <w:tcPr>
            <w:tcW w:w="2967" w:type="dxa"/>
          </w:tcPr>
          <w:p w14:paraId="2126435D" w14:textId="77777777" w:rsidR="00182F22" w:rsidRPr="00E24C10" w:rsidRDefault="00182F22">
            <w:pPr>
              <w:tabs>
                <w:tab w:val="left" w:pos="990"/>
              </w:tabs>
              <w:spacing w:before="60" w:after="60" w:line="360" w:lineRule="auto"/>
              <w:rPr>
                <w:b w:val="0"/>
                <w:bCs/>
              </w:rPr>
              <w:pPrChange w:id="1638" w:author="HIKARI" w:date="2019-11-09T21:15:00Z">
                <w:pPr>
                  <w:tabs>
                    <w:tab w:val="left" w:pos="990"/>
                  </w:tabs>
                  <w:spacing w:line="360" w:lineRule="auto"/>
                </w:pPr>
              </w:pPrChange>
            </w:pPr>
            <w:r w:rsidRPr="00E24C10">
              <w:rPr>
                <w:b w:val="0"/>
                <w:bCs/>
              </w:rPr>
              <w:t>Layers/Topology/</w:t>
            </w:r>
            <w:proofErr w:type="spellStart"/>
            <w:r w:rsidRPr="00E24C10">
              <w:rPr>
                <w:b w:val="0"/>
                <w:bCs/>
              </w:rPr>
              <w:t>Layer.cs</w:t>
            </w:r>
            <w:proofErr w:type="spellEnd"/>
            <w:r w:rsidRPr="00E24C10">
              <w:rPr>
                <w:b w:val="0"/>
                <w:bCs/>
              </w:rPr>
              <w:t xml:space="preserve"> (40)</w:t>
            </w:r>
          </w:p>
        </w:tc>
      </w:tr>
    </w:tbl>
    <w:p w14:paraId="1B54AE50" w14:textId="1AC1B374" w:rsidR="00931754" w:rsidRPr="00E24C10" w:rsidDel="00DD5052" w:rsidRDefault="00931754" w:rsidP="00C90093">
      <w:pPr>
        <w:numPr>
          <w:ilvl w:val="0"/>
          <w:numId w:val="21"/>
        </w:numPr>
        <w:rPr>
          <w:del w:id="1639" w:author="HIKARI" w:date="2019-11-09T21:15:00Z"/>
          <w:b w:val="0"/>
          <w:szCs w:val="26"/>
        </w:rPr>
        <w:pPrChange w:id="1640" w:author="HIKARI" w:date="2019-11-10T17:25:00Z">
          <w:pPr/>
        </w:pPrChange>
      </w:pPr>
      <w:bookmarkStart w:id="1641" w:name="_Toc24298346"/>
      <w:bookmarkEnd w:id="1641"/>
    </w:p>
    <w:p w14:paraId="0A164443" w14:textId="7E63FFD6" w:rsidR="004D5DB5" w:rsidRDefault="00E74DA7">
      <w:pPr>
        <w:pStyle w:val="Heading3"/>
        <w:numPr>
          <w:ilvl w:val="1"/>
          <w:numId w:val="21"/>
        </w:numPr>
        <w:pPrChange w:id="1642" w:author="HIKARI" w:date="2019-11-08T21:24:00Z">
          <w:pPr>
            <w:pStyle w:val="ListParagraph"/>
            <w:numPr>
              <w:ilvl w:val="1"/>
              <w:numId w:val="21"/>
            </w:numPr>
            <w:ind w:left="1440" w:hanging="720"/>
            <w:outlineLvl w:val="2"/>
          </w:pPr>
        </w:pPrChange>
      </w:pPr>
      <w:bookmarkStart w:id="1643" w:name="_Toc24298347"/>
      <w:proofErr w:type="spellStart"/>
      <w:r w:rsidRPr="00E24C10">
        <w:t>Thiết</w:t>
      </w:r>
      <w:proofErr w:type="spellEnd"/>
      <w:r w:rsidRPr="00E24C10">
        <w:t xml:space="preserve"> </w:t>
      </w:r>
      <w:proofErr w:type="spellStart"/>
      <w:r w:rsidRPr="00E24C10">
        <w:t>kế</w:t>
      </w:r>
      <w:proofErr w:type="spellEnd"/>
      <w:r w:rsidRPr="00E24C10">
        <w:t xml:space="preserve"> </w:t>
      </w:r>
      <w:proofErr w:type="spellStart"/>
      <w:r w:rsidRPr="00E24C10">
        <w:t>lớp</w:t>
      </w:r>
      <w:proofErr w:type="spellEnd"/>
      <w:r w:rsidRPr="00E24C10">
        <w:t xml:space="preserve"> </w:t>
      </w:r>
      <w:proofErr w:type="spellStart"/>
      <w:r w:rsidRPr="00E24C10">
        <w:t>chức</w:t>
      </w:r>
      <w:proofErr w:type="spellEnd"/>
      <w:r w:rsidRPr="00E24C10">
        <w:t xml:space="preserve"> </w:t>
      </w:r>
      <w:proofErr w:type="spellStart"/>
      <w:r w:rsidRPr="00E24C10">
        <w:t>năng</w:t>
      </w:r>
      <w:bookmarkEnd w:id="1643"/>
      <w:proofErr w:type="spellEnd"/>
    </w:p>
    <w:p w14:paraId="327F3BED" w14:textId="0B952C54" w:rsidR="004D5DB5" w:rsidRDefault="000E7953">
      <w:pPr>
        <w:pStyle w:val="Heading4"/>
        <w:numPr>
          <w:ilvl w:val="2"/>
          <w:numId w:val="21"/>
        </w:numPr>
        <w:pPrChange w:id="1644" w:author="HIKARI" w:date="2019-11-08T21:24:00Z">
          <w:pPr>
            <w:pStyle w:val="ListParagraph"/>
            <w:numPr>
              <w:ilvl w:val="2"/>
              <w:numId w:val="21"/>
            </w:numPr>
            <w:ind w:left="2160" w:hanging="1080"/>
            <w:outlineLvl w:val="3"/>
          </w:pPr>
        </w:pPrChange>
      </w:pPr>
      <w:bookmarkStart w:id="1645" w:name="_Toc24298348"/>
      <w:proofErr w:type="spellStart"/>
      <w:r w:rsidRPr="000E7953">
        <w:t>Tổng</w:t>
      </w:r>
      <w:proofErr w:type="spellEnd"/>
      <w:r w:rsidRPr="000E7953">
        <w:t xml:space="preserve"> </w:t>
      </w:r>
      <w:proofErr w:type="spellStart"/>
      <w:r w:rsidRPr="000E7953">
        <w:t>quan</w:t>
      </w:r>
      <w:bookmarkEnd w:id="1645"/>
      <w:proofErr w:type="spellEnd"/>
    </w:p>
    <w:p w14:paraId="07F5834E" w14:textId="37161ADF" w:rsidR="000E7953" w:rsidRDefault="000E7953" w:rsidP="00281028">
      <w:pPr>
        <w:ind w:left="990" w:firstLine="720"/>
        <w:jc w:val="both"/>
        <w:rPr>
          <w:b w:val="0"/>
          <w:bCs/>
          <w:szCs w:val="26"/>
        </w:rPr>
      </w:pPr>
      <w:proofErr w:type="spellStart"/>
      <w:r>
        <w:rPr>
          <w:b w:val="0"/>
          <w:bCs/>
          <w:szCs w:val="26"/>
        </w:rPr>
        <w:t>Ngoài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các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lớp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chủ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đạo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của</w:t>
      </w:r>
      <w:proofErr w:type="spellEnd"/>
      <w:r>
        <w:rPr>
          <w:b w:val="0"/>
          <w:bCs/>
          <w:szCs w:val="26"/>
        </w:rPr>
        <w:t xml:space="preserve"> </w:t>
      </w:r>
      <w:r w:rsidRPr="000E7953">
        <w:rPr>
          <w:b w:val="0"/>
          <w:bCs/>
          <w:szCs w:val="26"/>
        </w:rPr>
        <w:t>TensorFlow Layers API</w:t>
      </w:r>
      <w:r>
        <w:rPr>
          <w:b w:val="0"/>
          <w:bCs/>
          <w:szCs w:val="26"/>
        </w:rPr>
        <w:t xml:space="preserve"> ra, </w:t>
      </w:r>
      <w:proofErr w:type="spellStart"/>
      <w:r>
        <w:rPr>
          <w:b w:val="0"/>
          <w:bCs/>
          <w:szCs w:val="26"/>
        </w:rPr>
        <w:t>để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chương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trình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có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thể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hoạt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động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được</w:t>
      </w:r>
      <w:proofErr w:type="spellEnd"/>
      <w:r>
        <w:rPr>
          <w:b w:val="0"/>
          <w:bCs/>
          <w:szCs w:val="26"/>
        </w:rPr>
        <w:t xml:space="preserve">, </w:t>
      </w:r>
      <w:proofErr w:type="spellStart"/>
      <w:r>
        <w:rPr>
          <w:b w:val="0"/>
          <w:bCs/>
          <w:szCs w:val="26"/>
        </w:rPr>
        <w:t>cần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xây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dựng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các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lớp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chức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năng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cho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chương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trình</w:t>
      </w:r>
      <w:proofErr w:type="spellEnd"/>
      <w:r>
        <w:rPr>
          <w:b w:val="0"/>
          <w:bCs/>
          <w:szCs w:val="26"/>
        </w:rPr>
        <w:t xml:space="preserve">. </w:t>
      </w:r>
      <w:proofErr w:type="spellStart"/>
      <w:r>
        <w:rPr>
          <w:b w:val="0"/>
          <w:bCs/>
          <w:szCs w:val="26"/>
        </w:rPr>
        <w:t>Các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lớp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chức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năng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này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sẽ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đảm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nhiệm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các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công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việc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gồm</w:t>
      </w:r>
      <w:proofErr w:type="spellEnd"/>
      <w:r>
        <w:rPr>
          <w:b w:val="0"/>
          <w:bCs/>
          <w:szCs w:val="26"/>
        </w:rPr>
        <w:t>:</w:t>
      </w:r>
    </w:p>
    <w:p w14:paraId="6611B93F" w14:textId="5DCDE9EA" w:rsidR="000E7953" w:rsidRPr="006566F5" w:rsidRDefault="000E7953" w:rsidP="00C90093">
      <w:pPr>
        <w:pStyle w:val="ListParagraph"/>
        <w:numPr>
          <w:ilvl w:val="1"/>
          <w:numId w:val="46"/>
        </w:numPr>
        <w:jc w:val="both"/>
        <w:rPr>
          <w:b w:val="0"/>
          <w:bCs/>
          <w:szCs w:val="26"/>
        </w:rPr>
        <w:pPrChange w:id="1646" w:author="HIKARI" w:date="2019-11-10T17:25:00Z">
          <w:pPr>
            <w:pStyle w:val="ListParagraph"/>
            <w:numPr>
              <w:numId w:val="24"/>
            </w:numPr>
            <w:ind w:left="1350" w:hanging="360"/>
          </w:pPr>
        </w:pPrChange>
      </w:pPr>
      <w:proofErr w:type="spellStart"/>
      <w:r w:rsidRPr="006566F5">
        <w:rPr>
          <w:b w:val="0"/>
          <w:bCs/>
          <w:szCs w:val="26"/>
        </w:rPr>
        <w:t>Đọc</w:t>
      </w:r>
      <w:proofErr w:type="spellEnd"/>
      <w:r w:rsidRPr="006566F5">
        <w:rPr>
          <w:b w:val="0"/>
          <w:bCs/>
          <w:szCs w:val="26"/>
        </w:rPr>
        <w:t xml:space="preserve">, </w:t>
      </w:r>
      <w:proofErr w:type="spellStart"/>
      <w:r w:rsidRPr="006566F5">
        <w:rPr>
          <w:b w:val="0"/>
          <w:bCs/>
          <w:szCs w:val="26"/>
        </w:rPr>
        <w:t>chuẩn</w:t>
      </w:r>
      <w:proofErr w:type="spellEnd"/>
      <w:r w:rsidRPr="006566F5">
        <w:rPr>
          <w:b w:val="0"/>
          <w:bCs/>
          <w:szCs w:val="26"/>
        </w:rPr>
        <w:t xml:space="preserve"> </w:t>
      </w:r>
      <w:proofErr w:type="spellStart"/>
      <w:r w:rsidRPr="006566F5">
        <w:rPr>
          <w:b w:val="0"/>
          <w:bCs/>
          <w:szCs w:val="26"/>
        </w:rPr>
        <w:t>hoá</w:t>
      </w:r>
      <w:proofErr w:type="spellEnd"/>
      <w:r w:rsidR="00384F51">
        <w:rPr>
          <w:b w:val="0"/>
          <w:bCs/>
          <w:szCs w:val="26"/>
        </w:rPr>
        <w:t xml:space="preserve">, </w:t>
      </w:r>
      <w:proofErr w:type="spellStart"/>
      <w:r w:rsidR="00384F51">
        <w:rPr>
          <w:b w:val="0"/>
          <w:bCs/>
          <w:szCs w:val="26"/>
        </w:rPr>
        <w:t>soát</w:t>
      </w:r>
      <w:proofErr w:type="spellEnd"/>
      <w:r w:rsidR="00384F51">
        <w:rPr>
          <w:b w:val="0"/>
          <w:bCs/>
          <w:szCs w:val="26"/>
        </w:rPr>
        <w:t xml:space="preserve"> </w:t>
      </w:r>
      <w:proofErr w:type="spellStart"/>
      <w:r w:rsidR="00384F51">
        <w:rPr>
          <w:b w:val="0"/>
          <w:bCs/>
          <w:szCs w:val="26"/>
        </w:rPr>
        <w:t>lỗi</w:t>
      </w:r>
      <w:proofErr w:type="spellEnd"/>
      <w:r w:rsidRPr="006566F5">
        <w:rPr>
          <w:b w:val="0"/>
          <w:bCs/>
          <w:szCs w:val="26"/>
        </w:rPr>
        <w:t xml:space="preserve"> </w:t>
      </w:r>
      <w:proofErr w:type="spellStart"/>
      <w:r w:rsidRPr="006566F5">
        <w:rPr>
          <w:b w:val="0"/>
          <w:bCs/>
          <w:szCs w:val="26"/>
        </w:rPr>
        <w:t>và</w:t>
      </w:r>
      <w:proofErr w:type="spellEnd"/>
      <w:r w:rsidRPr="006566F5">
        <w:rPr>
          <w:b w:val="0"/>
          <w:bCs/>
          <w:szCs w:val="26"/>
        </w:rPr>
        <w:t xml:space="preserve"> </w:t>
      </w:r>
      <w:proofErr w:type="spellStart"/>
      <w:r w:rsidRPr="006566F5">
        <w:rPr>
          <w:b w:val="0"/>
          <w:bCs/>
          <w:szCs w:val="26"/>
        </w:rPr>
        <w:t>xử</w:t>
      </w:r>
      <w:proofErr w:type="spellEnd"/>
      <w:r w:rsidRPr="006566F5">
        <w:rPr>
          <w:b w:val="0"/>
          <w:bCs/>
          <w:szCs w:val="26"/>
        </w:rPr>
        <w:t xml:space="preserve"> </w:t>
      </w:r>
      <w:proofErr w:type="spellStart"/>
      <w:r w:rsidRPr="006566F5">
        <w:rPr>
          <w:b w:val="0"/>
          <w:bCs/>
          <w:szCs w:val="26"/>
        </w:rPr>
        <w:t>lí</w:t>
      </w:r>
      <w:proofErr w:type="spellEnd"/>
      <w:r w:rsidRPr="006566F5">
        <w:rPr>
          <w:b w:val="0"/>
          <w:bCs/>
          <w:szCs w:val="26"/>
        </w:rPr>
        <w:t xml:space="preserve"> input </w:t>
      </w:r>
      <w:proofErr w:type="spellStart"/>
      <w:r w:rsidRPr="006566F5">
        <w:rPr>
          <w:b w:val="0"/>
          <w:bCs/>
          <w:szCs w:val="26"/>
        </w:rPr>
        <w:t>từ</w:t>
      </w:r>
      <w:proofErr w:type="spellEnd"/>
      <w:r w:rsidRPr="006566F5">
        <w:rPr>
          <w:b w:val="0"/>
          <w:bCs/>
          <w:szCs w:val="26"/>
        </w:rPr>
        <w:t xml:space="preserve"> </w:t>
      </w:r>
      <w:proofErr w:type="spellStart"/>
      <w:r w:rsidRPr="006566F5">
        <w:rPr>
          <w:b w:val="0"/>
          <w:bCs/>
          <w:szCs w:val="26"/>
        </w:rPr>
        <w:t>người</w:t>
      </w:r>
      <w:proofErr w:type="spellEnd"/>
      <w:r w:rsidRPr="006566F5">
        <w:rPr>
          <w:b w:val="0"/>
          <w:bCs/>
          <w:szCs w:val="26"/>
        </w:rPr>
        <w:t xml:space="preserve"> </w:t>
      </w:r>
      <w:proofErr w:type="spellStart"/>
      <w:r w:rsidRPr="006566F5">
        <w:rPr>
          <w:b w:val="0"/>
          <w:bCs/>
          <w:szCs w:val="26"/>
        </w:rPr>
        <w:t>dùng</w:t>
      </w:r>
      <w:proofErr w:type="spellEnd"/>
      <w:r w:rsidRPr="006566F5">
        <w:rPr>
          <w:b w:val="0"/>
          <w:bCs/>
          <w:szCs w:val="26"/>
        </w:rPr>
        <w:t>.</w:t>
      </w:r>
    </w:p>
    <w:p w14:paraId="6EBB691A" w14:textId="2A194B0F" w:rsidR="00657337" w:rsidRDefault="000E7953" w:rsidP="00C90093">
      <w:pPr>
        <w:pStyle w:val="ListParagraph"/>
        <w:numPr>
          <w:ilvl w:val="1"/>
          <w:numId w:val="46"/>
        </w:numPr>
        <w:jc w:val="both"/>
        <w:rPr>
          <w:b w:val="0"/>
          <w:bCs/>
          <w:szCs w:val="26"/>
        </w:rPr>
        <w:pPrChange w:id="1647" w:author="HIKARI" w:date="2019-11-10T17:25:00Z">
          <w:pPr>
            <w:pStyle w:val="ListParagraph"/>
            <w:numPr>
              <w:numId w:val="24"/>
            </w:numPr>
            <w:ind w:left="1350" w:hanging="360"/>
          </w:pPr>
        </w:pPrChange>
      </w:pPr>
      <w:proofErr w:type="spellStart"/>
      <w:r w:rsidRPr="006566F5">
        <w:rPr>
          <w:b w:val="0"/>
          <w:bCs/>
          <w:szCs w:val="26"/>
        </w:rPr>
        <w:t>Đi</w:t>
      </w:r>
      <w:ins w:id="1648" w:author="HIKARI" w:date="2019-11-09T15:00:00Z">
        <w:r w:rsidR="007C0FE9">
          <w:rPr>
            <w:b w:val="0"/>
            <w:bCs/>
            <w:szCs w:val="26"/>
          </w:rPr>
          <w:t>ề</w:t>
        </w:r>
      </w:ins>
      <w:del w:id="1649" w:author="HIKARI" w:date="2019-11-09T15:00:00Z">
        <w:r w:rsidRPr="006566F5" w:rsidDel="007C0FE9">
          <w:rPr>
            <w:b w:val="0"/>
            <w:bCs/>
            <w:szCs w:val="26"/>
          </w:rPr>
          <w:delText>ể</w:delText>
        </w:r>
      </w:del>
      <w:r w:rsidRPr="006566F5">
        <w:rPr>
          <w:b w:val="0"/>
          <w:bCs/>
          <w:szCs w:val="26"/>
        </w:rPr>
        <w:t>u</w:t>
      </w:r>
      <w:proofErr w:type="spellEnd"/>
      <w:r w:rsidRPr="006566F5">
        <w:rPr>
          <w:b w:val="0"/>
          <w:bCs/>
          <w:szCs w:val="26"/>
        </w:rPr>
        <w:t xml:space="preserve"> </w:t>
      </w:r>
      <w:proofErr w:type="spellStart"/>
      <w:r w:rsidRPr="006566F5">
        <w:rPr>
          <w:b w:val="0"/>
          <w:bCs/>
          <w:szCs w:val="26"/>
        </w:rPr>
        <w:t>k</w:t>
      </w:r>
      <w:ins w:id="1650" w:author="HIKARI" w:date="2019-11-09T15:00:00Z">
        <w:r w:rsidR="00FA6E0D">
          <w:rPr>
            <w:b w:val="0"/>
            <w:bCs/>
            <w:szCs w:val="26"/>
          </w:rPr>
          <w:t>h</w:t>
        </w:r>
      </w:ins>
      <w:r w:rsidRPr="006566F5">
        <w:rPr>
          <w:b w:val="0"/>
          <w:bCs/>
          <w:szCs w:val="26"/>
        </w:rPr>
        <w:t>iển</w:t>
      </w:r>
      <w:proofErr w:type="spellEnd"/>
      <w:r w:rsidRPr="006566F5">
        <w:rPr>
          <w:b w:val="0"/>
          <w:bCs/>
          <w:szCs w:val="26"/>
        </w:rPr>
        <w:t xml:space="preserve">, </w:t>
      </w:r>
      <w:proofErr w:type="spellStart"/>
      <w:r w:rsidRPr="006566F5">
        <w:rPr>
          <w:b w:val="0"/>
          <w:bCs/>
          <w:szCs w:val="26"/>
        </w:rPr>
        <w:t>kiểm</w:t>
      </w:r>
      <w:proofErr w:type="spellEnd"/>
      <w:r w:rsidRPr="006566F5">
        <w:rPr>
          <w:b w:val="0"/>
          <w:bCs/>
          <w:szCs w:val="26"/>
        </w:rPr>
        <w:t xml:space="preserve"> </w:t>
      </w:r>
      <w:proofErr w:type="spellStart"/>
      <w:r w:rsidRPr="006566F5">
        <w:rPr>
          <w:b w:val="0"/>
          <w:bCs/>
          <w:szCs w:val="26"/>
        </w:rPr>
        <w:t>soát</w:t>
      </w:r>
      <w:proofErr w:type="spellEnd"/>
      <w:r w:rsidRPr="006566F5">
        <w:rPr>
          <w:b w:val="0"/>
          <w:bCs/>
          <w:szCs w:val="26"/>
        </w:rPr>
        <w:t xml:space="preserve"> </w:t>
      </w:r>
      <w:proofErr w:type="spellStart"/>
      <w:r w:rsidRPr="006566F5">
        <w:rPr>
          <w:b w:val="0"/>
          <w:bCs/>
          <w:szCs w:val="26"/>
        </w:rPr>
        <w:t>việc</w:t>
      </w:r>
      <w:proofErr w:type="spellEnd"/>
      <w:r w:rsidRPr="006566F5">
        <w:rPr>
          <w:b w:val="0"/>
          <w:bCs/>
          <w:szCs w:val="26"/>
        </w:rPr>
        <w:t xml:space="preserve"> </w:t>
      </w:r>
      <w:proofErr w:type="spellStart"/>
      <w:r w:rsidRPr="006566F5">
        <w:rPr>
          <w:b w:val="0"/>
          <w:bCs/>
          <w:szCs w:val="26"/>
        </w:rPr>
        <w:t>dựng</w:t>
      </w:r>
      <w:proofErr w:type="spellEnd"/>
      <w:r w:rsidRPr="006566F5">
        <w:rPr>
          <w:b w:val="0"/>
          <w:bCs/>
          <w:szCs w:val="26"/>
        </w:rPr>
        <w:t xml:space="preserve"> </w:t>
      </w:r>
      <w:proofErr w:type="spellStart"/>
      <w:r w:rsidRPr="006566F5">
        <w:rPr>
          <w:b w:val="0"/>
          <w:bCs/>
          <w:szCs w:val="26"/>
        </w:rPr>
        <w:t>các</w:t>
      </w:r>
      <w:proofErr w:type="spellEnd"/>
      <w:r w:rsidRPr="006566F5">
        <w:rPr>
          <w:b w:val="0"/>
          <w:bCs/>
          <w:szCs w:val="26"/>
        </w:rPr>
        <w:t xml:space="preserve"> </w:t>
      </w:r>
      <w:proofErr w:type="spellStart"/>
      <w:r w:rsidRPr="006566F5">
        <w:rPr>
          <w:b w:val="0"/>
          <w:bCs/>
          <w:szCs w:val="26"/>
        </w:rPr>
        <w:t>đối</w:t>
      </w:r>
      <w:proofErr w:type="spellEnd"/>
      <w:r w:rsidRPr="006566F5">
        <w:rPr>
          <w:b w:val="0"/>
          <w:bCs/>
          <w:szCs w:val="26"/>
        </w:rPr>
        <w:t xml:space="preserve"> </w:t>
      </w:r>
      <w:proofErr w:type="spellStart"/>
      <w:r w:rsidRPr="006566F5">
        <w:rPr>
          <w:b w:val="0"/>
          <w:bCs/>
          <w:szCs w:val="26"/>
        </w:rPr>
        <w:t>tượng</w:t>
      </w:r>
      <w:proofErr w:type="spellEnd"/>
      <w:r w:rsidRPr="006566F5">
        <w:rPr>
          <w:b w:val="0"/>
          <w:bCs/>
          <w:szCs w:val="26"/>
        </w:rPr>
        <w:t xml:space="preserve"> </w:t>
      </w:r>
      <w:proofErr w:type="spellStart"/>
      <w:r w:rsidRPr="006566F5">
        <w:rPr>
          <w:b w:val="0"/>
          <w:bCs/>
          <w:szCs w:val="26"/>
        </w:rPr>
        <w:t>đồ</w:t>
      </w:r>
      <w:proofErr w:type="spellEnd"/>
      <w:r w:rsidRPr="006566F5">
        <w:rPr>
          <w:b w:val="0"/>
          <w:bCs/>
          <w:szCs w:val="26"/>
        </w:rPr>
        <w:t xml:space="preserve"> </w:t>
      </w:r>
      <w:proofErr w:type="spellStart"/>
      <w:r w:rsidRPr="006566F5">
        <w:rPr>
          <w:b w:val="0"/>
          <w:bCs/>
          <w:szCs w:val="26"/>
        </w:rPr>
        <w:t>hoạ</w:t>
      </w:r>
      <w:proofErr w:type="spellEnd"/>
      <w:r w:rsidRPr="006566F5">
        <w:rPr>
          <w:b w:val="0"/>
          <w:bCs/>
          <w:szCs w:val="26"/>
        </w:rPr>
        <w:t xml:space="preserve"> </w:t>
      </w:r>
      <w:proofErr w:type="spellStart"/>
      <w:r w:rsidRPr="006566F5">
        <w:rPr>
          <w:b w:val="0"/>
          <w:bCs/>
          <w:szCs w:val="26"/>
        </w:rPr>
        <w:t>lên</w:t>
      </w:r>
      <w:proofErr w:type="spellEnd"/>
      <w:r w:rsidRPr="006566F5">
        <w:rPr>
          <w:b w:val="0"/>
          <w:bCs/>
          <w:szCs w:val="26"/>
        </w:rPr>
        <w:t xml:space="preserve"> </w:t>
      </w:r>
      <w:proofErr w:type="spellStart"/>
      <w:r w:rsidRPr="006566F5">
        <w:rPr>
          <w:b w:val="0"/>
          <w:bCs/>
          <w:szCs w:val="26"/>
        </w:rPr>
        <w:t>màn</w:t>
      </w:r>
      <w:proofErr w:type="spellEnd"/>
      <w:r w:rsidRPr="006566F5">
        <w:rPr>
          <w:b w:val="0"/>
          <w:bCs/>
          <w:szCs w:val="26"/>
        </w:rPr>
        <w:t xml:space="preserve"> </w:t>
      </w:r>
      <w:proofErr w:type="spellStart"/>
      <w:r w:rsidRPr="006566F5">
        <w:rPr>
          <w:b w:val="0"/>
          <w:bCs/>
          <w:szCs w:val="26"/>
        </w:rPr>
        <w:t>hình</w:t>
      </w:r>
      <w:proofErr w:type="spellEnd"/>
      <w:r w:rsidRPr="006566F5">
        <w:rPr>
          <w:b w:val="0"/>
          <w:bCs/>
          <w:szCs w:val="26"/>
        </w:rPr>
        <w:t xml:space="preserve"> </w:t>
      </w:r>
      <w:proofErr w:type="spellStart"/>
      <w:r w:rsidRPr="006566F5">
        <w:rPr>
          <w:b w:val="0"/>
          <w:bCs/>
          <w:szCs w:val="26"/>
        </w:rPr>
        <w:t>người</w:t>
      </w:r>
      <w:proofErr w:type="spellEnd"/>
      <w:r w:rsidRPr="006566F5">
        <w:rPr>
          <w:b w:val="0"/>
          <w:bCs/>
          <w:szCs w:val="26"/>
        </w:rPr>
        <w:t xml:space="preserve"> </w:t>
      </w:r>
      <w:proofErr w:type="spellStart"/>
      <w:r w:rsidRPr="006566F5">
        <w:rPr>
          <w:b w:val="0"/>
          <w:bCs/>
          <w:szCs w:val="26"/>
        </w:rPr>
        <w:t>dùng</w:t>
      </w:r>
      <w:proofErr w:type="spellEnd"/>
      <w:r w:rsidRPr="006566F5">
        <w:rPr>
          <w:b w:val="0"/>
          <w:bCs/>
          <w:szCs w:val="26"/>
        </w:rPr>
        <w:t>.</w:t>
      </w:r>
    </w:p>
    <w:p w14:paraId="0F2FEC9D" w14:textId="77777777" w:rsidR="006566F5" w:rsidRPr="006566F5" w:rsidRDefault="006566F5" w:rsidP="006566F5">
      <w:pPr>
        <w:pStyle w:val="ListParagraph"/>
        <w:ind w:left="1350"/>
        <w:rPr>
          <w:b w:val="0"/>
          <w:bCs/>
          <w:szCs w:val="26"/>
        </w:rPr>
      </w:pPr>
    </w:p>
    <w:p w14:paraId="58545B32" w14:textId="67C0559E" w:rsidR="00384F51" w:rsidRPr="001719AC" w:rsidRDefault="000E7953">
      <w:pPr>
        <w:pStyle w:val="Heading4"/>
        <w:numPr>
          <w:ilvl w:val="2"/>
          <w:numId w:val="21"/>
        </w:numPr>
        <w:pPrChange w:id="1651" w:author="HIKARI" w:date="2019-11-08T21:24:00Z">
          <w:pPr>
            <w:pStyle w:val="ListParagraph"/>
            <w:numPr>
              <w:ilvl w:val="2"/>
              <w:numId w:val="21"/>
            </w:numPr>
            <w:ind w:left="2160" w:hanging="1080"/>
            <w:outlineLvl w:val="3"/>
          </w:pPr>
        </w:pPrChange>
      </w:pPr>
      <w:bookmarkStart w:id="1652" w:name="_Toc24298349"/>
      <w:proofErr w:type="spellStart"/>
      <w:r w:rsidRPr="000E7953">
        <w:t>Đặc</w:t>
      </w:r>
      <w:proofErr w:type="spellEnd"/>
      <w:r w:rsidRPr="000E7953">
        <w:t xml:space="preserve"> </w:t>
      </w:r>
      <w:proofErr w:type="spellStart"/>
      <w:r w:rsidRPr="000E7953">
        <w:t>tả</w:t>
      </w:r>
      <w:proofErr w:type="spellEnd"/>
      <w:r w:rsidRPr="000E7953">
        <w:t xml:space="preserve"> </w:t>
      </w:r>
      <w:proofErr w:type="spellStart"/>
      <w:r w:rsidRPr="000E7953">
        <w:t>lớp</w:t>
      </w:r>
      <w:bookmarkEnd w:id="1652"/>
      <w:proofErr w:type="spellEnd"/>
    </w:p>
    <w:p w14:paraId="6E1B96D3" w14:textId="70FEED1E" w:rsidR="001719AC" w:rsidRPr="00DD096E" w:rsidRDefault="001719AC" w:rsidP="00DD096E">
      <w:pPr>
        <w:pStyle w:val="Caption"/>
        <w:keepNext/>
        <w:jc w:val="center"/>
        <w:rPr>
          <w:sz w:val="20"/>
          <w:szCs w:val="20"/>
        </w:rPr>
      </w:pPr>
      <w:bookmarkStart w:id="1653" w:name="_Toc24052630"/>
      <w:bookmarkStart w:id="1654" w:name="_Toc24298375"/>
      <w:proofErr w:type="spellStart"/>
      <w:r w:rsidRPr="00DD096E">
        <w:rPr>
          <w:sz w:val="20"/>
          <w:szCs w:val="20"/>
        </w:rPr>
        <w:t>Bảng</w:t>
      </w:r>
      <w:proofErr w:type="spellEnd"/>
      <w:r w:rsidRPr="00DD096E">
        <w:rPr>
          <w:sz w:val="20"/>
          <w:szCs w:val="20"/>
        </w:rPr>
        <w:t xml:space="preserve"> </w:t>
      </w:r>
      <w:r w:rsidRPr="00DD096E">
        <w:rPr>
          <w:sz w:val="20"/>
          <w:szCs w:val="20"/>
        </w:rPr>
        <w:fldChar w:fldCharType="begin"/>
      </w:r>
      <w:r w:rsidRPr="00DD096E">
        <w:rPr>
          <w:sz w:val="20"/>
          <w:szCs w:val="20"/>
        </w:rPr>
        <w:instrText xml:space="preserve"> SEQ Bảng \* ARABIC </w:instrText>
      </w:r>
      <w:r w:rsidRPr="00DD096E">
        <w:rPr>
          <w:sz w:val="20"/>
          <w:szCs w:val="20"/>
        </w:rPr>
        <w:fldChar w:fldCharType="separate"/>
      </w:r>
      <w:r w:rsidR="000D50D6">
        <w:rPr>
          <w:noProof/>
          <w:sz w:val="20"/>
          <w:szCs w:val="20"/>
        </w:rPr>
        <w:t>8</w:t>
      </w:r>
      <w:r w:rsidRPr="00DD096E">
        <w:rPr>
          <w:sz w:val="20"/>
          <w:szCs w:val="20"/>
        </w:rPr>
        <w:fldChar w:fldCharType="end"/>
      </w:r>
      <w:r w:rsidRPr="00DD096E">
        <w:rPr>
          <w:sz w:val="20"/>
          <w:szCs w:val="20"/>
        </w:rPr>
        <w:t xml:space="preserve">: </w:t>
      </w:r>
      <w:proofErr w:type="spellStart"/>
      <w:r w:rsidRPr="00DD096E">
        <w:rPr>
          <w:sz w:val="20"/>
          <w:szCs w:val="20"/>
        </w:rPr>
        <w:t>Đặc</w:t>
      </w:r>
      <w:proofErr w:type="spellEnd"/>
      <w:r w:rsidRPr="00DD096E">
        <w:rPr>
          <w:sz w:val="20"/>
          <w:szCs w:val="20"/>
        </w:rPr>
        <w:t xml:space="preserve"> </w:t>
      </w:r>
      <w:proofErr w:type="spellStart"/>
      <w:r w:rsidRPr="00DD096E">
        <w:rPr>
          <w:sz w:val="20"/>
          <w:szCs w:val="20"/>
        </w:rPr>
        <w:t>tả</w:t>
      </w:r>
      <w:proofErr w:type="spellEnd"/>
      <w:r w:rsidRPr="00DD096E">
        <w:rPr>
          <w:sz w:val="20"/>
          <w:szCs w:val="20"/>
        </w:rPr>
        <w:t xml:space="preserve"> </w:t>
      </w:r>
      <w:proofErr w:type="spellStart"/>
      <w:r w:rsidRPr="00DD096E">
        <w:rPr>
          <w:sz w:val="20"/>
          <w:szCs w:val="20"/>
        </w:rPr>
        <w:t>các</w:t>
      </w:r>
      <w:proofErr w:type="spellEnd"/>
      <w:r w:rsidRPr="00DD096E">
        <w:rPr>
          <w:sz w:val="20"/>
          <w:szCs w:val="20"/>
        </w:rPr>
        <w:t xml:space="preserve"> </w:t>
      </w:r>
      <w:proofErr w:type="spellStart"/>
      <w:r w:rsidRPr="00DD096E">
        <w:rPr>
          <w:sz w:val="20"/>
          <w:szCs w:val="20"/>
        </w:rPr>
        <w:t>lớp</w:t>
      </w:r>
      <w:proofErr w:type="spellEnd"/>
      <w:r w:rsidRPr="00DD096E">
        <w:rPr>
          <w:sz w:val="20"/>
          <w:szCs w:val="20"/>
        </w:rPr>
        <w:t xml:space="preserve"> </w:t>
      </w:r>
      <w:proofErr w:type="spellStart"/>
      <w:r w:rsidRPr="00DD096E">
        <w:rPr>
          <w:sz w:val="20"/>
          <w:szCs w:val="20"/>
        </w:rPr>
        <w:t>chức</w:t>
      </w:r>
      <w:proofErr w:type="spellEnd"/>
      <w:r w:rsidRPr="00DD096E">
        <w:rPr>
          <w:sz w:val="20"/>
          <w:szCs w:val="20"/>
        </w:rPr>
        <w:t xml:space="preserve"> </w:t>
      </w:r>
      <w:proofErr w:type="spellStart"/>
      <w:r w:rsidRPr="00DD096E">
        <w:rPr>
          <w:sz w:val="20"/>
          <w:szCs w:val="20"/>
        </w:rPr>
        <w:t>năng</w:t>
      </w:r>
      <w:bookmarkEnd w:id="1653"/>
      <w:bookmarkEnd w:id="1654"/>
      <w:proofErr w:type="spellEnd"/>
    </w:p>
    <w:tbl>
      <w:tblPr>
        <w:tblStyle w:val="TableGrid"/>
        <w:tblW w:w="10350" w:type="dxa"/>
        <w:tblInd w:w="355" w:type="dxa"/>
        <w:tblLook w:val="04A0" w:firstRow="1" w:lastRow="0" w:firstColumn="1" w:lastColumn="0" w:noHBand="0" w:noVBand="1"/>
      </w:tblPr>
      <w:tblGrid>
        <w:gridCol w:w="534"/>
        <w:gridCol w:w="2975"/>
        <w:gridCol w:w="5041"/>
        <w:gridCol w:w="1800"/>
      </w:tblGrid>
      <w:tr w:rsidR="000E7953" w:rsidRPr="00E24C10" w14:paraId="09D706E3" w14:textId="77777777" w:rsidTr="0016219A">
        <w:tc>
          <w:tcPr>
            <w:tcW w:w="534" w:type="dxa"/>
          </w:tcPr>
          <w:p w14:paraId="53A17F83" w14:textId="77777777" w:rsidR="000E7953" w:rsidRPr="00E24C10" w:rsidRDefault="000E7953" w:rsidP="00281028">
            <w:pPr>
              <w:tabs>
                <w:tab w:val="left" w:pos="990"/>
              </w:tabs>
              <w:spacing w:after="120" w:line="360" w:lineRule="auto"/>
              <w:rPr>
                <w:b w:val="0"/>
                <w:bCs/>
              </w:rPr>
            </w:pPr>
            <w:r w:rsidRPr="00E24C10">
              <w:rPr>
                <w:b w:val="0"/>
                <w:bCs/>
              </w:rPr>
              <w:t>TT</w:t>
            </w:r>
          </w:p>
        </w:tc>
        <w:tc>
          <w:tcPr>
            <w:tcW w:w="2975" w:type="dxa"/>
          </w:tcPr>
          <w:p w14:paraId="75A5B74D" w14:textId="77777777" w:rsidR="000E7953" w:rsidRPr="00E24C10" w:rsidRDefault="000E7953" w:rsidP="00281028">
            <w:pPr>
              <w:tabs>
                <w:tab w:val="left" w:pos="990"/>
              </w:tabs>
              <w:spacing w:after="120" w:line="360" w:lineRule="auto"/>
              <w:rPr>
                <w:b w:val="0"/>
                <w:bCs/>
              </w:rPr>
            </w:pPr>
            <w:proofErr w:type="spellStart"/>
            <w:r w:rsidRPr="00E24C10">
              <w:rPr>
                <w:b w:val="0"/>
                <w:bCs/>
              </w:rPr>
              <w:t>Tên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lớp</w:t>
            </w:r>
            <w:proofErr w:type="spellEnd"/>
          </w:p>
        </w:tc>
        <w:tc>
          <w:tcPr>
            <w:tcW w:w="5041" w:type="dxa"/>
          </w:tcPr>
          <w:p w14:paraId="717608B2" w14:textId="77777777" w:rsidR="000E7953" w:rsidRPr="00E24C10" w:rsidRDefault="000E7953" w:rsidP="00281028">
            <w:pPr>
              <w:tabs>
                <w:tab w:val="left" w:pos="990"/>
              </w:tabs>
              <w:spacing w:after="120" w:line="360" w:lineRule="auto"/>
              <w:jc w:val="both"/>
              <w:rPr>
                <w:b w:val="0"/>
                <w:bCs/>
              </w:rPr>
            </w:pPr>
            <w:proofErr w:type="spellStart"/>
            <w:r w:rsidRPr="00E24C10">
              <w:rPr>
                <w:b w:val="0"/>
                <w:bCs/>
              </w:rPr>
              <w:t>Mục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đích</w:t>
            </w:r>
            <w:proofErr w:type="spellEnd"/>
          </w:p>
        </w:tc>
        <w:tc>
          <w:tcPr>
            <w:tcW w:w="1800" w:type="dxa"/>
          </w:tcPr>
          <w:p w14:paraId="58387B17" w14:textId="77777777" w:rsidR="000E7953" w:rsidRPr="00E24C10" w:rsidRDefault="000E7953" w:rsidP="00281028">
            <w:pPr>
              <w:tabs>
                <w:tab w:val="left" w:pos="990"/>
              </w:tabs>
              <w:spacing w:after="120" w:line="360" w:lineRule="auto"/>
              <w:rPr>
                <w:b w:val="0"/>
                <w:bCs/>
              </w:rPr>
            </w:pPr>
            <w:r w:rsidRPr="00E24C10">
              <w:rPr>
                <w:b w:val="0"/>
                <w:bCs/>
              </w:rPr>
              <w:t xml:space="preserve">SV </w:t>
            </w:r>
            <w:proofErr w:type="spellStart"/>
            <w:r w:rsidRPr="00E24C10">
              <w:rPr>
                <w:b w:val="0"/>
                <w:bCs/>
              </w:rPr>
              <w:t>phụ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trách</w:t>
            </w:r>
            <w:proofErr w:type="spellEnd"/>
          </w:p>
        </w:tc>
      </w:tr>
      <w:tr w:rsidR="000E7953" w:rsidRPr="00E24C10" w14:paraId="6627FFB2" w14:textId="77777777" w:rsidTr="0016219A">
        <w:tc>
          <w:tcPr>
            <w:tcW w:w="534" w:type="dxa"/>
          </w:tcPr>
          <w:p w14:paraId="192FEAAA" w14:textId="77777777" w:rsidR="000E7953" w:rsidRPr="00E24C10" w:rsidRDefault="000E7953" w:rsidP="00281028">
            <w:pPr>
              <w:tabs>
                <w:tab w:val="left" w:pos="990"/>
              </w:tabs>
              <w:spacing w:after="120" w:line="360" w:lineRule="auto"/>
              <w:jc w:val="center"/>
              <w:rPr>
                <w:b w:val="0"/>
                <w:bCs/>
              </w:rPr>
            </w:pPr>
            <w:r>
              <w:rPr>
                <w:b w:val="0"/>
                <w:bCs/>
              </w:rPr>
              <w:t>1</w:t>
            </w:r>
          </w:p>
        </w:tc>
        <w:tc>
          <w:tcPr>
            <w:tcW w:w="2975" w:type="dxa"/>
          </w:tcPr>
          <w:p w14:paraId="5E4A3813" w14:textId="73D34095" w:rsidR="000E7953" w:rsidRPr="00E24C10" w:rsidRDefault="0016219A" w:rsidP="00281028">
            <w:pPr>
              <w:tabs>
                <w:tab w:val="left" w:pos="1417"/>
              </w:tabs>
              <w:spacing w:after="120" w:line="360" w:lineRule="auto"/>
              <w:rPr>
                <w:b w:val="0"/>
                <w:bCs/>
              </w:rPr>
            </w:pPr>
            <w:proofErr w:type="spellStart"/>
            <w:r>
              <w:rPr>
                <w:b w:val="0"/>
                <w:bCs/>
              </w:rPr>
              <w:t>InputHander</w:t>
            </w:r>
            <w:proofErr w:type="spellEnd"/>
          </w:p>
        </w:tc>
        <w:tc>
          <w:tcPr>
            <w:tcW w:w="5041" w:type="dxa"/>
          </w:tcPr>
          <w:p w14:paraId="54E7E05A" w14:textId="53147C84" w:rsidR="0016219A" w:rsidRPr="0016219A" w:rsidRDefault="0016219A" w:rsidP="00EE00F8">
            <w:pPr>
              <w:pStyle w:val="ListParagraph"/>
              <w:numPr>
                <w:ilvl w:val="0"/>
                <w:numId w:val="24"/>
              </w:numPr>
              <w:tabs>
                <w:tab w:val="left" w:pos="990"/>
              </w:tabs>
              <w:spacing w:after="120" w:line="360" w:lineRule="auto"/>
              <w:ind w:left="525"/>
              <w:jc w:val="both"/>
              <w:rPr>
                <w:b w:val="0"/>
                <w:bCs/>
              </w:rPr>
            </w:pPr>
            <w:proofErr w:type="spellStart"/>
            <w:r w:rsidRPr="0016219A">
              <w:rPr>
                <w:b w:val="0"/>
                <w:bCs/>
              </w:rPr>
              <w:t>Đọc</w:t>
            </w:r>
            <w:proofErr w:type="spellEnd"/>
            <w:r w:rsidRPr="0016219A">
              <w:rPr>
                <w:b w:val="0"/>
                <w:bCs/>
              </w:rPr>
              <w:t xml:space="preserve"> </w:t>
            </w:r>
            <w:proofErr w:type="spellStart"/>
            <w:r w:rsidRPr="0016219A">
              <w:rPr>
                <w:b w:val="0"/>
                <w:bCs/>
              </w:rPr>
              <w:t>đoạn</w:t>
            </w:r>
            <w:proofErr w:type="spellEnd"/>
            <w:r w:rsidRPr="0016219A">
              <w:rPr>
                <w:b w:val="0"/>
                <w:bCs/>
              </w:rPr>
              <w:t xml:space="preserve"> Python Scripts </w:t>
            </w:r>
            <w:proofErr w:type="spellStart"/>
            <w:r w:rsidRPr="0016219A">
              <w:rPr>
                <w:b w:val="0"/>
                <w:bCs/>
              </w:rPr>
              <w:t>chứa</w:t>
            </w:r>
            <w:proofErr w:type="spellEnd"/>
            <w:r w:rsidRPr="0016219A">
              <w:rPr>
                <w:b w:val="0"/>
                <w:bCs/>
              </w:rPr>
              <w:t xml:space="preserve"> </w:t>
            </w:r>
            <w:proofErr w:type="spellStart"/>
            <w:r w:rsidRPr="0016219A">
              <w:rPr>
                <w:b w:val="0"/>
                <w:bCs/>
              </w:rPr>
              <w:t>mô</w:t>
            </w:r>
            <w:proofErr w:type="spellEnd"/>
            <w:r w:rsidRPr="0016219A">
              <w:rPr>
                <w:b w:val="0"/>
                <w:bCs/>
              </w:rPr>
              <w:t xml:space="preserve"> </w:t>
            </w:r>
            <w:proofErr w:type="spellStart"/>
            <w:r w:rsidRPr="0016219A">
              <w:rPr>
                <w:b w:val="0"/>
                <w:bCs/>
              </w:rPr>
              <w:t>tả</w:t>
            </w:r>
            <w:proofErr w:type="spellEnd"/>
            <w:r w:rsidRPr="0016219A">
              <w:rPr>
                <w:b w:val="0"/>
                <w:bCs/>
              </w:rPr>
              <w:t xml:space="preserve"> </w:t>
            </w:r>
            <w:proofErr w:type="spellStart"/>
            <w:r w:rsidRPr="0016219A">
              <w:rPr>
                <w:b w:val="0"/>
                <w:bCs/>
              </w:rPr>
              <w:t>về</w:t>
            </w:r>
            <w:proofErr w:type="spellEnd"/>
            <w:r w:rsidRPr="0016219A">
              <w:rPr>
                <w:b w:val="0"/>
                <w:bCs/>
              </w:rPr>
              <w:t xml:space="preserve"> ANN </w:t>
            </w:r>
            <w:proofErr w:type="spellStart"/>
            <w:r w:rsidRPr="0016219A">
              <w:rPr>
                <w:b w:val="0"/>
                <w:bCs/>
              </w:rPr>
              <w:t>bằng</w:t>
            </w:r>
            <w:proofErr w:type="spellEnd"/>
            <w:r w:rsidRPr="0016219A">
              <w:rPr>
                <w:b w:val="0"/>
                <w:bCs/>
              </w:rPr>
              <w:t xml:space="preserve"> Layers API </w:t>
            </w:r>
            <w:proofErr w:type="spellStart"/>
            <w:r w:rsidRPr="0016219A">
              <w:rPr>
                <w:b w:val="0"/>
                <w:bCs/>
              </w:rPr>
              <w:t>mà</w:t>
            </w:r>
            <w:proofErr w:type="spellEnd"/>
            <w:r w:rsidRPr="0016219A">
              <w:rPr>
                <w:b w:val="0"/>
                <w:bCs/>
              </w:rPr>
              <w:t xml:space="preserve"> </w:t>
            </w:r>
            <w:proofErr w:type="spellStart"/>
            <w:r w:rsidRPr="0016219A">
              <w:rPr>
                <w:b w:val="0"/>
                <w:bCs/>
              </w:rPr>
              <w:t>người</w:t>
            </w:r>
            <w:proofErr w:type="spellEnd"/>
            <w:r w:rsidRPr="0016219A">
              <w:rPr>
                <w:b w:val="0"/>
                <w:bCs/>
              </w:rPr>
              <w:t xml:space="preserve"> </w:t>
            </w:r>
            <w:proofErr w:type="spellStart"/>
            <w:r w:rsidRPr="0016219A">
              <w:rPr>
                <w:b w:val="0"/>
                <w:bCs/>
              </w:rPr>
              <w:t>dùng</w:t>
            </w:r>
            <w:proofErr w:type="spellEnd"/>
            <w:r w:rsidRPr="0016219A">
              <w:rPr>
                <w:b w:val="0"/>
                <w:bCs/>
              </w:rPr>
              <w:t xml:space="preserve"> </w:t>
            </w:r>
            <w:proofErr w:type="spellStart"/>
            <w:r w:rsidRPr="0016219A">
              <w:rPr>
                <w:b w:val="0"/>
                <w:bCs/>
              </w:rPr>
              <w:t>nhập</w:t>
            </w:r>
            <w:proofErr w:type="spellEnd"/>
            <w:r w:rsidRPr="0016219A">
              <w:rPr>
                <w:b w:val="0"/>
                <w:bCs/>
              </w:rPr>
              <w:t xml:space="preserve"> </w:t>
            </w:r>
            <w:proofErr w:type="spellStart"/>
            <w:r w:rsidRPr="0016219A">
              <w:rPr>
                <w:b w:val="0"/>
                <w:bCs/>
              </w:rPr>
              <w:t>vào</w:t>
            </w:r>
            <w:proofErr w:type="spellEnd"/>
            <w:r w:rsidRPr="0016219A">
              <w:rPr>
                <w:b w:val="0"/>
                <w:bCs/>
              </w:rPr>
              <w:t xml:space="preserve"> </w:t>
            </w:r>
            <w:proofErr w:type="spellStart"/>
            <w:r w:rsidRPr="0016219A">
              <w:rPr>
                <w:b w:val="0"/>
                <w:bCs/>
              </w:rPr>
              <w:t>theo</w:t>
            </w:r>
            <w:proofErr w:type="spellEnd"/>
            <w:r w:rsidRPr="0016219A">
              <w:rPr>
                <w:b w:val="0"/>
                <w:bCs/>
              </w:rPr>
              <w:t xml:space="preserve"> </w:t>
            </w:r>
            <w:proofErr w:type="spellStart"/>
            <w:r w:rsidRPr="0016219A">
              <w:rPr>
                <w:b w:val="0"/>
                <w:bCs/>
              </w:rPr>
              <w:t>từng</w:t>
            </w:r>
            <w:proofErr w:type="spellEnd"/>
            <w:r w:rsidRPr="0016219A">
              <w:rPr>
                <w:b w:val="0"/>
                <w:bCs/>
              </w:rPr>
              <w:t xml:space="preserve"> </w:t>
            </w:r>
            <w:proofErr w:type="spellStart"/>
            <w:proofErr w:type="gramStart"/>
            <w:r w:rsidRPr="0016219A">
              <w:rPr>
                <w:b w:val="0"/>
                <w:bCs/>
              </w:rPr>
              <w:t>dòng</w:t>
            </w:r>
            <w:proofErr w:type="spellEnd"/>
            <w:r w:rsidRPr="0016219A">
              <w:rPr>
                <w:b w:val="0"/>
                <w:bCs/>
              </w:rPr>
              <w:t>(</w:t>
            </w:r>
            <w:proofErr w:type="spellStart"/>
            <w:proofErr w:type="gramEnd"/>
            <w:r w:rsidRPr="0016219A">
              <w:rPr>
                <w:b w:val="0"/>
                <w:bCs/>
              </w:rPr>
              <w:t>Mỗi</w:t>
            </w:r>
            <w:proofErr w:type="spellEnd"/>
            <w:r w:rsidRPr="0016219A">
              <w:rPr>
                <w:b w:val="0"/>
                <w:bCs/>
              </w:rPr>
              <w:t xml:space="preserve"> </w:t>
            </w:r>
            <w:proofErr w:type="spellStart"/>
            <w:r w:rsidRPr="0016219A">
              <w:rPr>
                <w:b w:val="0"/>
                <w:bCs/>
              </w:rPr>
              <w:t>dòng</w:t>
            </w:r>
            <w:proofErr w:type="spellEnd"/>
            <w:r w:rsidRPr="0016219A">
              <w:rPr>
                <w:b w:val="0"/>
                <w:bCs/>
              </w:rPr>
              <w:t xml:space="preserve"> </w:t>
            </w:r>
            <w:proofErr w:type="spellStart"/>
            <w:r w:rsidRPr="0016219A">
              <w:rPr>
                <w:b w:val="0"/>
                <w:bCs/>
              </w:rPr>
              <w:t>chứa</w:t>
            </w:r>
            <w:proofErr w:type="spellEnd"/>
            <w:r w:rsidRPr="0016219A">
              <w:rPr>
                <w:b w:val="0"/>
                <w:bCs/>
              </w:rPr>
              <w:t xml:space="preserve"> </w:t>
            </w:r>
            <w:proofErr w:type="spellStart"/>
            <w:r w:rsidRPr="0016219A">
              <w:rPr>
                <w:b w:val="0"/>
                <w:bCs/>
              </w:rPr>
              <w:t>thông</w:t>
            </w:r>
            <w:proofErr w:type="spellEnd"/>
            <w:r w:rsidRPr="0016219A">
              <w:rPr>
                <w:b w:val="0"/>
                <w:bCs/>
              </w:rPr>
              <w:t xml:space="preserve"> tin </w:t>
            </w:r>
            <w:proofErr w:type="spellStart"/>
            <w:r w:rsidRPr="0016219A">
              <w:rPr>
                <w:b w:val="0"/>
                <w:bCs/>
              </w:rPr>
              <w:t>cho</w:t>
            </w:r>
            <w:proofErr w:type="spellEnd"/>
            <w:r w:rsidRPr="0016219A">
              <w:rPr>
                <w:b w:val="0"/>
                <w:bCs/>
              </w:rPr>
              <w:t xml:space="preserve"> Layer)</w:t>
            </w:r>
          </w:p>
          <w:p w14:paraId="60561335" w14:textId="18F93C47" w:rsidR="000E7953" w:rsidRPr="0016219A" w:rsidRDefault="0016219A" w:rsidP="000D50D6">
            <w:pPr>
              <w:pStyle w:val="ListParagraph"/>
              <w:numPr>
                <w:ilvl w:val="0"/>
                <w:numId w:val="24"/>
              </w:numPr>
              <w:tabs>
                <w:tab w:val="left" w:pos="990"/>
              </w:tabs>
              <w:spacing w:after="120" w:line="360" w:lineRule="auto"/>
              <w:ind w:left="525"/>
              <w:jc w:val="both"/>
              <w:rPr>
                <w:b w:val="0"/>
                <w:bCs/>
              </w:rPr>
            </w:pPr>
            <w:proofErr w:type="spellStart"/>
            <w:r w:rsidRPr="0016219A">
              <w:rPr>
                <w:b w:val="0"/>
                <w:bCs/>
              </w:rPr>
              <w:t>Chuẩn</w:t>
            </w:r>
            <w:proofErr w:type="spellEnd"/>
            <w:r w:rsidRPr="0016219A">
              <w:rPr>
                <w:b w:val="0"/>
                <w:bCs/>
              </w:rPr>
              <w:t xml:space="preserve"> </w:t>
            </w:r>
            <w:proofErr w:type="spellStart"/>
            <w:r w:rsidRPr="0016219A">
              <w:rPr>
                <w:b w:val="0"/>
                <w:bCs/>
              </w:rPr>
              <w:t>hoá</w:t>
            </w:r>
            <w:proofErr w:type="spellEnd"/>
            <w:r w:rsidRPr="0016219A">
              <w:rPr>
                <w:b w:val="0"/>
                <w:bCs/>
              </w:rPr>
              <w:t xml:space="preserve">, </w:t>
            </w:r>
            <w:proofErr w:type="spellStart"/>
            <w:r w:rsidRPr="0016219A">
              <w:rPr>
                <w:b w:val="0"/>
                <w:bCs/>
              </w:rPr>
              <w:t>xử</w:t>
            </w:r>
            <w:proofErr w:type="spellEnd"/>
            <w:r w:rsidRPr="0016219A">
              <w:rPr>
                <w:b w:val="0"/>
                <w:bCs/>
              </w:rPr>
              <w:t xml:space="preserve"> </w:t>
            </w:r>
            <w:proofErr w:type="spellStart"/>
            <w:r w:rsidRPr="0016219A">
              <w:rPr>
                <w:b w:val="0"/>
                <w:bCs/>
              </w:rPr>
              <w:t>lí</w:t>
            </w:r>
            <w:proofErr w:type="spellEnd"/>
            <w:r w:rsidRPr="0016219A">
              <w:rPr>
                <w:b w:val="0"/>
                <w:bCs/>
              </w:rPr>
              <w:t xml:space="preserve">, </w:t>
            </w:r>
            <w:proofErr w:type="spellStart"/>
            <w:r w:rsidRPr="0016219A">
              <w:rPr>
                <w:b w:val="0"/>
                <w:bCs/>
              </w:rPr>
              <w:t>tạo</w:t>
            </w:r>
            <w:proofErr w:type="spellEnd"/>
            <w:r w:rsidRPr="0016219A">
              <w:rPr>
                <w:b w:val="0"/>
                <w:bCs/>
              </w:rPr>
              <w:t xml:space="preserve"> object layer </w:t>
            </w:r>
            <w:proofErr w:type="spellStart"/>
            <w:r w:rsidRPr="0016219A">
              <w:rPr>
                <w:b w:val="0"/>
                <w:bCs/>
              </w:rPr>
              <w:t>ứng</w:t>
            </w:r>
            <w:proofErr w:type="spellEnd"/>
            <w:r w:rsidRPr="0016219A">
              <w:rPr>
                <w:b w:val="0"/>
                <w:bCs/>
              </w:rPr>
              <w:t xml:space="preserve"> </w:t>
            </w:r>
            <w:proofErr w:type="spellStart"/>
            <w:r w:rsidRPr="0016219A">
              <w:rPr>
                <w:b w:val="0"/>
                <w:bCs/>
              </w:rPr>
              <w:t>với</w:t>
            </w:r>
            <w:proofErr w:type="spellEnd"/>
            <w:r w:rsidRPr="0016219A">
              <w:rPr>
                <w:b w:val="0"/>
                <w:bCs/>
              </w:rPr>
              <w:t xml:space="preserve"> layer </w:t>
            </w:r>
            <w:proofErr w:type="spellStart"/>
            <w:r w:rsidRPr="0016219A">
              <w:rPr>
                <w:b w:val="0"/>
                <w:bCs/>
              </w:rPr>
              <w:t>được</w:t>
            </w:r>
            <w:proofErr w:type="spellEnd"/>
            <w:r w:rsidRPr="0016219A">
              <w:rPr>
                <w:b w:val="0"/>
                <w:bCs/>
              </w:rPr>
              <w:t xml:space="preserve"> </w:t>
            </w:r>
            <w:proofErr w:type="spellStart"/>
            <w:r w:rsidRPr="0016219A">
              <w:rPr>
                <w:b w:val="0"/>
                <w:bCs/>
              </w:rPr>
              <w:t>miêu</w:t>
            </w:r>
            <w:proofErr w:type="spellEnd"/>
            <w:r w:rsidRPr="0016219A">
              <w:rPr>
                <w:b w:val="0"/>
                <w:bCs/>
              </w:rPr>
              <w:t xml:space="preserve"> </w:t>
            </w:r>
            <w:proofErr w:type="spellStart"/>
            <w:r w:rsidRPr="0016219A">
              <w:rPr>
                <w:b w:val="0"/>
                <w:bCs/>
              </w:rPr>
              <w:t>tả</w:t>
            </w:r>
            <w:proofErr w:type="spellEnd"/>
            <w:r w:rsidRPr="0016219A">
              <w:rPr>
                <w:b w:val="0"/>
                <w:bCs/>
              </w:rPr>
              <w:t xml:space="preserve">, </w:t>
            </w:r>
            <w:proofErr w:type="spellStart"/>
            <w:r w:rsidRPr="0016219A">
              <w:rPr>
                <w:b w:val="0"/>
                <w:bCs/>
              </w:rPr>
              <w:t>truyền</w:t>
            </w:r>
            <w:proofErr w:type="spellEnd"/>
            <w:r w:rsidRPr="0016219A">
              <w:rPr>
                <w:b w:val="0"/>
                <w:bCs/>
              </w:rPr>
              <w:t xml:space="preserve"> </w:t>
            </w:r>
            <w:proofErr w:type="spellStart"/>
            <w:r w:rsidRPr="0016219A">
              <w:rPr>
                <w:b w:val="0"/>
                <w:bCs/>
              </w:rPr>
              <w:t>vào</w:t>
            </w:r>
            <w:proofErr w:type="spellEnd"/>
            <w:r w:rsidRPr="0016219A">
              <w:rPr>
                <w:b w:val="0"/>
                <w:bCs/>
              </w:rPr>
              <w:t xml:space="preserve"> </w:t>
            </w:r>
            <w:proofErr w:type="spellStart"/>
            <w:r w:rsidRPr="0016219A">
              <w:rPr>
                <w:b w:val="0"/>
                <w:bCs/>
              </w:rPr>
              <w:t>thông</w:t>
            </w:r>
            <w:proofErr w:type="spellEnd"/>
            <w:r w:rsidRPr="0016219A">
              <w:rPr>
                <w:b w:val="0"/>
                <w:bCs/>
              </w:rPr>
              <w:t xml:space="preserve"> </w:t>
            </w:r>
            <w:proofErr w:type="spellStart"/>
            <w:r w:rsidRPr="0016219A">
              <w:rPr>
                <w:b w:val="0"/>
                <w:bCs/>
              </w:rPr>
              <w:t>số</w:t>
            </w:r>
            <w:proofErr w:type="spellEnd"/>
            <w:r w:rsidRPr="0016219A">
              <w:rPr>
                <w:b w:val="0"/>
                <w:bCs/>
              </w:rPr>
              <w:t xml:space="preserve"> </w:t>
            </w:r>
            <w:proofErr w:type="spellStart"/>
            <w:r w:rsidRPr="0016219A">
              <w:rPr>
                <w:b w:val="0"/>
                <w:bCs/>
              </w:rPr>
              <w:t>chính</w:t>
            </w:r>
            <w:proofErr w:type="spellEnd"/>
            <w:r w:rsidRPr="0016219A">
              <w:rPr>
                <w:b w:val="0"/>
                <w:bCs/>
              </w:rPr>
              <w:t xml:space="preserve"> </w:t>
            </w:r>
            <w:proofErr w:type="spellStart"/>
            <w:r w:rsidRPr="0016219A">
              <w:rPr>
                <w:b w:val="0"/>
                <w:bCs/>
              </w:rPr>
              <w:t>như</w:t>
            </w:r>
            <w:proofErr w:type="spellEnd"/>
            <w:r w:rsidRPr="0016219A">
              <w:rPr>
                <w:b w:val="0"/>
                <w:bCs/>
              </w:rPr>
              <w:t xml:space="preserve"> </w:t>
            </w:r>
            <w:proofErr w:type="spellStart"/>
            <w:r w:rsidRPr="0016219A">
              <w:rPr>
                <w:b w:val="0"/>
                <w:bCs/>
              </w:rPr>
              <w:t>loại</w:t>
            </w:r>
            <w:proofErr w:type="spellEnd"/>
            <w:r w:rsidRPr="0016219A">
              <w:rPr>
                <w:b w:val="0"/>
                <w:bCs/>
              </w:rPr>
              <w:t xml:space="preserve"> layer, </w:t>
            </w:r>
            <w:proofErr w:type="spellStart"/>
            <w:r w:rsidRPr="0016219A">
              <w:rPr>
                <w:b w:val="0"/>
                <w:bCs/>
              </w:rPr>
              <w:t>tên</w:t>
            </w:r>
            <w:proofErr w:type="spellEnd"/>
            <w:r w:rsidRPr="0016219A">
              <w:rPr>
                <w:b w:val="0"/>
                <w:bCs/>
              </w:rPr>
              <w:t xml:space="preserve"> layer, </w:t>
            </w:r>
            <w:proofErr w:type="spellStart"/>
            <w:r w:rsidRPr="0016219A">
              <w:rPr>
                <w:b w:val="0"/>
                <w:bCs/>
              </w:rPr>
              <w:t>đầu</w:t>
            </w:r>
            <w:proofErr w:type="spellEnd"/>
            <w:r w:rsidRPr="0016219A">
              <w:rPr>
                <w:b w:val="0"/>
                <w:bCs/>
              </w:rPr>
              <w:t xml:space="preserve"> </w:t>
            </w:r>
            <w:proofErr w:type="spellStart"/>
            <w:r w:rsidRPr="0016219A">
              <w:rPr>
                <w:b w:val="0"/>
                <w:bCs/>
              </w:rPr>
              <w:t>vào</w:t>
            </w:r>
            <w:proofErr w:type="spellEnd"/>
            <w:r w:rsidRPr="0016219A">
              <w:rPr>
                <w:b w:val="0"/>
                <w:bCs/>
              </w:rPr>
              <w:t xml:space="preserve">, </w:t>
            </w:r>
            <w:proofErr w:type="spellStart"/>
            <w:r w:rsidRPr="0016219A">
              <w:rPr>
                <w:b w:val="0"/>
                <w:bCs/>
              </w:rPr>
              <w:lastRenderedPageBreak/>
              <w:t>đầu</w:t>
            </w:r>
            <w:proofErr w:type="spellEnd"/>
            <w:r w:rsidRPr="0016219A">
              <w:rPr>
                <w:b w:val="0"/>
                <w:bCs/>
              </w:rPr>
              <w:t xml:space="preserve"> ra, </w:t>
            </w:r>
            <w:proofErr w:type="spellStart"/>
            <w:r w:rsidRPr="0016219A">
              <w:rPr>
                <w:b w:val="0"/>
                <w:bCs/>
              </w:rPr>
              <w:t>các</w:t>
            </w:r>
            <w:proofErr w:type="spellEnd"/>
            <w:r w:rsidRPr="0016219A">
              <w:rPr>
                <w:b w:val="0"/>
                <w:bCs/>
              </w:rPr>
              <w:t xml:space="preserve"> </w:t>
            </w:r>
            <w:proofErr w:type="spellStart"/>
            <w:r w:rsidRPr="0016219A">
              <w:rPr>
                <w:b w:val="0"/>
                <w:bCs/>
              </w:rPr>
              <w:t>thuộc</w:t>
            </w:r>
            <w:proofErr w:type="spellEnd"/>
            <w:r w:rsidRPr="0016219A">
              <w:rPr>
                <w:b w:val="0"/>
                <w:bCs/>
              </w:rPr>
              <w:t xml:space="preserve"> </w:t>
            </w:r>
            <w:proofErr w:type="spellStart"/>
            <w:proofErr w:type="gramStart"/>
            <w:r w:rsidRPr="0016219A">
              <w:rPr>
                <w:b w:val="0"/>
                <w:bCs/>
              </w:rPr>
              <w:t>tính</w:t>
            </w:r>
            <w:proofErr w:type="spellEnd"/>
            <w:r w:rsidRPr="0016219A">
              <w:rPr>
                <w:b w:val="0"/>
                <w:bCs/>
              </w:rPr>
              <w:t>(</w:t>
            </w:r>
            <w:proofErr w:type="spellStart"/>
            <w:proofErr w:type="gramEnd"/>
            <w:r w:rsidRPr="0016219A">
              <w:rPr>
                <w:b w:val="0"/>
                <w:bCs/>
              </w:rPr>
              <w:t>dưới</w:t>
            </w:r>
            <w:proofErr w:type="spellEnd"/>
            <w:r w:rsidRPr="0016219A">
              <w:rPr>
                <w:b w:val="0"/>
                <w:bCs/>
              </w:rPr>
              <w:t xml:space="preserve"> </w:t>
            </w:r>
            <w:proofErr w:type="spellStart"/>
            <w:r w:rsidRPr="0016219A">
              <w:rPr>
                <w:b w:val="0"/>
                <w:bCs/>
              </w:rPr>
              <w:t>dạng</w:t>
            </w:r>
            <w:proofErr w:type="spellEnd"/>
            <w:r w:rsidRPr="0016219A">
              <w:rPr>
                <w:b w:val="0"/>
                <w:bCs/>
              </w:rPr>
              <w:t xml:space="preserve"> plain text </w:t>
            </w:r>
            <w:proofErr w:type="spellStart"/>
            <w:r w:rsidRPr="0016219A">
              <w:rPr>
                <w:b w:val="0"/>
                <w:bCs/>
              </w:rPr>
              <w:t>thô</w:t>
            </w:r>
            <w:proofErr w:type="spellEnd"/>
            <w:r w:rsidRPr="0016219A">
              <w:rPr>
                <w:b w:val="0"/>
                <w:bCs/>
              </w:rPr>
              <w:t xml:space="preserve">, </w:t>
            </w:r>
            <w:proofErr w:type="spellStart"/>
            <w:r w:rsidRPr="0016219A">
              <w:rPr>
                <w:b w:val="0"/>
                <w:bCs/>
              </w:rPr>
              <w:t>chưa</w:t>
            </w:r>
            <w:proofErr w:type="spellEnd"/>
            <w:r w:rsidRPr="0016219A">
              <w:rPr>
                <w:b w:val="0"/>
                <w:bCs/>
              </w:rPr>
              <w:t xml:space="preserve"> qua </w:t>
            </w:r>
            <w:proofErr w:type="spellStart"/>
            <w:r w:rsidRPr="0016219A">
              <w:rPr>
                <w:b w:val="0"/>
                <w:bCs/>
              </w:rPr>
              <w:t>xử</w:t>
            </w:r>
            <w:proofErr w:type="spellEnd"/>
            <w:r w:rsidRPr="0016219A">
              <w:rPr>
                <w:b w:val="0"/>
                <w:bCs/>
              </w:rPr>
              <w:t xml:space="preserve"> </w:t>
            </w:r>
            <w:proofErr w:type="spellStart"/>
            <w:r w:rsidRPr="0016219A">
              <w:rPr>
                <w:b w:val="0"/>
                <w:bCs/>
              </w:rPr>
              <w:t>lí</w:t>
            </w:r>
            <w:proofErr w:type="spellEnd"/>
            <w:r w:rsidRPr="0016219A">
              <w:rPr>
                <w:b w:val="0"/>
                <w:bCs/>
              </w:rPr>
              <w:t xml:space="preserve">) </w:t>
            </w:r>
            <w:proofErr w:type="spellStart"/>
            <w:r w:rsidRPr="0016219A">
              <w:rPr>
                <w:b w:val="0"/>
                <w:bCs/>
              </w:rPr>
              <w:t>và</w:t>
            </w:r>
            <w:proofErr w:type="spellEnd"/>
            <w:r w:rsidRPr="0016219A">
              <w:rPr>
                <w:b w:val="0"/>
                <w:bCs/>
              </w:rPr>
              <w:t xml:space="preserve"> </w:t>
            </w:r>
            <w:proofErr w:type="spellStart"/>
            <w:r w:rsidRPr="0016219A">
              <w:rPr>
                <w:b w:val="0"/>
                <w:bCs/>
              </w:rPr>
              <w:t>thêm</w:t>
            </w:r>
            <w:proofErr w:type="spellEnd"/>
            <w:r w:rsidRPr="0016219A">
              <w:rPr>
                <w:b w:val="0"/>
                <w:bCs/>
              </w:rPr>
              <w:t xml:space="preserve"> layer </w:t>
            </w:r>
            <w:proofErr w:type="spellStart"/>
            <w:r w:rsidRPr="0016219A">
              <w:rPr>
                <w:b w:val="0"/>
                <w:bCs/>
              </w:rPr>
              <w:t>đó</w:t>
            </w:r>
            <w:proofErr w:type="spellEnd"/>
            <w:r w:rsidRPr="0016219A">
              <w:rPr>
                <w:b w:val="0"/>
                <w:bCs/>
              </w:rPr>
              <w:t xml:space="preserve"> </w:t>
            </w:r>
            <w:proofErr w:type="spellStart"/>
            <w:r w:rsidRPr="0016219A">
              <w:rPr>
                <w:b w:val="0"/>
                <w:bCs/>
              </w:rPr>
              <w:t>vào</w:t>
            </w:r>
            <w:proofErr w:type="spellEnd"/>
            <w:r w:rsidRPr="0016219A">
              <w:rPr>
                <w:b w:val="0"/>
                <w:bCs/>
              </w:rPr>
              <w:t xml:space="preserve"> Model </w:t>
            </w:r>
          </w:p>
        </w:tc>
        <w:tc>
          <w:tcPr>
            <w:tcW w:w="1800" w:type="dxa"/>
          </w:tcPr>
          <w:p w14:paraId="612BBE14" w14:textId="77777777" w:rsidR="000E7953" w:rsidRPr="00E24C10" w:rsidRDefault="000E7953" w:rsidP="00281028">
            <w:pPr>
              <w:tabs>
                <w:tab w:val="left" w:pos="990"/>
              </w:tabs>
              <w:spacing w:after="120" w:line="360" w:lineRule="auto"/>
              <w:rPr>
                <w:b w:val="0"/>
                <w:bCs/>
              </w:rPr>
            </w:pPr>
            <w:proofErr w:type="spellStart"/>
            <w:r>
              <w:rPr>
                <w:b w:val="0"/>
                <w:bCs/>
              </w:rPr>
              <w:lastRenderedPageBreak/>
              <w:t>Hoàng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Vương</w:t>
            </w:r>
            <w:proofErr w:type="spellEnd"/>
          </w:p>
        </w:tc>
      </w:tr>
      <w:tr w:rsidR="000E7953" w:rsidRPr="00E24C10" w14:paraId="1C474513" w14:textId="77777777" w:rsidTr="0016219A">
        <w:tc>
          <w:tcPr>
            <w:tcW w:w="534" w:type="dxa"/>
          </w:tcPr>
          <w:p w14:paraId="2789483A" w14:textId="77777777" w:rsidR="000E7953" w:rsidRPr="00E24C10" w:rsidRDefault="000E7953" w:rsidP="00281028">
            <w:pPr>
              <w:tabs>
                <w:tab w:val="left" w:pos="990"/>
              </w:tabs>
              <w:spacing w:after="120" w:line="360" w:lineRule="auto"/>
              <w:jc w:val="center"/>
              <w:rPr>
                <w:b w:val="0"/>
                <w:bCs/>
              </w:rPr>
            </w:pPr>
            <w:r>
              <w:rPr>
                <w:b w:val="0"/>
                <w:bCs/>
              </w:rPr>
              <w:t>2</w:t>
            </w:r>
          </w:p>
        </w:tc>
        <w:tc>
          <w:tcPr>
            <w:tcW w:w="2975" w:type="dxa"/>
          </w:tcPr>
          <w:p w14:paraId="3D2EF755" w14:textId="67463E36" w:rsidR="000E7953" w:rsidRPr="00E24C10" w:rsidRDefault="0016219A" w:rsidP="00281028">
            <w:pPr>
              <w:tabs>
                <w:tab w:val="left" w:pos="990"/>
              </w:tabs>
              <w:spacing w:after="120" w:line="360" w:lineRule="auto"/>
              <w:rPr>
                <w:b w:val="0"/>
                <w:bCs/>
              </w:rPr>
            </w:pPr>
            <w:proofErr w:type="spellStart"/>
            <w:r>
              <w:rPr>
                <w:b w:val="0"/>
                <w:bCs/>
              </w:rPr>
              <w:t>TensorModel</w:t>
            </w:r>
            <w:proofErr w:type="spellEnd"/>
          </w:p>
        </w:tc>
        <w:tc>
          <w:tcPr>
            <w:tcW w:w="5041" w:type="dxa"/>
          </w:tcPr>
          <w:p w14:paraId="4DD34641" w14:textId="4DD9EF5F" w:rsidR="000E7953" w:rsidRPr="00EA47A3" w:rsidRDefault="00EA47A3" w:rsidP="00EE00F8">
            <w:pPr>
              <w:tabs>
                <w:tab w:val="left" w:pos="990"/>
              </w:tabs>
              <w:spacing w:after="120" w:line="360" w:lineRule="auto"/>
              <w:jc w:val="both"/>
              <w:rPr>
                <w:b w:val="0"/>
                <w:bCs/>
              </w:rPr>
            </w:pPr>
            <w:proofErr w:type="spellStart"/>
            <w:r w:rsidRPr="00EA47A3">
              <w:rPr>
                <w:b w:val="0"/>
                <w:bCs/>
              </w:rPr>
              <w:t>Tạo</w:t>
            </w:r>
            <w:proofErr w:type="spellEnd"/>
            <w:r w:rsidRPr="00EA47A3">
              <w:rPr>
                <w:b w:val="0"/>
                <w:bCs/>
              </w:rPr>
              <w:t xml:space="preserve"> ra </w:t>
            </w:r>
            <w:proofErr w:type="spellStart"/>
            <w:r w:rsidRPr="00EA47A3">
              <w:rPr>
                <w:b w:val="0"/>
                <w:bCs/>
              </w:rPr>
              <w:t>một</w:t>
            </w:r>
            <w:proofErr w:type="spellEnd"/>
            <w:r w:rsidRPr="00EA47A3">
              <w:rPr>
                <w:b w:val="0"/>
                <w:bCs/>
              </w:rPr>
              <w:t xml:space="preserve"> model ANN </w:t>
            </w:r>
            <w:proofErr w:type="spellStart"/>
            <w:r w:rsidRPr="00EA47A3">
              <w:rPr>
                <w:b w:val="0"/>
                <w:bCs/>
              </w:rPr>
              <w:t>hoàn</w:t>
            </w:r>
            <w:proofErr w:type="spellEnd"/>
            <w:r w:rsidRPr="00EA47A3">
              <w:rPr>
                <w:b w:val="0"/>
                <w:bCs/>
              </w:rPr>
              <w:t xml:space="preserve"> </w:t>
            </w:r>
            <w:proofErr w:type="spellStart"/>
            <w:r w:rsidRPr="00EA47A3">
              <w:rPr>
                <w:b w:val="0"/>
                <w:bCs/>
              </w:rPr>
              <w:t>chỉnh</w:t>
            </w:r>
            <w:proofErr w:type="spellEnd"/>
            <w:r w:rsidRPr="00EA47A3">
              <w:rPr>
                <w:b w:val="0"/>
                <w:bCs/>
              </w:rPr>
              <w:t xml:space="preserve"> </w:t>
            </w:r>
            <w:proofErr w:type="spellStart"/>
            <w:r w:rsidRPr="00EA47A3">
              <w:rPr>
                <w:b w:val="0"/>
                <w:bCs/>
              </w:rPr>
              <w:t>bằng</w:t>
            </w:r>
            <w:proofErr w:type="spellEnd"/>
            <w:r w:rsidRPr="00EA47A3">
              <w:rPr>
                <w:b w:val="0"/>
                <w:bCs/>
              </w:rPr>
              <w:t xml:space="preserve"> Layers API</w:t>
            </w:r>
          </w:p>
        </w:tc>
        <w:tc>
          <w:tcPr>
            <w:tcW w:w="1800" w:type="dxa"/>
          </w:tcPr>
          <w:p w14:paraId="3D3B054E" w14:textId="77777777" w:rsidR="000E7953" w:rsidRPr="00E24C10" w:rsidRDefault="000E7953" w:rsidP="00281028">
            <w:pPr>
              <w:tabs>
                <w:tab w:val="left" w:pos="990"/>
              </w:tabs>
              <w:spacing w:after="120" w:line="360" w:lineRule="auto"/>
              <w:rPr>
                <w:b w:val="0"/>
                <w:bCs/>
              </w:rPr>
            </w:pPr>
            <w:proofErr w:type="spellStart"/>
            <w:r w:rsidRPr="00E24C10">
              <w:rPr>
                <w:b w:val="0"/>
                <w:bCs/>
              </w:rPr>
              <w:t>Hoàng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Vương</w:t>
            </w:r>
            <w:proofErr w:type="spellEnd"/>
          </w:p>
        </w:tc>
      </w:tr>
      <w:tr w:rsidR="000E7953" w:rsidRPr="00E24C10" w14:paraId="54EFB28E" w14:textId="77777777" w:rsidTr="0016219A">
        <w:tc>
          <w:tcPr>
            <w:tcW w:w="534" w:type="dxa"/>
          </w:tcPr>
          <w:p w14:paraId="7531A52B" w14:textId="77777777" w:rsidR="000E7953" w:rsidRPr="00E24C10" w:rsidRDefault="000E7953" w:rsidP="00281028">
            <w:pPr>
              <w:tabs>
                <w:tab w:val="left" w:pos="990"/>
              </w:tabs>
              <w:spacing w:after="120" w:line="360" w:lineRule="auto"/>
              <w:jc w:val="center"/>
              <w:rPr>
                <w:b w:val="0"/>
                <w:bCs/>
              </w:rPr>
            </w:pPr>
            <w:r>
              <w:rPr>
                <w:b w:val="0"/>
                <w:bCs/>
              </w:rPr>
              <w:t>3</w:t>
            </w:r>
          </w:p>
        </w:tc>
        <w:tc>
          <w:tcPr>
            <w:tcW w:w="2975" w:type="dxa"/>
          </w:tcPr>
          <w:p w14:paraId="17F3BFD1" w14:textId="7B4F275C" w:rsidR="000E7953" w:rsidRPr="00E24C10" w:rsidRDefault="0016219A" w:rsidP="00281028">
            <w:pPr>
              <w:tabs>
                <w:tab w:val="left" w:pos="990"/>
              </w:tabs>
              <w:spacing w:after="120" w:line="360" w:lineRule="auto"/>
              <w:rPr>
                <w:b w:val="0"/>
                <w:bCs/>
              </w:rPr>
            </w:pPr>
            <w:proofErr w:type="spellStart"/>
            <w:r>
              <w:rPr>
                <w:b w:val="0"/>
                <w:bCs/>
              </w:rPr>
              <w:t>Render_MasterControl</w:t>
            </w:r>
            <w:proofErr w:type="spellEnd"/>
          </w:p>
        </w:tc>
        <w:tc>
          <w:tcPr>
            <w:tcW w:w="5041" w:type="dxa"/>
          </w:tcPr>
          <w:p w14:paraId="7D126B52" w14:textId="5E48C522" w:rsidR="000E7953" w:rsidRPr="00E24C10" w:rsidRDefault="00EA47A3" w:rsidP="00EE00F8">
            <w:pPr>
              <w:tabs>
                <w:tab w:val="left" w:pos="990"/>
              </w:tabs>
              <w:spacing w:after="120" w:line="360" w:lineRule="auto"/>
              <w:jc w:val="both"/>
              <w:rPr>
                <w:b w:val="0"/>
                <w:bCs/>
              </w:rPr>
            </w:pPr>
            <w:proofErr w:type="spellStart"/>
            <w:r>
              <w:rPr>
                <w:b w:val="0"/>
                <w:bCs/>
              </w:rPr>
              <w:t>Điều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khiển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chung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toàn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bộ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các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tác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vụ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liên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quan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đến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đồ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hoạ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và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dựng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hình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trong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chương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trình</w:t>
            </w:r>
            <w:proofErr w:type="spellEnd"/>
          </w:p>
        </w:tc>
        <w:tc>
          <w:tcPr>
            <w:tcW w:w="1800" w:type="dxa"/>
          </w:tcPr>
          <w:p w14:paraId="46AC240C" w14:textId="77777777" w:rsidR="000E7953" w:rsidRPr="00E24C10" w:rsidRDefault="000E7953" w:rsidP="00281028">
            <w:pPr>
              <w:tabs>
                <w:tab w:val="left" w:pos="990"/>
              </w:tabs>
              <w:spacing w:after="120" w:line="360" w:lineRule="auto"/>
              <w:rPr>
                <w:b w:val="0"/>
                <w:bCs/>
              </w:rPr>
            </w:pPr>
            <w:proofErr w:type="spellStart"/>
            <w:r w:rsidRPr="00E24C10">
              <w:rPr>
                <w:b w:val="0"/>
                <w:bCs/>
              </w:rPr>
              <w:t>Hoàng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Vương</w:t>
            </w:r>
            <w:proofErr w:type="spellEnd"/>
          </w:p>
        </w:tc>
      </w:tr>
      <w:tr w:rsidR="000E7953" w:rsidRPr="00E24C10" w14:paraId="714CEB66" w14:textId="77777777" w:rsidTr="0016219A">
        <w:tc>
          <w:tcPr>
            <w:tcW w:w="534" w:type="dxa"/>
          </w:tcPr>
          <w:p w14:paraId="0AA1D565" w14:textId="77777777" w:rsidR="000E7953" w:rsidRPr="00E24C10" w:rsidRDefault="000E7953" w:rsidP="00281028">
            <w:pPr>
              <w:tabs>
                <w:tab w:val="left" w:pos="990"/>
              </w:tabs>
              <w:spacing w:after="120" w:line="360" w:lineRule="auto"/>
              <w:jc w:val="center"/>
              <w:rPr>
                <w:b w:val="0"/>
                <w:bCs/>
              </w:rPr>
            </w:pPr>
            <w:r>
              <w:rPr>
                <w:b w:val="0"/>
                <w:bCs/>
              </w:rPr>
              <w:t>4</w:t>
            </w:r>
          </w:p>
        </w:tc>
        <w:tc>
          <w:tcPr>
            <w:tcW w:w="2975" w:type="dxa"/>
          </w:tcPr>
          <w:p w14:paraId="53F4C1EA" w14:textId="14444847" w:rsidR="000E7953" w:rsidRPr="00E24C10" w:rsidRDefault="0016219A" w:rsidP="00281028">
            <w:pPr>
              <w:tabs>
                <w:tab w:val="left" w:pos="990"/>
              </w:tabs>
              <w:spacing w:after="120" w:line="360" w:lineRule="auto"/>
              <w:rPr>
                <w:b w:val="0"/>
                <w:bCs/>
              </w:rPr>
            </w:pPr>
            <w:proofErr w:type="spellStart"/>
            <w:r w:rsidRPr="0016219A">
              <w:rPr>
                <w:b w:val="0"/>
                <w:bCs/>
              </w:rPr>
              <w:t>SlidePanel_Control</w:t>
            </w:r>
            <w:proofErr w:type="spellEnd"/>
          </w:p>
        </w:tc>
        <w:tc>
          <w:tcPr>
            <w:tcW w:w="5041" w:type="dxa"/>
          </w:tcPr>
          <w:p w14:paraId="6FC007D8" w14:textId="226FB386" w:rsidR="000E7953" w:rsidRPr="00E24C10" w:rsidRDefault="00490E19" w:rsidP="00EE00F8">
            <w:pPr>
              <w:tabs>
                <w:tab w:val="left" w:pos="990"/>
              </w:tabs>
              <w:spacing w:after="120" w:line="360" w:lineRule="auto"/>
              <w:jc w:val="both"/>
              <w:rPr>
                <w:b w:val="0"/>
                <w:bCs/>
              </w:rPr>
            </w:pPr>
            <w:proofErr w:type="spellStart"/>
            <w:r>
              <w:rPr>
                <w:b w:val="0"/>
                <w:bCs/>
              </w:rPr>
              <w:t>Lớp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tĩnh</w:t>
            </w:r>
            <w:proofErr w:type="spellEnd"/>
            <w:r>
              <w:rPr>
                <w:b w:val="0"/>
                <w:bCs/>
              </w:rPr>
              <w:t xml:space="preserve">, </w:t>
            </w:r>
            <w:proofErr w:type="spellStart"/>
            <w:r>
              <w:rPr>
                <w:b w:val="0"/>
                <w:bCs/>
              </w:rPr>
              <w:t>đ</w:t>
            </w:r>
            <w:r w:rsidR="00EA47A3">
              <w:rPr>
                <w:b w:val="0"/>
                <w:bCs/>
              </w:rPr>
              <w:t>iều</w:t>
            </w:r>
            <w:proofErr w:type="spellEnd"/>
            <w:r w:rsidR="00EA47A3">
              <w:rPr>
                <w:b w:val="0"/>
                <w:bCs/>
              </w:rPr>
              <w:t xml:space="preserve"> </w:t>
            </w:r>
            <w:proofErr w:type="spellStart"/>
            <w:r w:rsidR="00EA47A3">
              <w:rPr>
                <w:b w:val="0"/>
                <w:bCs/>
              </w:rPr>
              <w:t>khiển</w:t>
            </w:r>
            <w:proofErr w:type="spellEnd"/>
            <w:r w:rsidR="00EA47A3">
              <w:rPr>
                <w:b w:val="0"/>
                <w:bCs/>
              </w:rPr>
              <w:t xml:space="preserve"> </w:t>
            </w:r>
            <w:proofErr w:type="spellStart"/>
            <w:r w:rsidR="00EA47A3">
              <w:rPr>
                <w:b w:val="0"/>
                <w:bCs/>
              </w:rPr>
              <w:t>riêng</w:t>
            </w:r>
            <w:proofErr w:type="spellEnd"/>
            <w:r w:rsidR="00EA47A3">
              <w:rPr>
                <w:b w:val="0"/>
                <w:bCs/>
              </w:rPr>
              <w:t xml:space="preserve">, </w:t>
            </w:r>
            <w:proofErr w:type="spellStart"/>
            <w:r w:rsidR="00EA47A3">
              <w:rPr>
                <w:b w:val="0"/>
                <w:bCs/>
              </w:rPr>
              <w:t>đặc</w:t>
            </w:r>
            <w:proofErr w:type="spellEnd"/>
            <w:r w:rsidR="00EA47A3">
              <w:rPr>
                <w:b w:val="0"/>
                <w:bCs/>
              </w:rPr>
              <w:t xml:space="preserve"> </w:t>
            </w:r>
            <w:proofErr w:type="spellStart"/>
            <w:r w:rsidR="00EA47A3">
              <w:rPr>
                <w:b w:val="0"/>
                <w:bCs/>
              </w:rPr>
              <w:t>biệt</w:t>
            </w:r>
            <w:proofErr w:type="spellEnd"/>
            <w:r w:rsidR="00EA47A3">
              <w:rPr>
                <w:b w:val="0"/>
                <w:bCs/>
              </w:rPr>
              <w:t xml:space="preserve"> </w:t>
            </w:r>
            <w:proofErr w:type="spellStart"/>
            <w:r w:rsidR="00EA47A3">
              <w:rPr>
                <w:b w:val="0"/>
                <w:bCs/>
              </w:rPr>
              <w:t>tới</w:t>
            </w:r>
            <w:proofErr w:type="spellEnd"/>
            <w:r w:rsidR="00EA47A3">
              <w:rPr>
                <w:b w:val="0"/>
                <w:bCs/>
              </w:rPr>
              <w:t xml:space="preserve"> </w:t>
            </w:r>
            <w:proofErr w:type="spellStart"/>
            <w:r w:rsidR="00EA47A3">
              <w:rPr>
                <w:b w:val="0"/>
                <w:bCs/>
              </w:rPr>
              <w:t>các</w:t>
            </w:r>
            <w:proofErr w:type="spellEnd"/>
            <w:r w:rsidR="00EA47A3">
              <w:rPr>
                <w:b w:val="0"/>
                <w:bCs/>
              </w:rPr>
              <w:t xml:space="preserve"> </w:t>
            </w:r>
            <w:proofErr w:type="spellStart"/>
            <w:r w:rsidR="00EA47A3">
              <w:rPr>
                <w:b w:val="0"/>
                <w:bCs/>
              </w:rPr>
              <w:t>tác</w:t>
            </w:r>
            <w:proofErr w:type="spellEnd"/>
            <w:r w:rsidR="00EA47A3">
              <w:rPr>
                <w:b w:val="0"/>
                <w:bCs/>
              </w:rPr>
              <w:t xml:space="preserve"> </w:t>
            </w:r>
            <w:proofErr w:type="spellStart"/>
            <w:r w:rsidR="00EA47A3">
              <w:rPr>
                <w:b w:val="0"/>
                <w:bCs/>
              </w:rPr>
              <w:t>vụ</w:t>
            </w:r>
            <w:proofErr w:type="spellEnd"/>
            <w:r w:rsidR="00EA47A3">
              <w:rPr>
                <w:b w:val="0"/>
                <w:bCs/>
              </w:rPr>
              <w:t xml:space="preserve"> </w:t>
            </w:r>
            <w:proofErr w:type="spellStart"/>
            <w:r w:rsidR="00EA47A3">
              <w:rPr>
                <w:b w:val="0"/>
                <w:bCs/>
              </w:rPr>
              <w:t>liên</w:t>
            </w:r>
            <w:proofErr w:type="spellEnd"/>
            <w:r w:rsidR="00EA47A3">
              <w:rPr>
                <w:b w:val="0"/>
                <w:bCs/>
              </w:rPr>
              <w:t xml:space="preserve"> </w:t>
            </w:r>
            <w:proofErr w:type="spellStart"/>
            <w:r w:rsidR="00EA47A3">
              <w:rPr>
                <w:b w:val="0"/>
                <w:bCs/>
              </w:rPr>
              <w:t>quan</w:t>
            </w:r>
            <w:proofErr w:type="spellEnd"/>
            <w:r w:rsidR="00EA47A3">
              <w:rPr>
                <w:b w:val="0"/>
                <w:bCs/>
              </w:rPr>
              <w:t xml:space="preserve"> </w:t>
            </w:r>
            <w:proofErr w:type="spellStart"/>
            <w:r w:rsidR="00EA47A3">
              <w:rPr>
                <w:b w:val="0"/>
                <w:bCs/>
              </w:rPr>
              <w:t>đến</w:t>
            </w:r>
            <w:proofErr w:type="spellEnd"/>
            <w:r w:rsidR="00EA47A3">
              <w:rPr>
                <w:b w:val="0"/>
                <w:bCs/>
              </w:rPr>
              <w:t xml:space="preserve"> </w:t>
            </w:r>
            <w:proofErr w:type="spellStart"/>
            <w:r w:rsidR="00EA47A3">
              <w:rPr>
                <w:b w:val="0"/>
                <w:bCs/>
              </w:rPr>
              <w:t>đồ</w:t>
            </w:r>
            <w:proofErr w:type="spellEnd"/>
            <w:r w:rsidR="00EA47A3">
              <w:rPr>
                <w:b w:val="0"/>
                <w:bCs/>
              </w:rPr>
              <w:t xml:space="preserve"> </w:t>
            </w:r>
            <w:proofErr w:type="spellStart"/>
            <w:r w:rsidR="00EA47A3">
              <w:rPr>
                <w:b w:val="0"/>
                <w:bCs/>
              </w:rPr>
              <w:t>hoạ</w:t>
            </w:r>
            <w:proofErr w:type="spellEnd"/>
            <w:r w:rsidR="00EA47A3">
              <w:rPr>
                <w:b w:val="0"/>
                <w:bCs/>
              </w:rPr>
              <w:t xml:space="preserve"> </w:t>
            </w:r>
            <w:proofErr w:type="spellStart"/>
            <w:r w:rsidR="00EA47A3">
              <w:rPr>
                <w:b w:val="0"/>
                <w:bCs/>
              </w:rPr>
              <w:t>và</w:t>
            </w:r>
            <w:proofErr w:type="spellEnd"/>
            <w:r w:rsidR="00EA47A3">
              <w:rPr>
                <w:b w:val="0"/>
                <w:bCs/>
              </w:rPr>
              <w:t xml:space="preserve"> </w:t>
            </w:r>
            <w:proofErr w:type="spellStart"/>
            <w:r w:rsidR="00EA47A3">
              <w:rPr>
                <w:b w:val="0"/>
                <w:bCs/>
              </w:rPr>
              <w:t>dựng</w:t>
            </w:r>
            <w:proofErr w:type="spellEnd"/>
            <w:r w:rsidR="00EA47A3">
              <w:rPr>
                <w:b w:val="0"/>
                <w:bCs/>
              </w:rPr>
              <w:t xml:space="preserve"> </w:t>
            </w:r>
            <w:proofErr w:type="spellStart"/>
            <w:r w:rsidR="00EA47A3">
              <w:rPr>
                <w:b w:val="0"/>
                <w:bCs/>
              </w:rPr>
              <w:t>hình</w:t>
            </w:r>
            <w:proofErr w:type="spellEnd"/>
            <w:r w:rsidR="00EA47A3">
              <w:rPr>
                <w:b w:val="0"/>
                <w:bCs/>
              </w:rPr>
              <w:t xml:space="preserve"> </w:t>
            </w:r>
            <w:proofErr w:type="spellStart"/>
            <w:r w:rsidR="00EA47A3">
              <w:rPr>
                <w:b w:val="0"/>
                <w:bCs/>
              </w:rPr>
              <w:t>trong</w:t>
            </w:r>
            <w:proofErr w:type="spellEnd"/>
            <w:r w:rsidR="00EA47A3">
              <w:rPr>
                <w:b w:val="0"/>
                <w:bCs/>
              </w:rPr>
              <w:t xml:space="preserve"> </w:t>
            </w:r>
            <w:proofErr w:type="spellStart"/>
            <w:r w:rsidR="00EA47A3">
              <w:rPr>
                <w:b w:val="0"/>
                <w:bCs/>
              </w:rPr>
              <w:t>chương</w:t>
            </w:r>
            <w:proofErr w:type="spellEnd"/>
            <w:r w:rsidR="00EA47A3">
              <w:rPr>
                <w:b w:val="0"/>
                <w:bCs/>
              </w:rPr>
              <w:t xml:space="preserve"> </w:t>
            </w:r>
            <w:proofErr w:type="spellStart"/>
            <w:r w:rsidR="00EA47A3">
              <w:rPr>
                <w:b w:val="0"/>
                <w:bCs/>
              </w:rPr>
              <w:t>trình</w:t>
            </w:r>
            <w:proofErr w:type="spellEnd"/>
            <w:r w:rsidR="00EA47A3">
              <w:rPr>
                <w:b w:val="0"/>
                <w:bCs/>
              </w:rPr>
              <w:t xml:space="preserve"> </w:t>
            </w:r>
            <w:proofErr w:type="spellStart"/>
            <w:r w:rsidR="00EA47A3">
              <w:rPr>
                <w:b w:val="0"/>
                <w:bCs/>
              </w:rPr>
              <w:t>của</w:t>
            </w:r>
            <w:proofErr w:type="spellEnd"/>
            <w:r w:rsidR="00EA47A3">
              <w:rPr>
                <w:b w:val="0"/>
                <w:bCs/>
              </w:rPr>
              <w:t xml:space="preserve"> </w:t>
            </w:r>
            <w:proofErr w:type="spellStart"/>
            <w:r w:rsidR="00EA47A3">
              <w:rPr>
                <w:b w:val="0"/>
                <w:bCs/>
              </w:rPr>
              <w:t>đối</w:t>
            </w:r>
            <w:proofErr w:type="spellEnd"/>
            <w:r w:rsidR="00EA47A3">
              <w:rPr>
                <w:b w:val="0"/>
                <w:bCs/>
              </w:rPr>
              <w:t xml:space="preserve"> </w:t>
            </w:r>
            <w:proofErr w:type="spellStart"/>
            <w:r w:rsidR="00EA47A3">
              <w:rPr>
                <w:b w:val="0"/>
                <w:bCs/>
              </w:rPr>
              <w:t>tượng</w:t>
            </w:r>
            <w:proofErr w:type="spellEnd"/>
            <w:r w:rsidR="00EA47A3">
              <w:rPr>
                <w:b w:val="0"/>
                <w:bCs/>
              </w:rPr>
              <w:t xml:space="preserve"> </w:t>
            </w:r>
            <w:proofErr w:type="spellStart"/>
            <w:r w:rsidR="00EA47A3">
              <w:rPr>
                <w:b w:val="0"/>
                <w:bCs/>
              </w:rPr>
              <w:t>SlidePanel</w:t>
            </w:r>
            <w:proofErr w:type="spellEnd"/>
          </w:p>
        </w:tc>
        <w:tc>
          <w:tcPr>
            <w:tcW w:w="1800" w:type="dxa"/>
          </w:tcPr>
          <w:p w14:paraId="34F9E181" w14:textId="77777777" w:rsidR="000E7953" w:rsidRPr="00E24C10" w:rsidRDefault="000E7953" w:rsidP="00281028">
            <w:pPr>
              <w:tabs>
                <w:tab w:val="left" w:pos="990"/>
              </w:tabs>
              <w:spacing w:after="120" w:line="360" w:lineRule="auto"/>
              <w:rPr>
                <w:b w:val="0"/>
                <w:bCs/>
              </w:rPr>
            </w:pPr>
            <w:proofErr w:type="spellStart"/>
            <w:r w:rsidRPr="00E24C10">
              <w:rPr>
                <w:b w:val="0"/>
                <w:bCs/>
              </w:rPr>
              <w:t>Hoàng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Vương</w:t>
            </w:r>
            <w:proofErr w:type="spellEnd"/>
          </w:p>
        </w:tc>
      </w:tr>
      <w:tr w:rsidR="00906A68" w:rsidRPr="00E24C10" w14:paraId="414AFAF2" w14:textId="77777777" w:rsidTr="0016219A">
        <w:tc>
          <w:tcPr>
            <w:tcW w:w="534" w:type="dxa"/>
          </w:tcPr>
          <w:p w14:paraId="2EEFAA95" w14:textId="77777777" w:rsidR="00906A68" w:rsidRPr="00E24C10" w:rsidRDefault="00906A68" w:rsidP="00906A68">
            <w:pPr>
              <w:tabs>
                <w:tab w:val="left" w:pos="990"/>
              </w:tabs>
              <w:spacing w:after="120" w:line="360" w:lineRule="auto"/>
              <w:jc w:val="center"/>
              <w:rPr>
                <w:b w:val="0"/>
                <w:bCs/>
              </w:rPr>
            </w:pPr>
            <w:r>
              <w:rPr>
                <w:b w:val="0"/>
                <w:bCs/>
              </w:rPr>
              <w:t>5</w:t>
            </w:r>
          </w:p>
        </w:tc>
        <w:tc>
          <w:tcPr>
            <w:tcW w:w="2975" w:type="dxa"/>
          </w:tcPr>
          <w:p w14:paraId="4D02F50C" w14:textId="31EFA683" w:rsidR="00906A68" w:rsidRPr="00E24C10" w:rsidRDefault="00906A68" w:rsidP="00906A68">
            <w:pPr>
              <w:tabs>
                <w:tab w:val="left" w:pos="990"/>
              </w:tabs>
              <w:spacing w:after="120" w:line="360" w:lineRule="auto"/>
              <w:rPr>
                <w:b w:val="0"/>
                <w:bCs/>
              </w:rPr>
            </w:pPr>
            <w:proofErr w:type="spellStart"/>
            <w:r w:rsidRPr="0016219A">
              <w:rPr>
                <w:b w:val="0"/>
                <w:bCs/>
              </w:rPr>
              <w:t>ConnectorRender_Control</w:t>
            </w:r>
            <w:proofErr w:type="spellEnd"/>
          </w:p>
        </w:tc>
        <w:tc>
          <w:tcPr>
            <w:tcW w:w="5041" w:type="dxa"/>
          </w:tcPr>
          <w:p w14:paraId="057F9EF6" w14:textId="3D550B08" w:rsidR="00906A68" w:rsidRPr="00E24C10" w:rsidRDefault="00906A68" w:rsidP="00EE00F8">
            <w:pPr>
              <w:tabs>
                <w:tab w:val="left" w:pos="990"/>
              </w:tabs>
              <w:spacing w:after="120" w:line="360" w:lineRule="auto"/>
              <w:jc w:val="both"/>
              <w:rPr>
                <w:b w:val="0"/>
                <w:bCs/>
              </w:rPr>
            </w:pPr>
            <w:proofErr w:type="spellStart"/>
            <w:r>
              <w:rPr>
                <w:b w:val="0"/>
                <w:bCs/>
              </w:rPr>
              <w:t>Điều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khiển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riêng</w:t>
            </w:r>
            <w:proofErr w:type="spellEnd"/>
            <w:r>
              <w:rPr>
                <w:b w:val="0"/>
                <w:bCs/>
              </w:rPr>
              <w:t xml:space="preserve">, </w:t>
            </w:r>
            <w:proofErr w:type="spellStart"/>
            <w:r>
              <w:rPr>
                <w:b w:val="0"/>
                <w:bCs/>
              </w:rPr>
              <w:t>đặc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biệt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tới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các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tác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vụ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liên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quan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đến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đồ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hoạ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và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dựng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hình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trong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chương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trình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các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đối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tượng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liên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kết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giữa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các</w:t>
            </w:r>
            <w:proofErr w:type="spellEnd"/>
            <w:r>
              <w:rPr>
                <w:b w:val="0"/>
                <w:bCs/>
              </w:rPr>
              <w:t xml:space="preserve"> layer</w:t>
            </w:r>
          </w:p>
        </w:tc>
        <w:tc>
          <w:tcPr>
            <w:tcW w:w="1800" w:type="dxa"/>
          </w:tcPr>
          <w:p w14:paraId="0C01EF6E" w14:textId="4D5D16F4" w:rsidR="00906A68" w:rsidRPr="00E24C10" w:rsidRDefault="00906A68" w:rsidP="00906A68">
            <w:pPr>
              <w:tabs>
                <w:tab w:val="left" w:pos="990"/>
              </w:tabs>
              <w:spacing w:after="120" w:line="360" w:lineRule="auto"/>
              <w:rPr>
                <w:b w:val="0"/>
                <w:bCs/>
              </w:rPr>
            </w:pPr>
            <w:proofErr w:type="spellStart"/>
            <w:ins w:id="1655" w:author="HIKARI" w:date="2019-11-10T17:15:00Z">
              <w:r w:rsidRPr="00E24C10">
                <w:rPr>
                  <w:b w:val="0"/>
                  <w:bCs/>
                </w:rPr>
                <w:t>Hoàng</w:t>
              </w:r>
              <w:proofErr w:type="spellEnd"/>
              <w:r w:rsidRPr="00E24C10">
                <w:rPr>
                  <w:b w:val="0"/>
                  <w:bCs/>
                </w:rPr>
                <w:t xml:space="preserve"> </w:t>
              </w:r>
              <w:proofErr w:type="spellStart"/>
              <w:r w:rsidRPr="00E24C10">
                <w:rPr>
                  <w:b w:val="0"/>
                  <w:bCs/>
                </w:rPr>
                <w:t>Vương</w:t>
              </w:r>
            </w:ins>
            <w:proofErr w:type="spellEnd"/>
          </w:p>
        </w:tc>
      </w:tr>
      <w:tr w:rsidR="00906A68" w:rsidRPr="00E24C10" w14:paraId="718285F0" w14:textId="77777777" w:rsidTr="0016219A">
        <w:tc>
          <w:tcPr>
            <w:tcW w:w="534" w:type="dxa"/>
          </w:tcPr>
          <w:p w14:paraId="7489E14A" w14:textId="77777777" w:rsidR="00906A68" w:rsidRPr="00E24C10" w:rsidRDefault="00906A68" w:rsidP="00906A68">
            <w:pPr>
              <w:tabs>
                <w:tab w:val="left" w:pos="990"/>
              </w:tabs>
              <w:spacing w:after="120" w:line="360" w:lineRule="auto"/>
              <w:jc w:val="center"/>
              <w:rPr>
                <w:b w:val="0"/>
                <w:bCs/>
              </w:rPr>
            </w:pPr>
            <w:r>
              <w:rPr>
                <w:b w:val="0"/>
                <w:bCs/>
              </w:rPr>
              <w:t>6</w:t>
            </w:r>
          </w:p>
        </w:tc>
        <w:tc>
          <w:tcPr>
            <w:tcW w:w="2975" w:type="dxa"/>
          </w:tcPr>
          <w:p w14:paraId="2F0C7396" w14:textId="2BF3C0BD" w:rsidR="00906A68" w:rsidRPr="00E24C10" w:rsidRDefault="00906A68" w:rsidP="00906A68">
            <w:pPr>
              <w:tabs>
                <w:tab w:val="left" w:pos="990"/>
              </w:tabs>
              <w:spacing w:after="120" w:line="360" w:lineRule="auto"/>
              <w:rPr>
                <w:b w:val="0"/>
                <w:bCs/>
              </w:rPr>
            </w:pPr>
            <w:r>
              <w:rPr>
                <w:b w:val="0"/>
                <w:bCs/>
              </w:rPr>
              <w:t>Arrow</w:t>
            </w:r>
          </w:p>
        </w:tc>
        <w:tc>
          <w:tcPr>
            <w:tcW w:w="5041" w:type="dxa"/>
          </w:tcPr>
          <w:p w14:paraId="0BBB1B1C" w14:textId="0A6DFC27" w:rsidR="00906A68" w:rsidRPr="00E24C10" w:rsidRDefault="00906A68" w:rsidP="00C90093">
            <w:pPr>
              <w:tabs>
                <w:tab w:val="left" w:pos="990"/>
              </w:tabs>
              <w:spacing w:after="120" w:line="360" w:lineRule="auto"/>
              <w:jc w:val="both"/>
              <w:rPr>
                <w:b w:val="0"/>
                <w:bCs/>
              </w:rPr>
              <w:pPrChange w:id="1656" w:author="HIKARI" w:date="2019-11-10T17:25:00Z">
                <w:pPr>
                  <w:tabs>
                    <w:tab w:val="left" w:pos="990"/>
                  </w:tabs>
                  <w:spacing w:after="120" w:line="360" w:lineRule="auto"/>
                </w:pPr>
              </w:pPrChange>
            </w:pPr>
            <w:proofErr w:type="spellStart"/>
            <w:r>
              <w:rPr>
                <w:b w:val="0"/>
                <w:bCs/>
              </w:rPr>
              <w:t>Tạo</w:t>
            </w:r>
            <w:proofErr w:type="spellEnd"/>
            <w:r>
              <w:rPr>
                <w:b w:val="0"/>
                <w:bCs/>
              </w:rPr>
              <w:t xml:space="preserve"> ra </w:t>
            </w:r>
            <w:proofErr w:type="spellStart"/>
            <w:r>
              <w:rPr>
                <w:b w:val="0"/>
                <w:bCs/>
              </w:rPr>
              <w:t>đối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tượng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đồ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hoạ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dạng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mũi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tên</w:t>
            </w:r>
            <w:proofErr w:type="spellEnd"/>
          </w:p>
        </w:tc>
        <w:tc>
          <w:tcPr>
            <w:tcW w:w="1800" w:type="dxa"/>
          </w:tcPr>
          <w:p w14:paraId="240BBDF1" w14:textId="77777777" w:rsidR="00906A68" w:rsidRPr="00E24C10" w:rsidRDefault="00906A68" w:rsidP="00906A68">
            <w:pPr>
              <w:tabs>
                <w:tab w:val="left" w:pos="990"/>
              </w:tabs>
              <w:spacing w:after="120" w:line="360" w:lineRule="auto"/>
              <w:rPr>
                <w:b w:val="0"/>
                <w:bCs/>
              </w:rPr>
            </w:pPr>
            <w:proofErr w:type="spellStart"/>
            <w:r w:rsidRPr="00E24C10">
              <w:rPr>
                <w:b w:val="0"/>
                <w:bCs/>
              </w:rPr>
              <w:t>Hoàng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Vương</w:t>
            </w:r>
            <w:proofErr w:type="spellEnd"/>
          </w:p>
        </w:tc>
      </w:tr>
    </w:tbl>
    <w:p w14:paraId="3A2512BD" w14:textId="77777777" w:rsidR="00C6005A" w:rsidRPr="000E7953" w:rsidRDefault="00C6005A" w:rsidP="00166C7D">
      <w:pPr>
        <w:rPr>
          <w:szCs w:val="26"/>
        </w:rPr>
      </w:pPr>
    </w:p>
    <w:p w14:paraId="5420405C" w14:textId="5D24A3F4" w:rsidR="005951FF" w:rsidRPr="001719AC" w:rsidRDefault="000E7953">
      <w:pPr>
        <w:pStyle w:val="Heading4"/>
        <w:numPr>
          <w:ilvl w:val="2"/>
          <w:numId w:val="21"/>
        </w:numPr>
        <w:pPrChange w:id="1657" w:author="HIKARI" w:date="2019-11-08T21:24:00Z">
          <w:pPr>
            <w:pStyle w:val="ListParagraph"/>
            <w:numPr>
              <w:ilvl w:val="2"/>
              <w:numId w:val="21"/>
            </w:numPr>
            <w:ind w:left="2160" w:hanging="1080"/>
            <w:outlineLvl w:val="3"/>
          </w:pPr>
        </w:pPrChange>
      </w:pPr>
      <w:bookmarkStart w:id="1658" w:name="_Toc24298350"/>
      <w:proofErr w:type="spellStart"/>
      <w:r w:rsidRPr="000E7953">
        <w:t>Đặc</w:t>
      </w:r>
      <w:proofErr w:type="spellEnd"/>
      <w:r w:rsidRPr="000E7953">
        <w:t xml:space="preserve"> </w:t>
      </w:r>
      <w:proofErr w:type="spellStart"/>
      <w:r w:rsidRPr="000E7953">
        <w:t>tả</w:t>
      </w:r>
      <w:proofErr w:type="spellEnd"/>
      <w:r w:rsidRPr="000E7953">
        <w:t xml:space="preserve"> </w:t>
      </w:r>
      <w:proofErr w:type="spellStart"/>
      <w:r w:rsidRPr="000E7953">
        <w:t>các</w:t>
      </w:r>
      <w:proofErr w:type="spellEnd"/>
      <w:r w:rsidRPr="000E7953">
        <w:t xml:space="preserve"> </w:t>
      </w:r>
      <w:proofErr w:type="spellStart"/>
      <w:r w:rsidRPr="000E7953">
        <w:t>phương</w:t>
      </w:r>
      <w:proofErr w:type="spellEnd"/>
      <w:r w:rsidRPr="000E7953">
        <w:t xml:space="preserve"> </w:t>
      </w:r>
      <w:proofErr w:type="spellStart"/>
      <w:r w:rsidRPr="000E7953">
        <w:t>thức</w:t>
      </w:r>
      <w:proofErr w:type="spellEnd"/>
      <w:r w:rsidRPr="000E7953">
        <w:t xml:space="preserve"> </w:t>
      </w:r>
      <w:proofErr w:type="spellStart"/>
      <w:r w:rsidRPr="000E7953">
        <w:t>trong</w:t>
      </w:r>
      <w:proofErr w:type="spellEnd"/>
      <w:r w:rsidRPr="000E7953">
        <w:t xml:space="preserve"> </w:t>
      </w:r>
      <w:proofErr w:type="spellStart"/>
      <w:r w:rsidRPr="000E7953">
        <w:t>lớp</w:t>
      </w:r>
      <w:bookmarkEnd w:id="1658"/>
      <w:proofErr w:type="spellEnd"/>
    </w:p>
    <w:p w14:paraId="11CEFDCC" w14:textId="4A105F72" w:rsidR="001719AC" w:rsidRPr="00DD096E" w:rsidRDefault="001719AC" w:rsidP="00DD096E">
      <w:pPr>
        <w:pStyle w:val="Caption"/>
        <w:keepNext/>
        <w:jc w:val="center"/>
        <w:rPr>
          <w:sz w:val="20"/>
          <w:szCs w:val="20"/>
        </w:rPr>
      </w:pPr>
      <w:bookmarkStart w:id="1659" w:name="_Toc24052631"/>
      <w:bookmarkStart w:id="1660" w:name="_Toc24298376"/>
      <w:proofErr w:type="spellStart"/>
      <w:r w:rsidRPr="00DD096E">
        <w:rPr>
          <w:sz w:val="20"/>
          <w:szCs w:val="20"/>
        </w:rPr>
        <w:t>Bảng</w:t>
      </w:r>
      <w:proofErr w:type="spellEnd"/>
      <w:r w:rsidRPr="00DD096E">
        <w:rPr>
          <w:sz w:val="20"/>
          <w:szCs w:val="20"/>
        </w:rPr>
        <w:t xml:space="preserve"> </w:t>
      </w:r>
      <w:r w:rsidRPr="00DD096E">
        <w:rPr>
          <w:sz w:val="20"/>
          <w:szCs w:val="20"/>
        </w:rPr>
        <w:fldChar w:fldCharType="begin"/>
      </w:r>
      <w:r w:rsidRPr="00DD096E">
        <w:rPr>
          <w:sz w:val="20"/>
          <w:szCs w:val="20"/>
        </w:rPr>
        <w:instrText xml:space="preserve"> SEQ Bảng \* ARABIC </w:instrText>
      </w:r>
      <w:r w:rsidRPr="00DD096E">
        <w:rPr>
          <w:sz w:val="20"/>
          <w:szCs w:val="20"/>
        </w:rPr>
        <w:fldChar w:fldCharType="separate"/>
      </w:r>
      <w:r w:rsidR="000D50D6">
        <w:rPr>
          <w:noProof/>
          <w:sz w:val="20"/>
          <w:szCs w:val="20"/>
        </w:rPr>
        <w:t>9</w:t>
      </w:r>
      <w:r w:rsidRPr="00DD096E">
        <w:rPr>
          <w:sz w:val="20"/>
          <w:szCs w:val="20"/>
        </w:rPr>
        <w:fldChar w:fldCharType="end"/>
      </w:r>
      <w:r w:rsidRPr="00DD096E">
        <w:rPr>
          <w:sz w:val="20"/>
          <w:szCs w:val="20"/>
        </w:rPr>
        <w:t xml:space="preserve">: </w:t>
      </w:r>
      <w:proofErr w:type="spellStart"/>
      <w:r w:rsidRPr="00DD096E">
        <w:rPr>
          <w:sz w:val="20"/>
          <w:szCs w:val="20"/>
        </w:rPr>
        <w:t>Đặc</w:t>
      </w:r>
      <w:proofErr w:type="spellEnd"/>
      <w:r w:rsidRPr="00DD096E">
        <w:rPr>
          <w:sz w:val="20"/>
          <w:szCs w:val="20"/>
        </w:rPr>
        <w:t xml:space="preserve"> </w:t>
      </w:r>
      <w:proofErr w:type="spellStart"/>
      <w:r w:rsidRPr="00DD096E">
        <w:rPr>
          <w:sz w:val="20"/>
          <w:szCs w:val="20"/>
        </w:rPr>
        <w:t>tả</w:t>
      </w:r>
      <w:proofErr w:type="spellEnd"/>
      <w:r w:rsidRPr="00DD096E">
        <w:rPr>
          <w:sz w:val="20"/>
          <w:szCs w:val="20"/>
        </w:rPr>
        <w:t xml:space="preserve"> </w:t>
      </w:r>
      <w:proofErr w:type="spellStart"/>
      <w:r w:rsidRPr="00DD096E">
        <w:rPr>
          <w:sz w:val="20"/>
          <w:szCs w:val="20"/>
        </w:rPr>
        <w:t>các</w:t>
      </w:r>
      <w:proofErr w:type="spellEnd"/>
      <w:r w:rsidRPr="00DD096E">
        <w:rPr>
          <w:sz w:val="20"/>
          <w:szCs w:val="20"/>
        </w:rPr>
        <w:t xml:space="preserve"> </w:t>
      </w:r>
      <w:proofErr w:type="spellStart"/>
      <w:r w:rsidRPr="00DD096E">
        <w:rPr>
          <w:sz w:val="20"/>
          <w:szCs w:val="20"/>
        </w:rPr>
        <w:t>phương</w:t>
      </w:r>
      <w:proofErr w:type="spellEnd"/>
      <w:r w:rsidRPr="00DD096E">
        <w:rPr>
          <w:sz w:val="20"/>
          <w:szCs w:val="20"/>
        </w:rPr>
        <w:t xml:space="preserve"> </w:t>
      </w:r>
      <w:proofErr w:type="spellStart"/>
      <w:r w:rsidRPr="00DD096E">
        <w:rPr>
          <w:sz w:val="20"/>
          <w:szCs w:val="20"/>
        </w:rPr>
        <w:t>thức</w:t>
      </w:r>
      <w:proofErr w:type="spellEnd"/>
      <w:r w:rsidRPr="00DD096E">
        <w:rPr>
          <w:sz w:val="20"/>
          <w:szCs w:val="20"/>
        </w:rPr>
        <w:t xml:space="preserve"> </w:t>
      </w:r>
      <w:proofErr w:type="spellStart"/>
      <w:r w:rsidRPr="00DD096E">
        <w:rPr>
          <w:sz w:val="20"/>
          <w:szCs w:val="20"/>
        </w:rPr>
        <w:t>trong</w:t>
      </w:r>
      <w:proofErr w:type="spellEnd"/>
      <w:r w:rsidRPr="00DD096E">
        <w:rPr>
          <w:sz w:val="20"/>
          <w:szCs w:val="20"/>
        </w:rPr>
        <w:t xml:space="preserve"> </w:t>
      </w:r>
      <w:proofErr w:type="spellStart"/>
      <w:r w:rsidRPr="00DD096E">
        <w:rPr>
          <w:sz w:val="20"/>
          <w:szCs w:val="20"/>
        </w:rPr>
        <w:t>lớp</w:t>
      </w:r>
      <w:proofErr w:type="spellEnd"/>
      <w:r w:rsidRPr="00DD096E">
        <w:rPr>
          <w:sz w:val="20"/>
          <w:szCs w:val="20"/>
        </w:rPr>
        <w:t xml:space="preserve"> </w:t>
      </w:r>
      <w:proofErr w:type="spellStart"/>
      <w:r w:rsidRPr="00DD096E">
        <w:rPr>
          <w:sz w:val="20"/>
          <w:szCs w:val="20"/>
        </w:rPr>
        <w:t>Render_MasterControl</w:t>
      </w:r>
      <w:bookmarkEnd w:id="1659"/>
      <w:bookmarkEnd w:id="1660"/>
      <w:proofErr w:type="spellEnd"/>
    </w:p>
    <w:tbl>
      <w:tblPr>
        <w:tblStyle w:val="TableGrid"/>
        <w:tblW w:w="10338" w:type="dxa"/>
        <w:tblInd w:w="355" w:type="dxa"/>
        <w:tblLook w:val="04A0" w:firstRow="1" w:lastRow="0" w:firstColumn="1" w:lastColumn="0" w:noHBand="0" w:noVBand="1"/>
      </w:tblPr>
      <w:tblGrid>
        <w:gridCol w:w="534"/>
        <w:gridCol w:w="3001"/>
        <w:gridCol w:w="3836"/>
        <w:gridCol w:w="2967"/>
      </w:tblGrid>
      <w:tr w:rsidR="00525669" w:rsidRPr="00E24C10" w14:paraId="4292D1B5" w14:textId="77777777" w:rsidTr="00BC274B">
        <w:trPr>
          <w:trHeight w:val="437"/>
        </w:trPr>
        <w:tc>
          <w:tcPr>
            <w:tcW w:w="534" w:type="dxa"/>
          </w:tcPr>
          <w:p w14:paraId="27AECEAA" w14:textId="77777777" w:rsidR="008429BB" w:rsidRPr="00E24C10" w:rsidRDefault="008429BB" w:rsidP="00281028">
            <w:pPr>
              <w:tabs>
                <w:tab w:val="left" w:pos="990"/>
              </w:tabs>
              <w:spacing w:after="120" w:line="360" w:lineRule="auto"/>
              <w:rPr>
                <w:b w:val="0"/>
                <w:bCs/>
              </w:rPr>
            </w:pPr>
            <w:r w:rsidRPr="00E24C10">
              <w:rPr>
                <w:b w:val="0"/>
                <w:bCs/>
              </w:rPr>
              <w:t>TT</w:t>
            </w:r>
          </w:p>
        </w:tc>
        <w:tc>
          <w:tcPr>
            <w:tcW w:w="3001" w:type="dxa"/>
          </w:tcPr>
          <w:p w14:paraId="783B28FF" w14:textId="77777777" w:rsidR="008429BB" w:rsidRPr="00E24C10" w:rsidRDefault="008429BB" w:rsidP="00281028">
            <w:pPr>
              <w:tabs>
                <w:tab w:val="left" w:pos="990"/>
              </w:tabs>
              <w:spacing w:after="120" w:line="360" w:lineRule="auto"/>
              <w:rPr>
                <w:b w:val="0"/>
                <w:bCs/>
              </w:rPr>
            </w:pPr>
            <w:proofErr w:type="spellStart"/>
            <w:r w:rsidRPr="00E24C10">
              <w:rPr>
                <w:b w:val="0"/>
                <w:bCs/>
              </w:rPr>
              <w:t>Phương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thức</w:t>
            </w:r>
            <w:proofErr w:type="spellEnd"/>
          </w:p>
        </w:tc>
        <w:tc>
          <w:tcPr>
            <w:tcW w:w="3836" w:type="dxa"/>
          </w:tcPr>
          <w:p w14:paraId="10A0A54B" w14:textId="77777777" w:rsidR="008429BB" w:rsidRPr="00E24C10" w:rsidRDefault="008429BB" w:rsidP="00281028">
            <w:pPr>
              <w:tabs>
                <w:tab w:val="left" w:pos="990"/>
              </w:tabs>
              <w:spacing w:after="120" w:line="360" w:lineRule="auto"/>
              <w:rPr>
                <w:b w:val="0"/>
                <w:bCs/>
              </w:rPr>
            </w:pPr>
            <w:proofErr w:type="spellStart"/>
            <w:r w:rsidRPr="00E24C10">
              <w:rPr>
                <w:b w:val="0"/>
                <w:bCs/>
              </w:rPr>
              <w:t>Mục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đích</w:t>
            </w:r>
            <w:proofErr w:type="spellEnd"/>
          </w:p>
        </w:tc>
        <w:tc>
          <w:tcPr>
            <w:tcW w:w="2967" w:type="dxa"/>
          </w:tcPr>
          <w:p w14:paraId="7DF1DC06" w14:textId="77777777" w:rsidR="008429BB" w:rsidRPr="00E24C10" w:rsidRDefault="008429BB" w:rsidP="00281028">
            <w:pPr>
              <w:tabs>
                <w:tab w:val="left" w:pos="990"/>
              </w:tabs>
              <w:spacing w:after="120" w:line="360" w:lineRule="auto"/>
              <w:rPr>
                <w:b w:val="0"/>
                <w:bCs/>
              </w:rPr>
            </w:pPr>
            <w:proofErr w:type="spellStart"/>
            <w:r w:rsidRPr="00E24C10">
              <w:rPr>
                <w:b w:val="0"/>
                <w:bCs/>
              </w:rPr>
              <w:t>Tên</w:t>
            </w:r>
            <w:proofErr w:type="spellEnd"/>
            <w:r w:rsidRPr="00E24C10">
              <w:rPr>
                <w:b w:val="0"/>
                <w:bCs/>
              </w:rPr>
              <w:t xml:space="preserve"> file, </w:t>
            </w:r>
            <w:del w:id="1661" w:author="HIKARI" w:date="2019-11-10T17:15:00Z">
              <w:r w:rsidRPr="00E24C10" w:rsidDel="00906A68">
                <w:rPr>
                  <w:b w:val="0"/>
                  <w:bCs/>
                </w:rPr>
                <w:delText>s</w:delText>
              </w:r>
            </w:del>
            <w:proofErr w:type="spellStart"/>
            <w:r w:rsidRPr="00E24C10">
              <w:rPr>
                <w:b w:val="0"/>
                <w:bCs/>
              </w:rPr>
              <w:t>tt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dòng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khai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báo</w:t>
            </w:r>
            <w:proofErr w:type="spellEnd"/>
          </w:p>
        </w:tc>
      </w:tr>
      <w:tr w:rsidR="00525669" w:rsidRPr="00E24C10" w14:paraId="73BC97A9" w14:textId="77777777" w:rsidTr="00BC274B">
        <w:trPr>
          <w:trHeight w:val="1740"/>
        </w:trPr>
        <w:tc>
          <w:tcPr>
            <w:tcW w:w="534" w:type="dxa"/>
          </w:tcPr>
          <w:p w14:paraId="1583EC97" w14:textId="77777777" w:rsidR="008429BB" w:rsidRPr="00E24C10" w:rsidRDefault="008429BB" w:rsidP="00281028">
            <w:pPr>
              <w:tabs>
                <w:tab w:val="left" w:pos="990"/>
              </w:tabs>
              <w:spacing w:after="120" w:line="360" w:lineRule="auto"/>
              <w:rPr>
                <w:b w:val="0"/>
                <w:bCs/>
              </w:rPr>
            </w:pPr>
            <w:r w:rsidRPr="00E24C10">
              <w:rPr>
                <w:b w:val="0"/>
                <w:bCs/>
              </w:rPr>
              <w:t>1</w:t>
            </w:r>
          </w:p>
        </w:tc>
        <w:tc>
          <w:tcPr>
            <w:tcW w:w="3001" w:type="dxa"/>
          </w:tcPr>
          <w:p w14:paraId="3E58BBD3" w14:textId="77777777" w:rsidR="00525669" w:rsidRDefault="00525669" w:rsidP="00281028">
            <w:pPr>
              <w:tabs>
                <w:tab w:val="left" w:pos="990"/>
              </w:tabs>
              <w:spacing w:after="120" w:line="360" w:lineRule="auto"/>
              <w:rPr>
                <w:b w:val="0"/>
                <w:bCs/>
                <w:color w:val="000000"/>
                <w:sz w:val="19"/>
                <w:szCs w:val="19"/>
              </w:rPr>
            </w:pPr>
            <w:proofErr w:type="spellStart"/>
            <w:r w:rsidRPr="00525669">
              <w:rPr>
                <w:b w:val="0"/>
                <w:bCs/>
                <w:color w:val="2B91AF"/>
                <w:sz w:val="19"/>
                <w:szCs w:val="19"/>
              </w:rPr>
              <w:t>Render_</w:t>
            </w:r>
            <w:proofErr w:type="gramStart"/>
            <w:r w:rsidRPr="00525669">
              <w:rPr>
                <w:b w:val="0"/>
                <w:bCs/>
                <w:color w:val="2B91AF"/>
                <w:sz w:val="19"/>
                <w:szCs w:val="19"/>
              </w:rPr>
              <w:t>MasterControl</w:t>
            </w:r>
            <w:proofErr w:type="spellEnd"/>
            <w:r w:rsidRPr="00525669">
              <w:rPr>
                <w:b w:val="0"/>
                <w:bCs/>
                <w:color w:val="000000"/>
                <w:sz w:val="19"/>
                <w:szCs w:val="19"/>
              </w:rPr>
              <w:t>(</w:t>
            </w:r>
            <w:proofErr w:type="gramEnd"/>
            <w:r w:rsidRPr="00525669">
              <w:rPr>
                <w:b w:val="0"/>
                <w:bCs/>
                <w:color w:val="000000"/>
                <w:sz w:val="19"/>
                <w:szCs w:val="19"/>
              </w:rPr>
              <w:t>Canvas _</w:t>
            </w:r>
            <w:proofErr w:type="spellStart"/>
            <w:r w:rsidRPr="00525669">
              <w:rPr>
                <w:b w:val="0"/>
                <w:bCs/>
                <w:color w:val="000000"/>
                <w:sz w:val="19"/>
                <w:szCs w:val="19"/>
              </w:rPr>
              <w:t>maincanvas</w:t>
            </w:r>
            <w:proofErr w:type="spellEnd"/>
            <w:r w:rsidRPr="00525669">
              <w:rPr>
                <w:b w:val="0"/>
                <w:bCs/>
                <w:color w:val="000000"/>
                <w:sz w:val="19"/>
                <w:szCs w:val="19"/>
              </w:rPr>
              <w:t xml:space="preserve">, </w:t>
            </w:r>
            <w:proofErr w:type="spellStart"/>
            <w:r w:rsidRPr="00525669">
              <w:rPr>
                <w:b w:val="0"/>
                <w:bCs/>
                <w:color w:val="000000"/>
                <w:sz w:val="19"/>
                <w:szCs w:val="19"/>
              </w:rPr>
              <w:t>TensorModel</w:t>
            </w:r>
            <w:proofErr w:type="spellEnd"/>
            <w:r w:rsidRPr="00525669">
              <w:rPr>
                <w:b w:val="0"/>
                <w:bCs/>
                <w:color w:val="000000"/>
                <w:sz w:val="19"/>
                <w:szCs w:val="19"/>
              </w:rPr>
              <w:t xml:space="preserve"> _model)</w:t>
            </w:r>
            <w:r w:rsidRPr="00E24C10">
              <w:rPr>
                <w:b w:val="0"/>
                <w:bCs/>
                <w:color w:val="000000"/>
                <w:sz w:val="19"/>
                <w:szCs w:val="19"/>
              </w:rPr>
              <w:t xml:space="preserve"> </w:t>
            </w:r>
          </w:p>
          <w:p w14:paraId="150BE979" w14:textId="2B232F9B" w:rsidR="008429BB" w:rsidRPr="00E24C10" w:rsidRDefault="008429BB" w:rsidP="00281028">
            <w:pPr>
              <w:tabs>
                <w:tab w:val="left" w:pos="990"/>
              </w:tabs>
              <w:spacing w:after="120" w:line="360" w:lineRule="auto"/>
              <w:rPr>
                <w:b w:val="0"/>
                <w:bCs/>
                <w:color w:val="000000"/>
                <w:sz w:val="19"/>
                <w:szCs w:val="19"/>
              </w:rPr>
            </w:pPr>
            <w:r w:rsidRPr="00E24C10">
              <w:rPr>
                <w:b w:val="0"/>
                <w:bCs/>
                <w:color w:val="000000"/>
                <w:sz w:val="19"/>
                <w:szCs w:val="19"/>
              </w:rPr>
              <w:t>input: _</w:t>
            </w:r>
            <w:proofErr w:type="spellStart"/>
            <w:r w:rsidR="00E657C7">
              <w:rPr>
                <w:b w:val="0"/>
                <w:bCs/>
                <w:color w:val="000000"/>
                <w:sz w:val="19"/>
                <w:szCs w:val="19"/>
              </w:rPr>
              <w:t>maincanvas</w:t>
            </w:r>
            <w:proofErr w:type="spellEnd"/>
            <w:r w:rsidR="00E657C7">
              <w:rPr>
                <w:b w:val="0"/>
                <w:bCs/>
                <w:color w:val="000000"/>
                <w:sz w:val="19"/>
                <w:szCs w:val="19"/>
              </w:rPr>
              <w:t>, _model</w:t>
            </w:r>
          </w:p>
          <w:p w14:paraId="05088CCC" w14:textId="77777777" w:rsidR="008429BB" w:rsidRPr="00E24C10" w:rsidRDefault="008429BB" w:rsidP="00281028">
            <w:pPr>
              <w:tabs>
                <w:tab w:val="left" w:pos="990"/>
              </w:tabs>
              <w:spacing w:after="120" w:line="360" w:lineRule="auto"/>
              <w:rPr>
                <w:b w:val="0"/>
                <w:bCs/>
                <w:color w:val="000000"/>
                <w:sz w:val="19"/>
                <w:szCs w:val="19"/>
              </w:rPr>
            </w:pPr>
            <w:r w:rsidRPr="00E24C10">
              <w:rPr>
                <w:b w:val="0"/>
                <w:bCs/>
                <w:color w:val="000000"/>
                <w:sz w:val="19"/>
                <w:szCs w:val="19"/>
              </w:rPr>
              <w:t>output: None</w:t>
            </w:r>
          </w:p>
        </w:tc>
        <w:tc>
          <w:tcPr>
            <w:tcW w:w="3836" w:type="dxa"/>
          </w:tcPr>
          <w:p w14:paraId="340E11D0" w14:textId="366D6CB9" w:rsidR="008429BB" w:rsidRPr="00E24C10" w:rsidRDefault="008429BB" w:rsidP="00C90093">
            <w:pPr>
              <w:tabs>
                <w:tab w:val="left" w:pos="990"/>
              </w:tabs>
              <w:spacing w:after="120" w:line="360" w:lineRule="auto"/>
              <w:jc w:val="both"/>
              <w:rPr>
                <w:b w:val="0"/>
                <w:bCs/>
              </w:rPr>
              <w:pPrChange w:id="1662" w:author="HIKARI" w:date="2019-11-10T17:25:00Z">
                <w:pPr>
                  <w:tabs>
                    <w:tab w:val="left" w:pos="990"/>
                  </w:tabs>
                  <w:spacing w:after="120" w:line="360" w:lineRule="auto"/>
                </w:pPr>
              </w:pPrChange>
            </w:pPr>
            <w:proofErr w:type="spellStart"/>
            <w:r>
              <w:rPr>
                <w:b w:val="0"/>
                <w:bCs/>
              </w:rPr>
              <w:t>Phương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thức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khởi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tạo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của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đối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tượng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 w:rsidRPr="008429BB">
              <w:rPr>
                <w:b w:val="0"/>
                <w:bCs/>
                <w:color w:val="2B91AF"/>
                <w:szCs w:val="26"/>
              </w:rPr>
              <w:t>Render_</w:t>
            </w:r>
            <w:r w:rsidR="00E657C7">
              <w:rPr>
                <w:b w:val="0"/>
                <w:bCs/>
                <w:color w:val="2B91AF"/>
                <w:szCs w:val="26"/>
              </w:rPr>
              <w:t>Master</w:t>
            </w:r>
            <w:r w:rsidRPr="008429BB">
              <w:rPr>
                <w:b w:val="0"/>
                <w:bCs/>
                <w:color w:val="2B91AF"/>
                <w:szCs w:val="26"/>
              </w:rPr>
              <w:t>Control</w:t>
            </w:r>
            <w:proofErr w:type="spellEnd"/>
          </w:p>
        </w:tc>
        <w:tc>
          <w:tcPr>
            <w:tcW w:w="2967" w:type="dxa"/>
          </w:tcPr>
          <w:p w14:paraId="4350DA7A" w14:textId="77777777" w:rsidR="00525669" w:rsidRDefault="00525669" w:rsidP="00281028">
            <w:pPr>
              <w:tabs>
                <w:tab w:val="left" w:pos="990"/>
              </w:tabs>
              <w:spacing w:after="120" w:line="360" w:lineRule="auto"/>
              <w:rPr>
                <w:b w:val="0"/>
                <w:bCs/>
              </w:rPr>
            </w:pPr>
            <w:proofErr w:type="spellStart"/>
            <w:r>
              <w:rPr>
                <w:b w:val="0"/>
                <w:bCs/>
              </w:rPr>
              <w:t>RenderControl</w:t>
            </w:r>
            <w:proofErr w:type="spellEnd"/>
            <w:r>
              <w:rPr>
                <w:b w:val="0"/>
                <w:bCs/>
              </w:rPr>
              <w:t>/</w:t>
            </w:r>
          </w:p>
          <w:p w14:paraId="1ACE3464" w14:textId="696DB8F8" w:rsidR="008429BB" w:rsidRPr="00E24C10" w:rsidRDefault="00525669" w:rsidP="00281028">
            <w:pPr>
              <w:tabs>
                <w:tab w:val="left" w:pos="990"/>
              </w:tabs>
              <w:spacing w:after="120" w:line="360" w:lineRule="auto"/>
              <w:rPr>
                <w:b w:val="0"/>
                <w:bCs/>
              </w:rPr>
            </w:pPr>
            <w:proofErr w:type="spellStart"/>
            <w:r>
              <w:rPr>
                <w:b w:val="0"/>
                <w:bCs/>
              </w:rPr>
              <w:t>Render_MasterControl</w:t>
            </w:r>
            <w:r w:rsidR="008429BB" w:rsidRPr="00E24C10">
              <w:rPr>
                <w:b w:val="0"/>
                <w:bCs/>
              </w:rPr>
              <w:t>.cs</w:t>
            </w:r>
            <w:proofErr w:type="spellEnd"/>
            <w:r w:rsidR="008429BB" w:rsidRPr="00E24C10">
              <w:rPr>
                <w:b w:val="0"/>
                <w:bCs/>
              </w:rPr>
              <w:t xml:space="preserve"> (3</w:t>
            </w:r>
            <w:r w:rsidR="00930D63">
              <w:rPr>
                <w:b w:val="0"/>
                <w:bCs/>
              </w:rPr>
              <w:t>0</w:t>
            </w:r>
            <w:r w:rsidR="008429BB" w:rsidRPr="00E24C10">
              <w:rPr>
                <w:b w:val="0"/>
                <w:bCs/>
              </w:rPr>
              <w:t>)</w:t>
            </w:r>
          </w:p>
        </w:tc>
      </w:tr>
      <w:tr w:rsidR="00930D63" w:rsidRPr="00E24C10" w14:paraId="6CDF4A4B" w14:textId="77777777" w:rsidTr="00BC274B">
        <w:trPr>
          <w:trHeight w:val="2188"/>
        </w:trPr>
        <w:tc>
          <w:tcPr>
            <w:tcW w:w="534" w:type="dxa"/>
          </w:tcPr>
          <w:p w14:paraId="251320D9" w14:textId="77777777" w:rsidR="00930D63" w:rsidRPr="00E24C10" w:rsidRDefault="00930D63" w:rsidP="00281028">
            <w:pPr>
              <w:tabs>
                <w:tab w:val="left" w:pos="990"/>
              </w:tabs>
              <w:spacing w:after="120" w:line="360" w:lineRule="auto"/>
              <w:rPr>
                <w:b w:val="0"/>
                <w:bCs/>
              </w:rPr>
            </w:pPr>
            <w:r w:rsidRPr="00E24C10">
              <w:rPr>
                <w:b w:val="0"/>
                <w:bCs/>
              </w:rPr>
              <w:t>2</w:t>
            </w:r>
          </w:p>
        </w:tc>
        <w:tc>
          <w:tcPr>
            <w:tcW w:w="3001" w:type="dxa"/>
          </w:tcPr>
          <w:p w14:paraId="19338A6E" w14:textId="36D50FA5" w:rsidR="00930D63" w:rsidRPr="00930D63" w:rsidRDefault="00930D63" w:rsidP="00281028">
            <w:pPr>
              <w:tabs>
                <w:tab w:val="left" w:pos="990"/>
              </w:tabs>
              <w:spacing w:after="120" w:line="360" w:lineRule="auto"/>
              <w:rPr>
                <w:b w:val="0"/>
                <w:bCs/>
                <w:color w:val="000000"/>
                <w:sz w:val="19"/>
                <w:szCs w:val="19"/>
              </w:rPr>
            </w:pPr>
            <w:r w:rsidRPr="00930D63">
              <w:rPr>
                <w:b w:val="0"/>
                <w:bCs/>
                <w:color w:val="0000FF"/>
                <w:sz w:val="19"/>
                <w:szCs w:val="19"/>
              </w:rPr>
              <w:t>void</w:t>
            </w:r>
            <w:r w:rsidRPr="00930D63">
              <w:rPr>
                <w:b w:val="0"/>
                <w:bCs/>
                <w:color w:val="000000"/>
                <w:sz w:val="19"/>
                <w:szCs w:val="19"/>
              </w:rPr>
              <w:t xml:space="preserve"> </w:t>
            </w:r>
            <w:proofErr w:type="spellStart"/>
            <w:proofErr w:type="gramStart"/>
            <w:r w:rsidRPr="00930D63">
              <w:rPr>
                <w:b w:val="0"/>
                <w:bCs/>
                <w:color w:val="000000"/>
                <w:sz w:val="19"/>
                <w:szCs w:val="19"/>
              </w:rPr>
              <w:t>GetParent</w:t>
            </w:r>
            <w:proofErr w:type="spellEnd"/>
            <w:r w:rsidRPr="00930D63">
              <w:rPr>
                <w:b w:val="0"/>
                <w:bCs/>
                <w:color w:val="000000"/>
                <w:sz w:val="19"/>
                <w:szCs w:val="19"/>
              </w:rPr>
              <w:t>(</w:t>
            </w:r>
            <w:proofErr w:type="gramEnd"/>
            <w:r w:rsidRPr="00930D63">
              <w:rPr>
                <w:b w:val="0"/>
                <w:bCs/>
                <w:color w:val="0000FF"/>
                <w:sz w:val="19"/>
                <w:szCs w:val="19"/>
              </w:rPr>
              <w:t>ref</w:t>
            </w:r>
            <w:r w:rsidRPr="00930D63">
              <w:rPr>
                <w:b w:val="0"/>
                <w:bCs/>
                <w:color w:val="000000"/>
                <w:sz w:val="19"/>
                <w:szCs w:val="19"/>
              </w:rPr>
              <w:t xml:space="preserve"> List&lt;Layer&gt; _Layers) </w:t>
            </w:r>
          </w:p>
          <w:p w14:paraId="50FAA100" w14:textId="3F8F44C6" w:rsidR="00930D63" w:rsidRPr="00E24C10" w:rsidRDefault="00930D63" w:rsidP="00281028">
            <w:pPr>
              <w:tabs>
                <w:tab w:val="left" w:pos="990"/>
              </w:tabs>
              <w:spacing w:after="120" w:line="360" w:lineRule="auto"/>
              <w:rPr>
                <w:b w:val="0"/>
                <w:bCs/>
                <w:color w:val="000000"/>
                <w:sz w:val="19"/>
                <w:szCs w:val="19"/>
              </w:rPr>
            </w:pPr>
            <w:r w:rsidRPr="00E24C10">
              <w:rPr>
                <w:b w:val="0"/>
                <w:bCs/>
                <w:color w:val="000000"/>
                <w:sz w:val="19"/>
                <w:szCs w:val="19"/>
              </w:rPr>
              <w:t xml:space="preserve">Input: </w:t>
            </w:r>
            <w:r>
              <w:rPr>
                <w:b w:val="0"/>
                <w:bCs/>
                <w:color w:val="000000"/>
                <w:sz w:val="19"/>
                <w:szCs w:val="19"/>
              </w:rPr>
              <w:t>_</w:t>
            </w:r>
            <w:r w:rsidR="00E657C7">
              <w:rPr>
                <w:b w:val="0"/>
                <w:bCs/>
                <w:color w:val="000000"/>
                <w:sz w:val="19"/>
                <w:szCs w:val="19"/>
              </w:rPr>
              <w:t>L</w:t>
            </w:r>
            <w:r>
              <w:rPr>
                <w:b w:val="0"/>
                <w:bCs/>
                <w:color w:val="000000"/>
                <w:sz w:val="19"/>
                <w:szCs w:val="19"/>
              </w:rPr>
              <w:t>ayer</w:t>
            </w:r>
          </w:p>
          <w:p w14:paraId="39FF6454" w14:textId="6DB69411" w:rsidR="00930D63" w:rsidRPr="00E24C10" w:rsidRDefault="00930D63" w:rsidP="00281028">
            <w:pPr>
              <w:tabs>
                <w:tab w:val="left" w:pos="990"/>
              </w:tabs>
              <w:spacing w:after="120" w:line="360" w:lineRule="auto"/>
              <w:rPr>
                <w:b w:val="0"/>
                <w:bCs/>
              </w:rPr>
            </w:pPr>
            <w:r w:rsidRPr="00E24C10">
              <w:rPr>
                <w:b w:val="0"/>
                <w:bCs/>
                <w:color w:val="000000"/>
                <w:sz w:val="19"/>
                <w:szCs w:val="19"/>
              </w:rPr>
              <w:t>output:</w:t>
            </w:r>
            <w:r w:rsidR="00657337">
              <w:rPr>
                <w:b w:val="0"/>
                <w:bCs/>
                <w:color w:val="000000"/>
                <w:sz w:val="19"/>
                <w:szCs w:val="19"/>
              </w:rPr>
              <w:t xml:space="preserve"> None</w:t>
            </w:r>
          </w:p>
        </w:tc>
        <w:tc>
          <w:tcPr>
            <w:tcW w:w="3836" w:type="dxa"/>
          </w:tcPr>
          <w:p w14:paraId="15B8B080" w14:textId="77777777" w:rsidR="00930D63" w:rsidRPr="00E24C10" w:rsidRDefault="00930D63" w:rsidP="00C90093">
            <w:pPr>
              <w:tabs>
                <w:tab w:val="left" w:pos="990"/>
              </w:tabs>
              <w:spacing w:after="120" w:line="360" w:lineRule="auto"/>
              <w:jc w:val="both"/>
              <w:rPr>
                <w:b w:val="0"/>
                <w:bCs/>
              </w:rPr>
              <w:pPrChange w:id="1663" w:author="HIKARI" w:date="2019-11-10T17:25:00Z">
                <w:pPr>
                  <w:tabs>
                    <w:tab w:val="left" w:pos="990"/>
                  </w:tabs>
                  <w:spacing w:after="120" w:line="360" w:lineRule="auto"/>
                </w:pPr>
              </w:pPrChange>
            </w:pPr>
            <w:proofErr w:type="spellStart"/>
            <w:r w:rsidRPr="00E24C10">
              <w:rPr>
                <w:b w:val="0"/>
                <w:bCs/>
              </w:rPr>
              <w:t>Phương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thức</w:t>
            </w:r>
            <w:proofErr w:type="spellEnd"/>
            <w:r w:rsidRPr="00E24C10">
              <w:rPr>
                <w:b w:val="0"/>
                <w:bCs/>
              </w:rPr>
              <w:t xml:space="preserve"> virtual, </w:t>
            </w:r>
            <w:proofErr w:type="spellStart"/>
            <w:r w:rsidRPr="00E24C10">
              <w:rPr>
                <w:b w:val="0"/>
                <w:bCs/>
              </w:rPr>
              <w:t>dùng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để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xuất</w:t>
            </w:r>
            <w:proofErr w:type="spellEnd"/>
            <w:r w:rsidRPr="00E24C10">
              <w:rPr>
                <w:b w:val="0"/>
                <w:bCs/>
              </w:rPr>
              <w:t xml:space="preserve"> ra </w:t>
            </w:r>
            <w:proofErr w:type="spellStart"/>
            <w:r w:rsidRPr="00E24C10">
              <w:rPr>
                <w:b w:val="0"/>
                <w:bCs/>
              </w:rPr>
              <w:t>tất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cả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các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thông</w:t>
            </w:r>
            <w:proofErr w:type="spellEnd"/>
            <w:r w:rsidRPr="00E24C10">
              <w:rPr>
                <w:b w:val="0"/>
                <w:bCs/>
              </w:rPr>
              <w:t xml:space="preserve"> tin </w:t>
            </w:r>
            <w:proofErr w:type="spellStart"/>
            <w:r w:rsidRPr="00E24C10">
              <w:rPr>
                <w:b w:val="0"/>
                <w:bCs/>
              </w:rPr>
              <w:t>về</w:t>
            </w:r>
            <w:proofErr w:type="spellEnd"/>
            <w:r w:rsidRPr="00E24C10">
              <w:rPr>
                <w:b w:val="0"/>
                <w:bCs/>
              </w:rPr>
              <w:t xml:space="preserve"> attributes </w:t>
            </w:r>
            <w:proofErr w:type="spellStart"/>
            <w:r w:rsidRPr="00E24C10">
              <w:rPr>
                <w:b w:val="0"/>
                <w:bCs/>
              </w:rPr>
              <w:t>của</w:t>
            </w:r>
            <w:proofErr w:type="spellEnd"/>
            <w:r w:rsidRPr="00E24C10">
              <w:rPr>
                <w:b w:val="0"/>
                <w:bCs/>
              </w:rPr>
              <w:t xml:space="preserve"> layer </w:t>
            </w:r>
            <w:proofErr w:type="spellStart"/>
            <w:r w:rsidRPr="00E24C10">
              <w:rPr>
                <w:b w:val="0"/>
                <w:bCs/>
              </w:rPr>
              <w:t>dưới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dạng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r w:rsidRPr="002F212E">
              <w:rPr>
                <w:b w:val="0"/>
                <w:bCs/>
                <w:color w:val="000000"/>
                <w:szCs w:val="26"/>
              </w:rPr>
              <w:t>List&lt;</w:t>
            </w:r>
            <w:r w:rsidRPr="002F212E">
              <w:rPr>
                <w:b w:val="0"/>
                <w:bCs/>
                <w:color w:val="0000FF"/>
                <w:szCs w:val="26"/>
              </w:rPr>
              <w:t>string</w:t>
            </w:r>
            <w:proofErr w:type="gramStart"/>
            <w:r w:rsidRPr="002F212E">
              <w:rPr>
                <w:b w:val="0"/>
                <w:bCs/>
                <w:color w:val="000000"/>
                <w:szCs w:val="26"/>
              </w:rPr>
              <w:t>&gt;</w:t>
            </w:r>
            <w:r w:rsidRPr="00E24C10">
              <w:rPr>
                <w:b w:val="0"/>
                <w:bCs/>
              </w:rPr>
              <w:t xml:space="preserve"> ,</w:t>
            </w:r>
            <w:proofErr w:type="gram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mỗi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phần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tử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trong</w:t>
            </w:r>
            <w:proofErr w:type="spellEnd"/>
            <w:r w:rsidRPr="00E24C10">
              <w:rPr>
                <w:b w:val="0"/>
                <w:bCs/>
              </w:rPr>
              <w:t xml:space="preserve"> list </w:t>
            </w:r>
            <w:proofErr w:type="spellStart"/>
            <w:r w:rsidRPr="00E24C10">
              <w:rPr>
                <w:b w:val="0"/>
                <w:bCs/>
              </w:rPr>
              <w:t>chưa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tên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và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giá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trị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của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nó</w:t>
            </w:r>
            <w:proofErr w:type="spellEnd"/>
            <w:r w:rsidRPr="00E24C10">
              <w:rPr>
                <w:b w:val="0"/>
                <w:bCs/>
              </w:rPr>
              <w:t>.</w:t>
            </w:r>
          </w:p>
        </w:tc>
        <w:tc>
          <w:tcPr>
            <w:tcW w:w="2967" w:type="dxa"/>
          </w:tcPr>
          <w:p w14:paraId="34C67D28" w14:textId="77777777" w:rsidR="00930D63" w:rsidRDefault="00930D63" w:rsidP="00281028">
            <w:pPr>
              <w:tabs>
                <w:tab w:val="left" w:pos="990"/>
              </w:tabs>
              <w:spacing w:after="120" w:line="360" w:lineRule="auto"/>
              <w:rPr>
                <w:b w:val="0"/>
                <w:bCs/>
              </w:rPr>
            </w:pPr>
            <w:proofErr w:type="spellStart"/>
            <w:r>
              <w:rPr>
                <w:b w:val="0"/>
                <w:bCs/>
              </w:rPr>
              <w:t>RenderControl</w:t>
            </w:r>
            <w:proofErr w:type="spellEnd"/>
            <w:r>
              <w:rPr>
                <w:b w:val="0"/>
                <w:bCs/>
              </w:rPr>
              <w:t>/</w:t>
            </w:r>
          </w:p>
          <w:p w14:paraId="6957EB00" w14:textId="1500AAC0" w:rsidR="00930D63" w:rsidRPr="00E24C10" w:rsidRDefault="00930D63" w:rsidP="00281028">
            <w:pPr>
              <w:tabs>
                <w:tab w:val="left" w:pos="990"/>
              </w:tabs>
              <w:spacing w:after="120" w:line="360" w:lineRule="auto"/>
              <w:rPr>
                <w:b w:val="0"/>
                <w:bCs/>
              </w:rPr>
            </w:pPr>
            <w:proofErr w:type="spellStart"/>
            <w:r>
              <w:rPr>
                <w:b w:val="0"/>
                <w:bCs/>
              </w:rPr>
              <w:t>Render_MasterControl</w:t>
            </w:r>
            <w:r w:rsidRPr="00E24C10">
              <w:rPr>
                <w:b w:val="0"/>
                <w:bCs/>
              </w:rPr>
              <w:t>.cs</w:t>
            </w:r>
            <w:proofErr w:type="spellEnd"/>
            <w:r w:rsidRPr="00E24C10">
              <w:rPr>
                <w:b w:val="0"/>
                <w:bCs/>
              </w:rPr>
              <w:t xml:space="preserve"> (</w:t>
            </w:r>
            <w:r>
              <w:rPr>
                <w:b w:val="0"/>
                <w:bCs/>
              </w:rPr>
              <w:t>50</w:t>
            </w:r>
            <w:r w:rsidRPr="00E24C10">
              <w:rPr>
                <w:b w:val="0"/>
                <w:bCs/>
              </w:rPr>
              <w:t>)</w:t>
            </w:r>
          </w:p>
        </w:tc>
      </w:tr>
      <w:tr w:rsidR="00930D63" w:rsidRPr="00E24C10" w14:paraId="1EF4D609" w14:textId="77777777" w:rsidTr="00BC274B">
        <w:trPr>
          <w:trHeight w:val="1740"/>
        </w:trPr>
        <w:tc>
          <w:tcPr>
            <w:tcW w:w="534" w:type="dxa"/>
          </w:tcPr>
          <w:p w14:paraId="4D3223A5" w14:textId="77777777" w:rsidR="00930D63" w:rsidRPr="00E24C10" w:rsidRDefault="00930D63" w:rsidP="00281028">
            <w:pPr>
              <w:tabs>
                <w:tab w:val="left" w:pos="990"/>
              </w:tabs>
              <w:spacing w:after="120" w:line="360" w:lineRule="auto"/>
              <w:rPr>
                <w:b w:val="0"/>
                <w:bCs/>
              </w:rPr>
            </w:pPr>
            <w:r w:rsidRPr="00E24C10">
              <w:rPr>
                <w:b w:val="0"/>
                <w:bCs/>
              </w:rPr>
              <w:lastRenderedPageBreak/>
              <w:t>3</w:t>
            </w:r>
          </w:p>
        </w:tc>
        <w:tc>
          <w:tcPr>
            <w:tcW w:w="3001" w:type="dxa"/>
          </w:tcPr>
          <w:p w14:paraId="21CC0290" w14:textId="77777777" w:rsidR="00930D63" w:rsidRPr="00930D63" w:rsidRDefault="00930D63" w:rsidP="00281028">
            <w:pPr>
              <w:tabs>
                <w:tab w:val="left" w:pos="990"/>
              </w:tabs>
              <w:spacing w:after="120" w:line="360" w:lineRule="auto"/>
              <w:rPr>
                <w:b w:val="0"/>
                <w:bCs/>
                <w:color w:val="000000"/>
                <w:sz w:val="19"/>
                <w:szCs w:val="19"/>
              </w:rPr>
            </w:pPr>
            <w:r w:rsidRPr="00930D63">
              <w:rPr>
                <w:b w:val="0"/>
                <w:bCs/>
                <w:color w:val="0000FF"/>
                <w:sz w:val="19"/>
                <w:szCs w:val="19"/>
              </w:rPr>
              <w:t>void</w:t>
            </w:r>
            <w:r w:rsidRPr="00930D63">
              <w:rPr>
                <w:b w:val="0"/>
                <w:bCs/>
                <w:color w:val="000000"/>
                <w:sz w:val="19"/>
                <w:szCs w:val="19"/>
              </w:rPr>
              <w:t xml:space="preserve"> </w:t>
            </w:r>
            <w:proofErr w:type="spellStart"/>
            <w:proofErr w:type="gramStart"/>
            <w:r w:rsidRPr="00930D63">
              <w:rPr>
                <w:b w:val="0"/>
                <w:bCs/>
                <w:color w:val="000000"/>
                <w:sz w:val="19"/>
                <w:szCs w:val="19"/>
              </w:rPr>
              <w:t>GetChild</w:t>
            </w:r>
            <w:proofErr w:type="spellEnd"/>
            <w:r w:rsidRPr="00930D63">
              <w:rPr>
                <w:b w:val="0"/>
                <w:bCs/>
                <w:color w:val="000000"/>
                <w:sz w:val="19"/>
                <w:szCs w:val="19"/>
              </w:rPr>
              <w:t>(</w:t>
            </w:r>
            <w:proofErr w:type="gramEnd"/>
            <w:r w:rsidRPr="00930D63">
              <w:rPr>
                <w:b w:val="0"/>
                <w:bCs/>
                <w:color w:val="0000FF"/>
                <w:sz w:val="19"/>
                <w:szCs w:val="19"/>
              </w:rPr>
              <w:t>ref</w:t>
            </w:r>
            <w:r w:rsidRPr="00930D63">
              <w:rPr>
                <w:b w:val="0"/>
                <w:bCs/>
                <w:color w:val="000000"/>
                <w:sz w:val="19"/>
                <w:szCs w:val="19"/>
              </w:rPr>
              <w:t xml:space="preserve"> List&lt;Layer&gt; _Layers) </w:t>
            </w:r>
          </w:p>
          <w:p w14:paraId="489E2EEA" w14:textId="7DBE6651" w:rsidR="00930D63" w:rsidRPr="00E24C10" w:rsidRDefault="00930D63" w:rsidP="00281028">
            <w:pPr>
              <w:tabs>
                <w:tab w:val="left" w:pos="990"/>
              </w:tabs>
              <w:spacing w:after="120" w:line="360" w:lineRule="auto"/>
              <w:rPr>
                <w:b w:val="0"/>
                <w:bCs/>
                <w:color w:val="000000"/>
                <w:sz w:val="19"/>
                <w:szCs w:val="19"/>
              </w:rPr>
            </w:pPr>
            <w:r w:rsidRPr="00E24C10">
              <w:rPr>
                <w:b w:val="0"/>
                <w:bCs/>
                <w:color w:val="000000"/>
                <w:sz w:val="19"/>
                <w:szCs w:val="19"/>
              </w:rPr>
              <w:t xml:space="preserve">Input: </w:t>
            </w:r>
            <w:r>
              <w:rPr>
                <w:b w:val="0"/>
                <w:bCs/>
                <w:color w:val="000000"/>
                <w:sz w:val="19"/>
                <w:szCs w:val="19"/>
              </w:rPr>
              <w:t>_Layers</w:t>
            </w:r>
          </w:p>
          <w:p w14:paraId="777AA617" w14:textId="02E2965C" w:rsidR="00930D63" w:rsidRPr="00E24C10" w:rsidRDefault="00930D63" w:rsidP="00281028">
            <w:pPr>
              <w:tabs>
                <w:tab w:val="left" w:pos="990"/>
              </w:tabs>
              <w:spacing w:after="120" w:line="360" w:lineRule="auto"/>
              <w:rPr>
                <w:b w:val="0"/>
                <w:bCs/>
              </w:rPr>
            </w:pPr>
            <w:r w:rsidRPr="00E24C10">
              <w:rPr>
                <w:b w:val="0"/>
                <w:bCs/>
                <w:color w:val="000000"/>
                <w:sz w:val="19"/>
                <w:szCs w:val="19"/>
              </w:rPr>
              <w:t>output:</w:t>
            </w:r>
            <w:r w:rsidR="00657337">
              <w:rPr>
                <w:b w:val="0"/>
                <w:bCs/>
                <w:color w:val="000000"/>
                <w:sz w:val="19"/>
                <w:szCs w:val="19"/>
              </w:rPr>
              <w:t xml:space="preserve"> None</w:t>
            </w:r>
          </w:p>
        </w:tc>
        <w:tc>
          <w:tcPr>
            <w:tcW w:w="3836" w:type="dxa"/>
          </w:tcPr>
          <w:p w14:paraId="3742AD74" w14:textId="77777777" w:rsidR="00930D63" w:rsidRPr="00E24C10" w:rsidRDefault="00930D63" w:rsidP="00C90093">
            <w:pPr>
              <w:tabs>
                <w:tab w:val="left" w:pos="990"/>
              </w:tabs>
              <w:spacing w:after="120" w:line="360" w:lineRule="auto"/>
              <w:jc w:val="both"/>
              <w:rPr>
                <w:b w:val="0"/>
                <w:bCs/>
              </w:rPr>
              <w:pPrChange w:id="1664" w:author="HIKARI" w:date="2019-11-10T17:25:00Z">
                <w:pPr>
                  <w:tabs>
                    <w:tab w:val="left" w:pos="990"/>
                  </w:tabs>
                  <w:spacing w:after="120" w:line="360" w:lineRule="auto"/>
                </w:pPr>
              </w:pPrChange>
            </w:pPr>
            <w:proofErr w:type="spellStart"/>
            <w:r w:rsidRPr="00E24C10">
              <w:rPr>
                <w:b w:val="0"/>
                <w:bCs/>
              </w:rPr>
              <w:t>Phương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thức</w:t>
            </w:r>
            <w:proofErr w:type="spellEnd"/>
            <w:r w:rsidRPr="00E24C10">
              <w:rPr>
                <w:b w:val="0"/>
                <w:bCs/>
              </w:rPr>
              <w:t xml:space="preserve"> virtual, </w:t>
            </w:r>
            <w:proofErr w:type="spellStart"/>
            <w:r w:rsidRPr="00E24C10">
              <w:rPr>
                <w:b w:val="0"/>
                <w:bCs/>
              </w:rPr>
              <w:t>dùng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để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xuất</w:t>
            </w:r>
            <w:proofErr w:type="spellEnd"/>
            <w:r w:rsidRPr="00E24C10">
              <w:rPr>
                <w:b w:val="0"/>
                <w:bCs/>
              </w:rPr>
              <w:t xml:space="preserve"> ra </w:t>
            </w:r>
            <w:proofErr w:type="spellStart"/>
            <w:r w:rsidRPr="00E24C10">
              <w:rPr>
                <w:b w:val="0"/>
                <w:bCs/>
              </w:rPr>
              <w:t>tất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cả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các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thông</w:t>
            </w:r>
            <w:proofErr w:type="spellEnd"/>
            <w:r w:rsidRPr="00E24C10">
              <w:rPr>
                <w:b w:val="0"/>
                <w:bCs/>
              </w:rPr>
              <w:t xml:space="preserve"> tin </w:t>
            </w:r>
            <w:proofErr w:type="spellStart"/>
            <w:r w:rsidRPr="00E24C10">
              <w:rPr>
                <w:b w:val="0"/>
                <w:bCs/>
              </w:rPr>
              <w:t>về</w:t>
            </w:r>
            <w:proofErr w:type="spellEnd"/>
            <w:r w:rsidRPr="00E24C10">
              <w:rPr>
                <w:b w:val="0"/>
                <w:bCs/>
              </w:rPr>
              <w:t xml:space="preserve"> layer </w:t>
            </w:r>
            <w:proofErr w:type="spellStart"/>
            <w:r w:rsidRPr="00E24C10">
              <w:rPr>
                <w:b w:val="0"/>
                <w:bCs/>
              </w:rPr>
              <w:t>dưới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dạng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r w:rsidRPr="002F212E">
              <w:rPr>
                <w:b w:val="0"/>
                <w:bCs/>
                <w:color w:val="000000"/>
                <w:szCs w:val="26"/>
              </w:rPr>
              <w:t>List&lt;</w:t>
            </w:r>
            <w:r w:rsidRPr="002F212E">
              <w:rPr>
                <w:b w:val="0"/>
                <w:bCs/>
                <w:color w:val="0000FF"/>
                <w:szCs w:val="26"/>
              </w:rPr>
              <w:t>string</w:t>
            </w:r>
            <w:proofErr w:type="gramStart"/>
            <w:r w:rsidRPr="002F212E">
              <w:rPr>
                <w:b w:val="0"/>
                <w:bCs/>
                <w:color w:val="000000"/>
                <w:szCs w:val="26"/>
              </w:rPr>
              <w:t>&gt;</w:t>
            </w:r>
            <w:r w:rsidRPr="00E24C10">
              <w:rPr>
                <w:b w:val="0"/>
                <w:bCs/>
              </w:rPr>
              <w:t xml:space="preserve"> ,</w:t>
            </w:r>
            <w:proofErr w:type="gram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mỗi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phần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tử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trong</w:t>
            </w:r>
            <w:proofErr w:type="spellEnd"/>
            <w:r w:rsidRPr="00E24C10">
              <w:rPr>
                <w:b w:val="0"/>
                <w:bCs/>
              </w:rPr>
              <w:t xml:space="preserve"> list </w:t>
            </w:r>
            <w:proofErr w:type="spellStart"/>
            <w:r w:rsidRPr="00E24C10">
              <w:rPr>
                <w:b w:val="0"/>
                <w:bCs/>
              </w:rPr>
              <w:t>chưa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tên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và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giá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trị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của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nó</w:t>
            </w:r>
            <w:proofErr w:type="spellEnd"/>
            <w:r w:rsidRPr="00E24C10">
              <w:rPr>
                <w:b w:val="0"/>
                <w:bCs/>
              </w:rPr>
              <w:t>.</w:t>
            </w:r>
          </w:p>
        </w:tc>
        <w:tc>
          <w:tcPr>
            <w:tcW w:w="2967" w:type="dxa"/>
          </w:tcPr>
          <w:p w14:paraId="3E6D6174" w14:textId="77777777" w:rsidR="00930D63" w:rsidRDefault="00930D63" w:rsidP="00281028">
            <w:pPr>
              <w:tabs>
                <w:tab w:val="left" w:pos="990"/>
              </w:tabs>
              <w:spacing w:after="120" w:line="360" w:lineRule="auto"/>
              <w:rPr>
                <w:b w:val="0"/>
                <w:bCs/>
              </w:rPr>
            </w:pPr>
            <w:proofErr w:type="spellStart"/>
            <w:r>
              <w:rPr>
                <w:b w:val="0"/>
                <w:bCs/>
              </w:rPr>
              <w:t>RenderControl</w:t>
            </w:r>
            <w:proofErr w:type="spellEnd"/>
            <w:r>
              <w:rPr>
                <w:b w:val="0"/>
                <w:bCs/>
              </w:rPr>
              <w:t>/</w:t>
            </w:r>
          </w:p>
          <w:p w14:paraId="1405009A" w14:textId="7590AA4B" w:rsidR="00930D63" w:rsidRPr="00E24C10" w:rsidRDefault="00930D63" w:rsidP="00281028">
            <w:pPr>
              <w:tabs>
                <w:tab w:val="left" w:pos="990"/>
              </w:tabs>
              <w:spacing w:after="120" w:line="360" w:lineRule="auto"/>
              <w:rPr>
                <w:b w:val="0"/>
                <w:bCs/>
              </w:rPr>
            </w:pPr>
            <w:proofErr w:type="spellStart"/>
            <w:r>
              <w:rPr>
                <w:b w:val="0"/>
                <w:bCs/>
              </w:rPr>
              <w:t>Render_MasterControl</w:t>
            </w:r>
            <w:r w:rsidRPr="00E24C10">
              <w:rPr>
                <w:b w:val="0"/>
                <w:bCs/>
              </w:rPr>
              <w:t>.cs</w:t>
            </w:r>
            <w:proofErr w:type="spellEnd"/>
            <w:r w:rsidRPr="00E24C10">
              <w:rPr>
                <w:b w:val="0"/>
                <w:bCs/>
              </w:rPr>
              <w:t xml:space="preserve"> (3</w:t>
            </w:r>
            <w:r>
              <w:rPr>
                <w:b w:val="0"/>
                <w:bCs/>
              </w:rPr>
              <w:t>8</w:t>
            </w:r>
            <w:r w:rsidRPr="00E24C10">
              <w:rPr>
                <w:b w:val="0"/>
                <w:bCs/>
              </w:rPr>
              <w:t>)</w:t>
            </w:r>
          </w:p>
        </w:tc>
      </w:tr>
      <w:tr w:rsidR="00930D63" w:rsidRPr="00E24C10" w14:paraId="1C7F9546" w14:textId="77777777" w:rsidTr="00BC274B">
        <w:trPr>
          <w:trHeight w:val="1751"/>
        </w:trPr>
        <w:tc>
          <w:tcPr>
            <w:tcW w:w="534" w:type="dxa"/>
          </w:tcPr>
          <w:p w14:paraId="31C3D2B0" w14:textId="77777777" w:rsidR="00930D63" w:rsidRPr="00E24C10" w:rsidRDefault="00930D63" w:rsidP="00281028">
            <w:pPr>
              <w:tabs>
                <w:tab w:val="left" w:pos="990"/>
              </w:tabs>
              <w:spacing w:after="120" w:line="360" w:lineRule="auto"/>
              <w:rPr>
                <w:b w:val="0"/>
                <w:bCs/>
              </w:rPr>
            </w:pPr>
            <w:r w:rsidRPr="00E24C10">
              <w:rPr>
                <w:b w:val="0"/>
                <w:bCs/>
              </w:rPr>
              <w:t>4</w:t>
            </w:r>
          </w:p>
        </w:tc>
        <w:tc>
          <w:tcPr>
            <w:tcW w:w="3001" w:type="dxa"/>
          </w:tcPr>
          <w:p w14:paraId="505C402A" w14:textId="26B8745C" w:rsidR="00930D63" w:rsidRPr="00930D63" w:rsidRDefault="00930D63" w:rsidP="00281028">
            <w:pPr>
              <w:tabs>
                <w:tab w:val="left" w:pos="990"/>
              </w:tabs>
              <w:spacing w:after="120" w:line="360" w:lineRule="auto"/>
              <w:rPr>
                <w:b w:val="0"/>
                <w:bCs/>
                <w:color w:val="000000"/>
                <w:sz w:val="19"/>
                <w:szCs w:val="19"/>
              </w:rPr>
            </w:pPr>
            <w:r w:rsidRPr="00930D63">
              <w:rPr>
                <w:b w:val="0"/>
                <w:bCs/>
                <w:color w:val="0000FF"/>
                <w:sz w:val="19"/>
                <w:szCs w:val="19"/>
              </w:rPr>
              <w:t>void</w:t>
            </w:r>
            <w:r w:rsidRPr="00930D63">
              <w:rPr>
                <w:b w:val="0"/>
                <w:bCs/>
                <w:color w:val="000000"/>
                <w:sz w:val="19"/>
                <w:szCs w:val="19"/>
              </w:rPr>
              <w:t xml:space="preserve"> </w:t>
            </w:r>
            <w:proofErr w:type="spellStart"/>
            <w:proofErr w:type="gramStart"/>
            <w:r w:rsidRPr="00930D63">
              <w:rPr>
                <w:b w:val="0"/>
                <w:bCs/>
                <w:color w:val="000000"/>
                <w:sz w:val="19"/>
                <w:szCs w:val="19"/>
              </w:rPr>
              <w:t>LayerRender</w:t>
            </w:r>
            <w:proofErr w:type="spellEnd"/>
            <w:r w:rsidRPr="00930D63">
              <w:rPr>
                <w:b w:val="0"/>
                <w:bCs/>
                <w:color w:val="000000"/>
                <w:sz w:val="19"/>
                <w:szCs w:val="19"/>
              </w:rPr>
              <w:t>(</w:t>
            </w:r>
            <w:proofErr w:type="spellStart"/>
            <w:proofErr w:type="gramEnd"/>
            <w:r w:rsidRPr="00930D63">
              <w:rPr>
                <w:b w:val="0"/>
                <w:bCs/>
                <w:color w:val="000000"/>
                <w:sz w:val="19"/>
                <w:szCs w:val="19"/>
              </w:rPr>
              <w:t>TensorModel</w:t>
            </w:r>
            <w:proofErr w:type="spellEnd"/>
            <w:r w:rsidRPr="00930D63">
              <w:rPr>
                <w:b w:val="0"/>
                <w:bCs/>
                <w:color w:val="000000"/>
                <w:sz w:val="19"/>
                <w:szCs w:val="19"/>
              </w:rPr>
              <w:t xml:space="preserve"> _model)</w:t>
            </w:r>
          </w:p>
          <w:p w14:paraId="1DE69840" w14:textId="3FBABB78" w:rsidR="00930D63" w:rsidRPr="00E24C10" w:rsidRDefault="00930D63" w:rsidP="00281028">
            <w:pPr>
              <w:tabs>
                <w:tab w:val="left" w:pos="990"/>
              </w:tabs>
              <w:spacing w:after="120" w:line="360" w:lineRule="auto"/>
              <w:rPr>
                <w:b w:val="0"/>
                <w:bCs/>
                <w:color w:val="000000"/>
                <w:sz w:val="19"/>
                <w:szCs w:val="19"/>
              </w:rPr>
            </w:pPr>
            <w:r w:rsidRPr="00E24C10">
              <w:rPr>
                <w:b w:val="0"/>
                <w:bCs/>
                <w:color w:val="000000"/>
                <w:sz w:val="19"/>
                <w:szCs w:val="19"/>
              </w:rPr>
              <w:t xml:space="preserve">Input: </w:t>
            </w:r>
            <w:r>
              <w:rPr>
                <w:b w:val="0"/>
                <w:bCs/>
                <w:color w:val="000000"/>
                <w:sz w:val="19"/>
                <w:szCs w:val="19"/>
              </w:rPr>
              <w:t>_model</w:t>
            </w:r>
          </w:p>
          <w:p w14:paraId="326B9ED3" w14:textId="77777777" w:rsidR="00930D63" w:rsidRPr="00E24C10" w:rsidRDefault="00930D63" w:rsidP="00281028">
            <w:pPr>
              <w:tabs>
                <w:tab w:val="left" w:pos="990"/>
              </w:tabs>
              <w:spacing w:after="120" w:line="360" w:lineRule="auto"/>
              <w:rPr>
                <w:b w:val="0"/>
                <w:bCs/>
              </w:rPr>
            </w:pPr>
            <w:r w:rsidRPr="00E24C10">
              <w:rPr>
                <w:b w:val="0"/>
                <w:bCs/>
                <w:color w:val="000000"/>
                <w:sz w:val="19"/>
                <w:szCs w:val="19"/>
              </w:rPr>
              <w:t>output: None</w:t>
            </w:r>
          </w:p>
        </w:tc>
        <w:tc>
          <w:tcPr>
            <w:tcW w:w="3836" w:type="dxa"/>
          </w:tcPr>
          <w:p w14:paraId="65B8DABE" w14:textId="77777777" w:rsidR="00930D63" w:rsidRPr="00E24C10" w:rsidRDefault="00930D63" w:rsidP="00C90093">
            <w:pPr>
              <w:tabs>
                <w:tab w:val="left" w:pos="990"/>
              </w:tabs>
              <w:spacing w:after="120" w:line="360" w:lineRule="auto"/>
              <w:jc w:val="both"/>
              <w:rPr>
                <w:b w:val="0"/>
                <w:bCs/>
              </w:rPr>
              <w:pPrChange w:id="1665" w:author="HIKARI" w:date="2019-11-10T17:25:00Z">
                <w:pPr>
                  <w:tabs>
                    <w:tab w:val="left" w:pos="990"/>
                  </w:tabs>
                  <w:spacing w:after="120" w:line="360" w:lineRule="auto"/>
                </w:pPr>
              </w:pPrChange>
            </w:pPr>
            <w:proofErr w:type="spellStart"/>
            <w:r w:rsidRPr="00E24C10">
              <w:rPr>
                <w:b w:val="0"/>
                <w:bCs/>
              </w:rPr>
              <w:t>Phương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thức</w:t>
            </w:r>
            <w:proofErr w:type="spellEnd"/>
            <w:r w:rsidRPr="00E24C10">
              <w:rPr>
                <w:b w:val="0"/>
                <w:bCs/>
              </w:rPr>
              <w:t xml:space="preserve"> virtual, </w:t>
            </w:r>
            <w:proofErr w:type="spellStart"/>
            <w:r w:rsidRPr="00E24C10">
              <w:rPr>
                <w:b w:val="0"/>
                <w:bCs/>
              </w:rPr>
              <w:t>khởi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tạo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đối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tượng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đồ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hoạ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cho</w:t>
            </w:r>
            <w:proofErr w:type="spellEnd"/>
            <w:r w:rsidRPr="00E24C10">
              <w:rPr>
                <w:b w:val="0"/>
                <w:bCs/>
              </w:rPr>
              <w:t xml:space="preserve"> layer </w:t>
            </w:r>
            <w:proofErr w:type="spellStart"/>
            <w:r w:rsidRPr="00E24C10">
              <w:rPr>
                <w:b w:val="0"/>
                <w:bCs/>
              </w:rPr>
              <w:t>với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tên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của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đối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tượng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bằng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với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tên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lớp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đọc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từ</w:t>
            </w:r>
            <w:proofErr w:type="spellEnd"/>
            <w:r w:rsidRPr="00E24C10">
              <w:rPr>
                <w:b w:val="0"/>
                <w:bCs/>
              </w:rPr>
              <w:t xml:space="preserve"> input </w:t>
            </w:r>
            <w:proofErr w:type="spellStart"/>
            <w:r w:rsidRPr="00E24C10">
              <w:rPr>
                <w:b w:val="0"/>
                <w:bCs/>
              </w:rPr>
              <w:t>người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dùng</w:t>
            </w:r>
            <w:proofErr w:type="spellEnd"/>
          </w:p>
        </w:tc>
        <w:tc>
          <w:tcPr>
            <w:tcW w:w="2967" w:type="dxa"/>
          </w:tcPr>
          <w:p w14:paraId="23D744C8" w14:textId="77777777" w:rsidR="00217A14" w:rsidRDefault="00217A14" w:rsidP="00281028">
            <w:pPr>
              <w:tabs>
                <w:tab w:val="left" w:pos="990"/>
              </w:tabs>
              <w:spacing w:after="120" w:line="360" w:lineRule="auto"/>
              <w:rPr>
                <w:b w:val="0"/>
                <w:bCs/>
              </w:rPr>
            </w:pPr>
            <w:proofErr w:type="spellStart"/>
            <w:r>
              <w:rPr>
                <w:b w:val="0"/>
                <w:bCs/>
              </w:rPr>
              <w:t>RenderControl</w:t>
            </w:r>
            <w:proofErr w:type="spellEnd"/>
            <w:r>
              <w:rPr>
                <w:b w:val="0"/>
                <w:bCs/>
              </w:rPr>
              <w:t>/</w:t>
            </w:r>
          </w:p>
          <w:p w14:paraId="7FAC9FE8" w14:textId="4058E2A4" w:rsidR="00930D63" w:rsidRPr="00E24C10" w:rsidRDefault="00217A14" w:rsidP="00281028">
            <w:pPr>
              <w:tabs>
                <w:tab w:val="left" w:pos="990"/>
              </w:tabs>
              <w:spacing w:after="120" w:line="360" w:lineRule="auto"/>
              <w:rPr>
                <w:b w:val="0"/>
                <w:bCs/>
              </w:rPr>
            </w:pPr>
            <w:proofErr w:type="spellStart"/>
            <w:r>
              <w:rPr>
                <w:b w:val="0"/>
                <w:bCs/>
              </w:rPr>
              <w:t>Render_MasterControl</w:t>
            </w:r>
            <w:r w:rsidRPr="00E24C10">
              <w:rPr>
                <w:b w:val="0"/>
                <w:bCs/>
              </w:rPr>
              <w:t>.cs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r w:rsidR="00930D63" w:rsidRPr="00E24C10">
              <w:rPr>
                <w:b w:val="0"/>
                <w:bCs/>
              </w:rPr>
              <w:t>(</w:t>
            </w:r>
            <w:r>
              <w:rPr>
                <w:b w:val="0"/>
                <w:bCs/>
              </w:rPr>
              <w:t>63</w:t>
            </w:r>
            <w:r w:rsidR="00930D63" w:rsidRPr="00E24C10">
              <w:rPr>
                <w:b w:val="0"/>
                <w:bCs/>
              </w:rPr>
              <w:t>)</w:t>
            </w:r>
          </w:p>
        </w:tc>
      </w:tr>
      <w:tr w:rsidR="00930D63" w:rsidRPr="00E24C10" w14:paraId="138E9896" w14:textId="77777777" w:rsidTr="00BC274B">
        <w:trPr>
          <w:trHeight w:val="1313"/>
        </w:trPr>
        <w:tc>
          <w:tcPr>
            <w:tcW w:w="534" w:type="dxa"/>
          </w:tcPr>
          <w:p w14:paraId="658E59FF" w14:textId="77777777" w:rsidR="00930D63" w:rsidRPr="00E24C10" w:rsidRDefault="00930D63" w:rsidP="00281028">
            <w:pPr>
              <w:tabs>
                <w:tab w:val="left" w:pos="990"/>
              </w:tabs>
              <w:spacing w:after="120" w:line="360" w:lineRule="auto"/>
              <w:rPr>
                <w:b w:val="0"/>
                <w:bCs/>
              </w:rPr>
            </w:pPr>
            <w:r w:rsidRPr="00E24C10">
              <w:rPr>
                <w:b w:val="0"/>
                <w:bCs/>
              </w:rPr>
              <w:t>5</w:t>
            </w:r>
          </w:p>
        </w:tc>
        <w:tc>
          <w:tcPr>
            <w:tcW w:w="3001" w:type="dxa"/>
          </w:tcPr>
          <w:p w14:paraId="211F74FD" w14:textId="15E29491" w:rsidR="00930D63" w:rsidRPr="00217A14" w:rsidRDefault="00217A14" w:rsidP="00281028">
            <w:pPr>
              <w:tabs>
                <w:tab w:val="left" w:pos="990"/>
              </w:tabs>
              <w:spacing w:after="120" w:line="360" w:lineRule="auto"/>
              <w:rPr>
                <w:b w:val="0"/>
                <w:bCs/>
                <w:color w:val="000000"/>
                <w:sz w:val="19"/>
                <w:szCs w:val="19"/>
              </w:rPr>
            </w:pPr>
            <w:r w:rsidRPr="00217A14">
              <w:rPr>
                <w:b w:val="0"/>
                <w:bCs/>
                <w:color w:val="0000FF"/>
                <w:sz w:val="19"/>
                <w:szCs w:val="19"/>
              </w:rPr>
              <w:t>protected</w:t>
            </w:r>
            <w:r w:rsidRPr="00217A14">
              <w:rPr>
                <w:b w:val="0"/>
                <w:bCs/>
                <w:color w:val="000000"/>
                <w:sz w:val="19"/>
                <w:szCs w:val="19"/>
              </w:rPr>
              <w:t xml:space="preserve"> </w:t>
            </w:r>
            <w:r w:rsidRPr="00217A14">
              <w:rPr>
                <w:b w:val="0"/>
                <w:bCs/>
                <w:color w:val="0000FF"/>
                <w:sz w:val="19"/>
                <w:szCs w:val="19"/>
              </w:rPr>
              <w:t>void</w:t>
            </w:r>
            <w:r w:rsidRPr="00217A14">
              <w:rPr>
                <w:b w:val="0"/>
                <w:bCs/>
                <w:color w:val="000000"/>
                <w:sz w:val="19"/>
                <w:szCs w:val="19"/>
              </w:rPr>
              <w:t xml:space="preserve"> </w:t>
            </w:r>
            <w:proofErr w:type="spellStart"/>
            <w:proofErr w:type="gramStart"/>
            <w:r w:rsidRPr="00217A14">
              <w:rPr>
                <w:b w:val="0"/>
                <w:bCs/>
                <w:color w:val="000000"/>
                <w:sz w:val="19"/>
                <w:szCs w:val="19"/>
              </w:rPr>
              <w:t>SetPosition</w:t>
            </w:r>
            <w:proofErr w:type="spellEnd"/>
            <w:r w:rsidRPr="00217A14">
              <w:rPr>
                <w:b w:val="0"/>
                <w:bCs/>
                <w:color w:val="000000"/>
                <w:sz w:val="19"/>
                <w:szCs w:val="19"/>
              </w:rPr>
              <w:t>(</w:t>
            </w:r>
            <w:proofErr w:type="gramEnd"/>
            <w:r w:rsidRPr="00217A14">
              <w:rPr>
                <w:b w:val="0"/>
                <w:bCs/>
                <w:color w:val="0000FF"/>
                <w:sz w:val="19"/>
                <w:szCs w:val="19"/>
              </w:rPr>
              <w:t>int</w:t>
            </w:r>
            <w:r w:rsidRPr="00217A14">
              <w:rPr>
                <w:b w:val="0"/>
                <w:bCs/>
                <w:color w:val="000000"/>
                <w:sz w:val="19"/>
                <w:szCs w:val="19"/>
              </w:rPr>
              <w:t xml:space="preserve"> </w:t>
            </w:r>
            <w:proofErr w:type="spellStart"/>
            <w:r w:rsidRPr="00217A14">
              <w:rPr>
                <w:b w:val="0"/>
                <w:bCs/>
                <w:color w:val="000000"/>
                <w:sz w:val="19"/>
                <w:szCs w:val="19"/>
              </w:rPr>
              <w:t>CurrentLevel</w:t>
            </w:r>
            <w:proofErr w:type="spellEnd"/>
            <w:r w:rsidRPr="00217A14">
              <w:rPr>
                <w:b w:val="0"/>
                <w:bCs/>
                <w:color w:val="000000"/>
                <w:sz w:val="19"/>
                <w:szCs w:val="19"/>
              </w:rPr>
              <w:t xml:space="preserve">, </w:t>
            </w:r>
            <w:r w:rsidRPr="00217A14">
              <w:rPr>
                <w:b w:val="0"/>
                <w:bCs/>
                <w:color w:val="0000FF"/>
                <w:sz w:val="19"/>
                <w:szCs w:val="19"/>
              </w:rPr>
              <w:t>ref</w:t>
            </w:r>
            <w:r w:rsidRPr="00217A14">
              <w:rPr>
                <w:b w:val="0"/>
                <w:bCs/>
                <w:color w:val="000000"/>
                <w:sz w:val="19"/>
                <w:szCs w:val="19"/>
              </w:rPr>
              <w:t xml:space="preserve"> List&lt;Layer&gt; _layers, Canvas </w:t>
            </w:r>
            <w:proofErr w:type="spellStart"/>
            <w:r w:rsidRPr="00217A14">
              <w:rPr>
                <w:b w:val="0"/>
                <w:bCs/>
                <w:color w:val="000000"/>
                <w:sz w:val="19"/>
                <w:szCs w:val="19"/>
              </w:rPr>
              <w:t>DisplayZone</w:t>
            </w:r>
            <w:proofErr w:type="spellEnd"/>
            <w:r w:rsidRPr="00217A14">
              <w:rPr>
                <w:b w:val="0"/>
                <w:bCs/>
                <w:color w:val="000000"/>
                <w:sz w:val="19"/>
                <w:szCs w:val="19"/>
              </w:rPr>
              <w:t>)</w:t>
            </w:r>
          </w:p>
          <w:p w14:paraId="4ED7D039" w14:textId="77777777" w:rsidR="00930D63" w:rsidRPr="00E24C10" w:rsidRDefault="00930D63" w:rsidP="00281028">
            <w:pPr>
              <w:tabs>
                <w:tab w:val="left" w:pos="990"/>
              </w:tabs>
              <w:spacing w:after="120" w:line="360" w:lineRule="auto"/>
              <w:rPr>
                <w:b w:val="0"/>
                <w:bCs/>
                <w:color w:val="000000"/>
                <w:sz w:val="19"/>
                <w:szCs w:val="19"/>
              </w:rPr>
            </w:pPr>
            <w:r w:rsidRPr="00E24C10">
              <w:rPr>
                <w:b w:val="0"/>
                <w:bCs/>
                <w:color w:val="000000"/>
                <w:sz w:val="19"/>
                <w:szCs w:val="19"/>
              </w:rPr>
              <w:t>Input: None</w:t>
            </w:r>
          </w:p>
          <w:p w14:paraId="485BEB08" w14:textId="77777777" w:rsidR="00930D63" w:rsidRPr="00E24C10" w:rsidRDefault="00930D63" w:rsidP="00281028">
            <w:pPr>
              <w:tabs>
                <w:tab w:val="left" w:pos="990"/>
              </w:tabs>
              <w:spacing w:after="120" w:line="360" w:lineRule="auto"/>
              <w:rPr>
                <w:b w:val="0"/>
                <w:bCs/>
              </w:rPr>
            </w:pPr>
            <w:r w:rsidRPr="00E24C10">
              <w:rPr>
                <w:b w:val="0"/>
                <w:bCs/>
                <w:color w:val="000000"/>
                <w:sz w:val="19"/>
                <w:szCs w:val="19"/>
              </w:rPr>
              <w:t>output: None</w:t>
            </w:r>
          </w:p>
        </w:tc>
        <w:tc>
          <w:tcPr>
            <w:tcW w:w="3836" w:type="dxa"/>
          </w:tcPr>
          <w:p w14:paraId="095460F6" w14:textId="77777777" w:rsidR="00930D63" w:rsidRPr="00E24C10" w:rsidRDefault="00930D63" w:rsidP="00C90093">
            <w:pPr>
              <w:tabs>
                <w:tab w:val="left" w:pos="990"/>
              </w:tabs>
              <w:spacing w:after="120" w:line="360" w:lineRule="auto"/>
              <w:jc w:val="both"/>
              <w:rPr>
                <w:b w:val="0"/>
                <w:bCs/>
              </w:rPr>
              <w:pPrChange w:id="1666" w:author="HIKARI" w:date="2019-11-10T17:25:00Z">
                <w:pPr>
                  <w:tabs>
                    <w:tab w:val="left" w:pos="990"/>
                  </w:tabs>
                  <w:spacing w:after="120" w:line="360" w:lineRule="auto"/>
                </w:pPr>
              </w:pPrChange>
            </w:pPr>
            <w:proofErr w:type="spellStart"/>
            <w:r w:rsidRPr="00E24C10">
              <w:rPr>
                <w:b w:val="0"/>
                <w:bCs/>
              </w:rPr>
              <w:t>Khới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tạo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một</w:t>
            </w:r>
            <w:proofErr w:type="spellEnd"/>
            <w:r w:rsidRPr="00E24C10">
              <w:rPr>
                <w:b w:val="0"/>
                <w:bCs/>
              </w:rPr>
              <w:t xml:space="preserve"> class Layer </w:t>
            </w:r>
            <w:proofErr w:type="spellStart"/>
            <w:r w:rsidRPr="00E24C10">
              <w:rPr>
                <w:b w:val="0"/>
                <w:bCs/>
              </w:rPr>
              <w:t>mới</w:t>
            </w:r>
            <w:proofErr w:type="spellEnd"/>
            <w:r w:rsidRPr="00E24C10">
              <w:rPr>
                <w:b w:val="0"/>
                <w:bCs/>
              </w:rPr>
              <w:t xml:space="preserve">, </w:t>
            </w:r>
            <w:proofErr w:type="spellStart"/>
            <w:r w:rsidRPr="00E24C10">
              <w:rPr>
                <w:b w:val="0"/>
                <w:bCs/>
              </w:rPr>
              <w:t>tất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cả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các</w:t>
            </w:r>
            <w:proofErr w:type="spellEnd"/>
            <w:r w:rsidRPr="00E24C10">
              <w:rPr>
                <w:b w:val="0"/>
                <w:bCs/>
              </w:rPr>
              <w:t xml:space="preserve"> attribute </w:t>
            </w:r>
            <w:proofErr w:type="spellStart"/>
            <w:r w:rsidRPr="00E24C10">
              <w:rPr>
                <w:b w:val="0"/>
                <w:bCs/>
              </w:rPr>
              <w:t>và</w:t>
            </w:r>
            <w:proofErr w:type="spellEnd"/>
            <w:r w:rsidRPr="00E24C10">
              <w:rPr>
                <w:b w:val="0"/>
                <w:bCs/>
              </w:rPr>
              <w:t xml:space="preserve"> properties </w:t>
            </w:r>
            <w:proofErr w:type="spellStart"/>
            <w:r w:rsidRPr="00E24C10">
              <w:rPr>
                <w:b w:val="0"/>
                <w:bCs/>
              </w:rPr>
              <w:t>cơ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bản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được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khởi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tạo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về</w:t>
            </w:r>
            <w:proofErr w:type="spellEnd"/>
            <w:r w:rsidRPr="00E24C10">
              <w:rPr>
                <w:b w:val="0"/>
                <w:bCs/>
              </w:rPr>
              <w:t xml:space="preserve"> Null</w:t>
            </w:r>
          </w:p>
        </w:tc>
        <w:tc>
          <w:tcPr>
            <w:tcW w:w="2967" w:type="dxa"/>
          </w:tcPr>
          <w:p w14:paraId="462E2092" w14:textId="77777777" w:rsidR="00217A14" w:rsidRDefault="00217A14" w:rsidP="00281028">
            <w:pPr>
              <w:tabs>
                <w:tab w:val="left" w:pos="990"/>
              </w:tabs>
              <w:spacing w:after="120" w:line="360" w:lineRule="auto"/>
              <w:rPr>
                <w:b w:val="0"/>
                <w:bCs/>
              </w:rPr>
            </w:pPr>
            <w:proofErr w:type="spellStart"/>
            <w:r>
              <w:rPr>
                <w:b w:val="0"/>
                <w:bCs/>
              </w:rPr>
              <w:t>RenderControl</w:t>
            </w:r>
            <w:proofErr w:type="spellEnd"/>
            <w:r>
              <w:rPr>
                <w:b w:val="0"/>
                <w:bCs/>
              </w:rPr>
              <w:t>/</w:t>
            </w:r>
          </w:p>
          <w:p w14:paraId="051862AF" w14:textId="72A46BBC" w:rsidR="00930D63" w:rsidRPr="00E24C10" w:rsidRDefault="00217A14" w:rsidP="00281028">
            <w:pPr>
              <w:tabs>
                <w:tab w:val="left" w:pos="990"/>
              </w:tabs>
              <w:spacing w:after="120" w:line="360" w:lineRule="auto"/>
              <w:rPr>
                <w:b w:val="0"/>
                <w:bCs/>
              </w:rPr>
            </w:pPr>
            <w:proofErr w:type="spellStart"/>
            <w:r>
              <w:rPr>
                <w:b w:val="0"/>
                <w:bCs/>
              </w:rPr>
              <w:t>Render_MasterControl</w:t>
            </w:r>
            <w:r w:rsidRPr="00E24C10">
              <w:rPr>
                <w:b w:val="0"/>
                <w:bCs/>
              </w:rPr>
              <w:t>.cs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r w:rsidR="00930D63" w:rsidRPr="00E24C10">
              <w:rPr>
                <w:b w:val="0"/>
                <w:bCs/>
              </w:rPr>
              <w:t>(</w:t>
            </w:r>
            <w:r>
              <w:rPr>
                <w:b w:val="0"/>
                <w:bCs/>
              </w:rPr>
              <w:t>109</w:t>
            </w:r>
            <w:r w:rsidR="00930D63" w:rsidRPr="00E24C10">
              <w:rPr>
                <w:b w:val="0"/>
                <w:bCs/>
              </w:rPr>
              <w:t>)</w:t>
            </w:r>
          </w:p>
        </w:tc>
      </w:tr>
    </w:tbl>
    <w:p w14:paraId="50827B2A" w14:textId="65774B36" w:rsidR="005951FF" w:rsidRPr="00384F51" w:rsidDel="00C90093" w:rsidRDefault="005951FF" w:rsidP="001719AC">
      <w:pPr>
        <w:rPr>
          <w:del w:id="1667" w:author="HIKARI" w:date="2019-11-10T17:25:00Z"/>
          <w:b w:val="0"/>
          <w:bCs/>
          <w:i/>
          <w:sz w:val="20"/>
          <w:szCs w:val="20"/>
        </w:rPr>
      </w:pPr>
    </w:p>
    <w:p w14:paraId="4766D826" w14:textId="77777777" w:rsidR="00295FCB" w:rsidRPr="00295FCB" w:rsidRDefault="00295FCB">
      <w:pPr>
        <w:rPr>
          <w:ins w:id="1668" w:author="HIKARI" w:date="2019-11-09T21:15:00Z"/>
          <w:rPrChange w:id="1669" w:author="HIKARI" w:date="2019-11-10T15:39:00Z">
            <w:rPr>
              <w:ins w:id="1670" w:author="HIKARI" w:date="2019-11-09T21:15:00Z"/>
              <w:sz w:val="20"/>
              <w:szCs w:val="20"/>
            </w:rPr>
          </w:rPrChange>
        </w:rPr>
        <w:pPrChange w:id="1671" w:author="HIKARI" w:date="2019-11-10T15:39:00Z">
          <w:pPr>
            <w:pStyle w:val="Caption"/>
            <w:keepNext/>
            <w:jc w:val="center"/>
          </w:pPr>
        </w:pPrChange>
      </w:pPr>
      <w:bookmarkStart w:id="1672" w:name="_Toc24052632"/>
    </w:p>
    <w:p w14:paraId="0375A5EF" w14:textId="0EF57D24" w:rsidR="001719AC" w:rsidRPr="00DD096E" w:rsidRDefault="001719AC" w:rsidP="00DD096E">
      <w:pPr>
        <w:pStyle w:val="Caption"/>
        <w:keepNext/>
        <w:jc w:val="center"/>
        <w:rPr>
          <w:sz w:val="20"/>
          <w:szCs w:val="20"/>
        </w:rPr>
      </w:pPr>
      <w:bookmarkStart w:id="1673" w:name="_Toc24298377"/>
      <w:proofErr w:type="spellStart"/>
      <w:r w:rsidRPr="00DD096E">
        <w:rPr>
          <w:sz w:val="20"/>
          <w:szCs w:val="20"/>
        </w:rPr>
        <w:t>Bảng</w:t>
      </w:r>
      <w:proofErr w:type="spellEnd"/>
      <w:r w:rsidRPr="00DD096E">
        <w:rPr>
          <w:sz w:val="20"/>
          <w:szCs w:val="20"/>
        </w:rPr>
        <w:t xml:space="preserve"> </w:t>
      </w:r>
      <w:r w:rsidRPr="00DD096E">
        <w:rPr>
          <w:sz w:val="20"/>
          <w:szCs w:val="20"/>
        </w:rPr>
        <w:fldChar w:fldCharType="begin"/>
      </w:r>
      <w:r w:rsidRPr="00DD096E">
        <w:rPr>
          <w:sz w:val="20"/>
          <w:szCs w:val="20"/>
        </w:rPr>
        <w:instrText xml:space="preserve"> SEQ Bảng \* ARABIC </w:instrText>
      </w:r>
      <w:r w:rsidRPr="00DD096E">
        <w:rPr>
          <w:sz w:val="20"/>
          <w:szCs w:val="20"/>
        </w:rPr>
        <w:fldChar w:fldCharType="separate"/>
      </w:r>
      <w:r w:rsidR="000D50D6">
        <w:rPr>
          <w:noProof/>
          <w:sz w:val="20"/>
          <w:szCs w:val="20"/>
        </w:rPr>
        <w:t>10</w:t>
      </w:r>
      <w:r w:rsidRPr="00DD096E">
        <w:rPr>
          <w:sz w:val="20"/>
          <w:szCs w:val="20"/>
        </w:rPr>
        <w:fldChar w:fldCharType="end"/>
      </w:r>
      <w:r w:rsidRPr="00DD096E">
        <w:rPr>
          <w:sz w:val="20"/>
          <w:szCs w:val="20"/>
        </w:rPr>
        <w:t xml:space="preserve">: </w:t>
      </w:r>
      <w:proofErr w:type="spellStart"/>
      <w:r w:rsidRPr="00DD096E">
        <w:rPr>
          <w:sz w:val="20"/>
          <w:szCs w:val="20"/>
        </w:rPr>
        <w:t>Đặc</w:t>
      </w:r>
      <w:proofErr w:type="spellEnd"/>
      <w:r w:rsidRPr="00DD096E">
        <w:rPr>
          <w:sz w:val="20"/>
          <w:szCs w:val="20"/>
        </w:rPr>
        <w:t xml:space="preserve"> </w:t>
      </w:r>
      <w:proofErr w:type="spellStart"/>
      <w:r w:rsidRPr="00DD096E">
        <w:rPr>
          <w:sz w:val="20"/>
          <w:szCs w:val="20"/>
        </w:rPr>
        <w:t>tả</w:t>
      </w:r>
      <w:proofErr w:type="spellEnd"/>
      <w:r w:rsidRPr="00DD096E">
        <w:rPr>
          <w:sz w:val="20"/>
          <w:szCs w:val="20"/>
        </w:rPr>
        <w:t xml:space="preserve"> </w:t>
      </w:r>
      <w:proofErr w:type="spellStart"/>
      <w:r w:rsidRPr="00DD096E">
        <w:rPr>
          <w:sz w:val="20"/>
          <w:szCs w:val="20"/>
        </w:rPr>
        <w:t>các</w:t>
      </w:r>
      <w:proofErr w:type="spellEnd"/>
      <w:r w:rsidRPr="00DD096E">
        <w:rPr>
          <w:sz w:val="20"/>
          <w:szCs w:val="20"/>
        </w:rPr>
        <w:t xml:space="preserve"> </w:t>
      </w:r>
      <w:proofErr w:type="spellStart"/>
      <w:r w:rsidRPr="00DD096E">
        <w:rPr>
          <w:sz w:val="20"/>
          <w:szCs w:val="20"/>
        </w:rPr>
        <w:t>phương</w:t>
      </w:r>
      <w:proofErr w:type="spellEnd"/>
      <w:r w:rsidRPr="00DD096E">
        <w:rPr>
          <w:sz w:val="20"/>
          <w:szCs w:val="20"/>
        </w:rPr>
        <w:t xml:space="preserve"> </w:t>
      </w:r>
      <w:proofErr w:type="spellStart"/>
      <w:r w:rsidRPr="00DD096E">
        <w:rPr>
          <w:sz w:val="20"/>
          <w:szCs w:val="20"/>
        </w:rPr>
        <w:t>thức</w:t>
      </w:r>
      <w:proofErr w:type="spellEnd"/>
      <w:r w:rsidRPr="00DD096E">
        <w:rPr>
          <w:sz w:val="20"/>
          <w:szCs w:val="20"/>
        </w:rPr>
        <w:t xml:space="preserve"> </w:t>
      </w:r>
      <w:proofErr w:type="spellStart"/>
      <w:r w:rsidRPr="00DD096E">
        <w:rPr>
          <w:sz w:val="20"/>
          <w:szCs w:val="20"/>
        </w:rPr>
        <w:t>trong</w:t>
      </w:r>
      <w:proofErr w:type="spellEnd"/>
      <w:r w:rsidRPr="00DD096E">
        <w:rPr>
          <w:sz w:val="20"/>
          <w:szCs w:val="20"/>
        </w:rPr>
        <w:t xml:space="preserve"> </w:t>
      </w:r>
      <w:proofErr w:type="spellStart"/>
      <w:r w:rsidRPr="00DD096E">
        <w:rPr>
          <w:sz w:val="20"/>
          <w:szCs w:val="20"/>
        </w:rPr>
        <w:t>lớp</w:t>
      </w:r>
      <w:proofErr w:type="spellEnd"/>
      <w:r w:rsidRPr="00DD096E">
        <w:rPr>
          <w:sz w:val="20"/>
          <w:szCs w:val="20"/>
        </w:rPr>
        <w:t xml:space="preserve"> </w:t>
      </w:r>
      <w:proofErr w:type="spellStart"/>
      <w:r w:rsidRPr="00DD096E">
        <w:rPr>
          <w:sz w:val="20"/>
          <w:szCs w:val="20"/>
        </w:rPr>
        <w:t>TensorModel</w:t>
      </w:r>
      <w:bookmarkEnd w:id="1672"/>
      <w:bookmarkEnd w:id="1673"/>
      <w:proofErr w:type="spellEnd"/>
    </w:p>
    <w:tbl>
      <w:tblPr>
        <w:tblStyle w:val="TableGrid"/>
        <w:tblW w:w="10338" w:type="dxa"/>
        <w:tblInd w:w="355" w:type="dxa"/>
        <w:tblLook w:val="04A0" w:firstRow="1" w:lastRow="0" w:firstColumn="1" w:lastColumn="0" w:noHBand="0" w:noVBand="1"/>
      </w:tblPr>
      <w:tblGrid>
        <w:gridCol w:w="534"/>
        <w:gridCol w:w="3001"/>
        <w:gridCol w:w="3836"/>
        <w:gridCol w:w="2967"/>
      </w:tblGrid>
      <w:tr w:rsidR="00657337" w:rsidRPr="00E24C10" w14:paraId="2DBF0315" w14:textId="77777777" w:rsidTr="000D389F">
        <w:trPr>
          <w:trHeight w:val="437"/>
        </w:trPr>
        <w:tc>
          <w:tcPr>
            <w:tcW w:w="534" w:type="dxa"/>
          </w:tcPr>
          <w:p w14:paraId="7C75ECD9" w14:textId="77777777" w:rsidR="00657337" w:rsidRPr="00E24C10" w:rsidRDefault="00657337" w:rsidP="00281028">
            <w:pPr>
              <w:tabs>
                <w:tab w:val="left" w:pos="990"/>
              </w:tabs>
              <w:spacing w:after="120" w:line="360" w:lineRule="auto"/>
              <w:rPr>
                <w:b w:val="0"/>
                <w:bCs/>
              </w:rPr>
            </w:pPr>
            <w:r w:rsidRPr="00E24C10">
              <w:rPr>
                <w:b w:val="0"/>
                <w:bCs/>
              </w:rPr>
              <w:t>TT</w:t>
            </w:r>
          </w:p>
        </w:tc>
        <w:tc>
          <w:tcPr>
            <w:tcW w:w="3001" w:type="dxa"/>
          </w:tcPr>
          <w:p w14:paraId="530C3904" w14:textId="77777777" w:rsidR="00657337" w:rsidRPr="00E24C10" w:rsidRDefault="00657337" w:rsidP="00281028">
            <w:pPr>
              <w:tabs>
                <w:tab w:val="left" w:pos="990"/>
              </w:tabs>
              <w:spacing w:after="120" w:line="360" w:lineRule="auto"/>
              <w:rPr>
                <w:b w:val="0"/>
                <w:bCs/>
              </w:rPr>
            </w:pPr>
            <w:proofErr w:type="spellStart"/>
            <w:r w:rsidRPr="00E24C10">
              <w:rPr>
                <w:b w:val="0"/>
                <w:bCs/>
              </w:rPr>
              <w:t>Phương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thức</w:t>
            </w:r>
            <w:proofErr w:type="spellEnd"/>
          </w:p>
        </w:tc>
        <w:tc>
          <w:tcPr>
            <w:tcW w:w="3836" w:type="dxa"/>
          </w:tcPr>
          <w:p w14:paraId="16F435C8" w14:textId="77777777" w:rsidR="00657337" w:rsidRPr="00E24C10" w:rsidRDefault="00657337" w:rsidP="00281028">
            <w:pPr>
              <w:tabs>
                <w:tab w:val="left" w:pos="990"/>
              </w:tabs>
              <w:spacing w:after="120" w:line="360" w:lineRule="auto"/>
              <w:rPr>
                <w:b w:val="0"/>
                <w:bCs/>
              </w:rPr>
            </w:pPr>
            <w:proofErr w:type="spellStart"/>
            <w:r w:rsidRPr="00E24C10">
              <w:rPr>
                <w:b w:val="0"/>
                <w:bCs/>
              </w:rPr>
              <w:t>Mục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đích</w:t>
            </w:r>
            <w:proofErr w:type="spellEnd"/>
          </w:p>
        </w:tc>
        <w:tc>
          <w:tcPr>
            <w:tcW w:w="2967" w:type="dxa"/>
          </w:tcPr>
          <w:p w14:paraId="31BFFFA4" w14:textId="77777777" w:rsidR="00657337" w:rsidRPr="00E24C10" w:rsidRDefault="00657337" w:rsidP="00281028">
            <w:pPr>
              <w:tabs>
                <w:tab w:val="left" w:pos="990"/>
              </w:tabs>
              <w:spacing w:after="120" w:line="360" w:lineRule="auto"/>
              <w:rPr>
                <w:b w:val="0"/>
                <w:bCs/>
              </w:rPr>
            </w:pPr>
            <w:proofErr w:type="spellStart"/>
            <w:r w:rsidRPr="00E24C10">
              <w:rPr>
                <w:b w:val="0"/>
                <w:bCs/>
              </w:rPr>
              <w:t>Tên</w:t>
            </w:r>
            <w:proofErr w:type="spellEnd"/>
            <w:r w:rsidRPr="00E24C10">
              <w:rPr>
                <w:b w:val="0"/>
                <w:bCs/>
              </w:rPr>
              <w:t xml:space="preserve"> file, </w:t>
            </w:r>
            <w:del w:id="1674" w:author="HIKARI" w:date="2019-11-10T17:15:00Z">
              <w:r w:rsidRPr="00E24C10" w:rsidDel="00906A68">
                <w:rPr>
                  <w:b w:val="0"/>
                  <w:bCs/>
                </w:rPr>
                <w:delText>s</w:delText>
              </w:r>
            </w:del>
            <w:proofErr w:type="spellStart"/>
            <w:r w:rsidRPr="00E24C10">
              <w:rPr>
                <w:b w:val="0"/>
                <w:bCs/>
              </w:rPr>
              <w:t>tt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dòng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khai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báo</w:t>
            </w:r>
            <w:proofErr w:type="spellEnd"/>
          </w:p>
        </w:tc>
      </w:tr>
      <w:tr w:rsidR="00657337" w:rsidRPr="00E24C10" w14:paraId="2FEB4671" w14:textId="77777777" w:rsidTr="000D389F">
        <w:trPr>
          <w:trHeight w:val="1740"/>
        </w:trPr>
        <w:tc>
          <w:tcPr>
            <w:tcW w:w="534" w:type="dxa"/>
          </w:tcPr>
          <w:p w14:paraId="13E60191" w14:textId="77777777" w:rsidR="00657337" w:rsidRPr="00E24C10" w:rsidRDefault="00657337" w:rsidP="00281028">
            <w:pPr>
              <w:tabs>
                <w:tab w:val="left" w:pos="990"/>
              </w:tabs>
              <w:spacing w:after="120" w:line="360" w:lineRule="auto"/>
              <w:rPr>
                <w:b w:val="0"/>
                <w:bCs/>
              </w:rPr>
            </w:pPr>
            <w:r w:rsidRPr="00E24C10">
              <w:rPr>
                <w:b w:val="0"/>
                <w:bCs/>
              </w:rPr>
              <w:t>1</w:t>
            </w:r>
          </w:p>
        </w:tc>
        <w:tc>
          <w:tcPr>
            <w:tcW w:w="3001" w:type="dxa"/>
          </w:tcPr>
          <w:p w14:paraId="07C21494" w14:textId="1C783D52" w:rsidR="0029796B" w:rsidRPr="0029796B" w:rsidRDefault="00657337" w:rsidP="00281028">
            <w:pPr>
              <w:tabs>
                <w:tab w:val="left" w:pos="990"/>
              </w:tabs>
              <w:spacing w:after="120" w:line="360" w:lineRule="auto"/>
              <w:rPr>
                <w:color w:val="000000"/>
                <w:sz w:val="19"/>
                <w:szCs w:val="19"/>
              </w:rPr>
            </w:pPr>
            <w:proofErr w:type="spellStart"/>
            <w:proofErr w:type="gramStart"/>
            <w:r w:rsidRPr="0029796B">
              <w:rPr>
                <w:color w:val="2B91AF"/>
                <w:sz w:val="19"/>
                <w:szCs w:val="19"/>
              </w:rPr>
              <w:t>TensorModel</w:t>
            </w:r>
            <w:proofErr w:type="spellEnd"/>
            <w:r w:rsidRPr="0029796B">
              <w:rPr>
                <w:color w:val="000000"/>
                <w:sz w:val="19"/>
                <w:szCs w:val="19"/>
              </w:rPr>
              <w:t>(</w:t>
            </w:r>
            <w:proofErr w:type="gramEnd"/>
            <w:r w:rsidRPr="0029796B">
              <w:rPr>
                <w:color w:val="0000FF"/>
                <w:sz w:val="19"/>
                <w:szCs w:val="19"/>
              </w:rPr>
              <w:t>string</w:t>
            </w:r>
            <w:r w:rsidRPr="0029796B">
              <w:rPr>
                <w:color w:val="000000"/>
                <w:sz w:val="19"/>
                <w:szCs w:val="19"/>
              </w:rPr>
              <w:t xml:space="preserve"> name)</w:t>
            </w:r>
          </w:p>
          <w:p w14:paraId="40DD6199" w14:textId="1E4B47EA" w:rsidR="00657337" w:rsidRPr="00E24C10" w:rsidRDefault="00657337" w:rsidP="00281028">
            <w:pPr>
              <w:tabs>
                <w:tab w:val="left" w:pos="990"/>
              </w:tabs>
              <w:spacing w:after="120" w:line="360" w:lineRule="auto"/>
              <w:rPr>
                <w:b w:val="0"/>
                <w:bCs/>
                <w:color w:val="000000"/>
                <w:sz w:val="19"/>
                <w:szCs w:val="19"/>
              </w:rPr>
            </w:pPr>
            <w:r w:rsidRPr="00E24C10">
              <w:rPr>
                <w:b w:val="0"/>
                <w:bCs/>
                <w:color w:val="000000"/>
                <w:sz w:val="19"/>
                <w:szCs w:val="19"/>
              </w:rPr>
              <w:t xml:space="preserve">input: </w:t>
            </w:r>
            <w:r w:rsidR="0029796B">
              <w:rPr>
                <w:b w:val="0"/>
                <w:bCs/>
                <w:color w:val="000000"/>
                <w:sz w:val="19"/>
                <w:szCs w:val="19"/>
              </w:rPr>
              <w:t>name</w:t>
            </w:r>
          </w:p>
          <w:p w14:paraId="07F60387" w14:textId="77777777" w:rsidR="00657337" w:rsidRPr="00E24C10" w:rsidRDefault="00657337" w:rsidP="00281028">
            <w:pPr>
              <w:tabs>
                <w:tab w:val="left" w:pos="990"/>
              </w:tabs>
              <w:spacing w:after="120" w:line="360" w:lineRule="auto"/>
              <w:rPr>
                <w:b w:val="0"/>
                <w:bCs/>
                <w:color w:val="000000"/>
                <w:sz w:val="19"/>
                <w:szCs w:val="19"/>
              </w:rPr>
            </w:pPr>
            <w:r w:rsidRPr="00E24C10">
              <w:rPr>
                <w:b w:val="0"/>
                <w:bCs/>
                <w:color w:val="000000"/>
                <w:sz w:val="19"/>
                <w:szCs w:val="19"/>
              </w:rPr>
              <w:t>output: None</w:t>
            </w:r>
          </w:p>
        </w:tc>
        <w:tc>
          <w:tcPr>
            <w:tcW w:w="3836" w:type="dxa"/>
          </w:tcPr>
          <w:p w14:paraId="03F1F676" w14:textId="60787B25" w:rsidR="00657337" w:rsidRPr="00E24C10" w:rsidRDefault="00657337" w:rsidP="00281028">
            <w:pPr>
              <w:tabs>
                <w:tab w:val="left" w:pos="990"/>
              </w:tabs>
              <w:spacing w:after="120" w:line="360" w:lineRule="auto"/>
              <w:rPr>
                <w:b w:val="0"/>
                <w:bCs/>
              </w:rPr>
            </w:pPr>
            <w:proofErr w:type="spellStart"/>
            <w:r>
              <w:rPr>
                <w:b w:val="0"/>
                <w:bCs/>
              </w:rPr>
              <w:t>Phương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thức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khởi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tạo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của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đối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tượng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 w:rsidR="0029796B">
              <w:rPr>
                <w:b w:val="0"/>
                <w:bCs/>
                <w:color w:val="2B91AF"/>
                <w:szCs w:val="26"/>
              </w:rPr>
              <w:t>TensorModel</w:t>
            </w:r>
            <w:proofErr w:type="spellEnd"/>
            <w:r w:rsidR="0029796B">
              <w:rPr>
                <w:b w:val="0"/>
                <w:bCs/>
                <w:color w:val="2B91AF"/>
                <w:szCs w:val="26"/>
              </w:rPr>
              <w:t xml:space="preserve"> </w:t>
            </w:r>
            <w:proofErr w:type="spellStart"/>
            <w:r w:rsidR="0029796B" w:rsidRPr="0029796B">
              <w:rPr>
                <w:b w:val="0"/>
                <w:bCs/>
                <w:szCs w:val="26"/>
              </w:rPr>
              <w:t>với</w:t>
            </w:r>
            <w:proofErr w:type="spellEnd"/>
            <w:r w:rsidR="0029796B" w:rsidRPr="0029796B">
              <w:rPr>
                <w:b w:val="0"/>
                <w:bCs/>
                <w:szCs w:val="26"/>
              </w:rPr>
              <w:t xml:space="preserve"> </w:t>
            </w:r>
            <w:proofErr w:type="spellStart"/>
            <w:r w:rsidR="0029796B" w:rsidRPr="0029796B">
              <w:rPr>
                <w:b w:val="0"/>
                <w:bCs/>
                <w:szCs w:val="26"/>
              </w:rPr>
              <w:t>tên</w:t>
            </w:r>
            <w:proofErr w:type="spellEnd"/>
            <w:r w:rsidR="0029796B" w:rsidRPr="0029796B">
              <w:rPr>
                <w:b w:val="0"/>
                <w:bCs/>
                <w:szCs w:val="26"/>
              </w:rPr>
              <w:t xml:space="preserve"> model </w:t>
            </w:r>
            <w:proofErr w:type="spellStart"/>
            <w:r w:rsidR="0029796B" w:rsidRPr="0029796B">
              <w:rPr>
                <w:b w:val="0"/>
                <w:bCs/>
                <w:szCs w:val="26"/>
              </w:rPr>
              <w:t>được</w:t>
            </w:r>
            <w:proofErr w:type="spellEnd"/>
            <w:r w:rsidR="0029796B" w:rsidRPr="0029796B">
              <w:rPr>
                <w:b w:val="0"/>
                <w:bCs/>
                <w:szCs w:val="26"/>
              </w:rPr>
              <w:t xml:space="preserve"> </w:t>
            </w:r>
            <w:proofErr w:type="spellStart"/>
            <w:r w:rsidR="0029796B" w:rsidRPr="0029796B">
              <w:rPr>
                <w:b w:val="0"/>
                <w:bCs/>
                <w:szCs w:val="26"/>
              </w:rPr>
              <w:t>truyền</w:t>
            </w:r>
            <w:proofErr w:type="spellEnd"/>
            <w:r w:rsidR="0029796B" w:rsidRPr="0029796B">
              <w:rPr>
                <w:b w:val="0"/>
                <w:bCs/>
                <w:szCs w:val="26"/>
              </w:rPr>
              <w:t xml:space="preserve"> </w:t>
            </w:r>
            <w:proofErr w:type="spellStart"/>
            <w:r w:rsidR="0029796B" w:rsidRPr="0029796B">
              <w:rPr>
                <w:b w:val="0"/>
                <w:bCs/>
                <w:szCs w:val="26"/>
              </w:rPr>
              <w:t>kèm</w:t>
            </w:r>
            <w:proofErr w:type="spellEnd"/>
            <w:r w:rsidR="0029796B" w:rsidRPr="0029796B">
              <w:rPr>
                <w:b w:val="0"/>
                <w:bCs/>
                <w:szCs w:val="26"/>
              </w:rPr>
              <w:t xml:space="preserve"> </w:t>
            </w:r>
            <w:proofErr w:type="spellStart"/>
            <w:r w:rsidR="0029796B" w:rsidRPr="0029796B">
              <w:rPr>
                <w:b w:val="0"/>
                <w:bCs/>
                <w:szCs w:val="26"/>
              </w:rPr>
              <w:t>theo</w:t>
            </w:r>
            <w:proofErr w:type="spellEnd"/>
          </w:p>
        </w:tc>
        <w:tc>
          <w:tcPr>
            <w:tcW w:w="2967" w:type="dxa"/>
          </w:tcPr>
          <w:p w14:paraId="3EDFEF47" w14:textId="6F8200E6" w:rsidR="00657337" w:rsidRPr="00E24C10" w:rsidRDefault="0029796B" w:rsidP="00281028">
            <w:pPr>
              <w:tabs>
                <w:tab w:val="left" w:pos="990"/>
              </w:tabs>
              <w:spacing w:after="120" w:line="360" w:lineRule="auto"/>
              <w:rPr>
                <w:b w:val="0"/>
                <w:bCs/>
              </w:rPr>
            </w:pPr>
            <w:proofErr w:type="spellStart"/>
            <w:r>
              <w:rPr>
                <w:b w:val="0"/>
                <w:bCs/>
              </w:rPr>
              <w:t>TensorModel</w:t>
            </w:r>
            <w:r w:rsidR="00657337" w:rsidRPr="00E24C10">
              <w:rPr>
                <w:b w:val="0"/>
                <w:bCs/>
              </w:rPr>
              <w:t>.cs</w:t>
            </w:r>
            <w:proofErr w:type="spellEnd"/>
            <w:r w:rsidR="00657337" w:rsidRPr="00E24C10">
              <w:rPr>
                <w:b w:val="0"/>
                <w:bCs/>
              </w:rPr>
              <w:t xml:space="preserve"> (</w:t>
            </w:r>
            <w:r>
              <w:rPr>
                <w:b w:val="0"/>
                <w:bCs/>
              </w:rPr>
              <w:t>22</w:t>
            </w:r>
            <w:r w:rsidR="00657337" w:rsidRPr="00E24C10">
              <w:rPr>
                <w:b w:val="0"/>
                <w:bCs/>
              </w:rPr>
              <w:t>)</w:t>
            </w:r>
          </w:p>
        </w:tc>
      </w:tr>
    </w:tbl>
    <w:p w14:paraId="3331D507" w14:textId="115F7741" w:rsidR="005951FF" w:rsidRPr="0030106A" w:rsidRDefault="005951FF" w:rsidP="001719AC">
      <w:pPr>
        <w:rPr>
          <w:b w:val="0"/>
          <w:bCs/>
          <w:i/>
          <w:sz w:val="20"/>
          <w:szCs w:val="20"/>
        </w:rPr>
      </w:pPr>
    </w:p>
    <w:p w14:paraId="0E097070" w14:textId="5B138339" w:rsidR="001719AC" w:rsidRPr="00DD096E" w:rsidRDefault="001719AC" w:rsidP="00DD096E">
      <w:pPr>
        <w:pStyle w:val="Caption"/>
        <w:keepNext/>
        <w:jc w:val="center"/>
        <w:rPr>
          <w:sz w:val="20"/>
          <w:szCs w:val="20"/>
        </w:rPr>
      </w:pPr>
      <w:bookmarkStart w:id="1675" w:name="_Toc24052633"/>
      <w:bookmarkStart w:id="1676" w:name="_Toc24298378"/>
      <w:proofErr w:type="spellStart"/>
      <w:r w:rsidRPr="00DD096E">
        <w:rPr>
          <w:sz w:val="20"/>
          <w:szCs w:val="20"/>
        </w:rPr>
        <w:t>Bảng</w:t>
      </w:r>
      <w:proofErr w:type="spellEnd"/>
      <w:r w:rsidRPr="00DD096E">
        <w:rPr>
          <w:sz w:val="20"/>
          <w:szCs w:val="20"/>
        </w:rPr>
        <w:t xml:space="preserve"> </w:t>
      </w:r>
      <w:r w:rsidRPr="00DD096E">
        <w:rPr>
          <w:sz w:val="20"/>
          <w:szCs w:val="20"/>
        </w:rPr>
        <w:fldChar w:fldCharType="begin"/>
      </w:r>
      <w:r w:rsidRPr="00DD096E">
        <w:rPr>
          <w:sz w:val="20"/>
          <w:szCs w:val="20"/>
        </w:rPr>
        <w:instrText xml:space="preserve"> SEQ Bảng \* ARABIC </w:instrText>
      </w:r>
      <w:r w:rsidRPr="00DD096E">
        <w:rPr>
          <w:sz w:val="20"/>
          <w:szCs w:val="20"/>
        </w:rPr>
        <w:fldChar w:fldCharType="separate"/>
      </w:r>
      <w:r w:rsidR="000D50D6">
        <w:rPr>
          <w:noProof/>
          <w:sz w:val="20"/>
          <w:szCs w:val="20"/>
        </w:rPr>
        <w:t>11</w:t>
      </w:r>
      <w:r w:rsidRPr="00DD096E">
        <w:rPr>
          <w:sz w:val="20"/>
          <w:szCs w:val="20"/>
        </w:rPr>
        <w:fldChar w:fldCharType="end"/>
      </w:r>
      <w:r w:rsidRPr="00DD096E">
        <w:rPr>
          <w:sz w:val="20"/>
          <w:szCs w:val="20"/>
        </w:rPr>
        <w:t xml:space="preserve">: </w:t>
      </w:r>
      <w:proofErr w:type="spellStart"/>
      <w:r w:rsidRPr="00DD096E">
        <w:rPr>
          <w:sz w:val="20"/>
          <w:szCs w:val="20"/>
        </w:rPr>
        <w:t>Đặc</w:t>
      </w:r>
      <w:proofErr w:type="spellEnd"/>
      <w:r w:rsidRPr="00DD096E">
        <w:rPr>
          <w:sz w:val="20"/>
          <w:szCs w:val="20"/>
        </w:rPr>
        <w:t xml:space="preserve"> </w:t>
      </w:r>
      <w:proofErr w:type="spellStart"/>
      <w:r w:rsidRPr="00DD096E">
        <w:rPr>
          <w:sz w:val="20"/>
          <w:szCs w:val="20"/>
        </w:rPr>
        <w:t>tả</w:t>
      </w:r>
      <w:proofErr w:type="spellEnd"/>
      <w:r w:rsidRPr="00DD096E">
        <w:rPr>
          <w:sz w:val="20"/>
          <w:szCs w:val="20"/>
        </w:rPr>
        <w:t xml:space="preserve"> </w:t>
      </w:r>
      <w:proofErr w:type="spellStart"/>
      <w:r w:rsidRPr="00DD096E">
        <w:rPr>
          <w:sz w:val="20"/>
          <w:szCs w:val="20"/>
        </w:rPr>
        <w:t>các</w:t>
      </w:r>
      <w:proofErr w:type="spellEnd"/>
      <w:r w:rsidRPr="00DD096E">
        <w:rPr>
          <w:sz w:val="20"/>
          <w:szCs w:val="20"/>
        </w:rPr>
        <w:t xml:space="preserve"> </w:t>
      </w:r>
      <w:proofErr w:type="spellStart"/>
      <w:r w:rsidRPr="00DD096E">
        <w:rPr>
          <w:sz w:val="20"/>
          <w:szCs w:val="20"/>
        </w:rPr>
        <w:t>phương</w:t>
      </w:r>
      <w:proofErr w:type="spellEnd"/>
      <w:r w:rsidRPr="00DD096E">
        <w:rPr>
          <w:sz w:val="20"/>
          <w:szCs w:val="20"/>
        </w:rPr>
        <w:t xml:space="preserve"> </w:t>
      </w:r>
      <w:proofErr w:type="spellStart"/>
      <w:r w:rsidRPr="00DD096E">
        <w:rPr>
          <w:sz w:val="20"/>
          <w:szCs w:val="20"/>
        </w:rPr>
        <w:t>thức</w:t>
      </w:r>
      <w:proofErr w:type="spellEnd"/>
      <w:r w:rsidRPr="00DD096E">
        <w:rPr>
          <w:sz w:val="20"/>
          <w:szCs w:val="20"/>
        </w:rPr>
        <w:t xml:space="preserve"> </w:t>
      </w:r>
      <w:proofErr w:type="spellStart"/>
      <w:r w:rsidRPr="00DD096E">
        <w:rPr>
          <w:sz w:val="20"/>
          <w:szCs w:val="20"/>
        </w:rPr>
        <w:t>trong</w:t>
      </w:r>
      <w:proofErr w:type="spellEnd"/>
      <w:r w:rsidRPr="00DD096E">
        <w:rPr>
          <w:sz w:val="20"/>
          <w:szCs w:val="20"/>
        </w:rPr>
        <w:t xml:space="preserve"> </w:t>
      </w:r>
      <w:proofErr w:type="spellStart"/>
      <w:r w:rsidRPr="00DD096E">
        <w:rPr>
          <w:sz w:val="20"/>
          <w:szCs w:val="20"/>
        </w:rPr>
        <w:t>lớp</w:t>
      </w:r>
      <w:proofErr w:type="spellEnd"/>
      <w:r w:rsidRPr="00DD096E">
        <w:rPr>
          <w:sz w:val="20"/>
          <w:szCs w:val="20"/>
        </w:rPr>
        <w:t xml:space="preserve"> </w:t>
      </w:r>
      <w:proofErr w:type="spellStart"/>
      <w:r w:rsidRPr="00DD096E">
        <w:rPr>
          <w:sz w:val="20"/>
          <w:szCs w:val="20"/>
        </w:rPr>
        <w:t>ConnectorRender_Control</w:t>
      </w:r>
      <w:bookmarkEnd w:id="1675"/>
      <w:bookmarkEnd w:id="1676"/>
      <w:proofErr w:type="spellEnd"/>
    </w:p>
    <w:tbl>
      <w:tblPr>
        <w:tblStyle w:val="TableGrid"/>
        <w:tblW w:w="10365" w:type="dxa"/>
        <w:tblInd w:w="355" w:type="dxa"/>
        <w:tblLayout w:type="fixed"/>
        <w:tblLook w:val="04A0" w:firstRow="1" w:lastRow="0" w:firstColumn="1" w:lastColumn="0" w:noHBand="0" w:noVBand="1"/>
      </w:tblPr>
      <w:tblGrid>
        <w:gridCol w:w="534"/>
        <w:gridCol w:w="3156"/>
        <w:gridCol w:w="3780"/>
        <w:gridCol w:w="2895"/>
      </w:tblGrid>
      <w:tr w:rsidR="00E657C7" w:rsidRPr="00E24C10" w14:paraId="0D545752" w14:textId="77777777" w:rsidTr="00E657C7">
        <w:trPr>
          <w:trHeight w:val="437"/>
        </w:trPr>
        <w:tc>
          <w:tcPr>
            <w:tcW w:w="534" w:type="dxa"/>
          </w:tcPr>
          <w:p w14:paraId="19A7835C" w14:textId="77777777" w:rsidR="00E657C7" w:rsidRPr="00E24C10" w:rsidRDefault="00E657C7" w:rsidP="00281028">
            <w:pPr>
              <w:tabs>
                <w:tab w:val="left" w:pos="990"/>
              </w:tabs>
              <w:spacing w:after="120" w:line="360" w:lineRule="auto"/>
              <w:rPr>
                <w:b w:val="0"/>
                <w:bCs/>
              </w:rPr>
            </w:pPr>
            <w:r w:rsidRPr="00E24C10">
              <w:rPr>
                <w:b w:val="0"/>
                <w:bCs/>
              </w:rPr>
              <w:t>TT</w:t>
            </w:r>
          </w:p>
        </w:tc>
        <w:tc>
          <w:tcPr>
            <w:tcW w:w="3156" w:type="dxa"/>
          </w:tcPr>
          <w:p w14:paraId="4A6722BC" w14:textId="77777777" w:rsidR="00E657C7" w:rsidRPr="00E24C10" w:rsidRDefault="00E657C7" w:rsidP="00281028">
            <w:pPr>
              <w:tabs>
                <w:tab w:val="left" w:pos="990"/>
              </w:tabs>
              <w:spacing w:after="120" w:line="360" w:lineRule="auto"/>
              <w:rPr>
                <w:b w:val="0"/>
                <w:bCs/>
              </w:rPr>
            </w:pPr>
            <w:proofErr w:type="spellStart"/>
            <w:r w:rsidRPr="00E24C10">
              <w:rPr>
                <w:b w:val="0"/>
                <w:bCs/>
              </w:rPr>
              <w:t>Phương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thức</w:t>
            </w:r>
            <w:proofErr w:type="spellEnd"/>
          </w:p>
        </w:tc>
        <w:tc>
          <w:tcPr>
            <w:tcW w:w="3780" w:type="dxa"/>
          </w:tcPr>
          <w:p w14:paraId="71AC569E" w14:textId="77777777" w:rsidR="00E657C7" w:rsidRPr="00E24C10" w:rsidRDefault="00E657C7" w:rsidP="00281028">
            <w:pPr>
              <w:tabs>
                <w:tab w:val="left" w:pos="990"/>
              </w:tabs>
              <w:spacing w:after="120" w:line="360" w:lineRule="auto"/>
              <w:rPr>
                <w:b w:val="0"/>
                <w:bCs/>
              </w:rPr>
            </w:pPr>
            <w:proofErr w:type="spellStart"/>
            <w:r w:rsidRPr="00E24C10">
              <w:rPr>
                <w:b w:val="0"/>
                <w:bCs/>
              </w:rPr>
              <w:t>Mục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đích</w:t>
            </w:r>
            <w:proofErr w:type="spellEnd"/>
          </w:p>
        </w:tc>
        <w:tc>
          <w:tcPr>
            <w:tcW w:w="2895" w:type="dxa"/>
          </w:tcPr>
          <w:p w14:paraId="7B83E0CF" w14:textId="77777777" w:rsidR="00E657C7" w:rsidRPr="00E24C10" w:rsidRDefault="00E657C7" w:rsidP="00281028">
            <w:pPr>
              <w:tabs>
                <w:tab w:val="left" w:pos="990"/>
              </w:tabs>
              <w:spacing w:after="120" w:line="360" w:lineRule="auto"/>
              <w:rPr>
                <w:b w:val="0"/>
                <w:bCs/>
              </w:rPr>
            </w:pPr>
            <w:proofErr w:type="spellStart"/>
            <w:r w:rsidRPr="00E24C10">
              <w:rPr>
                <w:b w:val="0"/>
                <w:bCs/>
              </w:rPr>
              <w:t>Tên</w:t>
            </w:r>
            <w:proofErr w:type="spellEnd"/>
            <w:r w:rsidRPr="00E24C10">
              <w:rPr>
                <w:b w:val="0"/>
                <w:bCs/>
              </w:rPr>
              <w:t xml:space="preserve"> file, </w:t>
            </w:r>
            <w:del w:id="1677" w:author="HIKARI" w:date="2019-11-10T17:15:00Z">
              <w:r w:rsidRPr="00E24C10" w:rsidDel="00906A68">
                <w:rPr>
                  <w:b w:val="0"/>
                  <w:bCs/>
                </w:rPr>
                <w:delText>s</w:delText>
              </w:r>
            </w:del>
            <w:proofErr w:type="spellStart"/>
            <w:r w:rsidRPr="00E24C10">
              <w:rPr>
                <w:b w:val="0"/>
                <w:bCs/>
              </w:rPr>
              <w:t>tt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dòng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khai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báo</w:t>
            </w:r>
            <w:proofErr w:type="spellEnd"/>
          </w:p>
        </w:tc>
      </w:tr>
      <w:tr w:rsidR="00E657C7" w:rsidRPr="00E24C10" w14:paraId="3DBE4318" w14:textId="77777777" w:rsidTr="00E657C7">
        <w:trPr>
          <w:trHeight w:val="1740"/>
        </w:trPr>
        <w:tc>
          <w:tcPr>
            <w:tcW w:w="534" w:type="dxa"/>
          </w:tcPr>
          <w:p w14:paraId="77A68A7A" w14:textId="77777777" w:rsidR="00E657C7" w:rsidRPr="00E24C10" w:rsidRDefault="00E657C7" w:rsidP="00281028">
            <w:pPr>
              <w:tabs>
                <w:tab w:val="left" w:pos="990"/>
              </w:tabs>
              <w:spacing w:after="120" w:line="360" w:lineRule="auto"/>
              <w:rPr>
                <w:b w:val="0"/>
                <w:bCs/>
              </w:rPr>
            </w:pPr>
            <w:r w:rsidRPr="00E24C10">
              <w:rPr>
                <w:b w:val="0"/>
                <w:bCs/>
              </w:rPr>
              <w:t>1</w:t>
            </w:r>
          </w:p>
        </w:tc>
        <w:tc>
          <w:tcPr>
            <w:tcW w:w="3156" w:type="dxa"/>
          </w:tcPr>
          <w:p w14:paraId="4CAAFF0B" w14:textId="2D0791A9" w:rsidR="00E657C7" w:rsidRDefault="00E657C7" w:rsidP="00281028">
            <w:pPr>
              <w:tabs>
                <w:tab w:val="left" w:pos="990"/>
              </w:tabs>
              <w:spacing w:after="120" w:line="360" w:lineRule="auto"/>
              <w:rPr>
                <w:color w:val="000000"/>
                <w:sz w:val="19"/>
                <w:szCs w:val="19"/>
              </w:rPr>
            </w:pPr>
            <w:proofErr w:type="spellStart"/>
            <w:r w:rsidRPr="00E657C7">
              <w:rPr>
                <w:color w:val="2B91AF"/>
                <w:sz w:val="19"/>
                <w:szCs w:val="19"/>
              </w:rPr>
              <w:t>ConnectorRender_</w:t>
            </w:r>
            <w:proofErr w:type="gramStart"/>
            <w:r w:rsidRPr="00E657C7">
              <w:rPr>
                <w:color w:val="2B91AF"/>
                <w:sz w:val="19"/>
                <w:szCs w:val="19"/>
              </w:rPr>
              <w:t>Control</w:t>
            </w:r>
            <w:proofErr w:type="spellEnd"/>
            <w:r w:rsidRPr="00E657C7">
              <w:rPr>
                <w:color w:val="000000"/>
                <w:sz w:val="19"/>
                <w:szCs w:val="19"/>
              </w:rPr>
              <w:t>(</w:t>
            </w:r>
            <w:proofErr w:type="gramEnd"/>
            <w:r w:rsidRPr="00E657C7">
              <w:rPr>
                <w:color w:val="000000"/>
                <w:sz w:val="19"/>
                <w:szCs w:val="19"/>
              </w:rPr>
              <w:t>Dictionary</w:t>
            </w:r>
            <w:r>
              <w:rPr>
                <w:color w:val="000000"/>
                <w:sz w:val="19"/>
                <w:szCs w:val="19"/>
              </w:rPr>
              <w:t xml:space="preserve"> </w:t>
            </w:r>
            <w:r w:rsidRPr="00E657C7">
              <w:rPr>
                <w:color w:val="000000"/>
                <w:sz w:val="19"/>
                <w:szCs w:val="19"/>
              </w:rPr>
              <w:t>&lt;</w:t>
            </w:r>
            <w:r w:rsidRPr="00E657C7">
              <w:rPr>
                <w:color w:val="0000FF"/>
                <w:sz w:val="19"/>
                <w:szCs w:val="19"/>
              </w:rPr>
              <w:t>string</w:t>
            </w:r>
            <w:r w:rsidRPr="00E657C7">
              <w:rPr>
                <w:color w:val="000000"/>
                <w:sz w:val="19"/>
                <w:szCs w:val="19"/>
              </w:rPr>
              <w:t>, List&lt;Layer&gt;&gt; _</w:t>
            </w:r>
            <w:proofErr w:type="spellStart"/>
            <w:r w:rsidRPr="00E657C7">
              <w:rPr>
                <w:color w:val="000000"/>
                <w:sz w:val="19"/>
                <w:szCs w:val="19"/>
              </w:rPr>
              <w:t>treelevel</w:t>
            </w:r>
            <w:proofErr w:type="spellEnd"/>
            <w:r w:rsidRPr="00E657C7">
              <w:rPr>
                <w:color w:val="000000"/>
                <w:sz w:val="19"/>
                <w:szCs w:val="19"/>
              </w:rPr>
              <w:t>)</w:t>
            </w:r>
          </w:p>
          <w:p w14:paraId="722C3288" w14:textId="4BD5304E" w:rsidR="00E657C7" w:rsidRPr="00E657C7" w:rsidRDefault="00E657C7" w:rsidP="00281028">
            <w:pPr>
              <w:tabs>
                <w:tab w:val="left" w:pos="990"/>
              </w:tabs>
              <w:spacing w:after="120" w:line="360" w:lineRule="auto"/>
              <w:rPr>
                <w:b w:val="0"/>
                <w:bCs/>
                <w:color w:val="000000"/>
                <w:sz w:val="19"/>
                <w:szCs w:val="19"/>
              </w:rPr>
            </w:pPr>
            <w:r w:rsidRPr="00E657C7">
              <w:rPr>
                <w:b w:val="0"/>
                <w:bCs/>
                <w:color w:val="000000"/>
                <w:sz w:val="19"/>
                <w:szCs w:val="19"/>
              </w:rPr>
              <w:t>input: _</w:t>
            </w:r>
            <w:proofErr w:type="spellStart"/>
            <w:r w:rsidRPr="00E657C7">
              <w:rPr>
                <w:b w:val="0"/>
                <w:bCs/>
                <w:color w:val="000000"/>
                <w:sz w:val="19"/>
                <w:szCs w:val="19"/>
              </w:rPr>
              <w:t>treelevel</w:t>
            </w:r>
            <w:proofErr w:type="spellEnd"/>
          </w:p>
          <w:p w14:paraId="249B6F5D" w14:textId="77777777" w:rsidR="00E657C7" w:rsidRPr="00E24C10" w:rsidRDefault="00E657C7" w:rsidP="00281028">
            <w:pPr>
              <w:tabs>
                <w:tab w:val="left" w:pos="990"/>
              </w:tabs>
              <w:spacing w:after="120" w:line="360" w:lineRule="auto"/>
              <w:rPr>
                <w:b w:val="0"/>
                <w:bCs/>
                <w:color w:val="000000"/>
                <w:sz w:val="19"/>
                <w:szCs w:val="19"/>
              </w:rPr>
            </w:pPr>
            <w:r w:rsidRPr="00E24C10">
              <w:rPr>
                <w:b w:val="0"/>
                <w:bCs/>
                <w:color w:val="000000"/>
                <w:sz w:val="19"/>
                <w:szCs w:val="19"/>
              </w:rPr>
              <w:t>output: None</w:t>
            </w:r>
          </w:p>
        </w:tc>
        <w:tc>
          <w:tcPr>
            <w:tcW w:w="3780" w:type="dxa"/>
          </w:tcPr>
          <w:p w14:paraId="7A0C023F" w14:textId="364A5C15" w:rsidR="00E657C7" w:rsidRPr="00E657C7" w:rsidRDefault="00E657C7" w:rsidP="00281028">
            <w:pPr>
              <w:tabs>
                <w:tab w:val="left" w:pos="990"/>
              </w:tabs>
              <w:spacing w:after="120" w:line="360" w:lineRule="auto"/>
              <w:rPr>
                <w:b w:val="0"/>
                <w:bCs/>
              </w:rPr>
            </w:pPr>
            <w:proofErr w:type="spellStart"/>
            <w:r>
              <w:rPr>
                <w:b w:val="0"/>
                <w:bCs/>
              </w:rPr>
              <w:t>Phương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thức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khởi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tạo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của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đối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tượng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 w:rsidRPr="008429BB">
              <w:rPr>
                <w:b w:val="0"/>
                <w:bCs/>
                <w:color w:val="2B91AF"/>
                <w:szCs w:val="26"/>
              </w:rPr>
              <w:t>ConnectorRender_Control</w:t>
            </w:r>
            <w:proofErr w:type="spellEnd"/>
            <w:r>
              <w:rPr>
                <w:b w:val="0"/>
                <w:bCs/>
                <w:szCs w:val="26"/>
              </w:rPr>
              <w:t xml:space="preserve">. </w:t>
            </w:r>
            <w:proofErr w:type="spellStart"/>
            <w:r>
              <w:rPr>
                <w:b w:val="0"/>
                <w:bCs/>
                <w:szCs w:val="26"/>
              </w:rPr>
              <w:t>Đồng</w:t>
            </w:r>
            <w:proofErr w:type="spellEnd"/>
            <w:r>
              <w:rPr>
                <w:b w:val="0"/>
                <w:bCs/>
                <w:szCs w:val="26"/>
              </w:rPr>
              <w:t xml:space="preserve"> </w:t>
            </w:r>
            <w:proofErr w:type="spellStart"/>
            <w:r>
              <w:rPr>
                <w:b w:val="0"/>
                <w:bCs/>
                <w:szCs w:val="26"/>
              </w:rPr>
              <w:t>thời</w:t>
            </w:r>
            <w:proofErr w:type="spellEnd"/>
            <w:r>
              <w:rPr>
                <w:b w:val="0"/>
                <w:bCs/>
                <w:szCs w:val="26"/>
              </w:rPr>
              <w:t xml:space="preserve"> </w:t>
            </w:r>
            <w:proofErr w:type="spellStart"/>
            <w:r>
              <w:rPr>
                <w:b w:val="0"/>
                <w:bCs/>
                <w:szCs w:val="26"/>
              </w:rPr>
              <w:t>khởi</w:t>
            </w:r>
            <w:proofErr w:type="spellEnd"/>
            <w:r>
              <w:rPr>
                <w:b w:val="0"/>
                <w:bCs/>
                <w:szCs w:val="26"/>
              </w:rPr>
              <w:t xml:space="preserve"> </w:t>
            </w:r>
            <w:proofErr w:type="spellStart"/>
            <w:r>
              <w:rPr>
                <w:b w:val="0"/>
                <w:bCs/>
                <w:szCs w:val="26"/>
              </w:rPr>
              <w:t>tạo</w:t>
            </w:r>
            <w:proofErr w:type="spellEnd"/>
            <w:r>
              <w:rPr>
                <w:b w:val="0"/>
                <w:bCs/>
                <w:szCs w:val="26"/>
              </w:rPr>
              <w:t xml:space="preserve"> </w:t>
            </w:r>
            <w:proofErr w:type="spellStart"/>
            <w:r>
              <w:rPr>
                <w:b w:val="0"/>
                <w:bCs/>
                <w:szCs w:val="26"/>
              </w:rPr>
              <w:t>một</w:t>
            </w:r>
            <w:proofErr w:type="spellEnd"/>
            <w:r>
              <w:rPr>
                <w:b w:val="0"/>
                <w:bCs/>
                <w:szCs w:val="26"/>
              </w:rPr>
              <w:t xml:space="preserve"> </w:t>
            </w:r>
            <w:proofErr w:type="spellStart"/>
            <w:r>
              <w:rPr>
                <w:b w:val="0"/>
                <w:bCs/>
                <w:szCs w:val="26"/>
              </w:rPr>
              <w:t>cây</w:t>
            </w:r>
            <w:proofErr w:type="spellEnd"/>
            <w:r>
              <w:rPr>
                <w:b w:val="0"/>
                <w:bCs/>
                <w:szCs w:val="26"/>
              </w:rPr>
              <w:t xml:space="preserve"> </w:t>
            </w:r>
            <w:proofErr w:type="spellStart"/>
            <w:r>
              <w:rPr>
                <w:b w:val="0"/>
                <w:bCs/>
                <w:szCs w:val="26"/>
              </w:rPr>
              <w:t>phân</w:t>
            </w:r>
            <w:proofErr w:type="spellEnd"/>
            <w:r>
              <w:rPr>
                <w:b w:val="0"/>
                <w:bCs/>
                <w:szCs w:val="26"/>
              </w:rPr>
              <w:t xml:space="preserve"> </w:t>
            </w:r>
            <w:proofErr w:type="spellStart"/>
            <w:r>
              <w:rPr>
                <w:b w:val="0"/>
                <w:bCs/>
                <w:szCs w:val="26"/>
              </w:rPr>
              <w:t>lớp</w:t>
            </w:r>
            <w:proofErr w:type="spellEnd"/>
            <w:r>
              <w:rPr>
                <w:b w:val="0"/>
                <w:bCs/>
                <w:szCs w:val="26"/>
              </w:rPr>
              <w:t xml:space="preserve"> </w:t>
            </w:r>
            <w:proofErr w:type="spellStart"/>
            <w:r>
              <w:rPr>
                <w:b w:val="0"/>
                <w:bCs/>
                <w:szCs w:val="26"/>
              </w:rPr>
              <w:t>dạng</w:t>
            </w:r>
            <w:proofErr w:type="spellEnd"/>
            <w:r>
              <w:rPr>
                <w:b w:val="0"/>
                <w:bCs/>
                <w:szCs w:val="26"/>
              </w:rPr>
              <w:t xml:space="preserve"> Dictionary</w:t>
            </w:r>
          </w:p>
        </w:tc>
        <w:tc>
          <w:tcPr>
            <w:tcW w:w="2895" w:type="dxa"/>
          </w:tcPr>
          <w:p w14:paraId="39BF2552" w14:textId="77777777" w:rsidR="00E657C7" w:rsidRDefault="00E657C7" w:rsidP="00281028">
            <w:pPr>
              <w:tabs>
                <w:tab w:val="left" w:pos="990"/>
              </w:tabs>
              <w:spacing w:after="120" w:line="360" w:lineRule="auto"/>
              <w:rPr>
                <w:b w:val="0"/>
                <w:bCs/>
              </w:rPr>
            </w:pPr>
            <w:proofErr w:type="spellStart"/>
            <w:r>
              <w:rPr>
                <w:b w:val="0"/>
                <w:bCs/>
              </w:rPr>
              <w:t>RenderControl</w:t>
            </w:r>
            <w:proofErr w:type="spellEnd"/>
            <w:r>
              <w:rPr>
                <w:b w:val="0"/>
                <w:bCs/>
              </w:rPr>
              <w:t>/</w:t>
            </w:r>
          </w:p>
          <w:p w14:paraId="75078D22" w14:textId="61C33BF8" w:rsidR="00E657C7" w:rsidRPr="00E24C10" w:rsidRDefault="00E657C7" w:rsidP="00281028">
            <w:pPr>
              <w:tabs>
                <w:tab w:val="left" w:pos="990"/>
              </w:tabs>
              <w:spacing w:after="120" w:line="360" w:lineRule="auto"/>
              <w:rPr>
                <w:b w:val="0"/>
                <w:bCs/>
              </w:rPr>
            </w:pPr>
            <w:proofErr w:type="spellStart"/>
            <w:r>
              <w:rPr>
                <w:b w:val="0"/>
                <w:bCs/>
              </w:rPr>
              <w:t>ConnectorRender_Control</w:t>
            </w:r>
            <w:r w:rsidRPr="00E24C10">
              <w:rPr>
                <w:b w:val="0"/>
                <w:bCs/>
              </w:rPr>
              <w:t>.cs</w:t>
            </w:r>
            <w:proofErr w:type="spellEnd"/>
            <w:r w:rsidRPr="00E24C10">
              <w:rPr>
                <w:b w:val="0"/>
                <w:bCs/>
              </w:rPr>
              <w:t xml:space="preserve"> (</w:t>
            </w:r>
            <w:r>
              <w:rPr>
                <w:b w:val="0"/>
                <w:bCs/>
              </w:rPr>
              <w:t>21</w:t>
            </w:r>
            <w:r w:rsidRPr="00E24C10">
              <w:rPr>
                <w:b w:val="0"/>
                <w:bCs/>
              </w:rPr>
              <w:t>)</w:t>
            </w:r>
          </w:p>
        </w:tc>
      </w:tr>
      <w:tr w:rsidR="00E657C7" w:rsidRPr="00E24C10" w14:paraId="0A46637D" w14:textId="77777777" w:rsidTr="006566F5">
        <w:trPr>
          <w:trHeight w:val="1511"/>
        </w:trPr>
        <w:tc>
          <w:tcPr>
            <w:tcW w:w="534" w:type="dxa"/>
          </w:tcPr>
          <w:p w14:paraId="4720BF5E" w14:textId="77777777" w:rsidR="00E657C7" w:rsidRPr="00E24C10" w:rsidRDefault="00E657C7" w:rsidP="00281028">
            <w:pPr>
              <w:tabs>
                <w:tab w:val="left" w:pos="990"/>
              </w:tabs>
              <w:spacing w:after="120" w:line="360" w:lineRule="auto"/>
              <w:rPr>
                <w:b w:val="0"/>
                <w:bCs/>
              </w:rPr>
            </w:pPr>
            <w:r w:rsidRPr="00E24C10">
              <w:rPr>
                <w:b w:val="0"/>
                <w:bCs/>
              </w:rPr>
              <w:lastRenderedPageBreak/>
              <w:t>2</w:t>
            </w:r>
          </w:p>
        </w:tc>
        <w:tc>
          <w:tcPr>
            <w:tcW w:w="3156" w:type="dxa"/>
          </w:tcPr>
          <w:p w14:paraId="6FCF5985" w14:textId="030D05C2" w:rsidR="00E657C7" w:rsidRPr="00E657C7" w:rsidRDefault="00E657C7" w:rsidP="00281028">
            <w:pPr>
              <w:tabs>
                <w:tab w:val="left" w:pos="990"/>
              </w:tabs>
              <w:spacing w:after="120" w:line="360" w:lineRule="auto"/>
              <w:rPr>
                <w:color w:val="000000"/>
                <w:sz w:val="19"/>
                <w:szCs w:val="19"/>
              </w:rPr>
            </w:pPr>
            <w:r w:rsidRPr="00E657C7">
              <w:rPr>
                <w:color w:val="0000FF"/>
                <w:sz w:val="19"/>
                <w:szCs w:val="19"/>
              </w:rPr>
              <w:t>void</w:t>
            </w:r>
            <w:r w:rsidRPr="00E657C7">
              <w:rPr>
                <w:color w:val="000000"/>
                <w:sz w:val="19"/>
                <w:szCs w:val="19"/>
              </w:rPr>
              <w:t xml:space="preserve"> </w:t>
            </w:r>
            <w:proofErr w:type="spellStart"/>
            <w:proofErr w:type="gramStart"/>
            <w:r w:rsidRPr="00E657C7">
              <w:rPr>
                <w:color w:val="000000"/>
                <w:sz w:val="19"/>
                <w:szCs w:val="19"/>
              </w:rPr>
              <w:t>CalcConnector</w:t>
            </w:r>
            <w:proofErr w:type="spellEnd"/>
            <w:r w:rsidRPr="00E657C7">
              <w:rPr>
                <w:color w:val="000000"/>
                <w:sz w:val="19"/>
                <w:szCs w:val="19"/>
              </w:rPr>
              <w:t>(</w:t>
            </w:r>
            <w:proofErr w:type="gramEnd"/>
            <w:r w:rsidRPr="00E657C7">
              <w:rPr>
                <w:color w:val="000000"/>
                <w:sz w:val="19"/>
                <w:szCs w:val="19"/>
              </w:rPr>
              <w:t>)</w:t>
            </w:r>
          </w:p>
          <w:p w14:paraId="7AAA2005" w14:textId="0E1C47E0" w:rsidR="00E657C7" w:rsidRPr="00E24C10" w:rsidRDefault="00E657C7" w:rsidP="00281028">
            <w:pPr>
              <w:tabs>
                <w:tab w:val="left" w:pos="990"/>
              </w:tabs>
              <w:spacing w:after="120" w:line="360" w:lineRule="auto"/>
              <w:rPr>
                <w:b w:val="0"/>
                <w:bCs/>
                <w:color w:val="000000"/>
                <w:sz w:val="19"/>
                <w:szCs w:val="19"/>
              </w:rPr>
            </w:pPr>
            <w:r w:rsidRPr="00E24C10">
              <w:rPr>
                <w:b w:val="0"/>
                <w:bCs/>
                <w:color w:val="000000"/>
                <w:sz w:val="19"/>
                <w:szCs w:val="19"/>
              </w:rPr>
              <w:t xml:space="preserve">Input: </w:t>
            </w:r>
            <w:r>
              <w:rPr>
                <w:b w:val="0"/>
                <w:bCs/>
                <w:color w:val="000000"/>
                <w:sz w:val="19"/>
                <w:szCs w:val="19"/>
              </w:rPr>
              <w:t>None</w:t>
            </w:r>
          </w:p>
          <w:p w14:paraId="6B9B47D1" w14:textId="77777777" w:rsidR="00E657C7" w:rsidRPr="00E24C10" w:rsidRDefault="00E657C7" w:rsidP="00281028">
            <w:pPr>
              <w:tabs>
                <w:tab w:val="left" w:pos="990"/>
              </w:tabs>
              <w:spacing w:after="120" w:line="360" w:lineRule="auto"/>
              <w:rPr>
                <w:b w:val="0"/>
                <w:bCs/>
              </w:rPr>
            </w:pPr>
            <w:r w:rsidRPr="00E24C10">
              <w:rPr>
                <w:b w:val="0"/>
                <w:bCs/>
                <w:color w:val="000000"/>
                <w:sz w:val="19"/>
                <w:szCs w:val="19"/>
              </w:rPr>
              <w:t>output:</w:t>
            </w:r>
            <w:r>
              <w:rPr>
                <w:b w:val="0"/>
                <w:bCs/>
                <w:color w:val="000000"/>
                <w:sz w:val="19"/>
                <w:szCs w:val="19"/>
              </w:rPr>
              <w:t xml:space="preserve"> None</w:t>
            </w:r>
          </w:p>
        </w:tc>
        <w:tc>
          <w:tcPr>
            <w:tcW w:w="3780" w:type="dxa"/>
          </w:tcPr>
          <w:p w14:paraId="3F1EFB43" w14:textId="093A1CB1" w:rsidR="00E657C7" w:rsidRPr="00E24C10" w:rsidRDefault="00E657C7" w:rsidP="00281028">
            <w:pPr>
              <w:tabs>
                <w:tab w:val="left" w:pos="990"/>
              </w:tabs>
              <w:spacing w:after="120" w:line="360" w:lineRule="auto"/>
              <w:rPr>
                <w:b w:val="0"/>
                <w:bCs/>
              </w:rPr>
            </w:pPr>
            <w:proofErr w:type="spellStart"/>
            <w:r>
              <w:rPr>
                <w:b w:val="0"/>
                <w:bCs/>
              </w:rPr>
              <w:t>Tính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toán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toạ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độ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các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mũi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tên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của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các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kết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nối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giữa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các</w:t>
            </w:r>
            <w:proofErr w:type="spellEnd"/>
            <w:r>
              <w:rPr>
                <w:b w:val="0"/>
                <w:bCs/>
              </w:rPr>
              <w:t xml:space="preserve"> layer </w:t>
            </w:r>
            <w:proofErr w:type="spellStart"/>
            <w:r>
              <w:rPr>
                <w:b w:val="0"/>
                <w:bCs/>
              </w:rPr>
              <w:t>trên</w:t>
            </w:r>
            <w:proofErr w:type="spellEnd"/>
            <w:r>
              <w:rPr>
                <w:b w:val="0"/>
                <w:bCs/>
              </w:rPr>
              <w:t xml:space="preserve"> Canvas</w:t>
            </w:r>
          </w:p>
        </w:tc>
        <w:tc>
          <w:tcPr>
            <w:tcW w:w="2895" w:type="dxa"/>
          </w:tcPr>
          <w:p w14:paraId="229A0731" w14:textId="77777777" w:rsidR="00E657C7" w:rsidRDefault="00E657C7" w:rsidP="00281028">
            <w:pPr>
              <w:tabs>
                <w:tab w:val="left" w:pos="990"/>
              </w:tabs>
              <w:spacing w:after="120" w:line="360" w:lineRule="auto"/>
              <w:rPr>
                <w:b w:val="0"/>
                <w:bCs/>
              </w:rPr>
            </w:pPr>
            <w:proofErr w:type="spellStart"/>
            <w:r>
              <w:rPr>
                <w:b w:val="0"/>
                <w:bCs/>
              </w:rPr>
              <w:t>RenderControl</w:t>
            </w:r>
            <w:proofErr w:type="spellEnd"/>
            <w:r>
              <w:rPr>
                <w:b w:val="0"/>
                <w:bCs/>
              </w:rPr>
              <w:t>/</w:t>
            </w:r>
          </w:p>
          <w:p w14:paraId="0A12B214" w14:textId="1A12B23C" w:rsidR="00E657C7" w:rsidRPr="00E24C10" w:rsidRDefault="00E657C7" w:rsidP="00281028">
            <w:pPr>
              <w:tabs>
                <w:tab w:val="left" w:pos="990"/>
              </w:tabs>
              <w:spacing w:after="120" w:line="360" w:lineRule="auto"/>
              <w:rPr>
                <w:b w:val="0"/>
                <w:bCs/>
              </w:rPr>
            </w:pPr>
            <w:proofErr w:type="spellStart"/>
            <w:r>
              <w:rPr>
                <w:b w:val="0"/>
                <w:bCs/>
              </w:rPr>
              <w:t>ConnectorRender_Control</w:t>
            </w:r>
            <w:r w:rsidRPr="00E24C10">
              <w:rPr>
                <w:b w:val="0"/>
                <w:bCs/>
              </w:rPr>
              <w:t>.cs</w:t>
            </w:r>
            <w:proofErr w:type="spellEnd"/>
            <w:r w:rsidRPr="00E24C10">
              <w:rPr>
                <w:b w:val="0"/>
                <w:bCs/>
              </w:rPr>
              <w:t xml:space="preserve"> (</w:t>
            </w:r>
            <w:r>
              <w:rPr>
                <w:b w:val="0"/>
                <w:bCs/>
              </w:rPr>
              <w:t>80</w:t>
            </w:r>
            <w:r w:rsidRPr="00E24C10">
              <w:rPr>
                <w:b w:val="0"/>
                <w:bCs/>
              </w:rPr>
              <w:t>)</w:t>
            </w:r>
          </w:p>
        </w:tc>
      </w:tr>
      <w:tr w:rsidR="00104312" w:rsidRPr="00E24C10" w14:paraId="134231B9" w14:textId="77777777" w:rsidTr="00E657C7">
        <w:trPr>
          <w:trHeight w:val="1740"/>
        </w:trPr>
        <w:tc>
          <w:tcPr>
            <w:tcW w:w="534" w:type="dxa"/>
          </w:tcPr>
          <w:p w14:paraId="49636B0E" w14:textId="77777777" w:rsidR="00104312" w:rsidRPr="00E24C10" w:rsidRDefault="00104312" w:rsidP="00281028">
            <w:pPr>
              <w:tabs>
                <w:tab w:val="left" w:pos="990"/>
              </w:tabs>
              <w:spacing w:after="120" w:line="360" w:lineRule="auto"/>
              <w:rPr>
                <w:b w:val="0"/>
                <w:bCs/>
              </w:rPr>
            </w:pPr>
            <w:r w:rsidRPr="00E24C10">
              <w:rPr>
                <w:b w:val="0"/>
                <w:bCs/>
              </w:rPr>
              <w:t>3</w:t>
            </w:r>
          </w:p>
        </w:tc>
        <w:tc>
          <w:tcPr>
            <w:tcW w:w="3156" w:type="dxa"/>
          </w:tcPr>
          <w:p w14:paraId="0618C7FE" w14:textId="781DB322" w:rsidR="00104312" w:rsidRPr="00E657C7" w:rsidRDefault="00104312" w:rsidP="00281028">
            <w:pPr>
              <w:tabs>
                <w:tab w:val="left" w:pos="990"/>
              </w:tabs>
              <w:spacing w:after="120" w:line="360" w:lineRule="auto"/>
              <w:rPr>
                <w:b w:val="0"/>
                <w:bCs/>
                <w:color w:val="000000"/>
                <w:sz w:val="19"/>
                <w:szCs w:val="19"/>
              </w:rPr>
            </w:pPr>
            <w:r w:rsidRPr="00E657C7">
              <w:rPr>
                <w:color w:val="0000FF"/>
                <w:sz w:val="19"/>
                <w:szCs w:val="19"/>
              </w:rPr>
              <w:t>double</w:t>
            </w:r>
            <w:r w:rsidRPr="00E657C7">
              <w:rPr>
                <w:color w:val="000000"/>
                <w:sz w:val="19"/>
                <w:szCs w:val="19"/>
              </w:rPr>
              <w:t xml:space="preserve"> </w:t>
            </w:r>
            <w:proofErr w:type="spellStart"/>
            <w:proofErr w:type="gramStart"/>
            <w:r w:rsidRPr="00E657C7">
              <w:rPr>
                <w:color w:val="000000"/>
                <w:sz w:val="19"/>
                <w:szCs w:val="19"/>
              </w:rPr>
              <w:t>FindBound</w:t>
            </w:r>
            <w:proofErr w:type="spellEnd"/>
            <w:r w:rsidRPr="00E657C7">
              <w:rPr>
                <w:color w:val="000000"/>
                <w:sz w:val="19"/>
                <w:szCs w:val="19"/>
              </w:rPr>
              <w:t>(</w:t>
            </w:r>
            <w:proofErr w:type="gramEnd"/>
            <w:r w:rsidRPr="00E657C7">
              <w:rPr>
                <w:color w:val="0000FF"/>
                <w:sz w:val="19"/>
                <w:szCs w:val="19"/>
              </w:rPr>
              <w:t>int</w:t>
            </w:r>
            <w:r w:rsidRPr="00E657C7">
              <w:rPr>
                <w:color w:val="000000"/>
                <w:sz w:val="19"/>
                <w:szCs w:val="19"/>
              </w:rPr>
              <w:t xml:space="preserve"> </w:t>
            </w:r>
            <w:proofErr w:type="spellStart"/>
            <w:r w:rsidRPr="00E657C7">
              <w:rPr>
                <w:color w:val="000000"/>
                <w:sz w:val="19"/>
                <w:szCs w:val="19"/>
              </w:rPr>
              <w:t>levelSrc</w:t>
            </w:r>
            <w:proofErr w:type="spellEnd"/>
            <w:r w:rsidRPr="00E657C7">
              <w:rPr>
                <w:color w:val="000000"/>
                <w:sz w:val="19"/>
                <w:szCs w:val="19"/>
              </w:rPr>
              <w:t xml:space="preserve">, </w:t>
            </w:r>
            <w:r w:rsidRPr="00E657C7">
              <w:rPr>
                <w:color w:val="0000FF"/>
                <w:sz w:val="19"/>
                <w:szCs w:val="19"/>
              </w:rPr>
              <w:t>int</w:t>
            </w:r>
            <w:r w:rsidRPr="00E657C7">
              <w:rPr>
                <w:color w:val="000000"/>
                <w:sz w:val="19"/>
                <w:szCs w:val="19"/>
              </w:rPr>
              <w:t xml:space="preserve"> </w:t>
            </w:r>
            <w:proofErr w:type="spellStart"/>
            <w:r w:rsidRPr="00E657C7">
              <w:rPr>
                <w:color w:val="000000"/>
                <w:sz w:val="19"/>
                <w:szCs w:val="19"/>
              </w:rPr>
              <w:t>levelDes</w:t>
            </w:r>
            <w:proofErr w:type="spellEnd"/>
            <w:r w:rsidRPr="00E657C7">
              <w:rPr>
                <w:color w:val="000000"/>
                <w:sz w:val="19"/>
                <w:szCs w:val="19"/>
              </w:rPr>
              <w:t xml:space="preserve">, </w:t>
            </w:r>
            <w:r w:rsidRPr="00E657C7">
              <w:rPr>
                <w:color w:val="0000FF"/>
                <w:sz w:val="19"/>
                <w:szCs w:val="19"/>
              </w:rPr>
              <w:t>string</w:t>
            </w:r>
            <w:r w:rsidRPr="00E657C7">
              <w:rPr>
                <w:color w:val="000000"/>
                <w:sz w:val="19"/>
                <w:szCs w:val="19"/>
              </w:rPr>
              <w:t xml:space="preserve"> </w:t>
            </w:r>
            <w:proofErr w:type="spellStart"/>
            <w:r w:rsidRPr="00E657C7">
              <w:rPr>
                <w:color w:val="000000"/>
                <w:sz w:val="19"/>
                <w:szCs w:val="19"/>
              </w:rPr>
              <w:t>src</w:t>
            </w:r>
            <w:proofErr w:type="spellEnd"/>
            <w:r w:rsidRPr="00E657C7">
              <w:rPr>
                <w:color w:val="000000"/>
                <w:sz w:val="19"/>
                <w:szCs w:val="19"/>
              </w:rPr>
              <w:t xml:space="preserve">, </w:t>
            </w:r>
            <w:r w:rsidRPr="00E657C7">
              <w:rPr>
                <w:color w:val="0000FF"/>
                <w:sz w:val="19"/>
                <w:szCs w:val="19"/>
              </w:rPr>
              <w:t>string</w:t>
            </w:r>
            <w:r w:rsidRPr="00E657C7">
              <w:rPr>
                <w:color w:val="000000"/>
                <w:sz w:val="19"/>
                <w:szCs w:val="19"/>
              </w:rPr>
              <w:t xml:space="preserve"> des)</w:t>
            </w:r>
            <w:r w:rsidRPr="00E657C7">
              <w:rPr>
                <w:b w:val="0"/>
                <w:bCs/>
                <w:color w:val="000000"/>
                <w:sz w:val="19"/>
                <w:szCs w:val="19"/>
              </w:rPr>
              <w:t xml:space="preserve"> </w:t>
            </w:r>
          </w:p>
          <w:p w14:paraId="036FAD90" w14:textId="7089AB23" w:rsidR="00104312" w:rsidRPr="00E24C10" w:rsidRDefault="00104312" w:rsidP="00281028">
            <w:pPr>
              <w:tabs>
                <w:tab w:val="left" w:pos="990"/>
              </w:tabs>
              <w:spacing w:after="120" w:line="360" w:lineRule="auto"/>
              <w:rPr>
                <w:b w:val="0"/>
                <w:bCs/>
                <w:color w:val="000000"/>
                <w:sz w:val="19"/>
                <w:szCs w:val="19"/>
              </w:rPr>
            </w:pPr>
            <w:r w:rsidRPr="00E24C10">
              <w:rPr>
                <w:b w:val="0"/>
                <w:bCs/>
                <w:color w:val="000000"/>
                <w:sz w:val="19"/>
                <w:szCs w:val="19"/>
              </w:rPr>
              <w:t xml:space="preserve">Input: </w:t>
            </w:r>
            <w:proofErr w:type="spellStart"/>
            <w:r>
              <w:rPr>
                <w:b w:val="0"/>
                <w:bCs/>
                <w:color w:val="000000"/>
                <w:sz w:val="19"/>
                <w:szCs w:val="19"/>
              </w:rPr>
              <w:t>leverSrc</w:t>
            </w:r>
            <w:proofErr w:type="spellEnd"/>
            <w:r>
              <w:rPr>
                <w:b w:val="0"/>
                <w:bCs/>
                <w:color w:val="000000"/>
                <w:sz w:val="19"/>
                <w:szCs w:val="19"/>
              </w:rPr>
              <w:t xml:space="preserve">, </w:t>
            </w:r>
            <w:proofErr w:type="spellStart"/>
            <w:r>
              <w:rPr>
                <w:b w:val="0"/>
                <w:bCs/>
                <w:color w:val="000000"/>
                <w:sz w:val="19"/>
                <w:szCs w:val="19"/>
              </w:rPr>
              <w:t>levelDes</w:t>
            </w:r>
            <w:proofErr w:type="spellEnd"/>
            <w:r>
              <w:rPr>
                <w:b w:val="0"/>
                <w:bCs/>
                <w:color w:val="000000"/>
                <w:sz w:val="19"/>
                <w:szCs w:val="19"/>
              </w:rPr>
              <w:t xml:space="preserve">, </w:t>
            </w:r>
            <w:proofErr w:type="spellStart"/>
            <w:r>
              <w:rPr>
                <w:b w:val="0"/>
                <w:bCs/>
                <w:color w:val="000000"/>
                <w:sz w:val="19"/>
                <w:szCs w:val="19"/>
              </w:rPr>
              <w:t>src</w:t>
            </w:r>
            <w:proofErr w:type="spellEnd"/>
            <w:r>
              <w:rPr>
                <w:b w:val="0"/>
                <w:bCs/>
                <w:color w:val="000000"/>
                <w:sz w:val="19"/>
                <w:szCs w:val="19"/>
              </w:rPr>
              <w:t>, des</w:t>
            </w:r>
          </w:p>
          <w:p w14:paraId="6E622F06" w14:textId="77777777" w:rsidR="00104312" w:rsidRPr="00E24C10" w:rsidRDefault="00104312" w:rsidP="00281028">
            <w:pPr>
              <w:tabs>
                <w:tab w:val="left" w:pos="990"/>
              </w:tabs>
              <w:spacing w:after="120" w:line="360" w:lineRule="auto"/>
              <w:rPr>
                <w:b w:val="0"/>
                <w:bCs/>
              </w:rPr>
            </w:pPr>
            <w:r w:rsidRPr="00E24C10">
              <w:rPr>
                <w:b w:val="0"/>
                <w:bCs/>
                <w:color w:val="000000"/>
                <w:sz w:val="19"/>
                <w:szCs w:val="19"/>
              </w:rPr>
              <w:t>output:</w:t>
            </w:r>
            <w:r>
              <w:rPr>
                <w:b w:val="0"/>
                <w:bCs/>
                <w:color w:val="000000"/>
                <w:sz w:val="19"/>
                <w:szCs w:val="19"/>
              </w:rPr>
              <w:t xml:space="preserve"> None</w:t>
            </w:r>
          </w:p>
        </w:tc>
        <w:tc>
          <w:tcPr>
            <w:tcW w:w="3780" w:type="dxa"/>
          </w:tcPr>
          <w:p w14:paraId="47B2DE7C" w14:textId="3D83BF28" w:rsidR="00104312" w:rsidRPr="00E24C10" w:rsidRDefault="00104312" w:rsidP="00281028">
            <w:pPr>
              <w:tabs>
                <w:tab w:val="left" w:pos="990"/>
              </w:tabs>
              <w:spacing w:after="120" w:line="360" w:lineRule="auto"/>
              <w:rPr>
                <w:b w:val="0"/>
                <w:bCs/>
              </w:rPr>
            </w:pPr>
            <w:proofErr w:type="spellStart"/>
            <w:r>
              <w:rPr>
                <w:b w:val="0"/>
                <w:bCs/>
              </w:rPr>
              <w:t>Tính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toán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toạ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độ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khoảng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nhô</w:t>
            </w:r>
            <w:proofErr w:type="spellEnd"/>
            <w:r>
              <w:rPr>
                <w:b w:val="0"/>
                <w:bCs/>
              </w:rPr>
              <w:t xml:space="preserve"> ra </w:t>
            </w:r>
            <w:proofErr w:type="spellStart"/>
            <w:r>
              <w:rPr>
                <w:b w:val="0"/>
                <w:bCs/>
              </w:rPr>
              <w:t>lớn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nhất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về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bên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trái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từ</w:t>
            </w:r>
            <w:proofErr w:type="spellEnd"/>
            <w:r>
              <w:rPr>
                <w:b w:val="0"/>
                <w:bCs/>
              </w:rPr>
              <w:t xml:space="preserve"> level </w:t>
            </w:r>
            <w:proofErr w:type="spellStart"/>
            <w:r>
              <w:rPr>
                <w:b w:val="0"/>
                <w:bCs/>
              </w:rPr>
              <w:t>src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đến</w:t>
            </w:r>
            <w:proofErr w:type="spellEnd"/>
            <w:r>
              <w:rPr>
                <w:b w:val="0"/>
                <w:bCs/>
              </w:rPr>
              <w:t xml:space="preserve"> level des </w:t>
            </w:r>
            <w:proofErr w:type="spellStart"/>
            <w:r>
              <w:rPr>
                <w:b w:val="0"/>
                <w:bCs/>
              </w:rPr>
              <w:t>của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cây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phân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lớp</w:t>
            </w:r>
            <w:proofErr w:type="spellEnd"/>
          </w:p>
        </w:tc>
        <w:tc>
          <w:tcPr>
            <w:tcW w:w="2895" w:type="dxa"/>
          </w:tcPr>
          <w:p w14:paraId="1FBE3558" w14:textId="77777777" w:rsidR="00104312" w:rsidRDefault="00104312" w:rsidP="00281028">
            <w:pPr>
              <w:tabs>
                <w:tab w:val="left" w:pos="990"/>
              </w:tabs>
              <w:spacing w:after="120" w:line="360" w:lineRule="auto"/>
              <w:rPr>
                <w:b w:val="0"/>
                <w:bCs/>
              </w:rPr>
            </w:pPr>
            <w:proofErr w:type="spellStart"/>
            <w:r>
              <w:rPr>
                <w:b w:val="0"/>
                <w:bCs/>
              </w:rPr>
              <w:t>RenderControl</w:t>
            </w:r>
            <w:proofErr w:type="spellEnd"/>
            <w:r>
              <w:rPr>
                <w:b w:val="0"/>
                <w:bCs/>
              </w:rPr>
              <w:t>/</w:t>
            </w:r>
          </w:p>
          <w:p w14:paraId="18D73613" w14:textId="35E23DF5" w:rsidR="00104312" w:rsidRPr="00E24C10" w:rsidRDefault="00104312" w:rsidP="00281028">
            <w:pPr>
              <w:tabs>
                <w:tab w:val="left" w:pos="990"/>
              </w:tabs>
              <w:spacing w:after="120" w:line="360" w:lineRule="auto"/>
              <w:rPr>
                <w:b w:val="0"/>
                <w:bCs/>
              </w:rPr>
            </w:pPr>
            <w:proofErr w:type="spellStart"/>
            <w:r>
              <w:rPr>
                <w:b w:val="0"/>
                <w:bCs/>
              </w:rPr>
              <w:t>ConnectorRender_Control</w:t>
            </w:r>
            <w:r w:rsidRPr="00E24C10">
              <w:rPr>
                <w:b w:val="0"/>
                <w:bCs/>
              </w:rPr>
              <w:t>.cs</w:t>
            </w:r>
            <w:proofErr w:type="spellEnd"/>
            <w:r w:rsidRPr="00E24C10">
              <w:rPr>
                <w:b w:val="0"/>
                <w:bCs/>
              </w:rPr>
              <w:t xml:space="preserve"> (</w:t>
            </w:r>
            <w:r>
              <w:rPr>
                <w:b w:val="0"/>
                <w:bCs/>
              </w:rPr>
              <w:t>119</w:t>
            </w:r>
            <w:r w:rsidRPr="00E24C10">
              <w:rPr>
                <w:b w:val="0"/>
                <w:bCs/>
              </w:rPr>
              <w:t>)</w:t>
            </w:r>
          </w:p>
        </w:tc>
      </w:tr>
      <w:tr w:rsidR="00104312" w:rsidRPr="00E24C10" w14:paraId="75187E85" w14:textId="77777777" w:rsidTr="00E657C7">
        <w:trPr>
          <w:trHeight w:val="1751"/>
        </w:trPr>
        <w:tc>
          <w:tcPr>
            <w:tcW w:w="534" w:type="dxa"/>
          </w:tcPr>
          <w:p w14:paraId="6D7A503C" w14:textId="77777777" w:rsidR="00104312" w:rsidRPr="00E24C10" w:rsidRDefault="00104312" w:rsidP="00281028">
            <w:pPr>
              <w:tabs>
                <w:tab w:val="left" w:pos="990"/>
              </w:tabs>
              <w:spacing w:after="120" w:line="360" w:lineRule="auto"/>
              <w:rPr>
                <w:b w:val="0"/>
                <w:bCs/>
              </w:rPr>
            </w:pPr>
            <w:r w:rsidRPr="00E24C10">
              <w:rPr>
                <w:b w:val="0"/>
                <w:bCs/>
              </w:rPr>
              <w:t>4</w:t>
            </w:r>
          </w:p>
        </w:tc>
        <w:tc>
          <w:tcPr>
            <w:tcW w:w="3156" w:type="dxa"/>
          </w:tcPr>
          <w:p w14:paraId="3AF544CD" w14:textId="6BDEF66F" w:rsidR="00104312" w:rsidRPr="00104312" w:rsidRDefault="00104312" w:rsidP="00281028">
            <w:pPr>
              <w:tabs>
                <w:tab w:val="left" w:pos="990"/>
              </w:tabs>
              <w:spacing w:after="120" w:line="360" w:lineRule="auto"/>
              <w:rPr>
                <w:color w:val="000000"/>
                <w:sz w:val="19"/>
                <w:szCs w:val="19"/>
              </w:rPr>
            </w:pPr>
            <w:r w:rsidRPr="00104312">
              <w:rPr>
                <w:color w:val="0000FF"/>
                <w:sz w:val="19"/>
                <w:szCs w:val="19"/>
              </w:rPr>
              <w:t>void</w:t>
            </w:r>
            <w:r w:rsidRPr="00104312">
              <w:rPr>
                <w:color w:val="000000"/>
                <w:sz w:val="19"/>
                <w:szCs w:val="19"/>
              </w:rPr>
              <w:t xml:space="preserve"> </w:t>
            </w:r>
            <w:proofErr w:type="spellStart"/>
            <w:proofErr w:type="gramStart"/>
            <w:r w:rsidRPr="00104312">
              <w:rPr>
                <w:color w:val="000000"/>
                <w:sz w:val="19"/>
                <w:szCs w:val="19"/>
              </w:rPr>
              <w:t>calcLevelBound</w:t>
            </w:r>
            <w:proofErr w:type="spellEnd"/>
            <w:r w:rsidRPr="00104312">
              <w:rPr>
                <w:color w:val="000000"/>
                <w:sz w:val="19"/>
                <w:szCs w:val="19"/>
              </w:rPr>
              <w:t>(</w:t>
            </w:r>
            <w:proofErr w:type="gramEnd"/>
            <w:r w:rsidRPr="00104312">
              <w:rPr>
                <w:color w:val="000000"/>
                <w:sz w:val="19"/>
                <w:szCs w:val="19"/>
              </w:rPr>
              <w:t>)</w:t>
            </w:r>
          </w:p>
          <w:p w14:paraId="24BD8B71" w14:textId="573B10EF" w:rsidR="00104312" w:rsidRPr="00E24C10" w:rsidRDefault="00104312" w:rsidP="00281028">
            <w:pPr>
              <w:tabs>
                <w:tab w:val="left" w:pos="990"/>
              </w:tabs>
              <w:spacing w:after="120" w:line="360" w:lineRule="auto"/>
              <w:rPr>
                <w:b w:val="0"/>
                <w:bCs/>
                <w:color w:val="000000"/>
                <w:sz w:val="19"/>
                <w:szCs w:val="19"/>
              </w:rPr>
            </w:pPr>
            <w:r w:rsidRPr="00E24C10">
              <w:rPr>
                <w:b w:val="0"/>
                <w:bCs/>
                <w:color w:val="000000"/>
                <w:sz w:val="19"/>
                <w:szCs w:val="19"/>
              </w:rPr>
              <w:t xml:space="preserve">Input: </w:t>
            </w:r>
            <w:r>
              <w:rPr>
                <w:b w:val="0"/>
                <w:bCs/>
                <w:color w:val="000000"/>
                <w:sz w:val="19"/>
                <w:szCs w:val="19"/>
              </w:rPr>
              <w:t>None</w:t>
            </w:r>
          </w:p>
          <w:p w14:paraId="169B40ED" w14:textId="77777777" w:rsidR="00104312" w:rsidRPr="00E24C10" w:rsidRDefault="00104312" w:rsidP="00281028">
            <w:pPr>
              <w:tabs>
                <w:tab w:val="left" w:pos="990"/>
              </w:tabs>
              <w:spacing w:after="120" w:line="360" w:lineRule="auto"/>
              <w:rPr>
                <w:b w:val="0"/>
                <w:bCs/>
              </w:rPr>
            </w:pPr>
            <w:r w:rsidRPr="00E24C10">
              <w:rPr>
                <w:b w:val="0"/>
                <w:bCs/>
                <w:color w:val="000000"/>
                <w:sz w:val="19"/>
                <w:szCs w:val="19"/>
              </w:rPr>
              <w:t>output: None</w:t>
            </w:r>
          </w:p>
        </w:tc>
        <w:tc>
          <w:tcPr>
            <w:tcW w:w="3780" w:type="dxa"/>
          </w:tcPr>
          <w:p w14:paraId="5D167387" w14:textId="20367684" w:rsidR="00104312" w:rsidRPr="00E24C10" w:rsidRDefault="00104312" w:rsidP="00281028">
            <w:pPr>
              <w:tabs>
                <w:tab w:val="left" w:pos="990"/>
              </w:tabs>
              <w:spacing w:after="120" w:line="360" w:lineRule="auto"/>
              <w:rPr>
                <w:b w:val="0"/>
                <w:bCs/>
              </w:rPr>
            </w:pPr>
            <w:proofErr w:type="spellStart"/>
            <w:r>
              <w:rPr>
                <w:b w:val="0"/>
                <w:bCs/>
              </w:rPr>
              <w:t>Tính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toán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khoảng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nhô</w:t>
            </w:r>
            <w:proofErr w:type="spellEnd"/>
            <w:r>
              <w:rPr>
                <w:b w:val="0"/>
                <w:bCs/>
              </w:rPr>
              <w:t xml:space="preserve"> ra </w:t>
            </w:r>
            <w:proofErr w:type="spellStart"/>
            <w:r>
              <w:rPr>
                <w:b w:val="0"/>
                <w:bCs/>
              </w:rPr>
              <w:t>lớn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nhất</w:t>
            </w:r>
            <w:proofErr w:type="spellEnd"/>
            <w:r>
              <w:rPr>
                <w:b w:val="0"/>
                <w:bCs/>
              </w:rPr>
              <w:t xml:space="preserve"> ở </w:t>
            </w:r>
            <w:proofErr w:type="spellStart"/>
            <w:r>
              <w:rPr>
                <w:b w:val="0"/>
                <w:bCs/>
              </w:rPr>
              <w:t>từng</w:t>
            </w:r>
            <w:proofErr w:type="spellEnd"/>
            <w:r>
              <w:rPr>
                <w:b w:val="0"/>
                <w:bCs/>
              </w:rPr>
              <w:t xml:space="preserve"> level </w:t>
            </w:r>
            <w:proofErr w:type="spellStart"/>
            <w:r>
              <w:rPr>
                <w:b w:val="0"/>
                <w:bCs/>
              </w:rPr>
              <w:t>trong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cây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phân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lớp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rồi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lưu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lại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trong</w:t>
            </w:r>
            <w:proofErr w:type="spellEnd"/>
            <w:r>
              <w:rPr>
                <w:b w:val="0"/>
                <w:bCs/>
              </w:rPr>
              <w:t xml:space="preserve"> </w:t>
            </w:r>
            <w:r w:rsidRPr="00104312">
              <w:rPr>
                <w:b w:val="0"/>
                <w:bCs/>
                <w:color w:val="000000"/>
                <w:szCs w:val="26"/>
              </w:rPr>
              <w:t xml:space="preserve">List </w:t>
            </w:r>
            <w:proofErr w:type="spellStart"/>
            <w:r w:rsidRPr="00104312">
              <w:rPr>
                <w:b w:val="0"/>
                <w:bCs/>
                <w:color w:val="000000"/>
                <w:szCs w:val="26"/>
              </w:rPr>
              <w:t>LevelBound</w:t>
            </w:r>
            <w:proofErr w:type="spellEnd"/>
          </w:p>
        </w:tc>
        <w:tc>
          <w:tcPr>
            <w:tcW w:w="2895" w:type="dxa"/>
          </w:tcPr>
          <w:p w14:paraId="2523A8EE" w14:textId="77777777" w:rsidR="00104312" w:rsidRDefault="00104312" w:rsidP="00281028">
            <w:pPr>
              <w:tabs>
                <w:tab w:val="left" w:pos="990"/>
              </w:tabs>
              <w:spacing w:after="120" w:line="360" w:lineRule="auto"/>
              <w:rPr>
                <w:b w:val="0"/>
                <w:bCs/>
              </w:rPr>
            </w:pPr>
            <w:proofErr w:type="spellStart"/>
            <w:r>
              <w:rPr>
                <w:b w:val="0"/>
                <w:bCs/>
              </w:rPr>
              <w:t>RenderControl</w:t>
            </w:r>
            <w:proofErr w:type="spellEnd"/>
            <w:r>
              <w:rPr>
                <w:b w:val="0"/>
                <w:bCs/>
              </w:rPr>
              <w:t>/</w:t>
            </w:r>
          </w:p>
          <w:p w14:paraId="5592A032" w14:textId="15F92D41" w:rsidR="00104312" w:rsidRPr="00E24C10" w:rsidRDefault="00104312" w:rsidP="00281028">
            <w:pPr>
              <w:tabs>
                <w:tab w:val="left" w:pos="990"/>
              </w:tabs>
              <w:spacing w:after="120" w:line="360" w:lineRule="auto"/>
              <w:rPr>
                <w:b w:val="0"/>
                <w:bCs/>
              </w:rPr>
            </w:pPr>
            <w:proofErr w:type="spellStart"/>
            <w:r>
              <w:rPr>
                <w:b w:val="0"/>
                <w:bCs/>
              </w:rPr>
              <w:t>ConnectorRender_Control</w:t>
            </w:r>
            <w:r w:rsidRPr="00E24C10">
              <w:rPr>
                <w:b w:val="0"/>
                <w:bCs/>
              </w:rPr>
              <w:t>.cs</w:t>
            </w:r>
            <w:proofErr w:type="spellEnd"/>
            <w:r w:rsidRPr="00E24C10">
              <w:rPr>
                <w:b w:val="0"/>
                <w:bCs/>
              </w:rPr>
              <w:t xml:space="preserve"> (</w:t>
            </w:r>
            <w:r>
              <w:rPr>
                <w:b w:val="0"/>
                <w:bCs/>
              </w:rPr>
              <w:t>160</w:t>
            </w:r>
            <w:r w:rsidRPr="00E24C10">
              <w:rPr>
                <w:b w:val="0"/>
                <w:bCs/>
              </w:rPr>
              <w:t>)</w:t>
            </w:r>
          </w:p>
        </w:tc>
      </w:tr>
      <w:tr w:rsidR="00104312" w:rsidRPr="00E24C10" w14:paraId="51AEED9E" w14:textId="77777777" w:rsidTr="00E657C7">
        <w:trPr>
          <w:trHeight w:val="1313"/>
        </w:trPr>
        <w:tc>
          <w:tcPr>
            <w:tcW w:w="534" w:type="dxa"/>
          </w:tcPr>
          <w:p w14:paraId="47BAA4C9" w14:textId="77777777" w:rsidR="00104312" w:rsidRPr="00E24C10" w:rsidRDefault="00104312" w:rsidP="00281028">
            <w:pPr>
              <w:tabs>
                <w:tab w:val="left" w:pos="990"/>
              </w:tabs>
              <w:spacing w:after="120" w:line="360" w:lineRule="auto"/>
              <w:rPr>
                <w:b w:val="0"/>
                <w:bCs/>
              </w:rPr>
            </w:pPr>
            <w:r w:rsidRPr="00E24C10">
              <w:rPr>
                <w:b w:val="0"/>
                <w:bCs/>
              </w:rPr>
              <w:t>5</w:t>
            </w:r>
          </w:p>
        </w:tc>
        <w:tc>
          <w:tcPr>
            <w:tcW w:w="3156" w:type="dxa"/>
          </w:tcPr>
          <w:p w14:paraId="71E9351E" w14:textId="77777777" w:rsidR="00104312" w:rsidRPr="00104312" w:rsidRDefault="00104312" w:rsidP="00281028">
            <w:pPr>
              <w:tabs>
                <w:tab w:val="left" w:pos="990"/>
              </w:tabs>
              <w:spacing w:after="120" w:line="360" w:lineRule="auto"/>
              <w:rPr>
                <w:color w:val="000000"/>
                <w:sz w:val="19"/>
                <w:szCs w:val="19"/>
              </w:rPr>
            </w:pPr>
            <w:r w:rsidRPr="00104312">
              <w:rPr>
                <w:color w:val="0000FF"/>
                <w:sz w:val="19"/>
                <w:szCs w:val="19"/>
              </w:rPr>
              <w:t>void</w:t>
            </w:r>
            <w:r w:rsidRPr="00104312">
              <w:rPr>
                <w:color w:val="000000"/>
                <w:sz w:val="19"/>
                <w:szCs w:val="19"/>
              </w:rPr>
              <w:t xml:space="preserve"> </w:t>
            </w:r>
            <w:proofErr w:type="spellStart"/>
            <w:proofErr w:type="gramStart"/>
            <w:r w:rsidRPr="00104312">
              <w:rPr>
                <w:color w:val="000000"/>
                <w:sz w:val="19"/>
                <w:szCs w:val="19"/>
              </w:rPr>
              <w:t>createConnector</w:t>
            </w:r>
            <w:proofErr w:type="spellEnd"/>
            <w:r w:rsidRPr="00104312">
              <w:rPr>
                <w:color w:val="000000"/>
                <w:sz w:val="19"/>
                <w:szCs w:val="19"/>
              </w:rPr>
              <w:t>(</w:t>
            </w:r>
            <w:proofErr w:type="gramEnd"/>
            <w:r w:rsidRPr="00104312">
              <w:rPr>
                <w:color w:val="0000FF"/>
                <w:sz w:val="19"/>
                <w:szCs w:val="19"/>
              </w:rPr>
              <w:t>double</w:t>
            </w:r>
            <w:r w:rsidRPr="00104312">
              <w:rPr>
                <w:color w:val="000000"/>
                <w:sz w:val="19"/>
                <w:szCs w:val="19"/>
              </w:rPr>
              <w:t xml:space="preserve"> x1, </w:t>
            </w:r>
            <w:r w:rsidRPr="00104312">
              <w:rPr>
                <w:color w:val="0000FF"/>
                <w:sz w:val="19"/>
                <w:szCs w:val="19"/>
              </w:rPr>
              <w:t>double</w:t>
            </w:r>
            <w:r w:rsidRPr="00104312">
              <w:rPr>
                <w:color w:val="000000"/>
                <w:sz w:val="19"/>
                <w:szCs w:val="19"/>
              </w:rPr>
              <w:t xml:space="preserve"> y1, </w:t>
            </w:r>
            <w:r w:rsidRPr="00104312">
              <w:rPr>
                <w:color w:val="0000FF"/>
                <w:sz w:val="19"/>
                <w:szCs w:val="19"/>
              </w:rPr>
              <w:t>double</w:t>
            </w:r>
            <w:r w:rsidRPr="00104312">
              <w:rPr>
                <w:color w:val="000000"/>
                <w:sz w:val="19"/>
                <w:szCs w:val="19"/>
              </w:rPr>
              <w:t xml:space="preserve"> x2, </w:t>
            </w:r>
            <w:r w:rsidRPr="00104312">
              <w:rPr>
                <w:color w:val="0000FF"/>
                <w:sz w:val="19"/>
                <w:szCs w:val="19"/>
              </w:rPr>
              <w:t>double</w:t>
            </w:r>
            <w:r w:rsidRPr="00104312">
              <w:rPr>
                <w:color w:val="000000"/>
                <w:sz w:val="19"/>
                <w:szCs w:val="19"/>
              </w:rPr>
              <w:t xml:space="preserve"> y2)</w:t>
            </w:r>
          </w:p>
          <w:p w14:paraId="512D7D21" w14:textId="5A1B5D50" w:rsidR="00104312" w:rsidRPr="00E24C10" w:rsidRDefault="00104312" w:rsidP="00281028">
            <w:pPr>
              <w:tabs>
                <w:tab w:val="left" w:pos="990"/>
              </w:tabs>
              <w:spacing w:after="120" w:line="360" w:lineRule="auto"/>
              <w:rPr>
                <w:b w:val="0"/>
                <w:bCs/>
                <w:color w:val="000000"/>
                <w:sz w:val="19"/>
                <w:szCs w:val="19"/>
              </w:rPr>
            </w:pPr>
            <w:r w:rsidRPr="00E24C10">
              <w:rPr>
                <w:b w:val="0"/>
                <w:bCs/>
                <w:color w:val="000000"/>
                <w:sz w:val="19"/>
                <w:szCs w:val="19"/>
              </w:rPr>
              <w:t xml:space="preserve">Input: </w:t>
            </w:r>
            <w:r>
              <w:rPr>
                <w:b w:val="0"/>
                <w:bCs/>
                <w:color w:val="000000"/>
                <w:sz w:val="19"/>
                <w:szCs w:val="19"/>
              </w:rPr>
              <w:t>x1, y1, x2, y2</w:t>
            </w:r>
          </w:p>
          <w:p w14:paraId="59264982" w14:textId="77777777" w:rsidR="00104312" w:rsidRPr="00E24C10" w:rsidRDefault="00104312" w:rsidP="00281028">
            <w:pPr>
              <w:tabs>
                <w:tab w:val="left" w:pos="990"/>
              </w:tabs>
              <w:spacing w:after="120" w:line="360" w:lineRule="auto"/>
              <w:rPr>
                <w:b w:val="0"/>
                <w:bCs/>
              </w:rPr>
            </w:pPr>
            <w:r w:rsidRPr="00E24C10">
              <w:rPr>
                <w:b w:val="0"/>
                <w:bCs/>
                <w:color w:val="000000"/>
                <w:sz w:val="19"/>
                <w:szCs w:val="19"/>
              </w:rPr>
              <w:t>output: None</w:t>
            </w:r>
          </w:p>
        </w:tc>
        <w:tc>
          <w:tcPr>
            <w:tcW w:w="3780" w:type="dxa"/>
          </w:tcPr>
          <w:p w14:paraId="2CDED6FF" w14:textId="3ACEEA34" w:rsidR="00104312" w:rsidRPr="00E24C10" w:rsidRDefault="00104312" w:rsidP="00281028">
            <w:pPr>
              <w:tabs>
                <w:tab w:val="left" w:pos="990"/>
              </w:tabs>
              <w:spacing w:after="120" w:line="360" w:lineRule="auto"/>
              <w:rPr>
                <w:b w:val="0"/>
                <w:bCs/>
              </w:rPr>
            </w:pPr>
            <w:proofErr w:type="spellStart"/>
            <w:r>
              <w:rPr>
                <w:b w:val="0"/>
                <w:bCs/>
              </w:rPr>
              <w:t>Tạo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các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đối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tượng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kết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nối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dạng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đoạn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thẳng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đi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từ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điểm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có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toạ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độ</w:t>
            </w:r>
            <w:proofErr w:type="spellEnd"/>
            <w:r>
              <w:rPr>
                <w:b w:val="0"/>
                <w:bCs/>
              </w:rPr>
              <w:t xml:space="preserve"> x1, y1 </w:t>
            </w:r>
            <w:proofErr w:type="spellStart"/>
            <w:r>
              <w:rPr>
                <w:b w:val="0"/>
                <w:bCs/>
              </w:rPr>
              <w:t>đến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điểm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có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toạ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độ</w:t>
            </w:r>
            <w:proofErr w:type="spellEnd"/>
            <w:r>
              <w:rPr>
                <w:b w:val="0"/>
                <w:bCs/>
              </w:rPr>
              <w:t xml:space="preserve"> x2, y2</w:t>
            </w:r>
          </w:p>
        </w:tc>
        <w:tc>
          <w:tcPr>
            <w:tcW w:w="2895" w:type="dxa"/>
          </w:tcPr>
          <w:p w14:paraId="6D906F75" w14:textId="77777777" w:rsidR="009D4002" w:rsidRDefault="009D4002" w:rsidP="00281028">
            <w:pPr>
              <w:tabs>
                <w:tab w:val="left" w:pos="990"/>
              </w:tabs>
              <w:spacing w:after="120" w:line="360" w:lineRule="auto"/>
              <w:rPr>
                <w:b w:val="0"/>
                <w:bCs/>
              </w:rPr>
            </w:pPr>
            <w:proofErr w:type="spellStart"/>
            <w:r>
              <w:rPr>
                <w:b w:val="0"/>
                <w:bCs/>
              </w:rPr>
              <w:t>RenderControl</w:t>
            </w:r>
            <w:proofErr w:type="spellEnd"/>
            <w:r>
              <w:rPr>
                <w:b w:val="0"/>
                <w:bCs/>
              </w:rPr>
              <w:t>/</w:t>
            </w:r>
          </w:p>
          <w:p w14:paraId="76345BB4" w14:textId="666DA13B" w:rsidR="00104312" w:rsidRPr="00E24C10" w:rsidRDefault="009D4002" w:rsidP="00281028">
            <w:pPr>
              <w:tabs>
                <w:tab w:val="left" w:pos="990"/>
              </w:tabs>
              <w:spacing w:after="120" w:line="360" w:lineRule="auto"/>
              <w:rPr>
                <w:b w:val="0"/>
                <w:bCs/>
              </w:rPr>
            </w:pPr>
            <w:proofErr w:type="spellStart"/>
            <w:r>
              <w:rPr>
                <w:b w:val="0"/>
                <w:bCs/>
              </w:rPr>
              <w:t>ConnectorRender_Control</w:t>
            </w:r>
            <w:r w:rsidRPr="00E24C10">
              <w:rPr>
                <w:b w:val="0"/>
                <w:bCs/>
              </w:rPr>
              <w:t>.cs</w:t>
            </w:r>
            <w:proofErr w:type="spellEnd"/>
            <w:r w:rsidRPr="00E24C10">
              <w:rPr>
                <w:b w:val="0"/>
                <w:bCs/>
              </w:rPr>
              <w:t xml:space="preserve"> (</w:t>
            </w:r>
            <w:r>
              <w:rPr>
                <w:b w:val="0"/>
                <w:bCs/>
              </w:rPr>
              <w:t>173</w:t>
            </w:r>
            <w:r w:rsidRPr="00E24C10">
              <w:rPr>
                <w:b w:val="0"/>
                <w:bCs/>
              </w:rPr>
              <w:t>)</w:t>
            </w:r>
          </w:p>
        </w:tc>
      </w:tr>
      <w:tr w:rsidR="005E569D" w:rsidRPr="00E24C10" w14:paraId="2AB8DD07" w14:textId="77777777" w:rsidTr="00E657C7">
        <w:trPr>
          <w:trHeight w:val="1313"/>
        </w:trPr>
        <w:tc>
          <w:tcPr>
            <w:tcW w:w="534" w:type="dxa"/>
          </w:tcPr>
          <w:p w14:paraId="65515B8B" w14:textId="11042F9C" w:rsidR="005E569D" w:rsidRPr="00E24C10" w:rsidRDefault="005E569D" w:rsidP="00281028">
            <w:pPr>
              <w:tabs>
                <w:tab w:val="left" w:pos="990"/>
              </w:tabs>
              <w:spacing w:after="120" w:line="360" w:lineRule="auto"/>
              <w:rPr>
                <w:b w:val="0"/>
                <w:bCs/>
              </w:rPr>
            </w:pPr>
            <w:r>
              <w:rPr>
                <w:b w:val="0"/>
                <w:bCs/>
              </w:rPr>
              <w:t>6</w:t>
            </w:r>
          </w:p>
        </w:tc>
        <w:tc>
          <w:tcPr>
            <w:tcW w:w="3156" w:type="dxa"/>
          </w:tcPr>
          <w:p w14:paraId="2558E1B7" w14:textId="77777777" w:rsidR="005E569D" w:rsidRDefault="005E569D" w:rsidP="00281028">
            <w:pPr>
              <w:tabs>
                <w:tab w:val="left" w:pos="990"/>
              </w:tabs>
              <w:spacing w:after="120" w:line="360" w:lineRule="auto"/>
              <w:rPr>
                <w:color w:val="000000"/>
                <w:sz w:val="19"/>
                <w:szCs w:val="19"/>
              </w:rPr>
            </w:pPr>
            <w:r w:rsidRPr="005E569D">
              <w:rPr>
                <w:color w:val="0000FF"/>
                <w:sz w:val="19"/>
                <w:szCs w:val="19"/>
              </w:rPr>
              <w:t>void</w:t>
            </w:r>
            <w:r w:rsidRPr="005E569D">
              <w:rPr>
                <w:color w:val="000000"/>
                <w:sz w:val="19"/>
                <w:szCs w:val="19"/>
              </w:rPr>
              <w:t xml:space="preserve"> </w:t>
            </w:r>
            <w:proofErr w:type="spellStart"/>
            <w:proofErr w:type="gramStart"/>
            <w:r w:rsidRPr="005E569D">
              <w:rPr>
                <w:color w:val="000000"/>
                <w:sz w:val="19"/>
                <w:szCs w:val="19"/>
              </w:rPr>
              <w:t>createArrow</w:t>
            </w:r>
            <w:proofErr w:type="spellEnd"/>
            <w:r w:rsidRPr="005E569D">
              <w:rPr>
                <w:color w:val="000000"/>
                <w:sz w:val="19"/>
                <w:szCs w:val="19"/>
              </w:rPr>
              <w:t>(</w:t>
            </w:r>
            <w:proofErr w:type="gramEnd"/>
            <w:r w:rsidRPr="005E569D">
              <w:rPr>
                <w:color w:val="0000FF"/>
                <w:sz w:val="19"/>
                <w:szCs w:val="19"/>
              </w:rPr>
              <w:t>double</w:t>
            </w:r>
            <w:r w:rsidRPr="005E569D">
              <w:rPr>
                <w:color w:val="000000"/>
                <w:sz w:val="19"/>
                <w:szCs w:val="19"/>
              </w:rPr>
              <w:t xml:space="preserve"> x1, </w:t>
            </w:r>
            <w:r w:rsidRPr="005E569D">
              <w:rPr>
                <w:color w:val="0000FF"/>
                <w:sz w:val="19"/>
                <w:szCs w:val="19"/>
              </w:rPr>
              <w:t>double</w:t>
            </w:r>
            <w:r w:rsidRPr="005E569D">
              <w:rPr>
                <w:color w:val="000000"/>
                <w:sz w:val="19"/>
                <w:szCs w:val="19"/>
              </w:rPr>
              <w:t xml:space="preserve"> y1, </w:t>
            </w:r>
            <w:r w:rsidRPr="005E569D">
              <w:rPr>
                <w:color w:val="0000FF"/>
                <w:sz w:val="19"/>
                <w:szCs w:val="19"/>
              </w:rPr>
              <w:t>double</w:t>
            </w:r>
            <w:r w:rsidRPr="005E569D">
              <w:rPr>
                <w:color w:val="000000"/>
                <w:sz w:val="19"/>
                <w:szCs w:val="19"/>
              </w:rPr>
              <w:t xml:space="preserve"> x2, </w:t>
            </w:r>
            <w:r w:rsidRPr="005E569D">
              <w:rPr>
                <w:color w:val="0000FF"/>
                <w:sz w:val="19"/>
                <w:szCs w:val="19"/>
              </w:rPr>
              <w:t>double</w:t>
            </w:r>
            <w:r w:rsidRPr="005E569D">
              <w:rPr>
                <w:color w:val="000000"/>
                <w:sz w:val="19"/>
                <w:szCs w:val="19"/>
              </w:rPr>
              <w:t xml:space="preserve"> y2)</w:t>
            </w:r>
          </w:p>
          <w:p w14:paraId="5DD7E19A" w14:textId="77777777" w:rsidR="005E569D" w:rsidRPr="00E24C10" w:rsidRDefault="005E569D" w:rsidP="00281028">
            <w:pPr>
              <w:tabs>
                <w:tab w:val="left" w:pos="990"/>
              </w:tabs>
              <w:spacing w:after="120" w:line="360" w:lineRule="auto"/>
              <w:rPr>
                <w:b w:val="0"/>
                <w:bCs/>
                <w:color w:val="000000"/>
                <w:sz w:val="19"/>
                <w:szCs w:val="19"/>
              </w:rPr>
            </w:pPr>
            <w:r w:rsidRPr="00E24C10">
              <w:rPr>
                <w:b w:val="0"/>
                <w:bCs/>
                <w:color w:val="000000"/>
                <w:sz w:val="19"/>
                <w:szCs w:val="19"/>
              </w:rPr>
              <w:t xml:space="preserve">Input: </w:t>
            </w:r>
            <w:r>
              <w:rPr>
                <w:b w:val="0"/>
                <w:bCs/>
                <w:color w:val="000000"/>
                <w:sz w:val="19"/>
                <w:szCs w:val="19"/>
              </w:rPr>
              <w:t>x1, y1, x2, y2</w:t>
            </w:r>
          </w:p>
          <w:p w14:paraId="7D31C2CD" w14:textId="3DF6ACA8" w:rsidR="005E569D" w:rsidRPr="005E569D" w:rsidRDefault="005E569D" w:rsidP="00281028">
            <w:pPr>
              <w:tabs>
                <w:tab w:val="left" w:pos="990"/>
              </w:tabs>
              <w:spacing w:after="120" w:line="360" w:lineRule="auto"/>
              <w:rPr>
                <w:color w:val="0000FF"/>
                <w:sz w:val="19"/>
                <w:szCs w:val="19"/>
              </w:rPr>
            </w:pPr>
            <w:r w:rsidRPr="00E24C10">
              <w:rPr>
                <w:b w:val="0"/>
                <w:bCs/>
                <w:color w:val="000000"/>
                <w:sz w:val="19"/>
                <w:szCs w:val="19"/>
              </w:rPr>
              <w:t>output: None</w:t>
            </w:r>
          </w:p>
        </w:tc>
        <w:tc>
          <w:tcPr>
            <w:tcW w:w="3780" w:type="dxa"/>
          </w:tcPr>
          <w:p w14:paraId="790B3478" w14:textId="05FD9CF2" w:rsidR="005E569D" w:rsidRDefault="009D4002" w:rsidP="00281028">
            <w:pPr>
              <w:tabs>
                <w:tab w:val="left" w:pos="990"/>
              </w:tabs>
              <w:spacing w:after="120" w:line="360" w:lineRule="auto"/>
              <w:rPr>
                <w:b w:val="0"/>
                <w:bCs/>
              </w:rPr>
            </w:pPr>
            <w:proofErr w:type="spellStart"/>
            <w:r>
              <w:rPr>
                <w:b w:val="0"/>
                <w:bCs/>
              </w:rPr>
              <w:t>Tạo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các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đối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tượng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kết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nối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dạng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đoạn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thẳng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một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đầu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có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mũi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tên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đi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từ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điểm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có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toạ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độ</w:t>
            </w:r>
            <w:proofErr w:type="spellEnd"/>
            <w:r>
              <w:rPr>
                <w:b w:val="0"/>
                <w:bCs/>
              </w:rPr>
              <w:t xml:space="preserve"> x1, y1 </w:t>
            </w:r>
            <w:proofErr w:type="spellStart"/>
            <w:r>
              <w:rPr>
                <w:b w:val="0"/>
                <w:bCs/>
              </w:rPr>
              <w:t>đến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điểm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có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toạ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độ</w:t>
            </w:r>
            <w:proofErr w:type="spellEnd"/>
            <w:r>
              <w:rPr>
                <w:b w:val="0"/>
                <w:bCs/>
              </w:rPr>
              <w:t xml:space="preserve"> x2, y2</w:t>
            </w:r>
          </w:p>
        </w:tc>
        <w:tc>
          <w:tcPr>
            <w:tcW w:w="2895" w:type="dxa"/>
          </w:tcPr>
          <w:p w14:paraId="0DF54607" w14:textId="77777777" w:rsidR="009D4002" w:rsidRDefault="009D4002" w:rsidP="00281028">
            <w:pPr>
              <w:tabs>
                <w:tab w:val="left" w:pos="990"/>
              </w:tabs>
              <w:spacing w:after="120" w:line="360" w:lineRule="auto"/>
              <w:rPr>
                <w:b w:val="0"/>
                <w:bCs/>
              </w:rPr>
            </w:pPr>
            <w:proofErr w:type="spellStart"/>
            <w:r>
              <w:rPr>
                <w:b w:val="0"/>
                <w:bCs/>
              </w:rPr>
              <w:t>RenderControl</w:t>
            </w:r>
            <w:proofErr w:type="spellEnd"/>
            <w:r>
              <w:rPr>
                <w:b w:val="0"/>
                <w:bCs/>
              </w:rPr>
              <w:t>/</w:t>
            </w:r>
          </w:p>
          <w:p w14:paraId="3DE8E57E" w14:textId="155C9C5A" w:rsidR="005E569D" w:rsidRDefault="009D4002" w:rsidP="00281028">
            <w:pPr>
              <w:tabs>
                <w:tab w:val="left" w:pos="990"/>
              </w:tabs>
              <w:spacing w:after="120" w:line="360" w:lineRule="auto"/>
              <w:rPr>
                <w:b w:val="0"/>
                <w:bCs/>
              </w:rPr>
            </w:pPr>
            <w:proofErr w:type="spellStart"/>
            <w:r>
              <w:rPr>
                <w:b w:val="0"/>
                <w:bCs/>
              </w:rPr>
              <w:t>ConnectorRender_Control</w:t>
            </w:r>
            <w:r w:rsidRPr="00E24C10">
              <w:rPr>
                <w:b w:val="0"/>
                <w:bCs/>
              </w:rPr>
              <w:t>.cs</w:t>
            </w:r>
            <w:proofErr w:type="spellEnd"/>
            <w:r w:rsidRPr="00E24C10">
              <w:rPr>
                <w:b w:val="0"/>
                <w:bCs/>
              </w:rPr>
              <w:t xml:space="preserve"> (</w:t>
            </w:r>
            <w:r>
              <w:rPr>
                <w:b w:val="0"/>
                <w:bCs/>
              </w:rPr>
              <w:t>189</w:t>
            </w:r>
            <w:r w:rsidRPr="00E24C10">
              <w:rPr>
                <w:b w:val="0"/>
                <w:bCs/>
              </w:rPr>
              <w:t>)</w:t>
            </w:r>
          </w:p>
        </w:tc>
      </w:tr>
    </w:tbl>
    <w:p w14:paraId="781D9E7C" w14:textId="77777777" w:rsidR="001719AC" w:rsidRDefault="001719AC" w:rsidP="001719AC">
      <w:pPr>
        <w:pStyle w:val="Caption"/>
      </w:pPr>
    </w:p>
    <w:p w14:paraId="722DBF0E" w14:textId="4EBE9892" w:rsidR="005951FF" w:rsidRPr="00DD096E" w:rsidRDefault="001719AC" w:rsidP="00DD096E">
      <w:pPr>
        <w:pStyle w:val="Caption"/>
        <w:jc w:val="center"/>
        <w:rPr>
          <w:sz w:val="20"/>
          <w:szCs w:val="20"/>
        </w:rPr>
      </w:pPr>
      <w:bookmarkStart w:id="1678" w:name="_Toc24052634"/>
      <w:bookmarkStart w:id="1679" w:name="_Toc24298379"/>
      <w:proofErr w:type="spellStart"/>
      <w:r w:rsidRPr="00DD096E">
        <w:rPr>
          <w:sz w:val="20"/>
          <w:szCs w:val="20"/>
        </w:rPr>
        <w:t>Bảng</w:t>
      </w:r>
      <w:proofErr w:type="spellEnd"/>
      <w:r w:rsidRPr="00DD096E">
        <w:rPr>
          <w:sz w:val="20"/>
          <w:szCs w:val="20"/>
        </w:rPr>
        <w:t xml:space="preserve"> </w:t>
      </w:r>
      <w:r w:rsidRPr="00DD096E">
        <w:rPr>
          <w:sz w:val="20"/>
          <w:szCs w:val="20"/>
        </w:rPr>
        <w:fldChar w:fldCharType="begin"/>
      </w:r>
      <w:r w:rsidRPr="00DD096E">
        <w:rPr>
          <w:sz w:val="20"/>
          <w:szCs w:val="20"/>
        </w:rPr>
        <w:instrText xml:space="preserve"> SEQ Bảng \* ARABIC </w:instrText>
      </w:r>
      <w:r w:rsidRPr="00DD096E">
        <w:rPr>
          <w:sz w:val="20"/>
          <w:szCs w:val="20"/>
        </w:rPr>
        <w:fldChar w:fldCharType="separate"/>
      </w:r>
      <w:r w:rsidR="000D50D6">
        <w:rPr>
          <w:noProof/>
          <w:sz w:val="20"/>
          <w:szCs w:val="20"/>
        </w:rPr>
        <w:t>12</w:t>
      </w:r>
      <w:r w:rsidRPr="00DD096E">
        <w:rPr>
          <w:sz w:val="20"/>
          <w:szCs w:val="20"/>
        </w:rPr>
        <w:fldChar w:fldCharType="end"/>
      </w:r>
      <w:r w:rsidRPr="00DD096E">
        <w:rPr>
          <w:sz w:val="20"/>
          <w:szCs w:val="20"/>
        </w:rPr>
        <w:t xml:space="preserve">: </w:t>
      </w:r>
      <w:proofErr w:type="spellStart"/>
      <w:r w:rsidRPr="00DD096E">
        <w:rPr>
          <w:sz w:val="20"/>
          <w:szCs w:val="20"/>
        </w:rPr>
        <w:t>Đặc</w:t>
      </w:r>
      <w:proofErr w:type="spellEnd"/>
      <w:r w:rsidRPr="00DD096E">
        <w:rPr>
          <w:sz w:val="20"/>
          <w:szCs w:val="20"/>
        </w:rPr>
        <w:t xml:space="preserve"> </w:t>
      </w:r>
      <w:proofErr w:type="spellStart"/>
      <w:r w:rsidRPr="00DD096E">
        <w:rPr>
          <w:sz w:val="20"/>
          <w:szCs w:val="20"/>
        </w:rPr>
        <w:t>tả</w:t>
      </w:r>
      <w:proofErr w:type="spellEnd"/>
      <w:r w:rsidRPr="00DD096E">
        <w:rPr>
          <w:sz w:val="20"/>
          <w:szCs w:val="20"/>
        </w:rPr>
        <w:t xml:space="preserve"> </w:t>
      </w:r>
      <w:proofErr w:type="spellStart"/>
      <w:r w:rsidRPr="00DD096E">
        <w:rPr>
          <w:sz w:val="20"/>
          <w:szCs w:val="20"/>
        </w:rPr>
        <w:t>các</w:t>
      </w:r>
      <w:proofErr w:type="spellEnd"/>
      <w:r w:rsidRPr="00DD096E">
        <w:rPr>
          <w:sz w:val="20"/>
          <w:szCs w:val="20"/>
        </w:rPr>
        <w:t xml:space="preserve"> </w:t>
      </w:r>
      <w:proofErr w:type="spellStart"/>
      <w:r w:rsidRPr="00DD096E">
        <w:rPr>
          <w:sz w:val="20"/>
          <w:szCs w:val="20"/>
        </w:rPr>
        <w:t>phương</w:t>
      </w:r>
      <w:proofErr w:type="spellEnd"/>
      <w:r w:rsidRPr="00DD096E">
        <w:rPr>
          <w:sz w:val="20"/>
          <w:szCs w:val="20"/>
        </w:rPr>
        <w:t xml:space="preserve"> </w:t>
      </w:r>
      <w:proofErr w:type="spellStart"/>
      <w:r w:rsidRPr="00DD096E">
        <w:rPr>
          <w:sz w:val="20"/>
          <w:szCs w:val="20"/>
        </w:rPr>
        <w:t>thức</w:t>
      </w:r>
      <w:proofErr w:type="spellEnd"/>
      <w:r w:rsidRPr="00DD096E">
        <w:rPr>
          <w:sz w:val="20"/>
          <w:szCs w:val="20"/>
        </w:rPr>
        <w:t xml:space="preserve"> </w:t>
      </w:r>
      <w:proofErr w:type="spellStart"/>
      <w:r w:rsidRPr="00DD096E">
        <w:rPr>
          <w:sz w:val="20"/>
          <w:szCs w:val="20"/>
        </w:rPr>
        <w:t>trong</w:t>
      </w:r>
      <w:proofErr w:type="spellEnd"/>
      <w:r w:rsidRPr="00DD096E">
        <w:rPr>
          <w:sz w:val="20"/>
          <w:szCs w:val="20"/>
        </w:rPr>
        <w:t xml:space="preserve"> </w:t>
      </w:r>
      <w:proofErr w:type="spellStart"/>
      <w:r w:rsidRPr="00DD096E">
        <w:rPr>
          <w:sz w:val="20"/>
          <w:szCs w:val="20"/>
        </w:rPr>
        <w:t>lớp</w:t>
      </w:r>
      <w:proofErr w:type="spellEnd"/>
      <w:r w:rsidRPr="00DD096E">
        <w:rPr>
          <w:sz w:val="20"/>
          <w:szCs w:val="20"/>
        </w:rPr>
        <w:t xml:space="preserve"> </w:t>
      </w:r>
      <w:proofErr w:type="spellStart"/>
      <w:r w:rsidRPr="00DD096E">
        <w:rPr>
          <w:sz w:val="20"/>
          <w:szCs w:val="20"/>
        </w:rPr>
        <w:t>SlidePanel_Control</w:t>
      </w:r>
      <w:bookmarkEnd w:id="1678"/>
      <w:bookmarkEnd w:id="1679"/>
      <w:proofErr w:type="spellEnd"/>
    </w:p>
    <w:tbl>
      <w:tblPr>
        <w:tblStyle w:val="TableGrid"/>
        <w:tblW w:w="10365" w:type="dxa"/>
        <w:tblInd w:w="355" w:type="dxa"/>
        <w:tblLayout w:type="fixed"/>
        <w:tblLook w:val="04A0" w:firstRow="1" w:lastRow="0" w:firstColumn="1" w:lastColumn="0" w:noHBand="0" w:noVBand="1"/>
      </w:tblPr>
      <w:tblGrid>
        <w:gridCol w:w="534"/>
        <w:gridCol w:w="3156"/>
        <w:gridCol w:w="3780"/>
        <w:gridCol w:w="2895"/>
      </w:tblGrid>
      <w:tr w:rsidR="00490E19" w:rsidRPr="00E24C10" w14:paraId="62538B39" w14:textId="77777777" w:rsidTr="000D389F">
        <w:trPr>
          <w:trHeight w:val="437"/>
        </w:trPr>
        <w:tc>
          <w:tcPr>
            <w:tcW w:w="534" w:type="dxa"/>
          </w:tcPr>
          <w:p w14:paraId="034E959D" w14:textId="77777777" w:rsidR="00490E19" w:rsidRPr="00E24C10" w:rsidRDefault="00490E19" w:rsidP="00281028">
            <w:pPr>
              <w:tabs>
                <w:tab w:val="left" w:pos="990"/>
              </w:tabs>
              <w:spacing w:after="120" w:line="360" w:lineRule="auto"/>
              <w:rPr>
                <w:b w:val="0"/>
                <w:bCs/>
              </w:rPr>
            </w:pPr>
            <w:r w:rsidRPr="00E24C10">
              <w:rPr>
                <w:b w:val="0"/>
                <w:bCs/>
              </w:rPr>
              <w:t>TT</w:t>
            </w:r>
          </w:p>
        </w:tc>
        <w:tc>
          <w:tcPr>
            <w:tcW w:w="3156" w:type="dxa"/>
          </w:tcPr>
          <w:p w14:paraId="78CE639A" w14:textId="77777777" w:rsidR="00490E19" w:rsidRPr="00E24C10" w:rsidRDefault="00490E19" w:rsidP="00281028">
            <w:pPr>
              <w:tabs>
                <w:tab w:val="left" w:pos="990"/>
              </w:tabs>
              <w:spacing w:after="120" w:line="360" w:lineRule="auto"/>
              <w:rPr>
                <w:b w:val="0"/>
                <w:bCs/>
              </w:rPr>
            </w:pPr>
            <w:proofErr w:type="spellStart"/>
            <w:r w:rsidRPr="00E24C10">
              <w:rPr>
                <w:b w:val="0"/>
                <w:bCs/>
              </w:rPr>
              <w:t>Phương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thức</w:t>
            </w:r>
            <w:proofErr w:type="spellEnd"/>
          </w:p>
        </w:tc>
        <w:tc>
          <w:tcPr>
            <w:tcW w:w="3780" w:type="dxa"/>
          </w:tcPr>
          <w:p w14:paraId="20CFF44D" w14:textId="77777777" w:rsidR="00490E19" w:rsidRPr="00E24C10" w:rsidRDefault="00490E19" w:rsidP="00281028">
            <w:pPr>
              <w:tabs>
                <w:tab w:val="left" w:pos="990"/>
              </w:tabs>
              <w:spacing w:after="120" w:line="360" w:lineRule="auto"/>
              <w:rPr>
                <w:b w:val="0"/>
                <w:bCs/>
              </w:rPr>
            </w:pPr>
            <w:proofErr w:type="spellStart"/>
            <w:r w:rsidRPr="00E24C10">
              <w:rPr>
                <w:b w:val="0"/>
                <w:bCs/>
              </w:rPr>
              <w:t>Mục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đích</w:t>
            </w:r>
            <w:proofErr w:type="spellEnd"/>
          </w:p>
        </w:tc>
        <w:tc>
          <w:tcPr>
            <w:tcW w:w="2895" w:type="dxa"/>
          </w:tcPr>
          <w:p w14:paraId="64DBE0FF" w14:textId="77777777" w:rsidR="00490E19" w:rsidRPr="00E24C10" w:rsidRDefault="00490E19" w:rsidP="00281028">
            <w:pPr>
              <w:tabs>
                <w:tab w:val="left" w:pos="990"/>
              </w:tabs>
              <w:spacing w:after="120" w:line="360" w:lineRule="auto"/>
              <w:rPr>
                <w:b w:val="0"/>
                <w:bCs/>
              </w:rPr>
            </w:pPr>
            <w:proofErr w:type="spellStart"/>
            <w:r w:rsidRPr="00E24C10">
              <w:rPr>
                <w:b w:val="0"/>
                <w:bCs/>
              </w:rPr>
              <w:t>Tên</w:t>
            </w:r>
            <w:proofErr w:type="spellEnd"/>
            <w:r w:rsidRPr="00E24C10">
              <w:rPr>
                <w:b w:val="0"/>
                <w:bCs/>
              </w:rPr>
              <w:t xml:space="preserve"> file, </w:t>
            </w:r>
            <w:del w:id="1680" w:author="HIKARI" w:date="2019-11-10T17:15:00Z">
              <w:r w:rsidRPr="00E24C10" w:rsidDel="00906A68">
                <w:rPr>
                  <w:b w:val="0"/>
                  <w:bCs/>
                </w:rPr>
                <w:delText>s</w:delText>
              </w:r>
            </w:del>
            <w:proofErr w:type="spellStart"/>
            <w:r w:rsidRPr="00E24C10">
              <w:rPr>
                <w:b w:val="0"/>
                <w:bCs/>
              </w:rPr>
              <w:t>tt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dòng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khai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báo</w:t>
            </w:r>
            <w:proofErr w:type="spellEnd"/>
          </w:p>
        </w:tc>
      </w:tr>
      <w:tr w:rsidR="00490E19" w:rsidRPr="00E24C10" w14:paraId="73A850DD" w14:textId="77777777" w:rsidTr="000D389F">
        <w:trPr>
          <w:trHeight w:val="1740"/>
        </w:trPr>
        <w:tc>
          <w:tcPr>
            <w:tcW w:w="534" w:type="dxa"/>
          </w:tcPr>
          <w:p w14:paraId="3A10FBD3" w14:textId="77777777" w:rsidR="00490E19" w:rsidRPr="00E24C10" w:rsidRDefault="00490E19" w:rsidP="00281028">
            <w:pPr>
              <w:tabs>
                <w:tab w:val="left" w:pos="990"/>
              </w:tabs>
              <w:spacing w:after="120" w:line="360" w:lineRule="auto"/>
              <w:rPr>
                <w:b w:val="0"/>
                <w:bCs/>
              </w:rPr>
            </w:pPr>
            <w:r w:rsidRPr="00E24C10">
              <w:rPr>
                <w:b w:val="0"/>
                <w:bCs/>
              </w:rPr>
              <w:t>1</w:t>
            </w:r>
          </w:p>
        </w:tc>
        <w:tc>
          <w:tcPr>
            <w:tcW w:w="3156" w:type="dxa"/>
          </w:tcPr>
          <w:p w14:paraId="58BCD20E" w14:textId="5ED33BB9" w:rsidR="00490A84" w:rsidRPr="00490A84" w:rsidRDefault="00490A84" w:rsidP="00281028">
            <w:pPr>
              <w:tabs>
                <w:tab w:val="left" w:pos="990"/>
              </w:tabs>
              <w:spacing w:after="120" w:line="360" w:lineRule="auto"/>
              <w:rPr>
                <w:color w:val="000000"/>
                <w:sz w:val="19"/>
                <w:szCs w:val="19"/>
              </w:rPr>
            </w:pPr>
            <w:r w:rsidRPr="00490A84">
              <w:rPr>
                <w:color w:val="0000FF"/>
                <w:sz w:val="19"/>
                <w:szCs w:val="19"/>
              </w:rPr>
              <w:t>static</w:t>
            </w:r>
            <w:r w:rsidRPr="00490A84">
              <w:rPr>
                <w:color w:val="000000"/>
                <w:sz w:val="19"/>
                <w:szCs w:val="19"/>
              </w:rPr>
              <w:t xml:space="preserve"> </w:t>
            </w:r>
            <w:r w:rsidRPr="00490A84">
              <w:rPr>
                <w:color w:val="0000FF"/>
                <w:sz w:val="19"/>
                <w:szCs w:val="19"/>
              </w:rPr>
              <w:t>void</w:t>
            </w:r>
            <w:r w:rsidRPr="00490A84">
              <w:rPr>
                <w:color w:val="000000"/>
                <w:sz w:val="19"/>
                <w:szCs w:val="19"/>
              </w:rPr>
              <w:t xml:space="preserve"> </w:t>
            </w:r>
            <w:proofErr w:type="spellStart"/>
            <w:r w:rsidRPr="00490A84">
              <w:rPr>
                <w:color w:val="000000"/>
                <w:sz w:val="19"/>
                <w:szCs w:val="19"/>
              </w:rPr>
              <w:t>Init_SlidePanel_Control</w:t>
            </w:r>
            <w:proofErr w:type="spellEnd"/>
            <w:r>
              <w:rPr>
                <w:color w:val="000000"/>
                <w:sz w:val="19"/>
                <w:szCs w:val="19"/>
              </w:rPr>
              <w:t xml:space="preserve"> </w:t>
            </w:r>
            <w:r w:rsidRPr="00490A84">
              <w:rPr>
                <w:color w:val="000000"/>
                <w:sz w:val="19"/>
                <w:szCs w:val="19"/>
              </w:rPr>
              <w:t>(</w:t>
            </w:r>
            <w:proofErr w:type="spellStart"/>
            <w:r w:rsidRPr="00490A84">
              <w:rPr>
                <w:color w:val="000000"/>
                <w:sz w:val="19"/>
                <w:szCs w:val="19"/>
              </w:rPr>
              <w:t>StackPanel</w:t>
            </w:r>
            <w:proofErr w:type="spellEnd"/>
            <w:r w:rsidRPr="00490A84">
              <w:rPr>
                <w:color w:val="000000"/>
                <w:sz w:val="19"/>
                <w:szCs w:val="19"/>
              </w:rPr>
              <w:t xml:space="preserve"> </w:t>
            </w:r>
            <w:proofErr w:type="spellStart"/>
            <w:r w:rsidRPr="00490A84">
              <w:rPr>
                <w:color w:val="000000"/>
                <w:sz w:val="19"/>
                <w:szCs w:val="19"/>
              </w:rPr>
              <w:t>pn</w:t>
            </w:r>
            <w:proofErr w:type="spellEnd"/>
            <w:r w:rsidRPr="00490A84">
              <w:rPr>
                <w:color w:val="000000"/>
                <w:sz w:val="19"/>
                <w:szCs w:val="19"/>
              </w:rPr>
              <w:t xml:space="preserve">, </w:t>
            </w:r>
            <w:proofErr w:type="spellStart"/>
            <w:r w:rsidRPr="00490A84">
              <w:rPr>
                <w:color w:val="000000"/>
                <w:sz w:val="19"/>
                <w:szCs w:val="19"/>
              </w:rPr>
              <w:t>TextBlock</w:t>
            </w:r>
            <w:proofErr w:type="spellEnd"/>
            <w:r w:rsidRPr="00490A84">
              <w:rPr>
                <w:color w:val="000000"/>
                <w:sz w:val="19"/>
                <w:szCs w:val="19"/>
              </w:rPr>
              <w:t xml:space="preserve"> tb, Storyboard sb, </w:t>
            </w:r>
            <w:proofErr w:type="spellStart"/>
            <w:r w:rsidRPr="00490A84">
              <w:rPr>
                <w:color w:val="000000"/>
                <w:sz w:val="19"/>
                <w:szCs w:val="19"/>
              </w:rPr>
              <w:t>ListView</w:t>
            </w:r>
            <w:proofErr w:type="spellEnd"/>
            <w:r w:rsidRPr="00490A84">
              <w:rPr>
                <w:color w:val="000000"/>
                <w:sz w:val="19"/>
                <w:szCs w:val="19"/>
              </w:rPr>
              <w:t xml:space="preserve"> lv, </w:t>
            </w:r>
            <w:proofErr w:type="spellStart"/>
            <w:r w:rsidRPr="00490A84">
              <w:rPr>
                <w:color w:val="000000"/>
                <w:sz w:val="19"/>
                <w:szCs w:val="19"/>
              </w:rPr>
              <w:t>TextBox</w:t>
            </w:r>
            <w:proofErr w:type="spellEnd"/>
            <w:r w:rsidRPr="00490A84">
              <w:rPr>
                <w:color w:val="000000"/>
                <w:sz w:val="19"/>
                <w:szCs w:val="19"/>
              </w:rPr>
              <w:t xml:space="preserve"> </w:t>
            </w:r>
            <w:proofErr w:type="spellStart"/>
            <w:r w:rsidRPr="00490A84">
              <w:rPr>
                <w:color w:val="000000"/>
                <w:sz w:val="19"/>
                <w:szCs w:val="19"/>
              </w:rPr>
              <w:t>tbx</w:t>
            </w:r>
            <w:proofErr w:type="spellEnd"/>
            <w:r w:rsidRPr="00490A84">
              <w:rPr>
                <w:color w:val="000000"/>
                <w:sz w:val="19"/>
                <w:szCs w:val="19"/>
              </w:rPr>
              <w:t>, List&lt;Layer&gt; layers)</w:t>
            </w:r>
          </w:p>
          <w:p w14:paraId="77A7965E" w14:textId="32D82371" w:rsidR="00490E19" w:rsidRPr="00E657C7" w:rsidRDefault="00490E19" w:rsidP="00281028">
            <w:pPr>
              <w:tabs>
                <w:tab w:val="left" w:pos="990"/>
              </w:tabs>
              <w:spacing w:after="120" w:line="360" w:lineRule="auto"/>
              <w:rPr>
                <w:b w:val="0"/>
                <w:bCs/>
                <w:color w:val="000000"/>
                <w:sz w:val="19"/>
                <w:szCs w:val="19"/>
              </w:rPr>
            </w:pPr>
            <w:r w:rsidRPr="00E657C7">
              <w:rPr>
                <w:b w:val="0"/>
                <w:bCs/>
                <w:color w:val="000000"/>
                <w:sz w:val="19"/>
                <w:szCs w:val="19"/>
              </w:rPr>
              <w:t xml:space="preserve">input: </w:t>
            </w:r>
            <w:proofErr w:type="spellStart"/>
            <w:r w:rsidR="00490A84">
              <w:rPr>
                <w:b w:val="0"/>
                <w:bCs/>
                <w:color w:val="000000"/>
                <w:sz w:val="19"/>
                <w:szCs w:val="19"/>
              </w:rPr>
              <w:t>pn</w:t>
            </w:r>
            <w:proofErr w:type="spellEnd"/>
            <w:r w:rsidR="00490A84">
              <w:rPr>
                <w:b w:val="0"/>
                <w:bCs/>
                <w:color w:val="000000"/>
                <w:sz w:val="19"/>
                <w:szCs w:val="19"/>
              </w:rPr>
              <w:t xml:space="preserve">, tb, sb, lv, </w:t>
            </w:r>
            <w:proofErr w:type="spellStart"/>
            <w:r w:rsidR="00490A84">
              <w:rPr>
                <w:b w:val="0"/>
                <w:bCs/>
                <w:color w:val="000000"/>
                <w:sz w:val="19"/>
                <w:szCs w:val="19"/>
              </w:rPr>
              <w:t>tbx</w:t>
            </w:r>
            <w:proofErr w:type="spellEnd"/>
            <w:r w:rsidR="00490A84">
              <w:rPr>
                <w:b w:val="0"/>
                <w:bCs/>
                <w:color w:val="000000"/>
                <w:sz w:val="19"/>
                <w:szCs w:val="19"/>
              </w:rPr>
              <w:t>, layers</w:t>
            </w:r>
          </w:p>
          <w:p w14:paraId="73408F07" w14:textId="77777777" w:rsidR="00490E19" w:rsidRPr="00E24C10" w:rsidRDefault="00490E19" w:rsidP="00281028">
            <w:pPr>
              <w:tabs>
                <w:tab w:val="left" w:pos="990"/>
              </w:tabs>
              <w:spacing w:after="120" w:line="360" w:lineRule="auto"/>
              <w:rPr>
                <w:b w:val="0"/>
                <w:bCs/>
                <w:color w:val="000000"/>
                <w:sz w:val="19"/>
                <w:szCs w:val="19"/>
              </w:rPr>
            </w:pPr>
            <w:r w:rsidRPr="00E24C10">
              <w:rPr>
                <w:b w:val="0"/>
                <w:bCs/>
                <w:color w:val="000000"/>
                <w:sz w:val="19"/>
                <w:szCs w:val="19"/>
              </w:rPr>
              <w:t>output: None</w:t>
            </w:r>
          </w:p>
        </w:tc>
        <w:tc>
          <w:tcPr>
            <w:tcW w:w="3780" w:type="dxa"/>
          </w:tcPr>
          <w:p w14:paraId="0EBBFB8D" w14:textId="6F532841" w:rsidR="00490E19" w:rsidRPr="00E657C7" w:rsidRDefault="00490E19" w:rsidP="00281028">
            <w:pPr>
              <w:tabs>
                <w:tab w:val="left" w:pos="990"/>
              </w:tabs>
              <w:spacing w:after="120" w:line="360" w:lineRule="auto"/>
              <w:rPr>
                <w:b w:val="0"/>
                <w:bCs/>
              </w:rPr>
            </w:pPr>
            <w:proofErr w:type="spellStart"/>
            <w:r>
              <w:rPr>
                <w:b w:val="0"/>
                <w:bCs/>
              </w:rPr>
              <w:t>Phương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thức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khởi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tạo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của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đối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tượng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 w:rsidR="00490A84">
              <w:rPr>
                <w:b w:val="0"/>
                <w:bCs/>
                <w:color w:val="2B91AF"/>
                <w:szCs w:val="26"/>
              </w:rPr>
              <w:t>SlidePanel_Control</w:t>
            </w:r>
            <w:proofErr w:type="spellEnd"/>
            <w:r w:rsidR="00490A84" w:rsidRPr="00490A84">
              <w:rPr>
                <w:b w:val="0"/>
                <w:bCs/>
                <w:szCs w:val="26"/>
              </w:rPr>
              <w:t xml:space="preserve">, </w:t>
            </w:r>
            <w:proofErr w:type="spellStart"/>
            <w:r w:rsidR="00490A84">
              <w:rPr>
                <w:b w:val="0"/>
                <w:bCs/>
                <w:szCs w:val="26"/>
              </w:rPr>
              <w:t>truyền</w:t>
            </w:r>
            <w:proofErr w:type="spellEnd"/>
            <w:r w:rsidR="00490A84">
              <w:rPr>
                <w:b w:val="0"/>
                <w:bCs/>
                <w:szCs w:val="26"/>
              </w:rPr>
              <w:t xml:space="preserve"> </w:t>
            </w:r>
            <w:proofErr w:type="spellStart"/>
            <w:r w:rsidR="00490A84">
              <w:rPr>
                <w:b w:val="0"/>
                <w:bCs/>
                <w:szCs w:val="26"/>
              </w:rPr>
              <w:t>cho</w:t>
            </w:r>
            <w:proofErr w:type="spellEnd"/>
            <w:r w:rsidR="00490A84">
              <w:rPr>
                <w:b w:val="0"/>
                <w:bCs/>
                <w:szCs w:val="26"/>
              </w:rPr>
              <w:t xml:space="preserve"> </w:t>
            </w:r>
            <w:proofErr w:type="spellStart"/>
            <w:r w:rsidR="00490A84">
              <w:rPr>
                <w:b w:val="0"/>
                <w:bCs/>
                <w:szCs w:val="26"/>
              </w:rPr>
              <w:t>nó</w:t>
            </w:r>
            <w:proofErr w:type="spellEnd"/>
            <w:r w:rsidR="00490A84">
              <w:rPr>
                <w:b w:val="0"/>
                <w:bCs/>
                <w:szCs w:val="26"/>
              </w:rPr>
              <w:t xml:space="preserve"> </w:t>
            </w:r>
            <w:proofErr w:type="spellStart"/>
            <w:r w:rsidR="00490A84">
              <w:rPr>
                <w:b w:val="0"/>
                <w:bCs/>
                <w:szCs w:val="26"/>
              </w:rPr>
              <w:t>tất</w:t>
            </w:r>
            <w:proofErr w:type="spellEnd"/>
            <w:r w:rsidR="00490A84">
              <w:rPr>
                <w:b w:val="0"/>
                <w:bCs/>
                <w:szCs w:val="26"/>
              </w:rPr>
              <w:t xml:space="preserve"> </w:t>
            </w:r>
            <w:proofErr w:type="spellStart"/>
            <w:r w:rsidR="00490A84">
              <w:rPr>
                <w:b w:val="0"/>
                <w:bCs/>
                <w:szCs w:val="26"/>
              </w:rPr>
              <w:t>cả</w:t>
            </w:r>
            <w:proofErr w:type="spellEnd"/>
            <w:r w:rsidR="00490A84">
              <w:rPr>
                <w:b w:val="0"/>
                <w:bCs/>
                <w:szCs w:val="26"/>
              </w:rPr>
              <w:t xml:space="preserve"> </w:t>
            </w:r>
            <w:proofErr w:type="spellStart"/>
            <w:r w:rsidR="00490A84">
              <w:rPr>
                <w:b w:val="0"/>
                <w:bCs/>
                <w:szCs w:val="26"/>
              </w:rPr>
              <w:t>các</w:t>
            </w:r>
            <w:proofErr w:type="spellEnd"/>
            <w:r w:rsidR="00490A84">
              <w:rPr>
                <w:b w:val="0"/>
                <w:bCs/>
                <w:szCs w:val="26"/>
              </w:rPr>
              <w:t xml:space="preserve"> control </w:t>
            </w:r>
            <w:proofErr w:type="spellStart"/>
            <w:r w:rsidR="00490A84">
              <w:rPr>
                <w:b w:val="0"/>
                <w:bCs/>
                <w:szCs w:val="26"/>
              </w:rPr>
              <w:t>cần</w:t>
            </w:r>
            <w:proofErr w:type="spellEnd"/>
            <w:r w:rsidR="00490A84">
              <w:rPr>
                <w:b w:val="0"/>
                <w:bCs/>
                <w:szCs w:val="26"/>
              </w:rPr>
              <w:t xml:space="preserve"> </w:t>
            </w:r>
            <w:proofErr w:type="spellStart"/>
            <w:r w:rsidR="00490A84">
              <w:rPr>
                <w:b w:val="0"/>
                <w:bCs/>
                <w:szCs w:val="26"/>
              </w:rPr>
              <w:t>điều</w:t>
            </w:r>
            <w:proofErr w:type="spellEnd"/>
            <w:r w:rsidR="00490A84">
              <w:rPr>
                <w:b w:val="0"/>
                <w:bCs/>
                <w:szCs w:val="26"/>
              </w:rPr>
              <w:t xml:space="preserve"> </w:t>
            </w:r>
            <w:proofErr w:type="spellStart"/>
            <w:r w:rsidR="00490A84">
              <w:rPr>
                <w:b w:val="0"/>
                <w:bCs/>
                <w:szCs w:val="26"/>
              </w:rPr>
              <w:t>khiển</w:t>
            </w:r>
            <w:proofErr w:type="spellEnd"/>
          </w:p>
        </w:tc>
        <w:tc>
          <w:tcPr>
            <w:tcW w:w="2895" w:type="dxa"/>
          </w:tcPr>
          <w:p w14:paraId="5CAE1B60" w14:textId="77777777" w:rsidR="00490E19" w:rsidRDefault="00490E19" w:rsidP="00281028">
            <w:pPr>
              <w:tabs>
                <w:tab w:val="left" w:pos="990"/>
              </w:tabs>
              <w:spacing w:after="120" w:line="360" w:lineRule="auto"/>
              <w:rPr>
                <w:b w:val="0"/>
                <w:bCs/>
              </w:rPr>
            </w:pPr>
            <w:proofErr w:type="spellStart"/>
            <w:r>
              <w:rPr>
                <w:b w:val="0"/>
                <w:bCs/>
              </w:rPr>
              <w:t>RenderControl</w:t>
            </w:r>
            <w:proofErr w:type="spellEnd"/>
            <w:r>
              <w:rPr>
                <w:b w:val="0"/>
                <w:bCs/>
              </w:rPr>
              <w:t>/</w:t>
            </w:r>
          </w:p>
          <w:p w14:paraId="1E5D12D6" w14:textId="1A0D56E5" w:rsidR="00490E19" w:rsidRPr="00E24C10" w:rsidRDefault="00490A84" w:rsidP="00281028">
            <w:pPr>
              <w:tabs>
                <w:tab w:val="left" w:pos="990"/>
              </w:tabs>
              <w:spacing w:after="120" w:line="360" w:lineRule="auto"/>
              <w:rPr>
                <w:b w:val="0"/>
                <w:bCs/>
              </w:rPr>
            </w:pPr>
            <w:proofErr w:type="spellStart"/>
            <w:r>
              <w:rPr>
                <w:b w:val="0"/>
                <w:bCs/>
              </w:rPr>
              <w:t>SlidePanel</w:t>
            </w:r>
            <w:r w:rsidR="00490E19">
              <w:rPr>
                <w:b w:val="0"/>
                <w:bCs/>
              </w:rPr>
              <w:t>_Control</w:t>
            </w:r>
            <w:r w:rsidR="00490E19" w:rsidRPr="00E24C10">
              <w:rPr>
                <w:b w:val="0"/>
                <w:bCs/>
              </w:rPr>
              <w:t>.cs</w:t>
            </w:r>
            <w:proofErr w:type="spellEnd"/>
            <w:r w:rsidR="00490E19" w:rsidRPr="00E24C10">
              <w:rPr>
                <w:b w:val="0"/>
                <w:bCs/>
              </w:rPr>
              <w:t xml:space="preserve"> (</w:t>
            </w:r>
            <w:r>
              <w:rPr>
                <w:b w:val="0"/>
                <w:bCs/>
              </w:rPr>
              <w:t>44</w:t>
            </w:r>
            <w:r w:rsidR="00490E19" w:rsidRPr="00E24C10">
              <w:rPr>
                <w:b w:val="0"/>
                <w:bCs/>
              </w:rPr>
              <w:t>)</w:t>
            </w:r>
          </w:p>
        </w:tc>
      </w:tr>
      <w:tr w:rsidR="00490E19" w:rsidRPr="00E24C10" w14:paraId="182F9633" w14:textId="77777777" w:rsidTr="00490A84">
        <w:trPr>
          <w:trHeight w:val="1673"/>
        </w:trPr>
        <w:tc>
          <w:tcPr>
            <w:tcW w:w="534" w:type="dxa"/>
          </w:tcPr>
          <w:p w14:paraId="1B33262C" w14:textId="77777777" w:rsidR="00490E19" w:rsidRPr="00E24C10" w:rsidRDefault="00490E19" w:rsidP="00281028">
            <w:pPr>
              <w:tabs>
                <w:tab w:val="left" w:pos="990"/>
              </w:tabs>
              <w:spacing w:after="120" w:line="360" w:lineRule="auto"/>
              <w:rPr>
                <w:b w:val="0"/>
                <w:bCs/>
              </w:rPr>
            </w:pPr>
            <w:r w:rsidRPr="00E24C10">
              <w:rPr>
                <w:b w:val="0"/>
                <w:bCs/>
              </w:rPr>
              <w:lastRenderedPageBreak/>
              <w:t>2</w:t>
            </w:r>
          </w:p>
        </w:tc>
        <w:tc>
          <w:tcPr>
            <w:tcW w:w="3156" w:type="dxa"/>
          </w:tcPr>
          <w:p w14:paraId="194764D3" w14:textId="77777777" w:rsidR="00490A84" w:rsidRPr="00490A84" w:rsidRDefault="00490A84" w:rsidP="00281028">
            <w:pPr>
              <w:tabs>
                <w:tab w:val="left" w:pos="990"/>
              </w:tabs>
              <w:spacing w:after="120" w:line="360" w:lineRule="auto"/>
              <w:rPr>
                <w:color w:val="000000"/>
                <w:sz w:val="19"/>
                <w:szCs w:val="19"/>
              </w:rPr>
            </w:pPr>
            <w:r w:rsidRPr="00490A84">
              <w:rPr>
                <w:color w:val="0000FF"/>
                <w:sz w:val="19"/>
                <w:szCs w:val="19"/>
              </w:rPr>
              <w:t>static</w:t>
            </w:r>
            <w:r w:rsidRPr="00490A84">
              <w:rPr>
                <w:color w:val="000000"/>
                <w:sz w:val="19"/>
                <w:szCs w:val="19"/>
              </w:rPr>
              <w:t xml:space="preserve"> </w:t>
            </w:r>
            <w:r w:rsidRPr="00490A84">
              <w:rPr>
                <w:color w:val="0000FF"/>
                <w:sz w:val="19"/>
                <w:szCs w:val="19"/>
              </w:rPr>
              <w:t>void</w:t>
            </w:r>
            <w:r w:rsidRPr="00490A84">
              <w:rPr>
                <w:color w:val="000000"/>
                <w:sz w:val="19"/>
                <w:szCs w:val="19"/>
              </w:rPr>
              <w:t xml:space="preserve"> </w:t>
            </w:r>
            <w:proofErr w:type="spellStart"/>
            <w:r w:rsidRPr="00490A84">
              <w:rPr>
                <w:color w:val="000000"/>
                <w:sz w:val="19"/>
                <w:szCs w:val="19"/>
              </w:rPr>
              <w:t>SlidePanel_</w:t>
            </w:r>
            <w:proofErr w:type="gramStart"/>
            <w:r w:rsidRPr="00490A84">
              <w:rPr>
                <w:color w:val="000000"/>
                <w:sz w:val="19"/>
                <w:szCs w:val="19"/>
              </w:rPr>
              <w:t>Show</w:t>
            </w:r>
            <w:proofErr w:type="spellEnd"/>
            <w:r w:rsidRPr="00490A84">
              <w:rPr>
                <w:color w:val="000000"/>
                <w:sz w:val="19"/>
                <w:szCs w:val="19"/>
              </w:rPr>
              <w:t>(</w:t>
            </w:r>
            <w:proofErr w:type="gramEnd"/>
            <w:r w:rsidRPr="00490A84">
              <w:rPr>
                <w:color w:val="0000FF"/>
                <w:sz w:val="19"/>
                <w:szCs w:val="19"/>
              </w:rPr>
              <w:t>string</w:t>
            </w:r>
            <w:r w:rsidRPr="00490A84">
              <w:rPr>
                <w:color w:val="000000"/>
                <w:sz w:val="19"/>
                <w:szCs w:val="19"/>
              </w:rPr>
              <w:t xml:space="preserve"> </w:t>
            </w:r>
            <w:proofErr w:type="spellStart"/>
            <w:r w:rsidRPr="00490A84">
              <w:rPr>
                <w:color w:val="000000"/>
                <w:sz w:val="19"/>
                <w:szCs w:val="19"/>
              </w:rPr>
              <w:t>namelayer</w:t>
            </w:r>
            <w:proofErr w:type="spellEnd"/>
            <w:r w:rsidRPr="00490A84">
              <w:rPr>
                <w:color w:val="000000"/>
                <w:sz w:val="19"/>
                <w:szCs w:val="19"/>
              </w:rPr>
              <w:t xml:space="preserve">, </w:t>
            </w:r>
            <w:proofErr w:type="spellStart"/>
            <w:r w:rsidRPr="00490A84">
              <w:rPr>
                <w:color w:val="000000"/>
                <w:sz w:val="19"/>
                <w:szCs w:val="19"/>
              </w:rPr>
              <w:t>SlidePanel_Mode</w:t>
            </w:r>
            <w:proofErr w:type="spellEnd"/>
            <w:r w:rsidRPr="00490A84">
              <w:rPr>
                <w:color w:val="000000"/>
                <w:sz w:val="19"/>
                <w:szCs w:val="19"/>
              </w:rPr>
              <w:t xml:space="preserve"> </w:t>
            </w:r>
            <w:proofErr w:type="spellStart"/>
            <w:r w:rsidRPr="00490A84">
              <w:rPr>
                <w:color w:val="000000"/>
                <w:sz w:val="19"/>
                <w:szCs w:val="19"/>
              </w:rPr>
              <w:t>displayMode</w:t>
            </w:r>
            <w:proofErr w:type="spellEnd"/>
            <w:r w:rsidRPr="00490A84">
              <w:rPr>
                <w:color w:val="000000"/>
                <w:sz w:val="19"/>
                <w:szCs w:val="19"/>
              </w:rPr>
              <w:t>)</w:t>
            </w:r>
          </w:p>
          <w:p w14:paraId="4A116C28" w14:textId="33EAB6BE" w:rsidR="00490E19" w:rsidRPr="00E24C10" w:rsidRDefault="00490E19" w:rsidP="00281028">
            <w:pPr>
              <w:tabs>
                <w:tab w:val="left" w:pos="990"/>
              </w:tabs>
              <w:spacing w:after="120" w:line="360" w:lineRule="auto"/>
              <w:rPr>
                <w:b w:val="0"/>
                <w:bCs/>
                <w:color w:val="000000"/>
                <w:sz w:val="19"/>
                <w:szCs w:val="19"/>
              </w:rPr>
            </w:pPr>
            <w:r w:rsidRPr="00E24C10">
              <w:rPr>
                <w:b w:val="0"/>
                <w:bCs/>
                <w:color w:val="000000"/>
                <w:sz w:val="19"/>
                <w:szCs w:val="19"/>
              </w:rPr>
              <w:t xml:space="preserve">Input: </w:t>
            </w:r>
            <w:proofErr w:type="spellStart"/>
            <w:r w:rsidR="00490A84" w:rsidRPr="00490A84">
              <w:rPr>
                <w:b w:val="0"/>
                <w:bCs/>
                <w:color w:val="000000"/>
                <w:sz w:val="19"/>
                <w:szCs w:val="19"/>
              </w:rPr>
              <w:t>namelayer</w:t>
            </w:r>
            <w:proofErr w:type="spellEnd"/>
          </w:p>
          <w:p w14:paraId="196F058A" w14:textId="77777777" w:rsidR="00490E19" w:rsidRPr="00E24C10" w:rsidRDefault="00490E19" w:rsidP="00281028">
            <w:pPr>
              <w:tabs>
                <w:tab w:val="left" w:pos="990"/>
              </w:tabs>
              <w:spacing w:after="120" w:line="360" w:lineRule="auto"/>
              <w:rPr>
                <w:b w:val="0"/>
                <w:bCs/>
              </w:rPr>
            </w:pPr>
            <w:r w:rsidRPr="00E24C10">
              <w:rPr>
                <w:b w:val="0"/>
                <w:bCs/>
                <w:color w:val="000000"/>
                <w:sz w:val="19"/>
                <w:szCs w:val="19"/>
              </w:rPr>
              <w:t>output:</w:t>
            </w:r>
            <w:r>
              <w:rPr>
                <w:b w:val="0"/>
                <w:bCs/>
                <w:color w:val="000000"/>
                <w:sz w:val="19"/>
                <w:szCs w:val="19"/>
              </w:rPr>
              <w:t xml:space="preserve"> None</w:t>
            </w:r>
          </w:p>
        </w:tc>
        <w:tc>
          <w:tcPr>
            <w:tcW w:w="3780" w:type="dxa"/>
          </w:tcPr>
          <w:p w14:paraId="53342BCA" w14:textId="1C84DFF0" w:rsidR="00490E19" w:rsidRPr="00E24C10" w:rsidRDefault="00490A84" w:rsidP="00281028">
            <w:pPr>
              <w:tabs>
                <w:tab w:val="left" w:pos="990"/>
              </w:tabs>
              <w:spacing w:after="120" w:line="360" w:lineRule="auto"/>
              <w:rPr>
                <w:b w:val="0"/>
                <w:bCs/>
              </w:rPr>
            </w:pPr>
            <w:proofErr w:type="spellStart"/>
            <w:r>
              <w:rPr>
                <w:b w:val="0"/>
                <w:bCs/>
              </w:rPr>
              <w:t>Đổi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chế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độ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của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SlidePanel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về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thành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hiển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thị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thông</w:t>
            </w:r>
            <w:proofErr w:type="spellEnd"/>
            <w:r>
              <w:rPr>
                <w:b w:val="0"/>
                <w:bCs/>
              </w:rPr>
              <w:t xml:space="preserve"> tin chi </w:t>
            </w:r>
            <w:proofErr w:type="spellStart"/>
            <w:r>
              <w:rPr>
                <w:b w:val="0"/>
                <w:bCs/>
              </w:rPr>
              <w:t>tiết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của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một</w:t>
            </w:r>
            <w:proofErr w:type="spellEnd"/>
            <w:r>
              <w:rPr>
                <w:b w:val="0"/>
                <w:bCs/>
              </w:rPr>
              <w:t xml:space="preserve"> layer </w:t>
            </w:r>
            <w:proofErr w:type="spellStart"/>
            <w:r>
              <w:rPr>
                <w:b w:val="0"/>
                <w:bCs/>
              </w:rPr>
              <w:t>với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tên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cho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trước</w:t>
            </w:r>
            <w:proofErr w:type="spellEnd"/>
          </w:p>
        </w:tc>
        <w:tc>
          <w:tcPr>
            <w:tcW w:w="2895" w:type="dxa"/>
          </w:tcPr>
          <w:p w14:paraId="4FEB6023" w14:textId="77777777" w:rsidR="00490A84" w:rsidRDefault="00490A84" w:rsidP="00281028">
            <w:pPr>
              <w:tabs>
                <w:tab w:val="left" w:pos="990"/>
              </w:tabs>
              <w:spacing w:after="120" w:line="360" w:lineRule="auto"/>
              <w:rPr>
                <w:b w:val="0"/>
                <w:bCs/>
              </w:rPr>
            </w:pPr>
            <w:proofErr w:type="spellStart"/>
            <w:r>
              <w:rPr>
                <w:b w:val="0"/>
                <w:bCs/>
              </w:rPr>
              <w:t>RenderControl</w:t>
            </w:r>
            <w:proofErr w:type="spellEnd"/>
            <w:r>
              <w:rPr>
                <w:b w:val="0"/>
                <w:bCs/>
              </w:rPr>
              <w:t>/</w:t>
            </w:r>
          </w:p>
          <w:p w14:paraId="4E89D14F" w14:textId="31A33CB7" w:rsidR="00490E19" w:rsidRPr="00E24C10" w:rsidRDefault="00490A84" w:rsidP="00281028">
            <w:pPr>
              <w:tabs>
                <w:tab w:val="left" w:pos="990"/>
              </w:tabs>
              <w:spacing w:after="120" w:line="360" w:lineRule="auto"/>
              <w:rPr>
                <w:b w:val="0"/>
                <w:bCs/>
              </w:rPr>
            </w:pPr>
            <w:proofErr w:type="spellStart"/>
            <w:r>
              <w:rPr>
                <w:b w:val="0"/>
                <w:bCs/>
              </w:rPr>
              <w:t>SlidePanel_Control</w:t>
            </w:r>
            <w:r w:rsidRPr="00E24C10">
              <w:rPr>
                <w:b w:val="0"/>
                <w:bCs/>
              </w:rPr>
              <w:t>.cs</w:t>
            </w:r>
            <w:proofErr w:type="spellEnd"/>
            <w:r w:rsidRPr="00E24C10">
              <w:rPr>
                <w:b w:val="0"/>
                <w:bCs/>
              </w:rPr>
              <w:t xml:space="preserve"> (</w:t>
            </w:r>
            <w:r>
              <w:rPr>
                <w:b w:val="0"/>
                <w:bCs/>
              </w:rPr>
              <w:t>56</w:t>
            </w:r>
            <w:r w:rsidRPr="00E24C10">
              <w:rPr>
                <w:b w:val="0"/>
                <w:bCs/>
              </w:rPr>
              <w:t>)</w:t>
            </w:r>
          </w:p>
        </w:tc>
      </w:tr>
    </w:tbl>
    <w:p w14:paraId="38E24B5C" w14:textId="77777777" w:rsidR="005B7EF7" w:rsidRPr="00EE00F8" w:rsidRDefault="005B7EF7">
      <w:pPr>
        <w:pPrChange w:id="1681" w:author="HIKARI" w:date="2019-11-08T23:09:00Z">
          <w:pPr>
            <w:pStyle w:val="Caption"/>
          </w:pPr>
        </w:pPrChange>
      </w:pPr>
    </w:p>
    <w:p w14:paraId="2607049B" w14:textId="2FAECDA7" w:rsidR="005951FF" w:rsidRPr="001719AC" w:rsidRDefault="001719AC" w:rsidP="00DD096E">
      <w:pPr>
        <w:pStyle w:val="Caption"/>
        <w:jc w:val="center"/>
        <w:rPr>
          <w:sz w:val="20"/>
          <w:szCs w:val="20"/>
        </w:rPr>
      </w:pPr>
      <w:bookmarkStart w:id="1682" w:name="_Toc24052635"/>
      <w:bookmarkStart w:id="1683" w:name="_Toc24298380"/>
      <w:proofErr w:type="spellStart"/>
      <w:r w:rsidRPr="001719AC">
        <w:rPr>
          <w:sz w:val="20"/>
          <w:szCs w:val="20"/>
        </w:rPr>
        <w:t>Bảng</w:t>
      </w:r>
      <w:proofErr w:type="spellEnd"/>
      <w:r w:rsidRPr="001719AC">
        <w:rPr>
          <w:sz w:val="20"/>
          <w:szCs w:val="20"/>
        </w:rPr>
        <w:t xml:space="preserve"> </w:t>
      </w:r>
      <w:r w:rsidRPr="001719AC">
        <w:rPr>
          <w:sz w:val="20"/>
          <w:szCs w:val="20"/>
        </w:rPr>
        <w:fldChar w:fldCharType="begin"/>
      </w:r>
      <w:r w:rsidRPr="001719AC">
        <w:rPr>
          <w:sz w:val="20"/>
          <w:szCs w:val="20"/>
        </w:rPr>
        <w:instrText xml:space="preserve"> SEQ Bảng \* ARABIC </w:instrText>
      </w:r>
      <w:r w:rsidRPr="001719AC">
        <w:rPr>
          <w:sz w:val="20"/>
          <w:szCs w:val="20"/>
        </w:rPr>
        <w:fldChar w:fldCharType="separate"/>
      </w:r>
      <w:r w:rsidR="000D50D6">
        <w:rPr>
          <w:noProof/>
          <w:sz w:val="20"/>
          <w:szCs w:val="20"/>
        </w:rPr>
        <w:t>13</w:t>
      </w:r>
      <w:r w:rsidRPr="001719AC">
        <w:rPr>
          <w:sz w:val="20"/>
          <w:szCs w:val="20"/>
        </w:rPr>
        <w:fldChar w:fldCharType="end"/>
      </w:r>
      <w:r w:rsidRPr="001719AC">
        <w:rPr>
          <w:sz w:val="20"/>
          <w:szCs w:val="20"/>
        </w:rPr>
        <w:t xml:space="preserve">: </w:t>
      </w:r>
      <w:proofErr w:type="spellStart"/>
      <w:r w:rsidRPr="001719AC">
        <w:rPr>
          <w:sz w:val="20"/>
          <w:szCs w:val="20"/>
        </w:rPr>
        <w:t>Đặc</w:t>
      </w:r>
      <w:proofErr w:type="spellEnd"/>
      <w:r w:rsidRPr="001719AC">
        <w:rPr>
          <w:sz w:val="20"/>
          <w:szCs w:val="20"/>
        </w:rPr>
        <w:t xml:space="preserve"> </w:t>
      </w:r>
      <w:proofErr w:type="spellStart"/>
      <w:r w:rsidRPr="001719AC">
        <w:rPr>
          <w:sz w:val="20"/>
          <w:szCs w:val="20"/>
        </w:rPr>
        <w:t>tả</w:t>
      </w:r>
      <w:proofErr w:type="spellEnd"/>
      <w:r w:rsidRPr="001719AC">
        <w:rPr>
          <w:sz w:val="20"/>
          <w:szCs w:val="20"/>
        </w:rPr>
        <w:t xml:space="preserve"> </w:t>
      </w:r>
      <w:proofErr w:type="spellStart"/>
      <w:r w:rsidRPr="001719AC">
        <w:rPr>
          <w:sz w:val="20"/>
          <w:szCs w:val="20"/>
        </w:rPr>
        <w:t>các</w:t>
      </w:r>
      <w:proofErr w:type="spellEnd"/>
      <w:r w:rsidRPr="001719AC">
        <w:rPr>
          <w:sz w:val="20"/>
          <w:szCs w:val="20"/>
        </w:rPr>
        <w:t xml:space="preserve"> </w:t>
      </w:r>
      <w:proofErr w:type="spellStart"/>
      <w:r w:rsidRPr="001719AC">
        <w:rPr>
          <w:sz w:val="20"/>
          <w:szCs w:val="20"/>
        </w:rPr>
        <w:t>phương</w:t>
      </w:r>
      <w:proofErr w:type="spellEnd"/>
      <w:r w:rsidRPr="001719AC">
        <w:rPr>
          <w:sz w:val="20"/>
          <w:szCs w:val="20"/>
        </w:rPr>
        <w:t xml:space="preserve"> </w:t>
      </w:r>
      <w:proofErr w:type="spellStart"/>
      <w:r w:rsidRPr="001719AC">
        <w:rPr>
          <w:sz w:val="20"/>
          <w:szCs w:val="20"/>
        </w:rPr>
        <w:t>thức</w:t>
      </w:r>
      <w:proofErr w:type="spellEnd"/>
      <w:r w:rsidRPr="001719AC">
        <w:rPr>
          <w:sz w:val="20"/>
          <w:szCs w:val="20"/>
        </w:rPr>
        <w:t xml:space="preserve"> </w:t>
      </w:r>
      <w:proofErr w:type="spellStart"/>
      <w:r w:rsidRPr="001719AC">
        <w:rPr>
          <w:sz w:val="20"/>
          <w:szCs w:val="20"/>
        </w:rPr>
        <w:t>trong</w:t>
      </w:r>
      <w:proofErr w:type="spellEnd"/>
      <w:r w:rsidRPr="001719AC">
        <w:rPr>
          <w:sz w:val="20"/>
          <w:szCs w:val="20"/>
        </w:rPr>
        <w:t xml:space="preserve"> </w:t>
      </w:r>
      <w:proofErr w:type="spellStart"/>
      <w:r w:rsidRPr="001719AC">
        <w:rPr>
          <w:sz w:val="20"/>
          <w:szCs w:val="20"/>
        </w:rPr>
        <w:t>lớp</w:t>
      </w:r>
      <w:proofErr w:type="spellEnd"/>
      <w:r w:rsidRPr="001719AC">
        <w:rPr>
          <w:sz w:val="20"/>
          <w:szCs w:val="20"/>
        </w:rPr>
        <w:t xml:space="preserve"> Arrow</w:t>
      </w:r>
      <w:bookmarkEnd w:id="1682"/>
      <w:bookmarkEnd w:id="1683"/>
    </w:p>
    <w:tbl>
      <w:tblPr>
        <w:tblStyle w:val="TableGrid"/>
        <w:tblW w:w="10365" w:type="dxa"/>
        <w:tblInd w:w="355" w:type="dxa"/>
        <w:tblLayout w:type="fixed"/>
        <w:tblLook w:val="04A0" w:firstRow="1" w:lastRow="0" w:firstColumn="1" w:lastColumn="0" w:noHBand="0" w:noVBand="1"/>
      </w:tblPr>
      <w:tblGrid>
        <w:gridCol w:w="534"/>
        <w:gridCol w:w="3156"/>
        <w:gridCol w:w="3960"/>
        <w:gridCol w:w="2715"/>
      </w:tblGrid>
      <w:tr w:rsidR="00490A84" w:rsidRPr="00E24C10" w14:paraId="73C64044" w14:textId="77777777" w:rsidTr="00903812">
        <w:trPr>
          <w:trHeight w:val="437"/>
        </w:trPr>
        <w:tc>
          <w:tcPr>
            <w:tcW w:w="534" w:type="dxa"/>
          </w:tcPr>
          <w:p w14:paraId="0F9B6EA8" w14:textId="77777777" w:rsidR="00490A84" w:rsidRPr="00E24C10" w:rsidRDefault="00490A84" w:rsidP="00281028">
            <w:pPr>
              <w:tabs>
                <w:tab w:val="left" w:pos="990"/>
              </w:tabs>
              <w:spacing w:after="120" w:line="360" w:lineRule="auto"/>
              <w:rPr>
                <w:b w:val="0"/>
                <w:bCs/>
              </w:rPr>
            </w:pPr>
            <w:r w:rsidRPr="00E24C10">
              <w:rPr>
                <w:b w:val="0"/>
                <w:bCs/>
              </w:rPr>
              <w:t>TT</w:t>
            </w:r>
          </w:p>
        </w:tc>
        <w:tc>
          <w:tcPr>
            <w:tcW w:w="3156" w:type="dxa"/>
          </w:tcPr>
          <w:p w14:paraId="58F0EFAF" w14:textId="77777777" w:rsidR="00490A84" w:rsidRPr="00E24C10" w:rsidRDefault="00490A84" w:rsidP="00281028">
            <w:pPr>
              <w:tabs>
                <w:tab w:val="left" w:pos="990"/>
              </w:tabs>
              <w:spacing w:after="120" w:line="360" w:lineRule="auto"/>
              <w:rPr>
                <w:b w:val="0"/>
                <w:bCs/>
              </w:rPr>
            </w:pPr>
            <w:proofErr w:type="spellStart"/>
            <w:r w:rsidRPr="00E24C10">
              <w:rPr>
                <w:b w:val="0"/>
                <w:bCs/>
              </w:rPr>
              <w:t>Phương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thức</w:t>
            </w:r>
            <w:proofErr w:type="spellEnd"/>
          </w:p>
        </w:tc>
        <w:tc>
          <w:tcPr>
            <w:tcW w:w="3960" w:type="dxa"/>
          </w:tcPr>
          <w:p w14:paraId="2E27DF72" w14:textId="77777777" w:rsidR="00490A84" w:rsidRPr="00E24C10" w:rsidRDefault="00490A84" w:rsidP="00281028">
            <w:pPr>
              <w:tabs>
                <w:tab w:val="left" w:pos="990"/>
              </w:tabs>
              <w:spacing w:after="120" w:line="360" w:lineRule="auto"/>
              <w:rPr>
                <w:b w:val="0"/>
                <w:bCs/>
              </w:rPr>
            </w:pPr>
            <w:proofErr w:type="spellStart"/>
            <w:r w:rsidRPr="00E24C10">
              <w:rPr>
                <w:b w:val="0"/>
                <w:bCs/>
              </w:rPr>
              <w:t>Mục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đích</w:t>
            </w:r>
            <w:proofErr w:type="spellEnd"/>
          </w:p>
        </w:tc>
        <w:tc>
          <w:tcPr>
            <w:tcW w:w="2715" w:type="dxa"/>
          </w:tcPr>
          <w:p w14:paraId="4AB3EE35" w14:textId="33EABBE4" w:rsidR="00490A84" w:rsidRPr="00E24C10" w:rsidRDefault="00490A84" w:rsidP="00281028">
            <w:pPr>
              <w:tabs>
                <w:tab w:val="left" w:pos="990"/>
              </w:tabs>
              <w:spacing w:after="120" w:line="360" w:lineRule="auto"/>
              <w:rPr>
                <w:b w:val="0"/>
                <w:bCs/>
              </w:rPr>
            </w:pPr>
            <w:proofErr w:type="spellStart"/>
            <w:r w:rsidRPr="00E24C10">
              <w:rPr>
                <w:b w:val="0"/>
                <w:bCs/>
              </w:rPr>
              <w:t>Tên</w:t>
            </w:r>
            <w:proofErr w:type="spellEnd"/>
            <w:r w:rsidRPr="00E24C10">
              <w:rPr>
                <w:b w:val="0"/>
                <w:bCs/>
              </w:rPr>
              <w:t xml:space="preserve"> file, </w:t>
            </w:r>
            <w:proofErr w:type="spellStart"/>
            <w:r w:rsidRPr="00E24C10">
              <w:rPr>
                <w:b w:val="0"/>
                <w:bCs/>
              </w:rPr>
              <w:t>dòng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khai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báo</w:t>
            </w:r>
            <w:proofErr w:type="spellEnd"/>
          </w:p>
        </w:tc>
      </w:tr>
      <w:tr w:rsidR="00490A84" w:rsidRPr="00E24C10" w14:paraId="7D14D4E5" w14:textId="77777777" w:rsidTr="00903812">
        <w:trPr>
          <w:trHeight w:val="1740"/>
        </w:trPr>
        <w:tc>
          <w:tcPr>
            <w:tcW w:w="534" w:type="dxa"/>
          </w:tcPr>
          <w:p w14:paraId="179C68D1" w14:textId="77777777" w:rsidR="00490A84" w:rsidRPr="00E24C10" w:rsidRDefault="00490A84" w:rsidP="00281028">
            <w:pPr>
              <w:tabs>
                <w:tab w:val="left" w:pos="990"/>
              </w:tabs>
              <w:spacing w:after="120" w:line="360" w:lineRule="auto"/>
              <w:rPr>
                <w:b w:val="0"/>
                <w:bCs/>
              </w:rPr>
            </w:pPr>
            <w:r w:rsidRPr="00E24C10">
              <w:rPr>
                <w:b w:val="0"/>
                <w:bCs/>
              </w:rPr>
              <w:t>1</w:t>
            </w:r>
          </w:p>
        </w:tc>
        <w:tc>
          <w:tcPr>
            <w:tcW w:w="3156" w:type="dxa"/>
          </w:tcPr>
          <w:p w14:paraId="62551C64" w14:textId="77777777" w:rsidR="003E1855" w:rsidRPr="003E1855" w:rsidRDefault="003E1855" w:rsidP="00281028">
            <w:pPr>
              <w:tabs>
                <w:tab w:val="left" w:pos="990"/>
              </w:tabs>
              <w:spacing w:after="120" w:line="360" w:lineRule="auto"/>
              <w:rPr>
                <w:color w:val="000000"/>
                <w:sz w:val="19"/>
                <w:szCs w:val="19"/>
              </w:rPr>
            </w:pPr>
            <w:r w:rsidRPr="003E1855">
              <w:rPr>
                <w:color w:val="0000FF"/>
                <w:sz w:val="19"/>
                <w:szCs w:val="19"/>
              </w:rPr>
              <w:t>static</w:t>
            </w:r>
            <w:r w:rsidRPr="003E1855">
              <w:rPr>
                <w:color w:val="000000"/>
                <w:sz w:val="19"/>
                <w:szCs w:val="19"/>
              </w:rPr>
              <w:t xml:space="preserve"> Shape </w:t>
            </w:r>
            <w:proofErr w:type="spellStart"/>
            <w:proofErr w:type="gramStart"/>
            <w:r w:rsidRPr="003E1855">
              <w:rPr>
                <w:color w:val="000000"/>
                <w:sz w:val="19"/>
                <w:szCs w:val="19"/>
              </w:rPr>
              <w:t>DrawLinkArrow</w:t>
            </w:r>
            <w:proofErr w:type="spellEnd"/>
            <w:r w:rsidRPr="003E1855">
              <w:rPr>
                <w:color w:val="000000"/>
                <w:sz w:val="19"/>
                <w:szCs w:val="19"/>
              </w:rPr>
              <w:t>(</w:t>
            </w:r>
            <w:proofErr w:type="gramEnd"/>
            <w:r w:rsidRPr="003E1855">
              <w:rPr>
                <w:color w:val="000000"/>
                <w:sz w:val="19"/>
                <w:szCs w:val="19"/>
              </w:rPr>
              <w:t>Point p1, Point p2)</w:t>
            </w:r>
          </w:p>
          <w:p w14:paraId="1E6AAEB6" w14:textId="634350A4" w:rsidR="00490A84" w:rsidRPr="00E657C7" w:rsidRDefault="00490A84" w:rsidP="00281028">
            <w:pPr>
              <w:tabs>
                <w:tab w:val="left" w:pos="990"/>
              </w:tabs>
              <w:spacing w:after="120" w:line="360" w:lineRule="auto"/>
              <w:rPr>
                <w:b w:val="0"/>
                <w:bCs/>
                <w:color w:val="000000"/>
                <w:sz w:val="19"/>
                <w:szCs w:val="19"/>
              </w:rPr>
            </w:pPr>
            <w:r w:rsidRPr="00E657C7">
              <w:rPr>
                <w:b w:val="0"/>
                <w:bCs/>
                <w:color w:val="000000"/>
                <w:sz w:val="19"/>
                <w:szCs w:val="19"/>
              </w:rPr>
              <w:t xml:space="preserve">input: </w:t>
            </w:r>
            <w:r w:rsidR="003E1855">
              <w:rPr>
                <w:b w:val="0"/>
                <w:bCs/>
                <w:color w:val="000000"/>
                <w:sz w:val="19"/>
                <w:szCs w:val="19"/>
              </w:rPr>
              <w:t>p1, p2</w:t>
            </w:r>
          </w:p>
          <w:p w14:paraId="7DBD441F" w14:textId="77777777" w:rsidR="00490A84" w:rsidRPr="00E24C10" w:rsidRDefault="00490A84" w:rsidP="00281028">
            <w:pPr>
              <w:tabs>
                <w:tab w:val="left" w:pos="990"/>
              </w:tabs>
              <w:spacing w:after="120" w:line="360" w:lineRule="auto"/>
              <w:rPr>
                <w:b w:val="0"/>
                <w:bCs/>
                <w:color w:val="000000"/>
                <w:sz w:val="19"/>
                <w:szCs w:val="19"/>
              </w:rPr>
            </w:pPr>
            <w:r w:rsidRPr="00E24C10">
              <w:rPr>
                <w:b w:val="0"/>
                <w:bCs/>
                <w:color w:val="000000"/>
                <w:sz w:val="19"/>
                <w:szCs w:val="19"/>
              </w:rPr>
              <w:t>output: None</w:t>
            </w:r>
          </w:p>
        </w:tc>
        <w:tc>
          <w:tcPr>
            <w:tcW w:w="3960" w:type="dxa"/>
          </w:tcPr>
          <w:p w14:paraId="60EB4874" w14:textId="780DE8F3" w:rsidR="00490A84" w:rsidRPr="00E657C7" w:rsidRDefault="003E1855" w:rsidP="00281028">
            <w:pPr>
              <w:tabs>
                <w:tab w:val="left" w:pos="990"/>
              </w:tabs>
              <w:spacing w:after="120" w:line="360" w:lineRule="auto"/>
              <w:rPr>
                <w:b w:val="0"/>
                <w:bCs/>
              </w:rPr>
            </w:pPr>
            <w:proofErr w:type="spellStart"/>
            <w:r>
              <w:rPr>
                <w:b w:val="0"/>
                <w:bCs/>
              </w:rPr>
              <w:t>Tạo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đối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tượng</w:t>
            </w:r>
            <w:proofErr w:type="spellEnd"/>
            <w:r>
              <w:rPr>
                <w:b w:val="0"/>
                <w:bCs/>
              </w:rPr>
              <w:t xml:space="preserve"> Shape </w:t>
            </w:r>
            <w:proofErr w:type="spellStart"/>
            <w:r>
              <w:rPr>
                <w:b w:val="0"/>
                <w:bCs/>
              </w:rPr>
              <w:t>người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tuỳ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chỉnh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dạng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đoạn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thẳng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có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một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đầu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là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mũi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tên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đi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từ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điểm</w:t>
            </w:r>
            <w:proofErr w:type="spellEnd"/>
            <w:r>
              <w:rPr>
                <w:b w:val="0"/>
                <w:bCs/>
              </w:rPr>
              <w:t xml:space="preserve"> p1 </w:t>
            </w:r>
            <w:proofErr w:type="spellStart"/>
            <w:r>
              <w:rPr>
                <w:b w:val="0"/>
                <w:bCs/>
              </w:rPr>
              <w:t>đến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điểm</w:t>
            </w:r>
            <w:proofErr w:type="spellEnd"/>
            <w:r>
              <w:rPr>
                <w:b w:val="0"/>
                <w:bCs/>
              </w:rPr>
              <w:t xml:space="preserve"> p2  </w:t>
            </w:r>
          </w:p>
        </w:tc>
        <w:tc>
          <w:tcPr>
            <w:tcW w:w="2715" w:type="dxa"/>
          </w:tcPr>
          <w:p w14:paraId="3D477943" w14:textId="7F2A517B" w:rsidR="00490A84" w:rsidRDefault="003E1855" w:rsidP="00281028">
            <w:pPr>
              <w:tabs>
                <w:tab w:val="left" w:pos="990"/>
              </w:tabs>
              <w:spacing w:after="120" w:line="360" w:lineRule="auto"/>
              <w:rPr>
                <w:b w:val="0"/>
                <w:bCs/>
              </w:rPr>
            </w:pPr>
            <w:proofErr w:type="spellStart"/>
            <w:r>
              <w:rPr>
                <w:b w:val="0"/>
                <w:bCs/>
              </w:rPr>
              <w:t>GraphicsObject</w:t>
            </w:r>
            <w:proofErr w:type="spellEnd"/>
            <w:r w:rsidR="00490A84">
              <w:rPr>
                <w:b w:val="0"/>
                <w:bCs/>
              </w:rPr>
              <w:t>/</w:t>
            </w:r>
          </w:p>
          <w:p w14:paraId="7A03C120" w14:textId="68B8C64C" w:rsidR="00490A84" w:rsidRPr="00E24C10" w:rsidRDefault="003E1855" w:rsidP="00281028">
            <w:pPr>
              <w:tabs>
                <w:tab w:val="left" w:pos="990"/>
              </w:tabs>
              <w:spacing w:after="120" w:line="360" w:lineRule="auto"/>
              <w:rPr>
                <w:b w:val="0"/>
                <w:bCs/>
              </w:rPr>
            </w:pPr>
            <w:proofErr w:type="spellStart"/>
            <w:r>
              <w:rPr>
                <w:b w:val="0"/>
                <w:bCs/>
              </w:rPr>
              <w:t>Arrow</w:t>
            </w:r>
            <w:r w:rsidR="00490A84" w:rsidRPr="00E24C10">
              <w:rPr>
                <w:b w:val="0"/>
                <w:bCs/>
              </w:rPr>
              <w:t>.cs</w:t>
            </w:r>
            <w:proofErr w:type="spellEnd"/>
            <w:r w:rsidR="00490A84" w:rsidRPr="00E24C10">
              <w:rPr>
                <w:b w:val="0"/>
                <w:bCs/>
              </w:rPr>
              <w:t xml:space="preserve"> (</w:t>
            </w:r>
            <w:r>
              <w:rPr>
                <w:b w:val="0"/>
                <w:bCs/>
              </w:rPr>
              <w:t>16</w:t>
            </w:r>
            <w:r w:rsidR="00490A84" w:rsidRPr="00E24C10">
              <w:rPr>
                <w:b w:val="0"/>
                <w:bCs/>
              </w:rPr>
              <w:t>)</w:t>
            </w:r>
          </w:p>
        </w:tc>
      </w:tr>
    </w:tbl>
    <w:p w14:paraId="6C798422" w14:textId="77777777" w:rsidR="00DD5052" w:rsidRPr="00DD5052" w:rsidRDefault="00DD5052">
      <w:pPr>
        <w:rPr>
          <w:i/>
          <w:iCs/>
          <w:rPrChange w:id="1684" w:author="HIKARI" w:date="2019-11-09T21:16:00Z">
            <w:rPr>
              <w:i w:val="0"/>
              <w:iCs w:val="0"/>
              <w:sz w:val="20"/>
              <w:szCs w:val="20"/>
            </w:rPr>
          </w:rPrChange>
        </w:rPr>
        <w:pPrChange w:id="1685" w:author="HIKARI" w:date="2019-11-09T21:16:00Z">
          <w:pPr>
            <w:pStyle w:val="Caption"/>
          </w:pPr>
        </w:pPrChange>
      </w:pPr>
    </w:p>
    <w:p w14:paraId="1CEBBFB1" w14:textId="0F84CD0D" w:rsidR="00E41BF0" w:rsidRPr="001719AC" w:rsidRDefault="001719AC" w:rsidP="001719AC">
      <w:pPr>
        <w:pStyle w:val="Caption"/>
        <w:jc w:val="center"/>
        <w:rPr>
          <w:sz w:val="20"/>
          <w:szCs w:val="20"/>
        </w:rPr>
      </w:pPr>
      <w:bookmarkStart w:id="1686" w:name="_Toc24052636"/>
      <w:bookmarkStart w:id="1687" w:name="_Toc24298381"/>
      <w:proofErr w:type="spellStart"/>
      <w:r w:rsidRPr="001719AC">
        <w:rPr>
          <w:sz w:val="20"/>
          <w:szCs w:val="20"/>
        </w:rPr>
        <w:t>Bảng</w:t>
      </w:r>
      <w:proofErr w:type="spellEnd"/>
      <w:r w:rsidRPr="001719AC">
        <w:rPr>
          <w:sz w:val="20"/>
          <w:szCs w:val="20"/>
        </w:rPr>
        <w:t xml:space="preserve"> </w:t>
      </w:r>
      <w:r w:rsidRPr="001719AC">
        <w:rPr>
          <w:sz w:val="20"/>
          <w:szCs w:val="20"/>
        </w:rPr>
        <w:fldChar w:fldCharType="begin"/>
      </w:r>
      <w:r w:rsidRPr="001719AC">
        <w:rPr>
          <w:sz w:val="20"/>
          <w:szCs w:val="20"/>
        </w:rPr>
        <w:instrText xml:space="preserve"> SEQ Bảng \* ARABIC </w:instrText>
      </w:r>
      <w:r w:rsidRPr="001719AC">
        <w:rPr>
          <w:sz w:val="20"/>
          <w:szCs w:val="20"/>
        </w:rPr>
        <w:fldChar w:fldCharType="separate"/>
      </w:r>
      <w:r w:rsidR="000D50D6">
        <w:rPr>
          <w:noProof/>
          <w:sz w:val="20"/>
          <w:szCs w:val="20"/>
        </w:rPr>
        <w:t>14</w:t>
      </w:r>
      <w:r w:rsidRPr="001719AC">
        <w:rPr>
          <w:sz w:val="20"/>
          <w:szCs w:val="20"/>
        </w:rPr>
        <w:fldChar w:fldCharType="end"/>
      </w:r>
      <w:r w:rsidRPr="001719AC">
        <w:rPr>
          <w:sz w:val="20"/>
          <w:szCs w:val="20"/>
        </w:rPr>
        <w:t xml:space="preserve">: </w:t>
      </w:r>
      <w:proofErr w:type="spellStart"/>
      <w:r w:rsidRPr="001719AC">
        <w:rPr>
          <w:sz w:val="20"/>
          <w:szCs w:val="20"/>
        </w:rPr>
        <w:t>Đặc</w:t>
      </w:r>
      <w:proofErr w:type="spellEnd"/>
      <w:r w:rsidRPr="001719AC">
        <w:rPr>
          <w:sz w:val="20"/>
          <w:szCs w:val="20"/>
        </w:rPr>
        <w:t xml:space="preserve"> </w:t>
      </w:r>
      <w:proofErr w:type="spellStart"/>
      <w:r w:rsidRPr="001719AC">
        <w:rPr>
          <w:sz w:val="20"/>
          <w:szCs w:val="20"/>
        </w:rPr>
        <w:t>tả</w:t>
      </w:r>
      <w:proofErr w:type="spellEnd"/>
      <w:r w:rsidRPr="001719AC">
        <w:rPr>
          <w:sz w:val="20"/>
          <w:szCs w:val="20"/>
        </w:rPr>
        <w:t xml:space="preserve"> </w:t>
      </w:r>
      <w:proofErr w:type="spellStart"/>
      <w:r w:rsidRPr="001719AC">
        <w:rPr>
          <w:sz w:val="20"/>
          <w:szCs w:val="20"/>
        </w:rPr>
        <w:t>các</w:t>
      </w:r>
      <w:proofErr w:type="spellEnd"/>
      <w:r w:rsidRPr="001719AC">
        <w:rPr>
          <w:sz w:val="20"/>
          <w:szCs w:val="20"/>
        </w:rPr>
        <w:t xml:space="preserve"> </w:t>
      </w:r>
      <w:proofErr w:type="spellStart"/>
      <w:r w:rsidRPr="001719AC">
        <w:rPr>
          <w:sz w:val="20"/>
          <w:szCs w:val="20"/>
        </w:rPr>
        <w:t>phương</w:t>
      </w:r>
      <w:proofErr w:type="spellEnd"/>
      <w:r w:rsidRPr="001719AC">
        <w:rPr>
          <w:sz w:val="20"/>
          <w:szCs w:val="20"/>
        </w:rPr>
        <w:t xml:space="preserve"> </w:t>
      </w:r>
      <w:proofErr w:type="spellStart"/>
      <w:r w:rsidRPr="001719AC">
        <w:rPr>
          <w:sz w:val="20"/>
          <w:szCs w:val="20"/>
        </w:rPr>
        <w:t>thức</w:t>
      </w:r>
      <w:proofErr w:type="spellEnd"/>
      <w:r w:rsidRPr="001719AC">
        <w:rPr>
          <w:sz w:val="20"/>
          <w:szCs w:val="20"/>
        </w:rPr>
        <w:t xml:space="preserve"> </w:t>
      </w:r>
      <w:proofErr w:type="spellStart"/>
      <w:r w:rsidRPr="001719AC">
        <w:rPr>
          <w:sz w:val="20"/>
          <w:szCs w:val="20"/>
        </w:rPr>
        <w:t>trong</w:t>
      </w:r>
      <w:proofErr w:type="spellEnd"/>
      <w:r w:rsidRPr="001719AC">
        <w:rPr>
          <w:sz w:val="20"/>
          <w:szCs w:val="20"/>
        </w:rPr>
        <w:t xml:space="preserve"> </w:t>
      </w:r>
      <w:proofErr w:type="spellStart"/>
      <w:r w:rsidRPr="001719AC">
        <w:rPr>
          <w:sz w:val="20"/>
          <w:szCs w:val="20"/>
        </w:rPr>
        <w:t>lớp</w:t>
      </w:r>
      <w:proofErr w:type="spellEnd"/>
      <w:r w:rsidRPr="001719AC">
        <w:rPr>
          <w:sz w:val="20"/>
          <w:szCs w:val="20"/>
        </w:rPr>
        <w:t xml:space="preserve"> </w:t>
      </w:r>
      <w:proofErr w:type="spellStart"/>
      <w:r w:rsidRPr="001719AC">
        <w:rPr>
          <w:sz w:val="20"/>
          <w:szCs w:val="20"/>
        </w:rPr>
        <w:t>TextInput_Hander</w:t>
      </w:r>
      <w:bookmarkEnd w:id="1686"/>
      <w:bookmarkEnd w:id="1687"/>
      <w:proofErr w:type="spellEnd"/>
    </w:p>
    <w:tbl>
      <w:tblPr>
        <w:tblStyle w:val="TableGrid"/>
        <w:tblW w:w="10365" w:type="dxa"/>
        <w:tblInd w:w="355" w:type="dxa"/>
        <w:tblLayout w:type="fixed"/>
        <w:tblLook w:val="04A0" w:firstRow="1" w:lastRow="0" w:firstColumn="1" w:lastColumn="0" w:noHBand="0" w:noVBand="1"/>
      </w:tblPr>
      <w:tblGrid>
        <w:gridCol w:w="534"/>
        <w:gridCol w:w="3156"/>
        <w:gridCol w:w="3960"/>
        <w:gridCol w:w="2715"/>
      </w:tblGrid>
      <w:tr w:rsidR="0030106A" w:rsidRPr="00E24C10" w14:paraId="5DAB09A9" w14:textId="77777777" w:rsidTr="00903812">
        <w:trPr>
          <w:trHeight w:val="437"/>
        </w:trPr>
        <w:tc>
          <w:tcPr>
            <w:tcW w:w="534" w:type="dxa"/>
          </w:tcPr>
          <w:p w14:paraId="3ADE831A" w14:textId="77777777" w:rsidR="0030106A" w:rsidRPr="00E24C10" w:rsidRDefault="0030106A" w:rsidP="002C0C40">
            <w:pPr>
              <w:tabs>
                <w:tab w:val="left" w:pos="990"/>
              </w:tabs>
              <w:spacing w:after="120" w:line="360" w:lineRule="auto"/>
              <w:rPr>
                <w:b w:val="0"/>
                <w:bCs/>
              </w:rPr>
            </w:pPr>
            <w:r w:rsidRPr="00E24C10">
              <w:rPr>
                <w:b w:val="0"/>
                <w:bCs/>
              </w:rPr>
              <w:t>TT</w:t>
            </w:r>
          </w:p>
        </w:tc>
        <w:tc>
          <w:tcPr>
            <w:tcW w:w="3156" w:type="dxa"/>
          </w:tcPr>
          <w:p w14:paraId="05584701" w14:textId="77777777" w:rsidR="0030106A" w:rsidRPr="00E24C10" w:rsidRDefault="0030106A" w:rsidP="002C0C40">
            <w:pPr>
              <w:tabs>
                <w:tab w:val="left" w:pos="990"/>
              </w:tabs>
              <w:spacing w:after="120" w:line="360" w:lineRule="auto"/>
              <w:rPr>
                <w:b w:val="0"/>
                <w:bCs/>
              </w:rPr>
            </w:pPr>
            <w:proofErr w:type="spellStart"/>
            <w:r w:rsidRPr="00E24C10">
              <w:rPr>
                <w:b w:val="0"/>
                <w:bCs/>
              </w:rPr>
              <w:t>Phương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thức</w:t>
            </w:r>
            <w:proofErr w:type="spellEnd"/>
          </w:p>
        </w:tc>
        <w:tc>
          <w:tcPr>
            <w:tcW w:w="3960" w:type="dxa"/>
          </w:tcPr>
          <w:p w14:paraId="26A89A93" w14:textId="77777777" w:rsidR="0030106A" w:rsidRPr="00E24C10" w:rsidRDefault="0030106A" w:rsidP="002C0C40">
            <w:pPr>
              <w:tabs>
                <w:tab w:val="left" w:pos="990"/>
              </w:tabs>
              <w:spacing w:after="120" w:line="360" w:lineRule="auto"/>
              <w:rPr>
                <w:b w:val="0"/>
                <w:bCs/>
              </w:rPr>
            </w:pPr>
            <w:proofErr w:type="spellStart"/>
            <w:r w:rsidRPr="00E24C10">
              <w:rPr>
                <w:b w:val="0"/>
                <w:bCs/>
              </w:rPr>
              <w:t>Mục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đích</w:t>
            </w:r>
            <w:proofErr w:type="spellEnd"/>
          </w:p>
        </w:tc>
        <w:tc>
          <w:tcPr>
            <w:tcW w:w="2715" w:type="dxa"/>
          </w:tcPr>
          <w:p w14:paraId="2D3ECF7F" w14:textId="095E84F8" w:rsidR="0030106A" w:rsidRPr="00E24C10" w:rsidRDefault="0030106A" w:rsidP="000150EE">
            <w:pPr>
              <w:tabs>
                <w:tab w:val="left" w:pos="990"/>
              </w:tabs>
              <w:spacing w:after="120" w:line="360" w:lineRule="auto"/>
              <w:rPr>
                <w:b w:val="0"/>
                <w:bCs/>
              </w:rPr>
            </w:pPr>
            <w:proofErr w:type="spellStart"/>
            <w:r w:rsidRPr="00E24C10">
              <w:rPr>
                <w:b w:val="0"/>
                <w:bCs/>
              </w:rPr>
              <w:t>Tên</w:t>
            </w:r>
            <w:proofErr w:type="spellEnd"/>
            <w:r w:rsidRPr="00E24C10">
              <w:rPr>
                <w:b w:val="0"/>
                <w:bCs/>
              </w:rPr>
              <w:t xml:space="preserve"> file, </w:t>
            </w:r>
            <w:proofErr w:type="spellStart"/>
            <w:r w:rsidRPr="00E24C10">
              <w:rPr>
                <w:b w:val="0"/>
                <w:bCs/>
              </w:rPr>
              <w:t>dòng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khai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báo</w:t>
            </w:r>
            <w:proofErr w:type="spellEnd"/>
          </w:p>
        </w:tc>
      </w:tr>
      <w:tr w:rsidR="0030106A" w:rsidRPr="00E24C10" w14:paraId="62745A2D" w14:textId="77777777" w:rsidTr="00903812">
        <w:trPr>
          <w:trHeight w:val="1740"/>
        </w:trPr>
        <w:tc>
          <w:tcPr>
            <w:tcW w:w="534" w:type="dxa"/>
          </w:tcPr>
          <w:p w14:paraId="059E8006" w14:textId="77777777" w:rsidR="0030106A" w:rsidRPr="00E24C10" w:rsidRDefault="0030106A" w:rsidP="002C0C40">
            <w:pPr>
              <w:tabs>
                <w:tab w:val="left" w:pos="990"/>
              </w:tabs>
              <w:spacing w:after="120" w:line="360" w:lineRule="auto"/>
              <w:rPr>
                <w:b w:val="0"/>
                <w:bCs/>
              </w:rPr>
            </w:pPr>
            <w:r w:rsidRPr="00E24C10">
              <w:rPr>
                <w:b w:val="0"/>
                <w:bCs/>
              </w:rPr>
              <w:t>1</w:t>
            </w:r>
          </w:p>
        </w:tc>
        <w:tc>
          <w:tcPr>
            <w:tcW w:w="3156" w:type="dxa"/>
          </w:tcPr>
          <w:p w14:paraId="2CA221AD" w14:textId="6D7DDCD6" w:rsidR="0030106A" w:rsidRPr="0030106A" w:rsidRDefault="0030106A" w:rsidP="002C0C40">
            <w:pPr>
              <w:tabs>
                <w:tab w:val="left" w:pos="990"/>
              </w:tabs>
              <w:spacing w:after="120" w:line="360" w:lineRule="auto"/>
              <w:rPr>
                <w:b w:val="0"/>
                <w:bCs/>
                <w:color w:val="000000"/>
                <w:sz w:val="19"/>
                <w:szCs w:val="19"/>
              </w:rPr>
            </w:pPr>
            <w:proofErr w:type="spellStart"/>
            <w:r w:rsidRPr="0030106A">
              <w:rPr>
                <w:b w:val="0"/>
                <w:bCs/>
                <w:color w:val="2B91AF"/>
                <w:sz w:val="19"/>
                <w:szCs w:val="19"/>
              </w:rPr>
              <w:t>TextInput_</w:t>
            </w:r>
            <w:proofErr w:type="gramStart"/>
            <w:r w:rsidRPr="0030106A">
              <w:rPr>
                <w:b w:val="0"/>
                <w:bCs/>
                <w:color w:val="2B91AF"/>
                <w:sz w:val="19"/>
                <w:szCs w:val="19"/>
              </w:rPr>
              <w:t>Hander</w:t>
            </w:r>
            <w:proofErr w:type="spellEnd"/>
            <w:r w:rsidRPr="0030106A">
              <w:rPr>
                <w:b w:val="0"/>
                <w:bCs/>
                <w:color w:val="000000"/>
                <w:sz w:val="19"/>
                <w:szCs w:val="19"/>
              </w:rPr>
              <w:t>(</w:t>
            </w:r>
            <w:proofErr w:type="gramEnd"/>
            <w:r w:rsidRPr="0030106A">
              <w:rPr>
                <w:b w:val="0"/>
                <w:bCs/>
                <w:color w:val="0000FF"/>
                <w:sz w:val="19"/>
                <w:szCs w:val="19"/>
              </w:rPr>
              <w:t>string</w:t>
            </w:r>
            <w:r w:rsidRPr="0030106A">
              <w:rPr>
                <w:b w:val="0"/>
                <w:bCs/>
                <w:color w:val="000000"/>
                <w:sz w:val="19"/>
                <w:szCs w:val="19"/>
              </w:rPr>
              <w:t xml:space="preserve"> </w:t>
            </w:r>
            <w:proofErr w:type="spellStart"/>
            <w:r w:rsidRPr="0030106A">
              <w:rPr>
                <w:b w:val="0"/>
                <w:bCs/>
                <w:color w:val="000000"/>
                <w:sz w:val="19"/>
                <w:szCs w:val="19"/>
              </w:rPr>
              <w:t>textinput</w:t>
            </w:r>
            <w:proofErr w:type="spellEnd"/>
            <w:r w:rsidRPr="0030106A">
              <w:rPr>
                <w:b w:val="0"/>
                <w:bCs/>
                <w:color w:val="000000"/>
                <w:sz w:val="19"/>
                <w:szCs w:val="19"/>
              </w:rPr>
              <w:t xml:space="preserve">, </w:t>
            </w:r>
            <w:r w:rsidRPr="0030106A">
              <w:rPr>
                <w:b w:val="0"/>
                <w:bCs/>
                <w:color w:val="0000FF"/>
                <w:sz w:val="19"/>
                <w:szCs w:val="19"/>
              </w:rPr>
              <w:t>ref</w:t>
            </w:r>
            <w:r w:rsidRPr="0030106A">
              <w:rPr>
                <w:b w:val="0"/>
                <w:bCs/>
                <w:color w:val="000000"/>
                <w:sz w:val="19"/>
                <w:szCs w:val="19"/>
              </w:rPr>
              <w:t xml:space="preserve"> </w:t>
            </w:r>
            <w:proofErr w:type="spellStart"/>
            <w:r w:rsidRPr="0030106A">
              <w:rPr>
                <w:b w:val="0"/>
                <w:bCs/>
                <w:color w:val="000000"/>
                <w:sz w:val="19"/>
                <w:szCs w:val="19"/>
              </w:rPr>
              <w:t>TensorModel</w:t>
            </w:r>
            <w:proofErr w:type="spellEnd"/>
            <w:r w:rsidRPr="0030106A">
              <w:rPr>
                <w:b w:val="0"/>
                <w:bCs/>
                <w:color w:val="000000"/>
                <w:sz w:val="19"/>
                <w:szCs w:val="19"/>
              </w:rPr>
              <w:t xml:space="preserve"> _</w:t>
            </w:r>
            <w:proofErr w:type="spellStart"/>
            <w:r w:rsidRPr="0030106A">
              <w:rPr>
                <w:b w:val="0"/>
                <w:bCs/>
                <w:color w:val="000000"/>
                <w:sz w:val="19"/>
                <w:szCs w:val="19"/>
              </w:rPr>
              <w:t>ModelOutput</w:t>
            </w:r>
            <w:proofErr w:type="spellEnd"/>
            <w:r w:rsidRPr="0030106A">
              <w:rPr>
                <w:b w:val="0"/>
                <w:bCs/>
                <w:color w:val="000000"/>
                <w:sz w:val="19"/>
                <w:szCs w:val="19"/>
              </w:rPr>
              <w:t>)</w:t>
            </w:r>
          </w:p>
          <w:p w14:paraId="62F2A5DD" w14:textId="2833677F" w:rsidR="0030106A" w:rsidRPr="00E657C7" w:rsidRDefault="0030106A" w:rsidP="002C0C40">
            <w:pPr>
              <w:tabs>
                <w:tab w:val="left" w:pos="990"/>
              </w:tabs>
              <w:spacing w:after="120" w:line="360" w:lineRule="auto"/>
              <w:rPr>
                <w:b w:val="0"/>
                <w:bCs/>
                <w:color w:val="000000"/>
                <w:sz w:val="19"/>
                <w:szCs w:val="19"/>
              </w:rPr>
            </w:pPr>
            <w:r w:rsidRPr="00E657C7">
              <w:rPr>
                <w:b w:val="0"/>
                <w:bCs/>
                <w:color w:val="000000"/>
                <w:sz w:val="19"/>
                <w:szCs w:val="19"/>
              </w:rPr>
              <w:t xml:space="preserve">input: </w:t>
            </w:r>
            <w:proofErr w:type="spellStart"/>
            <w:r w:rsidR="00903812">
              <w:rPr>
                <w:b w:val="0"/>
                <w:bCs/>
                <w:color w:val="000000"/>
                <w:sz w:val="19"/>
                <w:szCs w:val="19"/>
              </w:rPr>
              <w:t>textinput</w:t>
            </w:r>
            <w:proofErr w:type="spellEnd"/>
            <w:r w:rsidR="00903812">
              <w:rPr>
                <w:b w:val="0"/>
                <w:bCs/>
                <w:color w:val="000000"/>
                <w:sz w:val="19"/>
                <w:szCs w:val="19"/>
              </w:rPr>
              <w:t xml:space="preserve">, </w:t>
            </w:r>
            <w:proofErr w:type="spellStart"/>
            <w:r w:rsidR="00903812">
              <w:rPr>
                <w:b w:val="0"/>
                <w:bCs/>
                <w:color w:val="000000"/>
                <w:sz w:val="19"/>
                <w:szCs w:val="19"/>
              </w:rPr>
              <w:t>TensorModel</w:t>
            </w:r>
            <w:proofErr w:type="spellEnd"/>
            <w:r w:rsidR="00903812">
              <w:rPr>
                <w:b w:val="0"/>
                <w:bCs/>
                <w:color w:val="000000"/>
                <w:sz w:val="19"/>
                <w:szCs w:val="19"/>
              </w:rPr>
              <w:t>_</w:t>
            </w:r>
            <w:r w:rsidR="00903812" w:rsidRPr="0030106A">
              <w:rPr>
                <w:b w:val="0"/>
                <w:bCs/>
                <w:color w:val="000000"/>
                <w:sz w:val="19"/>
                <w:szCs w:val="19"/>
              </w:rPr>
              <w:t xml:space="preserve"> </w:t>
            </w:r>
            <w:proofErr w:type="spellStart"/>
            <w:r w:rsidR="00903812" w:rsidRPr="0030106A">
              <w:rPr>
                <w:b w:val="0"/>
                <w:bCs/>
                <w:color w:val="000000"/>
                <w:sz w:val="19"/>
                <w:szCs w:val="19"/>
              </w:rPr>
              <w:t>ModelOutput</w:t>
            </w:r>
            <w:proofErr w:type="spellEnd"/>
          </w:p>
          <w:p w14:paraId="11D1FC16" w14:textId="77777777" w:rsidR="0030106A" w:rsidRPr="00E24C10" w:rsidRDefault="0030106A" w:rsidP="002C0C40">
            <w:pPr>
              <w:tabs>
                <w:tab w:val="left" w:pos="990"/>
              </w:tabs>
              <w:spacing w:after="120" w:line="360" w:lineRule="auto"/>
              <w:rPr>
                <w:b w:val="0"/>
                <w:bCs/>
                <w:color w:val="000000"/>
                <w:sz w:val="19"/>
                <w:szCs w:val="19"/>
              </w:rPr>
            </w:pPr>
            <w:r w:rsidRPr="00E24C10">
              <w:rPr>
                <w:b w:val="0"/>
                <w:bCs/>
                <w:color w:val="000000"/>
                <w:sz w:val="19"/>
                <w:szCs w:val="19"/>
              </w:rPr>
              <w:t>output: None</w:t>
            </w:r>
          </w:p>
        </w:tc>
        <w:tc>
          <w:tcPr>
            <w:tcW w:w="3960" w:type="dxa"/>
          </w:tcPr>
          <w:p w14:paraId="3FC08194" w14:textId="10C0C1E4" w:rsidR="0030106A" w:rsidRPr="00E657C7" w:rsidRDefault="0030106A" w:rsidP="00903812">
            <w:pPr>
              <w:tabs>
                <w:tab w:val="left" w:pos="990"/>
              </w:tabs>
              <w:spacing w:after="120" w:line="360" w:lineRule="auto"/>
              <w:jc w:val="both"/>
              <w:rPr>
                <w:b w:val="0"/>
                <w:bCs/>
              </w:rPr>
            </w:pPr>
            <w:proofErr w:type="spellStart"/>
            <w:r>
              <w:rPr>
                <w:b w:val="0"/>
                <w:bCs/>
              </w:rPr>
              <w:t>Khởi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tạo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đối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tượng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TextInput</w:t>
            </w:r>
            <w:r w:rsidR="00903812">
              <w:rPr>
                <w:b w:val="0"/>
                <w:bCs/>
              </w:rPr>
              <w:t>_</w:t>
            </w:r>
            <w:r>
              <w:rPr>
                <w:b w:val="0"/>
                <w:bCs/>
              </w:rPr>
              <w:t>Hander</w:t>
            </w:r>
            <w:proofErr w:type="spellEnd"/>
            <w:r>
              <w:rPr>
                <w:b w:val="0"/>
                <w:bCs/>
              </w:rPr>
              <w:t xml:space="preserve">. </w:t>
            </w:r>
            <w:proofErr w:type="spellStart"/>
            <w:r>
              <w:rPr>
                <w:b w:val="0"/>
                <w:bCs/>
              </w:rPr>
              <w:t>Đọc</w:t>
            </w:r>
            <w:proofErr w:type="spellEnd"/>
            <w:r w:rsidR="00903812">
              <w:rPr>
                <w:b w:val="0"/>
                <w:bCs/>
              </w:rPr>
              <w:t xml:space="preserve"> </w:t>
            </w:r>
            <w:proofErr w:type="spellStart"/>
            <w:r w:rsidR="00903812">
              <w:rPr>
                <w:b w:val="0"/>
                <w:bCs/>
              </w:rPr>
              <w:t>và</w:t>
            </w:r>
            <w:proofErr w:type="spellEnd"/>
            <w:r w:rsidR="00903812">
              <w:rPr>
                <w:b w:val="0"/>
                <w:bCs/>
              </w:rPr>
              <w:t xml:space="preserve"> </w:t>
            </w:r>
            <w:proofErr w:type="spellStart"/>
            <w:r w:rsidR="00903812">
              <w:rPr>
                <w:b w:val="0"/>
                <w:bCs/>
              </w:rPr>
              <w:t>chuẩn</w:t>
            </w:r>
            <w:proofErr w:type="spellEnd"/>
            <w:r w:rsidR="00903812">
              <w:rPr>
                <w:b w:val="0"/>
                <w:bCs/>
              </w:rPr>
              <w:t xml:space="preserve"> </w:t>
            </w:r>
            <w:proofErr w:type="spellStart"/>
            <w:r w:rsidR="00903812">
              <w:rPr>
                <w:b w:val="0"/>
                <w:bCs/>
              </w:rPr>
              <w:t>hoá</w:t>
            </w:r>
            <w:proofErr w:type="spellEnd"/>
            <w:r>
              <w:rPr>
                <w:b w:val="0"/>
                <w:bCs/>
              </w:rPr>
              <w:t xml:space="preserve"> input scripts, chia</w:t>
            </w:r>
            <w:r w:rsidR="00903812">
              <w:rPr>
                <w:b w:val="0"/>
                <w:bCs/>
              </w:rPr>
              <w:t xml:space="preserve"> </w:t>
            </w:r>
            <w:proofErr w:type="spellStart"/>
            <w:r w:rsidR="00903812">
              <w:rPr>
                <w:b w:val="0"/>
                <w:bCs/>
              </w:rPr>
              <w:t>cả</w:t>
            </w:r>
            <w:proofErr w:type="spellEnd"/>
            <w:r w:rsidR="00903812">
              <w:rPr>
                <w:b w:val="0"/>
                <w:bCs/>
              </w:rPr>
              <w:t xml:space="preserve"> </w:t>
            </w:r>
            <w:proofErr w:type="spellStart"/>
            <w:r w:rsidR="00903812">
              <w:rPr>
                <w:b w:val="0"/>
                <w:bCs/>
              </w:rPr>
              <w:t>đoạn</w:t>
            </w:r>
            <w:proofErr w:type="spellEnd"/>
            <w:r w:rsidR="00903812">
              <w:rPr>
                <w:b w:val="0"/>
                <w:bCs/>
              </w:rPr>
              <w:t xml:space="preserve"> scripts</w:t>
            </w:r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thành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từng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dòng</w:t>
            </w:r>
            <w:proofErr w:type="spellEnd"/>
            <w:r>
              <w:rPr>
                <w:b w:val="0"/>
                <w:bCs/>
              </w:rPr>
              <w:t xml:space="preserve">, </w:t>
            </w:r>
            <w:proofErr w:type="spellStart"/>
            <w:r>
              <w:rPr>
                <w:b w:val="0"/>
                <w:bCs/>
              </w:rPr>
              <w:t>lưu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vào</w:t>
            </w:r>
            <w:proofErr w:type="spellEnd"/>
            <w:r>
              <w:rPr>
                <w:b w:val="0"/>
                <w:bCs/>
              </w:rPr>
              <w:t xml:space="preserve"> </w:t>
            </w:r>
            <w:r w:rsidRPr="0030106A">
              <w:rPr>
                <w:b w:val="0"/>
                <w:bCs/>
                <w:color w:val="000000"/>
                <w:szCs w:val="26"/>
              </w:rPr>
              <w:t>List&lt;</w:t>
            </w:r>
            <w:r w:rsidRPr="0030106A">
              <w:rPr>
                <w:b w:val="0"/>
                <w:bCs/>
                <w:color w:val="0000FF"/>
                <w:szCs w:val="26"/>
              </w:rPr>
              <w:t>string</w:t>
            </w:r>
            <w:r w:rsidRPr="0030106A">
              <w:rPr>
                <w:b w:val="0"/>
                <w:bCs/>
                <w:color w:val="000000"/>
                <w:szCs w:val="26"/>
              </w:rPr>
              <w:t xml:space="preserve">&gt; </w:t>
            </w:r>
            <w:proofErr w:type="spellStart"/>
            <w:proofErr w:type="gramStart"/>
            <w:r w:rsidRPr="0030106A">
              <w:rPr>
                <w:b w:val="0"/>
                <w:bCs/>
                <w:color w:val="000000"/>
                <w:szCs w:val="26"/>
              </w:rPr>
              <w:t>RawTextData</w:t>
            </w:r>
            <w:proofErr w:type="spellEnd"/>
            <w:r>
              <w:rPr>
                <w:b w:val="0"/>
                <w:bCs/>
              </w:rPr>
              <w:t xml:space="preserve"> .</w:t>
            </w:r>
            <w:proofErr w:type="gram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Đồng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thờ</w:t>
            </w:r>
            <w:r w:rsidR="00903812">
              <w:rPr>
                <w:b w:val="0"/>
                <w:bCs/>
              </w:rPr>
              <w:t>i</w:t>
            </w:r>
            <w:proofErr w:type="spellEnd"/>
            <w:r w:rsidR="00903812">
              <w:rPr>
                <w:b w:val="0"/>
                <w:bCs/>
              </w:rPr>
              <w:t xml:space="preserve"> </w:t>
            </w:r>
            <w:proofErr w:type="spellStart"/>
            <w:r w:rsidR="00903812">
              <w:rPr>
                <w:b w:val="0"/>
                <w:bCs/>
              </w:rPr>
              <w:t>tạo</w:t>
            </w:r>
            <w:proofErr w:type="spellEnd"/>
            <w:r w:rsidR="00903812">
              <w:rPr>
                <w:b w:val="0"/>
                <w:bCs/>
              </w:rPr>
              <w:t xml:space="preserve"> </w:t>
            </w:r>
            <w:proofErr w:type="spellStart"/>
            <w:r w:rsidR="00903812">
              <w:rPr>
                <w:b w:val="0"/>
                <w:bCs/>
              </w:rPr>
              <w:t>một</w:t>
            </w:r>
            <w:proofErr w:type="spellEnd"/>
            <w:r w:rsidR="00903812">
              <w:rPr>
                <w:b w:val="0"/>
                <w:bCs/>
              </w:rPr>
              <w:t xml:space="preserve"> model ANN </w:t>
            </w:r>
            <w:proofErr w:type="spellStart"/>
            <w:r w:rsidR="00903812">
              <w:rPr>
                <w:b w:val="0"/>
                <w:bCs/>
              </w:rPr>
              <w:t>rỗng</w:t>
            </w:r>
            <w:proofErr w:type="spellEnd"/>
            <w:r w:rsidR="00903812">
              <w:rPr>
                <w:b w:val="0"/>
                <w:bCs/>
              </w:rPr>
              <w:t xml:space="preserve"> </w:t>
            </w:r>
            <w:proofErr w:type="spellStart"/>
            <w:r w:rsidR="00903812">
              <w:rPr>
                <w:b w:val="0"/>
                <w:bCs/>
              </w:rPr>
              <w:t>để</w:t>
            </w:r>
            <w:proofErr w:type="spellEnd"/>
            <w:r w:rsidR="00903812">
              <w:rPr>
                <w:b w:val="0"/>
                <w:bCs/>
              </w:rPr>
              <w:t xml:space="preserve"> </w:t>
            </w:r>
            <w:proofErr w:type="spellStart"/>
            <w:r w:rsidR="00903812">
              <w:rPr>
                <w:b w:val="0"/>
                <w:bCs/>
              </w:rPr>
              <w:t>chứa</w:t>
            </w:r>
            <w:proofErr w:type="spellEnd"/>
            <w:r w:rsidR="00903812">
              <w:rPr>
                <w:b w:val="0"/>
                <w:bCs/>
              </w:rPr>
              <w:t xml:space="preserve"> </w:t>
            </w:r>
            <w:proofErr w:type="spellStart"/>
            <w:r w:rsidR="00903812">
              <w:rPr>
                <w:b w:val="0"/>
                <w:bCs/>
              </w:rPr>
              <w:t>các</w:t>
            </w:r>
            <w:proofErr w:type="spellEnd"/>
            <w:r w:rsidR="00903812">
              <w:rPr>
                <w:b w:val="0"/>
                <w:bCs/>
              </w:rPr>
              <w:t xml:space="preserve"> Layer</w:t>
            </w:r>
          </w:p>
        </w:tc>
        <w:tc>
          <w:tcPr>
            <w:tcW w:w="2715" w:type="dxa"/>
          </w:tcPr>
          <w:p w14:paraId="15330C87" w14:textId="6053BEB5" w:rsidR="0030106A" w:rsidRPr="00E24C10" w:rsidRDefault="00903812" w:rsidP="000150EE">
            <w:pPr>
              <w:tabs>
                <w:tab w:val="left" w:pos="990"/>
              </w:tabs>
              <w:spacing w:after="120" w:line="360" w:lineRule="auto"/>
              <w:rPr>
                <w:b w:val="0"/>
                <w:bCs/>
              </w:rPr>
            </w:pPr>
            <w:proofErr w:type="spellStart"/>
            <w:r>
              <w:rPr>
                <w:b w:val="0"/>
                <w:bCs/>
              </w:rPr>
              <w:t>TextInput_Hander.cs</w:t>
            </w:r>
            <w:proofErr w:type="spellEnd"/>
            <w:r>
              <w:rPr>
                <w:b w:val="0"/>
                <w:bCs/>
              </w:rPr>
              <w:t xml:space="preserve"> (15)</w:t>
            </w:r>
          </w:p>
        </w:tc>
      </w:tr>
      <w:tr w:rsidR="00903812" w:rsidRPr="00E24C10" w14:paraId="2B7A8676" w14:textId="77777777" w:rsidTr="00903812">
        <w:trPr>
          <w:trHeight w:val="1740"/>
        </w:trPr>
        <w:tc>
          <w:tcPr>
            <w:tcW w:w="534" w:type="dxa"/>
          </w:tcPr>
          <w:p w14:paraId="243E5F53" w14:textId="33A050CA" w:rsidR="00903812" w:rsidRPr="00E24C10" w:rsidRDefault="00903812" w:rsidP="002C0C40">
            <w:pPr>
              <w:tabs>
                <w:tab w:val="left" w:pos="990"/>
              </w:tabs>
              <w:rPr>
                <w:b w:val="0"/>
                <w:bCs/>
              </w:rPr>
            </w:pPr>
            <w:r>
              <w:rPr>
                <w:b w:val="0"/>
                <w:bCs/>
              </w:rPr>
              <w:t>2</w:t>
            </w:r>
          </w:p>
        </w:tc>
        <w:tc>
          <w:tcPr>
            <w:tcW w:w="3156" w:type="dxa"/>
          </w:tcPr>
          <w:p w14:paraId="17AA104B" w14:textId="38915210" w:rsidR="00903812" w:rsidRDefault="00903812" w:rsidP="00903812">
            <w:pPr>
              <w:tabs>
                <w:tab w:val="left" w:pos="990"/>
              </w:tabs>
              <w:spacing w:after="120" w:line="360" w:lineRule="auto"/>
              <w:rPr>
                <w:b w:val="0"/>
                <w:bCs/>
                <w:color w:val="000000"/>
                <w:sz w:val="19"/>
                <w:szCs w:val="19"/>
              </w:rPr>
            </w:pPr>
            <w:proofErr w:type="spellStart"/>
            <w:r w:rsidRPr="00903812">
              <w:rPr>
                <w:b w:val="0"/>
                <w:bCs/>
                <w:color w:val="000000"/>
                <w:sz w:val="19"/>
                <w:szCs w:val="19"/>
              </w:rPr>
              <w:t>TensorModel</w:t>
            </w:r>
            <w:proofErr w:type="spellEnd"/>
            <w:r w:rsidRPr="00903812">
              <w:rPr>
                <w:b w:val="0"/>
                <w:bCs/>
                <w:color w:val="000000"/>
                <w:sz w:val="19"/>
                <w:szCs w:val="19"/>
              </w:rPr>
              <w:t xml:space="preserve"> </w:t>
            </w:r>
            <w:proofErr w:type="spellStart"/>
            <w:proofErr w:type="gramStart"/>
            <w:r w:rsidRPr="00903812">
              <w:rPr>
                <w:b w:val="0"/>
                <w:bCs/>
                <w:color w:val="000000"/>
                <w:sz w:val="19"/>
                <w:szCs w:val="19"/>
              </w:rPr>
              <w:t>ReadModel</w:t>
            </w:r>
            <w:proofErr w:type="spellEnd"/>
            <w:r w:rsidRPr="00903812">
              <w:rPr>
                <w:b w:val="0"/>
                <w:bCs/>
                <w:color w:val="000000"/>
                <w:sz w:val="19"/>
                <w:szCs w:val="19"/>
              </w:rPr>
              <w:t>(</w:t>
            </w:r>
            <w:proofErr w:type="gramEnd"/>
            <w:r w:rsidRPr="00903812">
              <w:rPr>
                <w:b w:val="0"/>
                <w:bCs/>
                <w:color w:val="000000"/>
                <w:sz w:val="19"/>
                <w:szCs w:val="19"/>
              </w:rPr>
              <w:t>List&lt;</w:t>
            </w:r>
            <w:r w:rsidRPr="00903812">
              <w:rPr>
                <w:b w:val="0"/>
                <w:bCs/>
                <w:color w:val="0000FF"/>
                <w:sz w:val="19"/>
                <w:szCs w:val="19"/>
              </w:rPr>
              <w:t>string</w:t>
            </w:r>
            <w:r w:rsidRPr="00903812">
              <w:rPr>
                <w:b w:val="0"/>
                <w:bCs/>
                <w:color w:val="000000"/>
                <w:sz w:val="19"/>
                <w:szCs w:val="19"/>
              </w:rPr>
              <w:t>&gt; _</w:t>
            </w:r>
            <w:proofErr w:type="spellStart"/>
            <w:r w:rsidRPr="00903812">
              <w:rPr>
                <w:b w:val="0"/>
                <w:bCs/>
                <w:color w:val="000000"/>
                <w:sz w:val="19"/>
                <w:szCs w:val="19"/>
              </w:rPr>
              <w:t>RawData</w:t>
            </w:r>
            <w:proofErr w:type="spellEnd"/>
            <w:r w:rsidRPr="00903812">
              <w:rPr>
                <w:b w:val="0"/>
                <w:bCs/>
                <w:color w:val="000000"/>
                <w:sz w:val="19"/>
                <w:szCs w:val="19"/>
              </w:rPr>
              <w:t>)</w:t>
            </w:r>
          </w:p>
          <w:p w14:paraId="723FBFE5" w14:textId="52BBE451" w:rsidR="00903812" w:rsidRPr="00E657C7" w:rsidRDefault="00903812" w:rsidP="00903812">
            <w:pPr>
              <w:tabs>
                <w:tab w:val="left" w:pos="990"/>
              </w:tabs>
              <w:spacing w:after="120" w:line="360" w:lineRule="auto"/>
              <w:rPr>
                <w:b w:val="0"/>
                <w:bCs/>
                <w:color w:val="000000"/>
                <w:sz w:val="19"/>
                <w:szCs w:val="19"/>
              </w:rPr>
            </w:pPr>
            <w:r w:rsidRPr="00E657C7">
              <w:rPr>
                <w:b w:val="0"/>
                <w:bCs/>
                <w:color w:val="000000"/>
                <w:sz w:val="19"/>
                <w:szCs w:val="19"/>
              </w:rPr>
              <w:t xml:space="preserve">input: </w:t>
            </w:r>
            <w:r>
              <w:rPr>
                <w:b w:val="0"/>
                <w:bCs/>
                <w:color w:val="000000"/>
                <w:sz w:val="19"/>
                <w:szCs w:val="19"/>
              </w:rPr>
              <w:t>_</w:t>
            </w:r>
            <w:proofErr w:type="spellStart"/>
            <w:r>
              <w:rPr>
                <w:b w:val="0"/>
                <w:bCs/>
                <w:color w:val="000000"/>
                <w:sz w:val="19"/>
                <w:szCs w:val="19"/>
              </w:rPr>
              <w:t>RawData</w:t>
            </w:r>
            <w:proofErr w:type="spellEnd"/>
          </w:p>
          <w:p w14:paraId="07DBC4D4" w14:textId="4A09F177" w:rsidR="00903812" w:rsidRPr="00903812" w:rsidRDefault="00903812" w:rsidP="00903812">
            <w:pPr>
              <w:tabs>
                <w:tab w:val="left" w:pos="990"/>
              </w:tabs>
              <w:spacing w:after="120" w:line="360" w:lineRule="auto"/>
              <w:rPr>
                <w:b w:val="0"/>
                <w:bCs/>
                <w:color w:val="2B91AF"/>
                <w:sz w:val="19"/>
                <w:szCs w:val="19"/>
              </w:rPr>
            </w:pPr>
            <w:r w:rsidRPr="00E24C10">
              <w:rPr>
                <w:b w:val="0"/>
                <w:bCs/>
                <w:color w:val="000000"/>
                <w:sz w:val="19"/>
                <w:szCs w:val="19"/>
              </w:rPr>
              <w:t xml:space="preserve">output: </w:t>
            </w:r>
            <w:proofErr w:type="spellStart"/>
            <w:r>
              <w:rPr>
                <w:b w:val="0"/>
                <w:bCs/>
                <w:color w:val="000000"/>
                <w:sz w:val="19"/>
                <w:szCs w:val="19"/>
              </w:rPr>
              <w:t>TensorModel</w:t>
            </w:r>
            <w:proofErr w:type="spellEnd"/>
          </w:p>
        </w:tc>
        <w:tc>
          <w:tcPr>
            <w:tcW w:w="3960" w:type="dxa"/>
          </w:tcPr>
          <w:p w14:paraId="151AAC0B" w14:textId="324B974B" w:rsidR="00903812" w:rsidRDefault="00903812" w:rsidP="00903812">
            <w:pPr>
              <w:tabs>
                <w:tab w:val="left" w:pos="990"/>
              </w:tabs>
              <w:spacing w:after="120" w:line="360" w:lineRule="auto"/>
              <w:jc w:val="both"/>
              <w:rPr>
                <w:b w:val="0"/>
                <w:bCs/>
              </w:rPr>
            </w:pPr>
            <w:proofErr w:type="spellStart"/>
            <w:r>
              <w:rPr>
                <w:b w:val="0"/>
                <w:bCs/>
              </w:rPr>
              <w:t>Từ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các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dòng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đã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được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xử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lí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và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chuẩn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hoá</w:t>
            </w:r>
            <w:proofErr w:type="spellEnd"/>
            <w:r>
              <w:rPr>
                <w:b w:val="0"/>
                <w:bCs/>
              </w:rPr>
              <w:t xml:space="preserve">, </w:t>
            </w:r>
            <w:proofErr w:type="spellStart"/>
            <w:r>
              <w:rPr>
                <w:b w:val="0"/>
                <w:bCs/>
              </w:rPr>
              <w:t>tạo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nên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một</w:t>
            </w:r>
            <w:proofErr w:type="spellEnd"/>
            <w:r>
              <w:rPr>
                <w:b w:val="0"/>
                <w:bCs/>
              </w:rPr>
              <w:t xml:space="preserve"> Model ANN </w:t>
            </w:r>
            <w:proofErr w:type="spellStart"/>
            <w:r>
              <w:rPr>
                <w:b w:val="0"/>
                <w:bCs/>
              </w:rPr>
              <w:t>hoàn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chỉnh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với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chuẩn</w:t>
            </w:r>
            <w:proofErr w:type="spellEnd"/>
            <w:r>
              <w:rPr>
                <w:b w:val="0"/>
                <w:bCs/>
              </w:rPr>
              <w:t xml:space="preserve"> TensorFlow Layer API </w:t>
            </w:r>
          </w:p>
        </w:tc>
        <w:tc>
          <w:tcPr>
            <w:tcW w:w="2715" w:type="dxa"/>
          </w:tcPr>
          <w:p w14:paraId="3B46F039" w14:textId="5783D8E4" w:rsidR="00903812" w:rsidRDefault="00903812" w:rsidP="000150EE">
            <w:pPr>
              <w:tabs>
                <w:tab w:val="left" w:pos="990"/>
              </w:tabs>
              <w:spacing w:after="120" w:line="360" w:lineRule="auto"/>
              <w:rPr>
                <w:b w:val="0"/>
                <w:bCs/>
              </w:rPr>
            </w:pPr>
            <w:proofErr w:type="spellStart"/>
            <w:r>
              <w:rPr>
                <w:b w:val="0"/>
                <w:bCs/>
              </w:rPr>
              <w:t>TextInput_Hander.cs</w:t>
            </w:r>
            <w:proofErr w:type="spellEnd"/>
            <w:r>
              <w:rPr>
                <w:b w:val="0"/>
                <w:bCs/>
              </w:rPr>
              <w:t xml:space="preserve"> (35)</w:t>
            </w:r>
          </w:p>
        </w:tc>
      </w:tr>
      <w:tr w:rsidR="00903812" w:rsidRPr="00E24C10" w14:paraId="5AB89613" w14:textId="77777777" w:rsidTr="00903812">
        <w:trPr>
          <w:trHeight w:val="1740"/>
        </w:trPr>
        <w:tc>
          <w:tcPr>
            <w:tcW w:w="534" w:type="dxa"/>
          </w:tcPr>
          <w:p w14:paraId="7E0A58B6" w14:textId="766249EA" w:rsidR="00903812" w:rsidRDefault="00903812" w:rsidP="002C0C40">
            <w:pPr>
              <w:tabs>
                <w:tab w:val="left" w:pos="990"/>
              </w:tabs>
              <w:rPr>
                <w:b w:val="0"/>
                <w:bCs/>
              </w:rPr>
            </w:pPr>
            <w:r>
              <w:rPr>
                <w:b w:val="0"/>
                <w:bCs/>
              </w:rPr>
              <w:t>3</w:t>
            </w:r>
          </w:p>
        </w:tc>
        <w:tc>
          <w:tcPr>
            <w:tcW w:w="3156" w:type="dxa"/>
          </w:tcPr>
          <w:p w14:paraId="56380D6F" w14:textId="18E718B8" w:rsidR="00903812" w:rsidRDefault="00903812" w:rsidP="00903812">
            <w:pPr>
              <w:tabs>
                <w:tab w:val="left" w:pos="990"/>
              </w:tabs>
              <w:spacing w:after="120" w:line="360" w:lineRule="auto"/>
              <w:rPr>
                <w:b w:val="0"/>
                <w:bCs/>
                <w:color w:val="000000"/>
                <w:sz w:val="19"/>
                <w:szCs w:val="19"/>
              </w:rPr>
            </w:pPr>
            <w:r w:rsidRPr="00903812">
              <w:rPr>
                <w:b w:val="0"/>
                <w:bCs/>
                <w:color w:val="000000"/>
                <w:sz w:val="19"/>
                <w:szCs w:val="19"/>
              </w:rPr>
              <w:t xml:space="preserve">Layer </w:t>
            </w:r>
            <w:proofErr w:type="spellStart"/>
            <w:proofErr w:type="gramStart"/>
            <w:r w:rsidRPr="00903812">
              <w:rPr>
                <w:b w:val="0"/>
                <w:bCs/>
                <w:color w:val="000000"/>
                <w:sz w:val="19"/>
                <w:szCs w:val="19"/>
              </w:rPr>
              <w:t>LayerReader</w:t>
            </w:r>
            <w:proofErr w:type="spellEnd"/>
            <w:r w:rsidRPr="00903812">
              <w:rPr>
                <w:b w:val="0"/>
                <w:bCs/>
                <w:color w:val="000000"/>
                <w:sz w:val="19"/>
                <w:szCs w:val="19"/>
              </w:rPr>
              <w:t>(</w:t>
            </w:r>
            <w:proofErr w:type="gramEnd"/>
            <w:r w:rsidRPr="00903812">
              <w:rPr>
                <w:b w:val="0"/>
                <w:bCs/>
                <w:color w:val="0000FF"/>
                <w:sz w:val="19"/>
                <w:szCs w:val="19"/>
              </w:rPr>
              <w:t>string</w:t>
            </w:r>
            <w:r w:rsidRPr="00903812">
              <w:rPr>
                <w:b w:val="0"/>
                <w:bCs/>
                <w:color w:val="000000"/>
                <w:sz w:val="19"/>
                <w:szCs w:val="19"/>
              </w:rPr>
              <w:t xml:space="preserve"> _input)</w:t>
            </w:r>
          </w:p>
          <w:p w14:paraId="096890A2" w14:textId="0FEA197D" w:rsidR="00903812" w:rsidRPr="00E657C7" w:rsidRDefault="00903812" w:rsidP="00903812">
            <w:pPr>
              <w:tabs>
                <w:tab w:val="left" w:pos="990"/>
              </w:tabs>
              <w:spacing w:after="120" w:line="360" w:lineRule="auto"/>
              <w:rPr>
                <w:b w:val="0"/>
                <w:bCs/>
                <w:color w:val="000000"/>
                <w:sz w:val="19"/>
                <w:szCs w:val="19"/>
              </w:rPr>
            </w:pPr>
            <w:r w:rsidRPr="00E657C7">
              <w:rPr>
                <w:b w:val="0"/>
                <w:bCs/>
                <w:color w:val="000000"/>
                <w:sz w:val="19"/>
                <w:szCs w:val="19"/>
              </w:rPr>
              <w:t xml:space="preserve">input: </w:t>
            </w:r>
            <w:r>
              <w:rPr>
                <w:b w:val="0"/>
                <w:bCs/>
                <w:color w:val="000000"/>
                <w:sz w:val="19"/>
                <w:szCs w:val="19"/>
              </w:rPr>
              <w:t>_input</w:t>
            </w:r>
          </w:p>
          <w:p w14:paraId="6DFA339A" w14:textId="03779FC6" w:rsidR="00903812" w:rsidRPr="00903812" w:rsidRDefault="00903812" w:rsidP="00903812">
            <w:pPr>
              <w:tabs>
                <w:tab w:val="left" w:pos="990"/>
              </w:tabs>
              <w:spacing w:after="120" w:line="360" w:lineRule="auto"/>
              <w:rPr>
                <w:b w:val="0"/>
                <w:bCs/>
                <w:color w:val="0000FF"/>
                <w:sz w:val="19"/>
                <w:szCs w:val="19"/>
              </w:rPr>
            </w:pPr>
            <w:r w:rsidRPr="00E24C10">
              <w:rPr>
                <w:b w:val="0"/>
                <w:bCs/>
                <w:color w:val="000000"/>
                <w:sz w:val="19"/>
                <w:szCs w:val="19"/>
              </w:rPr>
              <w:t xml:space="preserve">output: </w:t>
            </w:r>
            <w:r>
              <w:rPr>
                <w:b w:val="0"/>
                <w:bCs/>
                <w:color w:val="000000"/>
                <w:sz w:val="19"/>
                <w:szCs w:val="19"/>
              </w:rPr>
              <w:t>Layer</w:t>
            </w:r>
          </w:p>
        </w:tc>
        <w:tc>
          <w:tcPr>
            <w:tcW w:w="3960" w:type="dxa"/>
          </w:tcPr>
          <w:p w14:paraId="329A93F5" w14:textId="4B884883" w:rsidR="00903812" w:rsidRDefault="00903812" w:rsidP="00903812">
            <w:pPr>
              <w:tabs>
                <w:tab w:val="left" w:pos="990"/>
              </w:tabs>
              <w:spacing w:after="120" w:line="360" w:lineRule="auto"/>
              <w:jc w:val="both"/>
              <w:rPr>
                <w:b w:val="0"/>
                <w:bCs/>
              </w:rPr>
            </w:pPr>
            <w:proofErr w:type="spellStart"/>
            <w:r>
              <w:rPr>
                <w:b w:val="0"/>
                <w:bCs/>
              </w:rPr>
              <w:t>Đọc</w:t>
            </w:r>
            <w:proofErr w:type="spellEnd"/>
            <w:r>
              <w:rPr>
                <w:b w:val="0"/>
                <w:bCs/>
              </w:rPr>
              <w:t xml:space="preserve"> scripts </w:t>
            </w:r>
            <w:proofErr w:type="spellStart"/>
            <w:r>
              <w:rPr>
                <w:b w:val="0"/>
                <w:bCs/>
              </w:rPr>
              <w:t>theo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từng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dòng</w:t>
            </w:r>
            <w:proofErr w:type="spellEnd"/>
            <w:r>
              <w:rPr>
                <w:b w:val="0"/>
                <w:bCs/>
              </w:rPr>
              <w:t xml:space="preserve">, </w:t>
            </w:r>
            <w:proofErr w:type="spellStart"/>
            <w:r>
              <w:rPr>
                <w:b w:val="0"/>
                <w:bCs/>
              </w:rPr>
              <w:t>trả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về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một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đối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tượng</w:t>
            </w:r>
            <w:proofErr w:type="spellEnd"/>
            <w:r>
              <w:rPr>
                <w:b w:val="0"/>
                <w:bCs/>
              </w:rPr>
              <w:t xml:space="preserve"> Layer </w:t>
            </w:r>
            <w:proofErr w:type="spellStart"/>
            <w:r>
              <w:rPr>
                <w:b w:val="0"/>
                <w:bCs/>
              </w:rPr>
              <w:t>theo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mô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tả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của</w:t>
            </w:r>
            <w:proofErr w:type="spellEnd"/>
            <w:r>
              <w:rPr>
                <w:b w:val="0"/>
                <w:bCs/>
              </w:rPr>
              <w:t xml:space="preserve"> scripts</w:t>
            </w:r>
          </w:p>
        </w:tc>
        <w:tc>
          <w:tcPr>
            <w:tcW w:w="2715" w:type="dxa"/>
          </w:tcPr>
          <w:p w14:paraId="6F2ADEF7" w14:textId="2BC21931" w:rsidR="00903812" w:rsidRDefault="000150EE" w:rsidP="000150EE">
            <w:pPr>
              <w:tabs>
                <w:tab w:val="left" w:pos="990"/>
              </w:tabs>
              <w:spacing w:after="120" w:line="360" w:lineRule="auto"/>
              <w:rPr>
                <w:b w:val="0"/>
                <w:bCs/>
              </w:rPr>
            </w:pPr>
            <w:proofErr w:type="spellStart"/>
            <w:r>
              <w:rPr>
                <w:b w:val="0"/>
                <w:bCs/>
              </w:rPr>
              <w:t>TextInput_Hander.cs</w:t>
            </w:r>
            <w:proofErr w:type="spellEnd"/>
            <w:r>
              <w:rPr>
                <w:b w:val="0"/>
                <w:bCs/>
              </w:rPr>
              <w:t xml:space="preserve"> (61)</w:t>
            </w:r>
          </w:p>
        </w:tc>
      </w:tr>
      <w:tr w:rsidR="00903812" w:rsidRPr="00E24C10" w14:paraId="78F81E8C" w14:textId="77777777" w:rsidTr="00903812">
        <w:trPr>
          <w:trHeight w:val="1740"/>
        </w:trPr>
        <w:tc>
          <w:tcPr>
            <w:tcW w:w="534" w:type="dxa"/>
          </w:tcPr>
          <w:p w14:paraId="57E81A70" w14:textId="441DB1A9" w:rsidR="00903812" w:rsidRDefault="00903812" w:rsidP="002C0C40">
            <w:pPr>
              <w:tabs>
                <w:tab w:val="left" w:pos="990"/>
              </w:tabs>
              <w:rPr>
                <w:b w:val="0"/>
                <w:bCs/>
              </w:rPr>
            </w:pPr>
            <w:r>
              <w:rPr>
                <w:b w:val="0"/>
                <w:bCs/>
              </w:rPr>
              <w:lastRenderedPageBreak/>
              <w:t>4</w:t>
            </w:r>
          </w:p>
        </w:tc>
        <w:tc>
          <w:tcPr>
            <w:tcW w:w="3156" w:type="dxa"/>
          </w:tcPr>
          <w:p w14:paraId="0DD62D7C" w14:textId="2BAABF11" w:rsidR="00903812" w:rsidRDefault="00903812" w:rsidP="00903812">
            <w:pPr>
              <w:tabs>
                <w:tab w:val="left" w:pos="990"/>
              </w:tabs>
              <w:spacing w:after="120" w:line="360" w:lineRule="auto"/>
              <w:rPr>
                <w:color w:val="000000"/>
                <w:sz w:val="19"/>
                <w:szCs w:val="19"/>
              </w:rPr>
            </w:pPr>
            <w:r w:rsidRPr="00903812">
              <w:rPr>
                <w:color w:val="000000"/>
                <w:sz w:val="19"/>
                <w:szCs w:val="19"/>
              </w:rPr>
              <w:t xml:space="preserve">Layer </w:t>
            </w:r>
            <w:proofErr w:type="spellStart"/>
            <w:proofErr w:type="gramStart"/>
            <w:r w:rsidRPr="00903812">
              <w:rPr>
                <w:color w:val="000000"/>
                <w:sz w:val="19"/>
                <w:szCs w:val="19"/>
              </w:rPr>
              <w:t>CreateLayerByType</w:t>
            </w:r>
            <w:proofErr w:type="spellEnd"/>
            <w:r w:rsidRPr="00903812">
              <w:rPr>
                <w:color w:val="000000"/>
                <w:sz w:val="19"/>
                <w:szCs w:val="19"/>
              </w:rPr>
              <w:t>(</w:t>
            </w:r>
            <w:proofErr w:type="gramEnd"/>
            <w:r w:rsidRPr="00903812">
              <w:rPr>
                <w:color w:val="0000FF"/>
                <w:sz w:val="19"/>
                <w:szCs w:val="19"/>
              </w:rPr>
              <w:t>string</w:t>
            </w:r>
            <w:r w:rsidRPr="00903812">
              <w:rPr>
                <w:color w:val="000000"/>
                <w:sz w:val="19"/>
                <w:szCs w:val="19"/>
              </w:rPr>
              <w:t xml:space="preserve"> type)</w:t>
            </w:r>
          </w:p>
          <w:p w14:paraId="52D7807A" w14:textId="1D347F51" w:rsidR="00903812" w:rsidRPr="00E657C7" w:rsidRDefault="00903812" w:rsidP="00903812">
            <w:pPr>
              <w:tabs>
                <w:tab w:val="left" w:pos="990"/>
              </w:tabs>
              <w:spacing w:after="120" w:line="360" w:lineRule="auto"/>
              <w:rPr>
                <w:b w:val="0"/>
                <w:bCs/>
                <w:color w:val="000000"/>
                <w:sz w:val="19"/>
                <w:szCs w:val="19"/>
              </w:rPr>
            </w:pPr>
            <w:r w:rsidRPr="00E657C7">
              <w:rPr>
                <w:b w:val="0"/>
                <w:bCs/>
                <w:color w:val="000000"/>
                <w:sz w:val="19"/>
                <w:szCs w:val="19"/>
              </w:rPr>
              <w:t xml:space="preserve">input: </w:t>
            </w:r>
            <w:r>
              <w:rPr>
                <w:b w:val="0"/>
                <w:bCs/>
                <w:color w:val="000000"/>
                <w:sz w:val="19"/>
                <w:szCs w:val="19"/>
              </w:rPr>
              <w:t>type</w:t>
            </w:r>
          </w:p>
          <w:p w14:paraId="7E4B1041" w14:textId="1B7516BD" w:rsidR="00903812" w:rsidRPr="00903812" w:rsidRDefault="00903812" w:rsidP="00903812">
            <w:pPr>
              <w:tabs>
                <w:tab w:val="left" w:pos="990"/>
              </w:tabs>
              <w:spacing w:after="120" w:line="360" w:lineRule="auto"/>
              <w:rPr>
                <w:b w:val="0"/>
                <w:bCs/>
                <w:color w:val="0000FF"/>
                <w:sz w:val="19"/>
                <w:szCs w:val="19"/>
              </w:rPr>
            </w:pPr>
            <w:r w:rsidRPr="00E24C10">
              <w:rPr>
                <w:b w:val="0"/>
                <w:bCs/>
                <w:color w:val="000000"/>
                <w:sz w:val="19"/>
                <w:szCs w:val="19"/>
              </w:rPr>
              <w:t xml:space="preserve">output: </w:t>
            </w:r>
            <w:r>
              <w:rPr>
                <w:b w:val="0"/>
                <w:bCs/>
                <w:color w:val="000000"/>
                <w:sz w:val="19"/>
                <w:szCs w:val="19"/>
              </w:rPr>
              <w:t>Layer</w:t>
            </w:r>
          </w:p>
        </w:tc>
        <w:tc>
          <w:tcPr>
            <w:tcW w:w="3960" w:type="dxa"/>
          </w:tcPr>
          <w:p w14:paraId="20BB7817" w14:textId="2BE99F4E" w:rsidR="00903812" w:rsidRDefault="00903812" w:rsidP="000150EE">
            <w:pPr>
              <w:tabs>
                <w:tab w:val="left" w:pos="990"/>
              </w:tabs>
              <w:spacing w:after="120" w:line="360" w:lineRule="auto"/>
              <w:jc w:val="both"/>
              <w:rPr>
                <w:b w:val="0"/>
                <w:bCs/>
              </w:rPr>
            </w:pPr>
            <w:proofErr w:type="spellStart"/>
            <w:r>
              <w:rPr>
                <w:b w:val="0"/>
                <w:bCs/>
              </w:rPr>
              <w:t>Trả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về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một</w:t>
            </w:r>
            <w:proofErr w:type="spellEnd"/>
            <w:r>
              <w:rPr>
                <w:b w:val="0"/>
                <w:bCs/>
              </w:rPr>
              <w:t xml:space="preserve"> Layer </w:t>
            </w:r>
            <w:proofErr w:type="spellStart"/>
            <w:r>
              <w:rPr>
                <w:b w:val="0"/>
                <w:bCs/>
              </w:rPr>
              <w:t>thô</w:t>
            </w:r>
            <w:proofErr w:type="spellEnd"/>
            <w:r>
              <w:rPr>
                <w:b w:val="0"/>
                <w:bCs/>
              </w:rPr>
              <w:t xml:space="preserve">, </w:t>
            </w:r>
            <w:proofErr w:type="spellStart"/>
            <w:r>
              <w:rPr>
                <w:b w:val="0"/>
                <w:bCs/>
              </w:rPr>
              <w:t>chưa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có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dữ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liệu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có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kiểu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như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mô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tả</w:t>
            </w:r>
            <w:proofErr w:type="spellEnd"/>
            <w:r w:rsidR="000150EE">
              <w:rPr>
                <w:b w:val="0"/>
                <w:bCs/>
              </w:rPr>
              <w:t xml:space="preserve"> </w:t>
            </w:r>
            <w:proofErr w:type="gramStart"/>
            <w:r w:rsidR="000150EE">
              <w:rPr>
                <w:b w:val="0"/>
                <w:bCs/>
              </w:rPr>
              <w:t xml:space="preserve">( </w:t>
            </w:r>
            <w:proofErr w:type="spellStart"/>
            <w:r w:rsidR="000150EE">
              <w:rPr>
                <w:b w:val="0"/>
                <w:bCs/>
              </w:rPr>
              <w:t>Kiểu</w:t>
            </w:r>
            <w:proofErr w:type="spellEnd"/>
            <w:proofErr w:type="gramEnd"/>
            <w:r w:rsidR="000150EE">
              <w:rPr>
                <w:b w:val="0"/>
                <w:bCs/>
              </w:rPr>
              <w:t xml:space="preserve"> Conv2D, Avg, Add, Dense, … )</w:t>
            </w:r>
          </w:p>
        </w:tc>
        <w:tc>
          <w:tcPr>
            <w:tcW w:w="2715" w:type="dxa"/>
          </w:tcPr>
          <w:p w14:paraId="3DFDFCE0" w14:textId="3E73F441" w:rsidR="00903812" w:rsidRDefault="000150EE" w:rsidP="000150EE">
            <w:pPr>
              <w:tabs>
                <w:tab w:val="left" w:pos="990"/>
              </w:tabs>
              <w:spacing w:after="120" w:line="360" w:lineRule="auto"/>
              <w:rPr>
                <w:b w:val="0"/>
                <w:bCs/>
              </w:rPr>
            </w:pPr>
            <w:proofErr w:type="spellStart"/>
            <w:r>
              <w:rPr>
                <w:b w:val="0"/>
                <w:bCs/>
              </w:rPr>
              <w:t>TextInput_Hander.cs</w:t>
            </w:r>
            <w:proofErr w:type="spellEnd"/>
            <w:r>
              <w:rPr>
                <w:b w:val="0"/>
                <w:bCs/>
              </w:rPr>
              <w:t xml:space="preserve"> (97)</w:t>
            </w:r>
          </w:p>
          <w:p w14:paraId="52FAC22D" w14:textId="504D3BDA" w:rsidR="000150EE" w:rsidRPr="000150EE" w:rsidRDefault="000150EE" w:rsidP="000150EE">
            <w:pPr>
              <w:spacing w:after="120" w:line="360" w:lineRule="auto"/>
              <w:ind w:firstLine="720"/>
            </w:pPr>
          </w:p>
        </w:tc>
      </w:tr>
    </w:tbl>
    <w:p w14:paraId="63186B70" w14:textId="1D2D8F57" w:rsidR="0030106A" w:rsidRDefault="0030106A" w:rsidP="0030106A">
      <w:pPr>
        <w:jc w:val="center"/>
        <w:rPr>
          <w:b w:val="0"/>
          <w:bCs/>
          <w:i/>
          <w:sz w:val="20"/>
          <w:szCs w:val="20"/>
        </w:rPr>
      </w:pPr>
    </w:p>
    <w:p w14:paraId="77E0AB82" w14:textId="31E4F326" w:rsidR="00E00F78" w:rsidDel="00003E1F" w:rsidRDefault="00E00F78" w:rsidP="004564FE">
      <w:pPr>
        <w:rPr>
          <w:del w:id="1688" w:author="HIKARI" w:date="2019-11-08T23:09:00Z"/>
          <w:b w:val="0"/>
          <w:bCs/>
          <w:i/>
          <w:sz w:val="20"/>
          <w:szCs w:val="20"/>
        </w:rPr>
      </w:pPr>
    </w:p>
    <w:p w14:paraId="3750BCC4" w14:textId="2F667B61" w:rsidR="00003E1F" w:rsidRDefault="00003E1F" w:rsidP="0030106A">
      <w:pPr>
        <w:jc w:val="center"/>
        <w:rPr>
          <w:ins w:id="1689" w:author="HIKARI" w:date="2019-11-08T23:10:00Z"/>
          <w:b w:val="0"/>
          <w:bCs/>
          <w:i/>
          <w:sz w:val="20"/>
          <w:szCs w:val="20"/>
        </w:rPr>
      </w:pPr>
    </w:p>
    <w:p w14:paraId="0997F95B" w14:textId="2645C59E" w:rsidR="00003E1F" w:rsidRDefault="00003E1F" w:rsidP="0030106A">
      <w:pPr>
        <w:jc w:val="center"/>
        <w:rPr>
          <w:ins w:id="1690" w:author="HIKARI" w:date="2019-11-08T23:10:00Z"/>
          <w:b w:val="0"/>
          <w:bCs/>
          <w:i/>
          <w:sz w:val="20"/>
          <w:szCs w:val="20"/>
        </w:rPr>
      </w:pPr>
    </w:p>
    <w:p w14:paraId="5DBB02A8" w14:textId="6A61D313" w:rsidR="00003E1F" w:rsidRDefault="00003E1F" w:rsidP="0030106A">
      <w:pPr>
        <w:jc w:val="center"/>
        <w:rPr>
          <w:ins w:id="1691" w:author="HIKARI" w:date="2019-11-08T23:10:00Z"/>
          <w:b w:val="0"/>
          <w:bCs/>
          <w:i/>
          <w:sz w:val="20"/>
          <w:szCs w:val="20"/>
        </w:rPr>
      </w:pPr>
    </w:p>
    <w:p w14:paraId="45EB7D42" w14:textId="57494CD8" w:rsidR="00003E1F" w:rsidRDefault="00003E1F" w:rsidP="0030106A">
      <w:pPr>
        <w:jc w:val="center"/>
        <w:rPr>
          <w:ins w:id="1692" w:author="HIKARI" w:date="2019-11-10T15:40:00Z"/>
          <w:b w:val="0"/>
          <w:bCs/>
          <w:i/>
          <w:sz w:val="20"/>
          <w:szCs w:val="20"/>
        </w:rPr>
      </w:pPr>
    </w:p>
    <w:p w14:paraId="3215D941" w14:textId="77777777" w:rsidR="00BC7BAE" w:rsidRDefault="00BC7BAE" w:rsidP="0030106A">
      <w:pPr>
        <w:jc w:val="center"/>
        <w:rPr>
          <w:ins w:id="1693" w:author="HIKARI" w:date="2019-11-08T23:10:00Z"/>
          <w:b w:val="0"/>
          <w:bCs/>
          <w:i/>
          <w:sz w:val="20"/>
          <w:szCs w:val="20"/>
        </w:rPr>
      </w:pPr>
    </w:p>
    <w:p w14:paraId="5601593A" w14:textId="0CC8EC80" w:rsidR="00003E1F" w:rsidRDefault="00003E1F" w:rsidP="0030106A">
      <w:pPr>
        <w:jc w:val="center"/>
        <w:rPr>
          <w:ins w:id="1694" w:author="HIKARI" w:date="2019-11-08T23:10:00Z"/>
          <w:b w:val="0"/>
          <w:bCs/>
          <w:i/>
          <w:sz w:val="20"/>
          <w:szCs w:val="20"/>
        </w:rPr>
      </w:pPr>
    </w:p>
    <w:p w14:paraId="1325A998" w14:textId="26E7DD73" w:rsidR="00003E1F" w:rsidRDefault="00003E1F" w:rsidP="0030106A">
      <w:pPr>
        <w:jc w:val="center"/>
        <w:rPr>
          <w:ins w:id="1695" w:author="HIKARI" w:date="2019-11-08T23:10:00Z"/>
          <w:b w:val="0"/>
          <w:bCs/>
          <w:i/>
          <w:sz w:val="20"/>
          <w:szCs w:val="20"/>
        </w:rPr>
      </w:pPr>
    </w:p>
    <w:p w14:paraId="28274538" w14:textId="059730EA" w:rsidR="00003E1F" w:rsidRDefault="00003E1F" w:rsidP="0030106A">
      <w:pPr>
        <w:jc w:val="center"/>
        <w:rPr>
          <w:ins w:id="1696" w:author="HIKARI" w:date="2019-11-08T23:10:00Z"/>
          <w:b w:val="0"/>
          <w:bCs/>
          <w:i/>
          <w:sz w:val="20"/>
          <w:szCs w:val="20"/>
        </w:rPr>
      </w:pPr>
    </w:p>
    <w:p w14:paraId="5922131B" w14:textId="4135418F" w:rsidR="00E00F78" w:rsidDel="00C90093" w:rsidRDefault="00E00F78" w:rsidP="004564FE">
      <w:pPr>
        <w:rPr>
          <w:del w:id="1697" w:author="HIKARI" w:date="2019-11-08T23:09:00Z"/>
          <w:b w:val="0"/>
          <w:bCs/>
          <w:i/>
          <w:sz w:val="20"/>
          <w:szCs w:val="20"/>
        </w:rPr>
      </w:pPr>
    </w:p>
    <w:p w14:paraId="3320E23E" w14:textId="0F942F74" w:rsidR="00C90093" w:rsidRDefault="00C90093" w:rsidP="004564FE">
      <w:pPr>
        <w:rPr>
          <w:ins w:id="1698" w:author="HIKARI" w:date="2019-11-10T17:26:00Z"/>
          <w:b w:val="0"/>
          <w:bCs/>
          <w:i/>
          <w:sz w:val="20"/>
          <w:szCs w:val="20"/>
        </w:rPr>
      </w:pPr>
    </w:p>
    <w:p w14:paraId="42ED4131" w14:textId="22EADCA7" w:rsidR="00C90093" w:rsidRDefault="00C90093" w:rsidP="004564FE">
      <w:pPr>
        <w:rPr>
          <w:ins w:id="1699" w:author="HIKARI" w:date="2019-11-10T17:26:00Z"/>
          <w:b w:val="0"/>
          <w:bCs/>
          <w:i/>
          <w:sz w:val="20"/>
          <w:szCs w:val="20"/>
        </w:rPr>
      </w:pPr>
    </w:p>
    <w:p w14:paraId="601DFAB8" w14:textId="77777777" w:rsidR="00C90093" w:rsidRDefault="00C90093" w:rsidP="004564FE">
      <w:pPr>
        <w:rPr>
          <w:ins w:id="1700" w:author="HIKARI" w:date="2019-11-10T17:26:00Z"/>
          <w:b w:val="0"/>
          <w:bCs/>
          <w:i/>
          <w:sz w:val="20"/>
          <w:szCs w:val="20"/>
        </w:rPr>
      </w:pPr>
    </w:p>
    <w:p w14:paraId="44AFA6B0" w14:textId="219A8F92" w:rsidR="00E00F78" w:rsidDel="00315744" w:rsidRDefault="00E00F78" w:rsidP="0030106A">
      <w:pPr>
        <w:jc w:val="center"/>
        <w:rPr>
          <w:del w:id="1701" w:author="HIKARI" w:date="2019-11-08T22:52:00Z"/>
          <w:b w:val="0"/>
          <w:bCs/>
          <w:i/>
          <w:sz w:val="20"/>
          <w:szCs w:val="20"/>
        </w:rPr>
      </w:pPr>
    </w:p>
    <w:p w14:paraId="4182A184" w14:textId="4B7B17C0" w:rsidR="00E00F78" w:rsidDel="00315744" w:rsidRDefault="00E00F78" w:rsidP="0030106A">
      <w:pPr>
        <w:jc w:val="center"/>
        <w:rPr>
          <w:del w:id="1702" w:author="HIKARI" w:date="2019-11-08T22:52:00Z"/>
          <w:b w:val="0"/>
          <w:bCs/>
          <w:i/>
          <w:sz w:val="20"/>
          <w:szCs w:val="20"/>
        </w:rPr>
      </w:pPr>
    </w:p>
    <w:p w14:paraId="4C4AEF93" w14:textId="71D5B789" w:rsidR="00E00F78" w:rsidDel="00315744" w:rsidRDefault="00E00F78" w:rsidP="0030106A">
      <w:pPr>
        <w:jc w:val="center"/>
        <w:rPr>
          <w:del w:id="1703" w:author="HIKARI" w:date="2019-11-08T22:52:00Z"/>
          <w:b w:val="0"/>
          <w:bCs/>
          <w:i/>
          <w:sz w:val="20"/>
          <w:szCs w:val="20"/>
        </w:rPr>
      </w:pPr>
    </w:p>
    <w:p w14:paraId="2EEEFA82" w14:textId="210D0AE5" w:rsidR="00E00F78" w:rsidDel="00315744" w:rsidRDefault="00E00F78" w:rsidP="0030106A">
      <w:pPr>
        <w:jc w:val="center"/>
        <w:rPr>
          <w:del w:id="1704" w:author="HIKARI" w:date="2019-11-08T22:52:00Z"/>
          <w:b w:val="0"/>
          <w:bCs/>
          <w:i/>
          <w:sz w:val="20"/>
          <w:szCs w:val="20"/>
        </w:rPr>
      </w:pPr>
    </w:p>
    <w:p w14:paraId="0C67B97A" w14:textId="02433F56" w:rsidR="00E00F78" w:rsidDel="00315744" w:rsidRDefault="00E00F78" w:rsidP="0030106A">
      <w:pPr>
        <w:jc w:val="center"/>
        <w:rPr>
          <w:del w:id="1705" w:author="HIKARI" w:date="2019-11-08T22:52:00Z"/>
          <w:b w:val="0"/>
          <w:bCs/>
          <w:i/>
          <w:sz w:val="20"/>
          <w:szCs w:val="20"/>
        </w:rPr>
      </w:pPr>
    </w:p>
    <w:p w14:paraId="68E17AB1" w14:textId="2D2CB7D7" w:rsidR="00E00F78" w:rsidDel="00315744" w:rsidRDefault="00E00F78" w:rsidP="0030106A">
      <w:pPr>
        <w:jc w:val="center"/>
        <w:rPr>
          <w:del w:id="1706" w:author="HIKARI" w:date="2019-11-08T22:52:00Z"/>
          <w:b w:val="0"/>
          <w:bCs/>
          <w:i/>
          <w:sz w:val="20"/>
          <w:szCs w:val="20"/>
        </w:rPr>
      </w:pPr>
    </w:p>
    <w:p w14:paraId="27956DED" w14:textId="2AA6E721" w:rsidR="00E00F78" w:rsidDel="00315744" w:rsidRDefault="00E00F78" w:rsidP="0030106A">
      <w:pPr>
        <w:jc w:val="center"/>
        <w:rPr>
          <w:del w:id="1707" w:author="HIKARI" w:date="2019-11-08T22:52:00Z"/>
          <w:b w:val="0"/>
          <w:bCs/>
          <w:i/>
          <w:sz w:val="20"/>
          <w:szCs w:val="20"/>
        </w:rPr>
      </w:pPr>
    </w:p>
    <w:p w14:paraId="0550F602" w14:textId="276914CE" w:rsidR="0010290F" w:rsidDel="00315744" w:rsidRDefault="0010290F" w:rsidP="004564FE">
      <w:pPr>
        <w:rPr>
          <w:del w:id="1708" w:author="HIKARI" w:date="2019-11-08T22:52:00Z"/>
          <w:b w:val="0"/>
          <w:szCs w:val="26"/>
        </w:rPr>
      </w:pPr>
    </w:p>
    <w:p w14:paraId="054FE96C" w14:textId="65BA8BC1" w:rsidR="001F2A96" w:rsidDel="00315744" w:rsidRDefault="001F2A96" w:rsidP="004564FE">
      <w:pPr>
        <w:rPr>
          <w:del w:id="1709" w:author="HIKARI" w:date="2019-11-08T22:52:00Z"/>
          <w:b w:val="0"/>
          <w:szCs w:val="26"/>
        </w:rPr>
      </w:pPr>
    </w:p>
    <w:p w14:paraId="40905BCE" w14:textId="01E4C25D" w:rsidR="001F2A96" w:rsidDel="00315744" w:rsidRDefault="001F2A96" w:rsidP="004564FE">
      <w:pPr>
        <w:rPr>
          <w:del w:id="1710" w:author="HIKARI" w:date="2019-11-08T22:52:00Z"/>
          <w:b w:val="0"/>
          <w:szCs w:val="26"/>
        </w:rPr>
      </w:pPr>
    </w:p>
    <w:p w14:paraId="44596FB1" w14:textId="77777777" w:rsidR="001F2A96" w:rsidRPr="00E24C10" w:rsidRDefault="001F2A96" w:rsidP="004564FE">
      <w:pPr>
        <w:rPr>
          <w:b w:val="0"/>
          <w:szCs w:val="26"/>
        </w:rPr>
      </w:pPr>
    </w:p>
    <w:p w14:paraId="6AC77AED" w14:textId="090AE827" w:rsidR="004564FE" w:rsidRPr="00E24C10" w:rsidRDefault="0048368C">
      <w:pPr>
        <w:pStyle w:val="Heading1"/>
        <w:pPrChange w:id="1711" w:author="HIKARI" w:date="2019-11-08T21:24:00Z">
          <w:pPr>
            <w:jc w:val="center"/>
            <w:outlineLvl w:val="0"/>
          </w:pPr>
        </w:pPrChange>
      </w:pPr>
      <w:bookmarkStart w:id="1712" w:name="_Toc24298351"/>
      <w:proofErr w:type="spellStart"/>
      <w:r>
        <w:lastRenderedPageBreak/>
        <w:t>C</w:t>
      </w:r>
      <w:r w:rsidRPr="00E24C10">
        <w:t>hương</w:t>
      </w:r>
      <w:proofErr w:type="spellEnd"/>
      <w:r w:rsidRPr="00E24C10">
        <w:t xml:space="preserve"> 4: </w:t>
      </w:r>
      <w:proofErr w:type="spellStart"/>
      <w:r>
        <w:t>C</w:t>
      </w:r>
      <w:r w:rsidRPr="00E24C10">
        <w:t>ài</w:t>
      </w:r>
      <w:proofErr w:type="spellEnd"/>
      <w:r w:rsidRPr="00E24C10">
        <w:t xml:space="preserve"> </w:t>
      </w:r>
      <w:proofErr w:type="spellStart"/>
      <w:r w:rsidRPr="00E24C10">
        <w:t>đặt</w:t>
      </w:r>
      <w:proofErr w:type="spellEnd"/>
      <w:r w:rsidRPr="00E24C10">
        <w:t xml:space="preserve"> </w:t>
      </w:r>
      <w:proofErr w:type="spellStart"/>
      <w:r w:rsidRPr="00E24C10">
        <w:t>và</w:t>
      </w:r>
      <w:proofErr w:type="spellEnd"/>
      <w:r w:rsidRPr="00E24C10">
        <w:t xml:space="preserve"> </w:t>
      </w:r>
      <w:proofErr w:type="spellStart"/>
      <w:r w:rsidRPr="00E24C10">
        <w:t>kiểm</w:t>
      </w:r>
      <w:proofErr w:type="spellEnd"/>
      <w:r w:rsidRPr="00E24C10">
        <w:t xml:space="preserve"> </w:t>
      </w:r>
      <w:proofErr w:type="spellStart"/>
      <w:r w:rsidRPr="00E24C10">
        <w:t>thử</w:t>
      </w:r>
      <w:bookmarkEnd w:id="1712"/>
      <w:proofErr w:type="spellEnd"/>
    </w:p>
    <w:p w14:paraId="1828F254" w14:textId="77777777" w:rsidR="00DE0349" w:rsidRDefault="00B6709B" w:rsidP="00DE0349">
      <w:pPr>
        <w:keepNext/>
        <w:rPr>
          <w:ins w:id="1713" w:author="HIKARI" w:date="2019-11-10T17:10:00Z"/>
        </w:rPr>
        <w:pPrChange w:id="1714" w:author="HIKARI" w:date="2019-11-10T17:10:00Z">
          <w:pPr/>
        </w:pPrChange>
      </w:pPr>
      <w:ins w:id="1715" w:author="HIKARI" w:date="2019-11-10T15:43:00Z">
        <w:r w:rsidRPr="00B6709B">
          <w:rPr>
            <w:b w:val="0"/>
            <w:noProof/>
            <w:szCs w:val="26"/>
          </w:rPr>
          <w:drawing>
            <wp:inline distT="0" distB="0" distL="0" distR="0" wp14:anchorId="08F60111" wp14:editId="272B64EE">
              <wp:extent cx="6583680" cy="3359785"/>
              <wp:effectExtent l="0" t="0" r="7620" b="0"/>
              <wp:docPr id="95" name="Picture 9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9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583680" cy="335978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03BCE277" w14:textId="15CC52B3" w:rsidR="004564FE" w:rsidRDefault="00DE0349" w:rsidP="00DE0349">
      <w:pPr>
        <w:pStyle w:val="Caption"/>
        <w:jc w:val="center"/>
        <w:rPr>
          <w:ins w:id="1716" w:author="HIKARI" w:date="2019-11-10T15:45:00Z"/>
          <w:b w:val="0"/>
          <w:szCs w:val="26"/>
        </w:rPr>
        <w:pPrChange w:id="1717" w:author="HIKARI" w:date="2019-11-10T17:10:00Z">
          <w:pPr/>
        </w:pPrChange>
      </w:pPr>
      <w:bookmarkStart w:id="1718" w:name="_Toc24298363"/>
      <w:proofErr w:type="spellStart"/>
      <w:ins w:id="1719" w:author="HIKARI" w:date="2019-11-10T17:10:00Z">
        <w:r>
          <w:t>Hình</w:t>
        </w:r>
        <w:proofErr w:type="spellEnd"/>
        <w:r>
          <w:t xml:space="preserve"> </w:t>
        </w:r>
        <w:r>
          <w:fldChar w:fldCharType="begin"/>
        </w:r>
        <w:r>
          <w:instrText xml:space="preserve"> SEQ Hình \* ARABIC </w:instrText>
        </w:r>
      </w:ins>
      <w:r>
        <w:fldChar w:fldCharType="separate"/>
      </w:r>
      <w:r w:rsidR="000D50D6">
        <w:rPr>
          <w:noProof/>
        </w:rPr>
        <w:t>8</w:t>
      </w:r>
      <w:ins w:id="1720" w:author="HIKARI" w:date="2019-11-10T17:10:00Z">
        <w:r>
          <w:fldChar w:fldCharType="end"/>
        </w:r>
        <w:r>
          <w:t xml:space="preserve">: </w:t>
        </w:r>
        <w:proofErr w:type="spellStart"/>
        <w:r>
          <w:t>Kiểm</w:t>
        </w:r>
        <w:proofErr w:type="spellEnd"/>
        <w:r>
          <w:t xml:space="preserve"> </w:t>
        </w:r>
        <w:proofErr w:type="spellStart"/>
        <w:r>
          <w:t>thử</w:t>
        </w:r>
        <w:proofErr w:type="spellEnd"/>
        <w:r>
          <w:t xml:space="preserve"> 1</w:t>
        </w:r>
      </w:ins>
      <w:bookmarkEnd w:id="1718"/>
    </w:p>
    <w:p w14:paraId="79A7FDF8" w14:textId="77777777" w:rsidR="00DE0349" w:rsidRDefault="00DE0349" w:rsidP="004564FE">
      <w:pPr>
        <w:rPr>
          <w:ins w:id="1721" w:author="HIKARI" w:date="2019-11-10T15:45:00Z"/>
          <w:b w:val="0"/>
          <w:szCs w:val="26"/>
        </w:rPr>
      </w:pPr>
    </w:p>
    <w:p w14:paraId="7CAB4582" w14:textId="77777777" w:rsidR="00DE0349" w:rsidRDefault="00B6709B" w:rsidP="00DE0349">
      <w:pPr>
        <w:keepNext/>
        <w:rPr>
          <w:ins w:id="1722" w:author="HIKARI" w:date="2019-11-10T17:10:00Z"/>
        </w:rPr>
        <w:pPrChange w:id="1723" w:author="HIKARI" w:date="2019-11-10T17:10:00Z">
          <w:pPr/>
        </w:pPrChange>
      </w:pPr>
      <w:ins w:id="1724" w:author="HIKARI" w:date="2019-11-10T15:45:00Z">
        <w:r w:rsidRPr="00B6709B">
          <w:rPr>
            <w:b w:val="0"/>
            <w:noProof/>
            <w:szCs w:val="26"/>
          </w:rPr>
          <w:drawing>
            <wp:inline distT="0" distB="0" distL="0" distR="0" wp14:anchorId="6A9C8161" wp14:editId="0668F2CC">
              <wp:extent cx="6583680" cy="3359785"/>
              <wp:effectExtent l="0" t="0" r="7620" b="0"/>
              <wp:docPr id="96" name="Picture 9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2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583680" cy="335978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172BC9DE" w14:textId="7EEB93EF" w:rsidR="00B6709B" w:rsidRPr="00E24C10" w:rsidRDefault="00DE0349" w:rsidP="00DE0349">
      <w:pPr>
        <w:pStyle w:val="Caption"/>
        <w:jc w:val="center"/>
        <w:rPr>
          <w:b w:val="0"/>
          <w:szCs w:val="26"/>
        </w:rPr>
        <w:pPrChange w:id="1725" w:author="HIKARI" w:date="2019-11-10T17:10:00Z">
          <w:pPr/>
        </w:pPrChange>
      </w:pPr>
      <w:bookmarkStart w:id="1726" w:name="_Toc24298364"/>
      <w:proofErr w:type="spellStart"/>
      <w:ins w:id="1727" w:author="HIKARI" w:date="2019-11-10T17:10:00Z">
        <w:r>
          <w:t>Hình</w:t>
        </w:r>
        <w:proofErr w:type="spellEnd"/>
        <w:r>
          <w:t xml:space="preserve"> </w:t>
        </w:r>
        <w:r>
          <w:fldChar w:fldCharType="begin"/>
        </w:r>
        <w:r>
          <w:instrText xml:space="preserve"> SEQ Hình \* ARABIC </w:instrText>
        </w:r>
      </w:ins>
      <w:r>
        <w:fldChar w:fldCharType="separate"/>
      </w:r>
      <w:r w:rsidR="000D50D6">
        <w:rPr>
          <w:noProof/>
        </w:rPr>
        <w:t>9</w:t>
      </w:r>
      <w:ins w:id="1728" w:author="HIKARI" w:date="2019-11-10T17:10:00Z">
        <w:r>
          <w:fldChar w:fldCharType="end"/>
        </w:r>
        <w:r>
          <w:t xml:space="preserve">: </w:t>
        </w:r>
        <w:proofErr w:type="spellStart"/>
        <w:r>
          <w:t>Kiểm</w:t>
        </w:r>
        <w:proofErr w:type="spellEnd"/>
        <w:r>
          <w:t xml:space="preserve"> </w:t>
        </w:r>
        <w:proofErr w:type="spellStart"/>
        <w:r>
          <w:t>thử</w:t>
        </w:r>
        <w:proofErr w:type="spellEnd"/>
        <w:r>
          <w:t xml:space="preserve"> 2</w:t>
        </w:r>
      </w:ins>
      <w:bookmarkEnd w:id="1726"/>
    </w:p>
    <w:p w14:paraId="2E10DEA1" w14:textId="58398367" w:rsidR="004564FE" w:rsidRPr="00E24C10" w:rsidRDefault="004564FE" w:rsidP="004564FE">
      <w:pPr>
        <w:rPr>
          <w:b w:val="0"/>
          <w:szCs w:val="26"/>
        </w:rPr>
      </w:pPr>
    </w:p>
    <w:p w14:paraId="3172FA1C" w14:textId="22F1C908" w:rsidR="004564FE" w:rsidRPr="00E24C10" w:rsidDel="00DE0349" w:rsidRDefault="004564FE" w:rsidP="004564FE">
      <w:pPr>
        <w:rPr>
          <w:del w:id="1729" w:author="HIKARI" w:date="2019-11-10T17:10:00Z"/>
          <w:b w:val="0"/>
          <w:szCs w:val="26"/>
        </w:rPr>
      </w:pPr>
    </w:p>
    <w:p w14:paraId="30BA0EF9" w14:textId="0337331C" w:rsidR="004564FE" w:rsidDel="00B6709B" w:rsidRDefault="004564FE" w:rsidP="004564FE">
      <w:pPr>
        <w:rPr>
          <w:del w:id="1730" w:author="HIKARI" w:date="2019-11-10T15:45:00Z"/>
          <w:b w:val="0"/>
          <w:szCs w:val="26"/>
        </w:rPr>
      </w:pPr>
    </w:p>
    <w:p w14:paraId="77B07915" w14:textId="48221883" w:rsidR="00B6709B" w:rsidRDefault="00B6709B" w:rsidP="004564FE">
      <w:pPr>
        <w:rPr>
          <w:ins w:id="1731" w:author="HIKARI" w:date="2019-11-10T15:49:00Z"/>
          <w:b w:val="0"/>
          <w:szCs w:val="26"/>
        </w:rPr>
      </w:pPr>
    </w:p>
    <w:p w14:paraId="75738C35" w14:textId="77777777" w:rsidR="00DE0349" w:rsidRDefault="00B6709B" w:rsidP="00DE0349">
      <w:pPr>
        <w:keepNext/>
        <w:rPr>
          <w:ins w:id="1732" w:author="HIKARI" w:date="2019-11-10T17:10:00Z"/>
        </w:rPr>
        <w:pPrChange w:id="1733" w:author="HIKARI" w:date="2019-11-10T17:10:00Z">
          <w:pPr/>
        </w:pPrChange>
      </w:pPr>
      <w:ins w:id="1734" w:author="HIKARI" w:date="2019-11-10T15:49:00Z">
        <w:r w:rsidRPr="00B6709B">
          <w:rPr>
            <w:b w:val="0"/>
            <w:noProof/>
            <w:szCs w:val="26"/>
          </w:rPr>
          <w:lastRenderedPageBreak/>
          <w:drawing>
            <wp:inline distT="0" distB="0" distL="0" distR="0" wp14:anchorId="0ED55D1E" wp14:editId="3982F8CA">
              <wp:extent cx="6583680" cy="3359785"/>
              <wp:effectExtent l="0" t="0" r="7620" b="0"/>
              <wp:docPr id="97" name="Picture 97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21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583680" cy="335978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5F132A23" w14:textId="07C09CD4" w:rsidR="00B6709B" w:rsidRDefault="00DE0349" w:rsidP="00DE0349">
      <w:pPr>
        <w:pStyle w:val="Caption"/>
        <w:jc w:val="center"/>
        <w:rPr>
          <w:ins w:id="1735" w:author="HIKARI" w:date="2019-11-10T15:49:00Z"/>
          <w:b w:val="0"/>
          <w:szCs w:val="26"/>
        </w:rPr>
        <w:pPrChange w:id="1736" w:author="HIKARI" w:date="2019-11-10T17:10:00Z">
          <w:pPr/>
        </w:pPrChange>
      </w:pPr>
      <w:bookmarkStart w:id="1737" w:name="_Toc24298365"/>
      <w:proofErr w:type="spellStart"/>
      <w:ins w:id="1738" w:author="HIKARI" w:date="2019-11-10T17:10:00Z">
        <w:r>
          <w:t>Hình</w:t>
        </w:r>
        <w:proofErr w:type="spellEnd"/>
        <w:r>
          <w:t xml:space="preserve"> </w:t>
        </w:r>
        <w:r>
          <w:fldChar w:fldCharType="begin"/>
        </w:r>
        <w:r>
          <w:instrText xml:space="preserve"> SEQ Hình \* ARABIC </w:instrText>
        </w:r>
      </w:ins>
      <w:r>
        <w:fldChar w:fldCharType="separate"/>
      </w:r>
      <w:r w:rsidR="000D50D6">
        <w:rPr>
          <w:noProof/>
        </w:rPr>
        <w:t>10</w:t>
      </w:r>
      <w:ins w:id="1739" w:author="HIKARI" w:date="2019-11-10T17:10:00Z">
        <w:r>
          <w:fldChar w:fldCharType="end"/>
        </w:r>
        <w:r>
          <w:t xml:space="preserve">: </w:t>
        </w:r>
        <w:proofErr w:type="spellStart"/>
        <w:r>
          <w:t>Kiểm</w:t>
        </w:r>
        <w:proofErr w:type="spellEnd"/>
        <w:r>
          <w:t xml:space="preserve"> </w:t>
        </w:r>
        <w:proofErr w:type="spellStart"/>
        <w:r>
          <w:t>thử</w:t>
        </w:r>
        <w:proofErr w:type="spellEnd"/>
        <w:r>
          <w:t xml:space="preserve"> 3</w:t>
        </w:r>
      </w:ins>
      <w:bookmarkEnd w:id="1737"/>
    </w:p>
    <w:p w14:paraId="40FBB1BF" w14:textId="5C09BBB1" w:rsidR="00B6709B" w:rsidRDefault="00B6709B" w:rsidP="004564FE">
      <w:pPr>
        <w:rPr>
          <w:ins w:id="1740" w:author="HIKARI" w:date="2019-11-10T15:49:00Z"/>
          <w:b w:val="0"/>
          <w:szCs w:val="26"/>
        </w:rPr>
      </w:pPr>
    </w:p>
    <w:p w14:paraId="50218385" w14:textId="77777777" w:rsidR="00DE0349" w:rsidRDefault="00B6709B" w:rsidP="00DE0349">
      <w:pPr>
        <w:keepNext/>
        <w:rPr>
          <w:ins w:id="1741" w:author="HIKARI" w:date="2019-11-10T17:10:00Z"/>
        </w:rPr>
        <w:pPrChange w:id="1742" w:author="HIKARI" w:date="2019-11-10T17:10:00Z">
          <w:pPr/>
        </w:pPrChange>
      </w:pPr>
      <w:ins w:id="1743" w:author="HIKARI" w:date="2019-11-10T15:50:00Z">
        <w:r w:rsidRPr="00B6709B">
          <w:rPr>
            <w:b w:val="0"/>
            <w:noProof/>
            <w:szCs w:val="26"/>
          </w:rPr>
          <w:drawing>
            <wp:inline distT="0" distB="0" distL="0" distR="0" wp14:anchorId="4F8633FA" wp14:editId="1E366DC2">
              <wp:extent cx="6583680" cy="3359785"/>
              <wp:effectExtent l="0" t="0" r="7620" b="0"/>
              <wp:docPr id="98" name="Picture 98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22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583680" cy="335978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7C724C70" w14:textId="22D43361" w:rsidR="00B6709B" w:rsidRDefault="00DE0349" w:rsidP="00DE0349">
      <w:pPr>
        <w:pStyle w:val="Caption"/>
        <w:jc w:val="center"/>
        <w:rPr>
          <w:ins w:id="1744" w:author="HIKARI" w:date="2019-11-10T17:09:00Z"/>
          <w:b w:val="0"/>
          <w:szCs w:val="26"/>
        </w:rPr>
        <w:pPrChange w:id="1745" w:author="HIKARI" w:date="2019-11-10T17:11:00Z">
          <w:pPr/>
        </w:pPrChange>
      </w:pPr>
      <w:bookmarkStart w:id="1746" w:name="_Toc24298366"/>
      <w:proofErr w:type="spellStart"/>
      <w:ins w:id="1747" w:author="HIKARI" w:date="2019-11-10T17:10:00Z">
        <w:r>
          <w:t>Hình</w:t>
        </w:r>
        <w:proofErr w:type="spellEnd"/>
        <w:r>
          <w:t xml:space="preserve"> </w:t>
        </w:r>
        <w:r>
          <w:fldChar w:fldCharType="begin"/>
        </w:r>
        <w:r>
          <w:instrText xml:space="preserve"> SEQ Hình \* ARABIC </w:instrText>
        </w:r>
      </w:ins>
      <w:r>
        <w:fldChar w:fldCharType="separate"/>
      </w:r>
      <w:r w:rsidR="000D50D6">
        <w:rPr>
          <w:noProof/>
        </w:rPr>
        <w:t>11</w:t>
      </w:r>
      <w:ins w:id="1748" w:author="HIKARI" w:date="2019-11-10T17:10:00Z">
        <w:r>
          <w:fldChar w:fldCharType="end"/>
        </w:r>
      </w:ins>
      <w:ins w:id="1749" w:author="HIKARI" w:date="2019-11-10T17:11:00Z">
        <w:r>
          <w:t xml:space="preserve">: </w:t>
        </w:r>
        <w:proofErr w:type="spellStart"/>
        <w:r>
          <w:t>Kiểm</w:t>
        </w:r>
        <w:proofErr w:type="spellEnd"/>
        <w:r>
          <w:t xml:space="preserve"> </w:t>
        </w:r>
        <w:proofErr w:type="spellStart"/>
        <w:r>
          <w:t>thử</w:t>
        </w:r>
        <w:proofErr w:type="spellEnd"/>
        <w:r>
          <w:t xml:space="preserve"> 4</w:t>
        </w:r>
      </w:ins>
      <w:bookmarkEnd w:id="1746"/>
    </w:p>
    <w:p w14:paraId="3771DC15" w14:textId="2614ECAB" w:rsidR="00DE0349" w:rsidRDefault="00DE0349" w:rsidP="004564FE">
      <w:pPr>
        <w:rPr>
          <w:ins w:id="1750" w:author="HIKARI" w:date="2019-11-10T17:09:00Z"/>
          <w:b w:val="0"/>
          <w:szCs w:val="26"/>
        </w:rPr>
      </w:pPr>
    </w:p>
    <w:p w14:paraId="55389830" w14:textId="77334991" w:rsidR="00DE0349" w:rsidRDefault="00DE0349" w:rsidP="004564FE">
      <w:pPr>
        <w:rPr>
          <w:ins w:id="1751" w:author="HIKARI" w:date="2019-11-10T17:09:00Z"/>
          <w:b w:val="0"/>
          <w:szCs w:val="26"/>
        </w:rPr>
      </w:pPr>
    </w:p>
    <w:p w14:paraId="059A419B" w14:textId="09D38997" w:rsidR="00DE0349" w:rsidRDefault="00DE0349" w:rsidP="004564FE">
      <w:pPr>
        <w:rPr>
          <w:ins w:id="1752" w:author="HIKARI" w:date="2019-11-10T17:09:00Z"/>
          <w:b w:val="0"/>
          <w:szCs w:val="26"/>
        </w:rPr>
      </w:pPr>
    </w:p>
    <w:p w14:paraId="097B893A" w14:textId="77777777" w:rsidR="00DE0349" w:rsidRDefault="00DE0349" w:rsidP="00DE0349">
      <w:pPr>
        <w:keepNext/>
        <w:rPr>
          <w:ins w:id="1753" w:author="HIKARI" w:date="2019-11-10T17:10:00Z"/>
        </w:rPr>
        <w:pPrChange w:id="1754" w:author="HIKARI" w:date="2019-11-10T17:10:00Z">
          <w:pPr/>
        </w:pPrChange>
      </w:pPr>
      <w:ins w:id="1755" w:author="HIKARI" w:date="2019-11-10T17:09:00Z">
        <w:r w:rsidRPr="00DE0349">
          <w:rPr>
            <w:b w:val="0"/>
            <w:szCs w:val="26"/>
          </w:rPr>
          <w:lastRenderedPageBreak/>
          <w:drawing>
            <wp:inline distT="0" distB="0" distL="0" distR="0" wp14:anchorId="111C5B98" wp14:editId="661DF4D5">
              <wp:extent cx="6583680" cy="3764915"/>
              <wp:effectExtent l="0" t="0" r="7620" b="6985"/>
              <wp:docPr id="99" name="Picture 99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23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583680" cy="376491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135214C3" w14:textId="5A35A453" w:rsidR="00DE0349" w:rsidRDefault="00DE0349" w:rsidP="00DE0349">
      <w:pPr>
        <w:pStyle w:val="Caption"/>
        <w:jc w:val="center"/>
        <w:rPr>
          <w:ins w:id="1756" w:author="HIKARI" w:date="2019-11-10T17:09:00Z"/>
          <w:b w:val="0"/>
          <w:szCs w:val="26"/>
        </w:rPr>
        <w:pPrChange w:id="1757" w:author="HIKARI" w:date="2019-11-10T17:11:00Z">
          <w:pPr/>
        </w:pPrChange>
      </w:pPr>
      <w:bookmarkStart w:id="1758" w:name="_Toc24298367"/>
      <w:proofErr w:type="spellStart"/>
      <w:ins w:id="1759" w:author="HIKARI" w:date="2019-11-10T17:10:00Z">
        <w:r>
          <w:t>Hình</w:t>
        </w:r>
        <w:proofErr w:type="spellEnd"/>
        <w:r>
          <w:t xml:space="preserve"> </w:t>
        </w:r>
        <w:r>
          <w:fldChar w:fldCharType="begin"/>
        </w:r>
        <w:r>
          <w:instrText xml:space="preserve"> SEQ Hình \* ARABIC </w:instrText>
        </w:r>
      </w:ins>
      <w:r>
        <w:fldChar w:fldCharType="separate"/>
      </w:r>
      <w:r w:rsidR="000D50D6">
        <w:rPr>
          <w:noProof/>
        </w:rPr>
        <w:t>12</w:t>
      </w:r>
      <w:ins w:id="1760" w:author="HIKARI" w:date="2019-11-10T17:10:00Z">
        <w:r>
          <w:fldChar w:fldCharType="end"/>
        </w:r>
      </w:ins>
      <w:ins w:id="1761" w:author="HIKARI" w:date="2019-11-10T17:11:00Z">
        <w:r>
          <w:t xml:space="preserve">: </w:t>
        </w:r>
        <w:proofErr w:type="spellStart"/>
        <w:r>
          <w:t>Kiểm</w:t>
        </w:r>
        <w:proofErr w:type="spellEnd"/>
        <w:r>
          <w:t xml:space="preserve"> </w:t>
        </w:r>
        <w:proofErr w:type="spellStart"/>
        <w:r>
          <w:t>thử</w:t>
        </w:r>
        <w:proofErr w:type="spellEnd"/>
        <w:r>
          <w:t xml:space="preserve"> 5</w:t>
        </w:r>
      </w:ins>
      <w:bookmarkEnd w:id="1758"/>
    </w:p>
    <w:p w14:paraId="79083AF1" w14:textId="4F37B889" w:rsidR="00DE0349" w:rsidRDefault="00DE0349" w:rsidP="004564FE">
      <w:pPr>
        <w:rPr>
          <w:ins w:id="1762" w:author="HIKARI" w:date="2019-11-10T17:09:00Z"/>
          <w:b w:val="0"/>
          <w:szCs w:val="26"/>
        </w:rPr>
      </w:pPr>
    </w:p>
    <w:p w14:paraId="27AF4539" w14:textId="09FF734D" w:rsidR="00DE0349" w:rsidRDefault="00DE0349" w:rsidP="004564FE">
      <w:pPr>
        <w:rPr>
          <w:ins w:id="1763" w:author="HIKARI" w:date="2019-11-10T17:09:00Z"/>
          <w:b w:val="0"/>
          <w:szCs w:val="26"/>
        </w:rPr>
      </w:pPr>
    </w:p>
    <w:p w14:paraId="27F7116A" w14:textId="4C63CB13" w:rsidR="00DE0349" w:rsidRDefault="00DE0349" w:rsidP="004564FE">
      <w:pPr>
        <w:rPr>
          <w:ins w:id="1764" w:author="HIKARI" w:date="2019-11-10T17:09:00Z"/>
          <w:b w:val="0"/>
          <w:szCs w:val="26"/>
        </w:rPr>
      </w:pPr>
    </w:p>
    <w:p w14:paraId="2B728141" w14:textId="62D55CEC" w:rsidR="00DE0349" w:rsidRDefault="00DE0349" w:rsidP="004564FE">
      <w:pPr>
        <w:rPr>
          <w:ins w:id="1765" w:author="HIKARI" w:date="2019-11-10T17:09:00Z"/>
          <w:b w:val="0"/>
          <w:szCs w:val="26"/>
        </w:rPr>
      </w:pPr>
    </w:p>
    <w:p w14:paraId="2E5AC06C" w14:textId="6A94BE48" w:rsidR="00DE0349" w:rsidRDefault="00DE0349" w:rsidP="004564FE">
      <w:pPr>
        <w:rPr>
          <w:ins w:id="1766" w:author="HIKARI" w:date="2019-11-10T17:09:00Z"/>
          <w:b w:val="0"/>
          <w:szCs w:val="26"/>
        </w:rPr>
      </w:pPr>
    </w:p>
    <w:p w14:paraId="6754C232" w14:textId="39AAE389" w:rsidR="00DE0349" w:rsidRDefault="00DE0349" w:rsidP="004564FE">
      <w:pPr>
        <w:rPr>
          <w:ins w:id="1767" w:author="HIKARI" w:date="2019-11-10T17:09:00Z"/>
          <w:b w:val="0"/>
          <w:szCs w:val="26"/>
        </w:rPr>
      </w:pPr>
    </w:p>
    <w:p w14:paraId="6BE7E3C5" w14:textId="3A19F713" w:rsidR="00DE0349" w:rsidRDefault="00DE0349" w:rsidP="004564FE">
      <w:pPr>
        <w:rPr>
          <w:ins w:id="1768" w:author="HIKARI" w:date="2019-11-10T17:09:00Z"/>
          <w:b w:val="0"/>
          <w:szCs w:val="26"/>
        </w:rPr>
      </w:pPr>
    </w:p>
    <w:p w14:paraId="11286D25" w14:textId="56EFE4BB" w:rsidR="00DE0349" w:rsidRDefault="00DE0349" w:rsidP="004564FE">
      <w:pPr>
        <w:rPr>
          <w:ins w:id="1769" w:author="HIKARI" w:date="2019-11-10T17:09:00Z"/>
          <w:b w:val="0"/>
          <w:szCs w:val="26"/>
        </w:rPr>
      </w:pPr>
    </w:p>
    <w:p w14:paraId="4C26ADEE" w14:textId="02EB4EB1" w:rsidR="00DE0349" w:rsidRDefault="00DE0349" w:rsidP="004564FE">
      <w:pPr>
        <w:rPr>
          <w:ins w:id="1770" w:author="HIKARI" w:date="2019-11-10T17:09:00Z"/>
          <w:b w:val="0"/>
          <w:szCs w:val="26"/>
        </w:rPr>
      </w:pPr>
    </w:p>
    <w:p w14:paraId="18369DDE" w14:textId="0252FEA8" w:rsidR="00DE0349" w:rsidRDefault="00DE0349" w:rsidP="004564FE">
      <w:pPr>
        <w:rPr>
          <w:ins w:id="1771" w:author="HIKARI" w:date="2019-11-10T17:09:00Z"/>
          <w:b w:val="0"/>
          <w:szCs w:val="26"/>
        </w:rPr>
      </w:pPr>
    </w:p>
    <w:p w14:paraId="45003591" w14:textId="77777777" w:rsidR="00DE0349" w:rsidRPr="00E24C10" w:rsidRDefault="00DE0349" w:rsidP="004564FE">
      <w:pPr>
        <w:rPr>
          <w:ins w:id="1772" w:author="HIKARI" w:date="2019-11-10T15:49:00Z"/>
          <w:b w:val="0"/>
          <w:szCs w:val="26"/>
        </w:rPr>
      </w:pPr>
    </w:p>
    <w:p w14:paraId="7F5A30E1" w14:textId="421234D4" w:rsidR="004564FE" w:rsidRPr="00E24C10" w:rsidDel="00B6709B" w:rsidRDefault="004564FE" w:rsidP="004564FE">
      <w:pPr>
        <w:rPr>
          <w:del w:id="1773" w:author="HIKARI" w:date="2019-11-10T15:45:00Z"/>
          <w:b w:val="0"/>
          <w:szCs w:val="26"/>
        </w:rPr>
      </w:pPr>
    </w:p>
    <w:p w14:paraId="4F81840E" w14:textId="36B3DB2A" w:rsidR="004564FE" w:rsidRPr="00E24C10" w:rsidDel="00B6709B" w:rsidRDefault="004564FE" w:rsidP="004564FE">
      <w:pPr>
        <w:rPr>
          <w:del w:id="1774" w:author="HIKARI" w:date="2019-11-10T15:45:00Z"/>
          <w:b w:val="0"/>
          <w:szCs w:val="26"/>
        </w:rPr>
      </w:pPr>
    </w:p>
    <w:p w14:paraId="2CEB9813" w14:textId="6535E51F" w:rsidR="004564FE" w:rsidRPr="00E24C10" w:rsidDel="00B6709B" w:rsidRDefault="004564FE" w:rsidP="004564FE">
      <w:pPr>
        <w:rPr>
          <w:del w:id="1775" w:author="HIKARI" w:date="2019-11-10T15:45:00Z"/>
          <w:b w:val="0"/>
          <w:szCs w:val="26"/>
        </w:rPr>
      </w:pPr>
    </w:p>
    <w:p w14:paraId="5FA3B665" w14:textId="26991C41" w:rsidR="004564FE" w:rsidRPr="00E24C10" w:rsidDel="00B6709B" w:rsidRDefault="004564FE" w:rsidP="004564FE">
      <w:pPr>
        <w:rPr>
          <w:del w:id="1776" w:author="HIKARI" w:date="2019-11-10T15:45:00Z"/>
          <w:b w:val="0"/>
          <w:szCs w:val="26"/>
        </w:rPr>
      </w:pPr>
    </w:p>
    <w:p w14:paraId="5ADDC21A" w14:textId="086C4D25" w:rsidR="004564FE" w:rsidRPr="00E24C10" w:rsidDel="00B6709B" w:rsidRDefault="004564FE" w:rsidP="004564FE">
      <w:pPr>
        <w:rPr>
          <w:del w:id="1777" w:author="HIKARI" w:date="2019-11-10T15:45:00Z"/>
          <w:b w:val="0"/>
          <w:szCs w:val="26"/>
        </w:rPr>
      </w:pPr>
    </w:p>
    <w:p w14:paraId="3DD834EC" w14:textId="7820A526" w:rsidR="004564FE" w:rsidDel="00B6709B" w:rsidRDefault="004564FE" w:rsidP="004564FE">
      <w:pPr>
        <w:rPr>
          <w:del w:id="1778" w:author="HIKARI" w:date="2019-11-10T15:45:00Z"/>
          <w:b w:val="0"/>
          <w:szCs w:val="26"/>
        </w:rPr>
      </w:pPr>
    </w:p>
    <w:p w14:paraId="176C8F3B" w14:textId="7B3B6229" w:rsidR="00CB168F" w:rsidDel="00B6709B" w:rsidRDefault="00CB168F" w:rsidP="004564FE">
      <w:pPr>
        <w:rPr>
          <w:del w:id="1779" w:author="HIKARI" w:date="2019-11-10T15:45:00Z"/>
          <w:b w:val="0"/>
          <w:szCs w:val="26"/>
        </w:rPr>
      </w:pPr>
    </w:p>
    <w:p w14:paraId="3031A759" w14:textId="7BEDBCE6" w:rsidR="00CB168F" w:rsidDel="00B6709B" w:rsidRDefault="00CB168F" w:rsidP="004564FE">
      <w:pPr>
        <w:rPr>
          <w:del w:id="1780" w:author="HIKARI" w:date="2019-11-10T15:45:00Z"/>
          <w:b w:val="0"/>
          <w:szCs w:val="26"/>
        </w:rPr>
      </w:pPr>
    </w:p>
    <w:p w14:paraId="6A74ACE7" w14:textId="191A02BF" w:rsidR="00CB168F" w:rsidDel="00B6709B" w:rsidRDefault="00CB168F" w:rsidP="004564FE">
      <w:pPr>
        <w:rPr>
          <w:del w:id="1781" w:author="HIKARI" w:date="2019-11-10T15:45:00Z"/>
          <w:b w:val="0"/>
          <w:szCs w:val="26"/>
        </w:rPr>
      </w:pPr>
    </w:p>
    <w:p w14:paraId="15E81149" w14:textId="02EBE455" w:rsidR="00CB168F" w:rsidDel="00B6709B" w:rsidRDefault="00CB168F" w:rsidP="004564FE">
      <w:pPr>
        <w:rPr>
          <w:del w:id="1782" w:author="HIKARI" w:date="2019-11-10T15:45:00Z"/>
          <w:b w:val="0"/>
          <w:szCs w:val="26"/>
        </w:rPr>
      </w:pPr>
    </w:p>
    <w:p w14:paraId="2EA336F2" w14:textId="467F9FE2" w:rsidR="00CB168F" w:rsidDel="00B6709B" w:rsidRDefault="00CB168F" w:rsidP="004564FE">
      <w:pPr>
        <w:rPr>
          <w:del w:id="1783" w:author="HIKARI" w:date="2019-11-10T15:44:00Z"/>
          <w:b w:val="0"/>
          <w:szCs w:val="26"/>
        </w:rPr>
      </w:pPr>
    </w:p>
    <w:p w14:paraId="292573E6" w14:textId="1CDC0D62" w:rsidR="00CB168F" w:rsidDel="00B6709B" w:rsidRDefault="00CB168F" w:rsidP="004564FE">
      <w:pPr>
        <w:rPr>
          <w:del w:id="1784" w:author="HIKARI" w:date="2019-11-10T15:44:00Z"/>
          <w:b w:val="0"/>
          <w:szCs w:val="26"/>
        </w:rPr>
      </w:pPr>
    </w:p>
    <w:p w14:paraId="40FA1F60" w14:textId="5692773F" w:rsidR="00CB168F" w:rsidDel="00B6709B" w:rsidRDefault="00CB168F" w:rsidP="004564FE">
      <w:pPr>
        <w:rPr>
          <w:del w:id="1785" w:author="HIKARI" w:date="2019-11-10T15:44:00Z"/>
          <w:b w:val="0"/>
          <w:szCs w:val="26"/>
        </w:rPr>
      </w:pPr>
    </w:p>
    <w:p w14:paraId="4BF58FC4" w14:textId="269930EA" w:rsidR="00CB168F" w:rsidDel="00B6709B" w:rsidRDefault="00CB168F" w:rsidP="004564FE">
      <w:pPr>
        <w:rPr>
          <w:del w:id="1786" w:author="HIKARI" w:date="2019-11-10T15:44:00Z"/>
          <w:b w:val="0"/>
          <w:szCs w:val="26"/>
        </w:rPr>
      </w:pPr>
    </w:p>
    <w:p w14:paraId="5219CE01" w14:textId="282D0B30" w:rsidR="00A52A28" w:rsidDel="00DC0A97" w:rsidRDefault="00A52A28" w:rsidP="004564FE">
      <w:pPr>
        <w:rPr>
          <w:del w:id="1787" w:author="HIKARI" w:date="2019-11-09T21:17:00Z"/>
          <w:b w:val="0"/>
          <w:szCs w:val="26"/>
        </w:rPr>
      </w:pPr>
    </w:p>
    <w:p w14:paraId="4DA6CA28" w14:textId="05E94356" w:rsidR="0010290F" w:rsidDel="00A52A28" w:rsidRDefault="0010290F" w:rsidP="004564FE">
      <w:pPr>
        <w:rPr>
          <w:del w:id="1788" w:author="HIKARI" w:date="2019-11-08T23:11:00Z"/>
          <w:b w:val="0"/>
          <w:szCs w:val="26"/>
        </w:rPr>
      </w:pPr>
    </w:p>
    <w:p w14:paraId="60C8FBE1" w14:textId="31D0D685" w:rsidR="0010290F" w:rsidDel="00A52A28" w:rsidRDefault="0010290F" w:rsidP="004564FE">
      <w:pPr>
        <w:rPr>
          <w:del w:id="1789" w:author="HIKARI" w:date="2019-11-08T23:11:00Z"/>
          <w:b w:val="0"/>
          <w:szCs w:val="26"/>
        </w:rPr>
      </w:pPr>
    </w:p>
    <w:p w14:paraId="0EC01376" w14:textId="77777777" w:rsidR="00C62AFE" w:rsidDel="00A52A28" w:rsidRDefault="00C62AFE" w:rsidP="004564FE">
      <w:pPr>
        <w:rPr>
          <w:del w:id="1790" w:author="HIKARI" w:date="2019-11-08T23:11:00Z"/>
          <w:b w:val="0"/>
          <w:szCs w:val="26"/>
        </w:rPr>
      </w:pPr>
    </w:p>
    <w:p w14:paraId="3E892CEF" w14:textId="77777777" w:rsidR="0010290F" w:rsidRPr="00E24C10" w:rsidRDefault="0010290F" w:rsidP="004564FE">
      <w:pPr>
        <w:rPr>
          <w:b w:val="0"/>
          <w:szCs w:val="26"/>
        </w:rPr>
      </w:pPr>
    </w:p>
    <w:p w14:paraId="28277AAD" w14:textId="0A7D6067" w:rsidR="004564FE" w:rsidRPr="00E24C10" w:rsidRDefault="0048368C">
      <w:pPr>
        <w:pStyle w:val="Heading1"/>
        <w:pPrChange w:id="1791" w:author="HIKARI" w:date="2019-11-08T21:25:00Z">
          <w:pPr>
            <w:jc w:val="center"/>
            <w:outlineLvl w:val="0"/>
          </w:pPr>
        </w:pPrChange>
      </w:pPr>
      <w:bookmarkStart w:id="1792" w:name="_Toc24298352"/>
      <w:proofErr w:type="spellStart"/>
      <w:r>
        <w:lastRenderedPageBreak/>
        <w:t>C</w:t>
      </w:r>
      <w:r w:rsidRPr="00E24C10">
        <w:t>hương</w:t>
      </w:r>
      <w:proofErr w:type="spellEnd"/>
      <w:r w:rsidRPr="00E24C10">
        <w:t xml:space="preserve"> 5: </w:t>
      </w:r>
      <w:proofErr w:type="spellStart"/>
      <w:r>
        <w:t>K</w:t>
      </w:r>
      <w:r w:rsidRPr="00E24C10">
        <w:t>ết</w:t>
      </w:r>
      <w:proofErr w:type="spellEnd"/>
      <w:r w:rsidRPr="00E24C10">
        <w:t xml:space="preserve"> </w:t>
      </w:r>
      <w:proofErr w:type="spellStart"/>
      <w:r w:rsidRPr="00E24C10">
        <w:t>luận</w:t>
      </w:r>
      <w:proofErr w:type="spellEnd"/>
      <w:r w:rsidRPr="00E24C10">
        <w:t xml:space="preserve"> </w:t>
      </w:r>
      <w:proofErr w:type="spellStart"/>
      <w:r w:rsidRPr="00E24C10">
        <w:t>và</w:t>
      </w:r>
      <w:proofErr w:type="spellEnd"/>
      <w:r w:rsidRPr="00E24C10">
        <w:t xml:space="preserve"> </w:t>
      </w:r>
      <w:proofErr w:type="spellStart"/>
      <w:r w:rsidRPr="00E24C10">
        <w:t>hướng</w:t>
      </w:r>
      <w:proofErr w:type="spellEnd"/>
      <w:r w:rsidRPr="00E24C10">
        <w:t xml:space="preserve"> </w:t>
      </w:r>
      <w:proofErr w:type="spellStart"/>
      <w:r w:rsidRPr="00E24C10">
        <w:t>phát</w:t>
      </w:r>
      <w:proofErr w:type="spellEnd"/>
      <w:r w:rsidRPr="00E24C10">
        <w:t xml:space="preserve"> </w:t>
      </w:r>
      <w:proofErr w:type="spellStart"/>
      <w:r w:rsidRPr="00E24C10">
        <w:t>triển</w:t>
      </w:r>
      <w:bookmarkEnd w:id="1792"/>
      <w:proofErr w:type="spellEnd"/>
    </w:p>
    <w:p w14:paraId="0D99FAA5" w14:textId="75D76A1B" w:rsidR="004564FE" w:rsidRDefault="004564FE">
      <w:pPr>
        <w:pStyle w:val="Heading2"/>
        <w:numPr>
          <w:ilvl w:val="0"/>
          <w:numId w:val="44"/>
        </w:numPr>
        <w:pPrChange w:id="1793" w:author="HIKARI" w:date="2019-11-08T21:25:00Z">
          <w:pPr>
            <w:pStyle w:val="ListParagraph"/>
            <w:numPr>
              <w:numId w:val="23"/>
            </w:numPr>
            <w:ind w:hanging="360"/>
            <w:outlineLvl w:val="1"/>
          </w:pPr>
        </w:pPrChange>
      </w:pPr>
      <w:bookmarkStart w:id="1794" w:name="_Toc24298353"/>
      <w:proofErr w:type="spellStart"/>
      <w:r w:rsidRPr="00E24C10">
        <w:t>Kết</w:t>
      </w:r>
      <w:proofErr w:type="spellEnd"/>
      <w:r w:rsidRPr="00E24C10">
        <w:t xml:space="preserve"> </w:t>
      </w:r>
      <w:proofErr w:type="spellStart"/>
      <w:r w:rsidRPr="00E24C10">
        <w:t>luận</w:t>
      </w:r>
      <w:bookmarkEnd w:id="1794"/>
      <w:proofErr w:type="spellEnd"/>
    </w:p>
    <w:p w14:paraId="25B19CDC" w14:textId="775A9E4F" w:rsidR="00E8240A" w:rsidRDefault="00E8240A" w:rsidP="00E8240A">
      <w:pPr>
        <w:ind w:left="360" w:firstLine="720"/>
        <w:rPr>
          <w:b w:val="0"/>
          <w:bCs/>
          <w:szCs w:val="26"/>
        </w:rPr>
      </w:pPr>
      <w:proofErr w:type="spellStart"/>
      <w:r w:rsidRPr="00E8240A">
        <w:rPr>
          <w:b w:val="0"/>
          <w:bCs/>
          <w:szCs w:val="26"/>
        </w:rPr>
        <w:t>Về</w:t>
      </w:r>
      <w:proofErr w:type="spellEnd"/>
      <w:r w:rsidRPr="00E8240A">
        <w:rPr>
          <w:b w:val="0"/>
          <w:bCs/>
          <w:szCs w:val="26"/>
        </w:rPr>
        <w:t xml:space="preserve"> </w:t>
      </w:r>
      <w:proofErr w:type="spellStart"/>
      <w:r w:rsidRPr="00E8240A">
        <w:rPr>
          <w:b w:val="0"/>
          <w:bCs/>
          <w:szCs w:val="26"/>
        </w:rPr>
        <w:t>cơ</w:t>
      </w:r>
      <w:proofErr w:type="spellEnd"/>
      <w:r w:rsidRPr="00E8240A">
        <w:rPr>
          <w:b w:val="0"/>
          <w:bCs/>
          <w:szCs w:val="26"/>
        </w:rPr>
        <w:t xml:space="preserve"> </w:t>
      </w:r>
      <w:proofErr w:type="spellStart"/>
      <w:r w:rsidRPr="00E8240A">
        <w:rPr>
          <w:b w:val="0"/>
          <w:bCs/>
          <w:szCs w:val="26"/>
        </w:rPr>
        <w:t>bản</w:t>
      </w:r>
      <w:proofErr w:type="spellEnd"/>
      <w:r w:rsidRPr="00E8240A">
        <w:rPr>
          <w:b w:val="0"/>
          <w:bCs/>
          <w:szCs w:val="26"/>
        </w:rPr>
        <w:t xml:space="preserve">, </w:t>
      </w:r>
      <w:proofErr w:type="spellStart"/>
      <w:r w:rsidRPr="00E8240A">
        <w:rPr>
          <w:b w:val="0"/>
          <w:bCs/>
          <w:szCs w:val="26"/>
        </w:rPr>
        <w:t>nhóm</w:t>
      </w:r>
      <w:proofErr w:type="spellEnd"/>
      <w:del w:id="1795" w:author="phunghx@gmail.com" w:date="2019-11-08T20:24:00Z">
        <w:r w:rsidDel="006961FC">
          <w:rPr>
            <w:b w:val="0"/>
            <w:bCs/>
            <w:szCs w:val="26"/>
          </w:rPr>
          <w:delText xml:space="preserve"> </w:delText>
        </w:r>
      </w:del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tự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nhận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xét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phần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mềm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của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nhóm</w:t>
      </w:r>
      <w:proofErr w:type="spellEnd"/>
      <w:r w:rsidRPr="00E8240A">
        <w:rPr>
          <w:b w:val="0"/>
          <w:bCs/>
          <w:szCs w:val="26"/>
        </w:rPr>
        <w:t xml:space="preserve"> </w:t>
      </w:r>
      <w:proofErr w:type="spellStart"/>
      <w:r w:rsidRPr="00E8240A">
        <w:rPr>
          <w:b w:val="0"/>
          <w:bCs/>
          <w:szCs w:val="26"/>
        </w:rPr>
        <w:t>đã</w:t>
      </w:r>
      <w:proofErr w:type="spellEnd"/>
      <w:r w:rsidRPr="00E8240A"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giải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quyết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được</w:t>
      </w:r>
      <w:proofErr w:type="spellEnd"/>
      <w:r w:rsidRPr="00E8240A">
        <w:rPr>
          <w:b w:val="0"/>
          <w:bCs/>
          <w:szCs w:val="26"/>
        </w:rPr>
        <w:t xml:space="preserve"> </w:t>
      </w:r>
      <w:proofErr w:type="spellStart"/>
      <w:r w:rsidRPr="00E8240A">
        <w:rPr>
          <w:b w:val="0"/>
          <w:bCs/>
          <w:szCs w:val="26"/>
        </w:rPr>
        <w:t>được</w:t>
      </w:r>
      <w:proofErr w:type="spellEnd"/>
      <w:r w:rsidRPr="00E8240A">
        <w:rPr>
          <w:b w:val="0"/>
          <w:bCs/>
          <w:szCs w:val="26"/>
        </w:rPr>
        <w:t xml:space="preserve"> 95% </w:t>
      </w:r>
      <w:proofErr w:type="spellStart"/>
      <w:r w:rsidRPr="00E8240A">
        <w:rPr>
          <w:b w:val="0"/>
          <w:bCs/>
          <w:szCs w:val="26"/>
        </w:rPr>
        <w:t>yêu</w:t>
      </w:r>
      <w:proofErr w:type="spellEnd"/>
      <w:r w:rsidRPr="00E8240A">
        <w:rPr>
          <w:b w:val="0"/>
          <w:bCs/>
          <w:szCs w:val="26"/>
        </w:rPr>
        <w:t xml:space="preserve"> </w:t>
      </w:r>
      <w:proofErr w:type="spellStart"/>
      <w:r w:rsidRPr="00E8240A">
        <w:rPr>
          <w:b w:val="0"/>
          <w:bCs/>
          <w:szCs w:val="26"/>
        </w:rPr>
        <w:t>cầu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mà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đồ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án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đặt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đặt</w:t>
      </w:r>
      <w:proofErr w:type="spellEnd"/>
      <w:r>
        <w:rPr>
          <w:b w:val="0"/>
          <w:bCs/>
          <w:szCs w:val="26"/>
        </w:rPr>
        <w:t xml:space="preserve"> ra. Sau </w:t>
      </w:r>
      <w:proofErr w:type="spellStart"/>
      <w:r>
        <w:rPr>
          <w:b w:val="0"/>
          <w:bCs/>
          <w:szCs w:val="26"/>
        </w:rPr>
        <w:t>đây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là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ưu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điểm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cũng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như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tồn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tại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của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phần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proofErr w:type="gramStart"/>
      <w:r>
        <w:rPr>
          <w:b w:val="0"/>
          <w:bCs/>
          <w:szCs w:val="26"/>
        </w:rPr>
        <w:t>mềm</w:t>
      </w:r>
      <w:proofErr w:type="spellEnd"/>
      <w:r w:rsidRPr="00E8240A">
        <w:rPr>
          <w:b w:val="0"/>
          <w:bCs/>
          <w:szCs w:val="26"/>
        </w:rPr>
        <w:t xml:space="preserve"> </w:t>
      </w:r>
      <w:r>
        <w:rPr>
          <w:b w:val="0"/>
          <w:bCs/>
          <w:szCs w:val="26"/>
        </w:rPr>
        <w:t>.</w:t>
      </w:r>
      <w:proofErr w:type="gramEnd"/>
    </w:p>
    <w:p w14:paraId="624D67EE" w14:textId="6472312A" w:rsidR="00E8240A" w:rsidRDefault="00E8240A" w:rsidP="00E8240A">
      <w:pPr>
        <w:pStyle w:val="ListParagraph"/>
        <w:numPr>
          <w:ilvl w:val="0"/>
          <w:numId w:val="24"/>
        </w:numPr>
        <w:rPr>
          <w:b w:val="0"/>
          <w:bCs/>
          <w:szCs w:val="26"/>
        </w:rPr>
      </w:pPr>
      <w:proofErr w:type="spellStart"/>
      <w:r>
        <w:rPr>
          <w:b w:val="0"/>
          <w:bCs/>
          <w:szCs w:val="26"/>
        </w:rPr>
        <w:t>Ưu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điểm</w:t>
      </w:r>
      <w:proofErr w:type="spellEnd"/>
      <w:r>
        <w:rPr>
          <w:b w:val="0"/>
          <w:bCs/>
          <w:szCs w:val="26"/>
        </w:rPr>
        <w:t>:</w:t>
      </w:r>
    </w:p>
    <w:p w14:paraId="0BD4F253" w14:textId="0FDAB933" w:rsidR="00E8240A" w:rsidRDefault="00E8240A" w:rsidP="0003454E">
      <w:pPr>
        <w:pStyle w:val="ListParagraph"/>
        <w:numPr>
          <w:ilvl w:val="1"/>
          <w:numId w:val="24"/>
        </w:numPr>
        <w:ind w:left="2074"/>
        <w:contextualSpacing w:val="0"/>
        <w:rPr>
          <w:b w:val="0"/>
          <w:bCs/>
          <w:szCs w:val="26"/>
        </w:rPr>
        <w:pPrChange w:id="1796" w:author="HIKARI" w:date="2019-11-10T17:19:00Z">
          <w:pPr>
            <w:pStyle w:val="ListParagraph"/>
            <w:numPr>
              <w:ilvl w:val="1"/>
              <w:numId w:val="24"/>
            </w:numPr>
            <w:ind w:left="2070" w:hanging="360"/>
          </w:pPr>
        </w:pPrChange>
      </w:pPr>
      <w:proofErr w:type="spellStart"/>
      <w:r>
        <w:rPr>
          <w:b w:val="0"/>
          <w:bCs/>
          <w:szCs w:val="26"/>
        </w:rPr>
        <w:t>Giao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diện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gọn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g</w:t>
      </w:r>
      <w:ins w:id="1797" w:author="HIKARI" w:date="2019-11-09T15:01:00Z">
        <w:r w:rsidR="00E12197">
          <w:rPr>
            <w:b w:val="0"/>
            <w:bCs/>
            <w:szCs w:val="26"/>
          </w:rPr>
          <w:t>àng</w:t>
        </w:r>
      </w:ins>
      <w:proofErr w:type="spellEnd"/>
      <w:del w:id="1798" w:author="HIKARI" w:date="2019-11-09T15:01:00Z">
        <w:r w:rsidDel="00E12197">
          <w:rPr>
            <w:b w:val="0"/>
            <w:bCs/>
            <w:szCs w:val="26"/>
          </w:rPr>
          <w:delText>ang</w:delText>
        </w:r>
      </w:del>
      <w:r>
        <w:rPr>
          <w:b w:val="0"/>
          <w:bCs/>
          <w:szCs w:val="26"/>
        </w:rPr>
        <w:t xml:space="preserve">, </w:t>
      </w:r>
      <w:proofErr w:type="spellStart"/>
      <w:r>
        <w:rPr>
          <w:b w:val="0"/>
          <w:bCs/>
          <w:szCs w:val="26"/>
        </w:rPr>
        <w:t>dễ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tiếp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cận</w:t>
      </w:r>
      <w:proofErr w:type="spellEnd"/>
      <w:r>
        <w:rPr>
          <w:b w:val="0"/>
          <w:bCs/>
          <w:szCs w:val="26"/>
        </w:rPr>
        <w:t xml:space="preserve">, </w:t>
      </w:r>
      <w:proofErr w:type="spellStart"/>
      <w:r>
        <w:rPr>
          <w:b w:val="0"/>
          <w:bCs/>
          <w:szCs w:val="26"/>
        </w:rPr>
        <w:t>dễ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làm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quen</w:t>
      </w:r>
      <w:proofErr w:type="spellEnd"/>
      <w:r>
        <w:rPr>
          <w:b w:val="0"/>
          <w:bCs/>
          <w:szCs w:val="26"/>
        </w:rPr>
        <w:t>.</w:t>
      </w:r>
    </w:p>
    <w:p w14:paraId="4C1A2A03" w14:textId="66C8E5C3" w:rsidR="00E8240A" w:rsidRDefault="00E8240A" w:rsidP="0003454E">
      <w:pPr>
        <w:pStyle w:val="ListParagraph"/>
        <w:numPr>
          <w:ilvl w:val="1"/>
          <w:numId w:val="24"/>
        </w:numPr>
        <w:ind w:left="2074"/>
        <w:contextualSpacing w:val="0"/>
        <w:rPr>
          <w:b w:val="0"/>
          <w:bCs/>
          <w:szCs w:val="26"/>
        </w:rPr>
        <w:pPrChange w:id="1799" w:author="HIKARI" w:date="2019-11-10T17:19:00Z">
          <w:pPr>
            <w:pStyle w:val="ListParagraph"/>
            <w:numPr>
              <w:ilvl w:val="1"/>
              <w:numId w:val="24"/>
            </w:numPr>
            <w:ind w:left="2070" w:hanging="360"/>
          </w:pPr>
        </w:pPrChange>
      </w:pPr>
      <w:r>
        <w:rPr>
          <w:b w:val="0"/>
          <w:bCs/>
          <w:szCs w:val="26"/>
        </w:rPr>
        <w:t xml:space="preserve">Dung </w:t>
      </w:r>
      <w:proofErr w:type="spellStart"/>
      <w:r>
        <w:rPr>
          <w:b w:val="0"/>
          <w:bCs/>
          <w:szCs w:val="26"/>
        </w:rPr>
        <w:t>lượng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khá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nhẹ</w:t>
      </w:r>
      <w:proofErr w:type="spellEnd"/>
      <w:r>
        <w:rPr>
          <w:b w:val="0"/>
          <w:bCs/>
          <w:szCs w:val="26"/>
        </w:rPr>
        <w:t xml:space="preserve"> (</w:t>
      </w:r>
      <w:proofErr w:type="spellStart"/>
      <w:r>
        <w:rPr>
          <w:b w:val="0"/>
          <w:bCs/>
          <w:szCs w:val="26"/>
        </w:rPr>
        <w:t>Chỉ</w:t>
      </w:r>
      <w:proofErr w:type="spellEnd"/>
      <w:r>
        <w:rPr>
          <w:b w:val="0"/>
          <w:bCs/>
          <w:szCs w:val="26"/>
        </w:rPr>
        <w:t xml:space="preserve"> 117KB </w:t>
      </w:r>
      <w:proofErr w:type="spellStart"/>
      <w:r>
        <w:rPr>
          <w:b w:val="0"/>
          <w:bCs/>
          <w:szCs w:val="26"/>
        </w:rPr>
        <w:t>cho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một</w:t>
      </w:r>
      <w:proofErr w:type="spellEnd"/>
      <w:r>
        <w:rPr>
          <w:b w:val="0"/>
          <w:bCs/>
          <w:szCs w:val="26"/>
        </w:rPr>
        <w:t xml:space="preserve"> file exe </w:t>
      </w:r>
      <w:proofErr w:type="spellStart"/>
      <w:r>
        <w:rPr>
          <w:b w:val="0"/>
          <w:bCs/>
          <w:szCs w:val="26"/>
        </w:rPr>
        <w:t>duy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nhất</w:t>
      </w:r>
      <w:proofErr w:type="spellEnd"/>
      <w:r>
        <w:rPr>
          <w:b w:val="0"/>
          <w:bCs/>
          <w:szCs w:val="26"/>
        </w:rPr>
        <w:t>).</w:t>
      </w:r>
    </w:p>
    <w:p w14:paraId="442360D3" w14:textId="1D3673A7" w:rsidR="00E8240A" w:rsidRDefault="00E8240A" w:rsidP="0003454E">
      <w:pPr>
        <w:pStyle w:val="ListParagraph"/>
        <w:numPr>
          <w:ilvl w:val="1"/>
          <w:numId w:val="24"/>
        </w:numPr>
        <w:ind w:left="2074"/>
        <w:contextualSpacing w:val="0"/>
        <w:rPr>
          <w:b w:val="0"/>
          <w:bCs/>
          <w:szCs w:val="26"/>
        </w:rPr>
        <w:pPrChange w:id="1800" w:author="HIKARI" w:date="2019-11-10T17:19:00Z">
          <w:pPr>
            <w:pStyle w:val="ListParagraph"/>
            <w:numPr>
              <w:ilvl w:val="1"/>
              <w:numId w:val="24"/>
            </w:numPr>
            <w:ind w:left="2070" w:hanging="360"/>
          </w:pPr>
        </w:pPrChange>
      </w:pPr>
      <w:proofErr w:type="spellStart"/>
      <w:r>
        <w:rPr>
          <w:b w:val="0"/>
          <w:bCs/>
          <w:szCs w:val="26"/>
        </w:rPr>
        <w:t>Chương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trình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tốn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rất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ít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tài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nguyên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hệ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thống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khi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hoạt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động</w:t>
      </w:r>
      <w:proofErr w:type="spellEnd"/>
      <w:r>
        <w:rPr>
          <w:b w:val="0"/>
          <w:bCs/>
          <w:szCs w:val="26"/>
        </w:rPr>
        <w:t>.</w:t>
      </w:r>
    </w:p>
    <w:p w14:paraId="7D6FB215" w14:textId="27C78E5E" w:rsidR="00E8240A" w:rsidRDefault="00E8240A" w:rsidP="0003454E">
      <w:pPr>
        <w:pStyle w:val="ListParagraph"/>
        <w:numPr>
          <w:ilvl w:val="1"/>
          <w:numId w:val="24"/>
        </w:numPr>
        <w:ind w:left="2074"/>
        <w:contextualSpacing w:val="0"/>
        <w:rPr>
          <w:b w:val="0"/>
          <w:bCs/>
          <w:szCs w:val="26"/>
        </w:rPr>
        <w:pPrChange w:id="1801" w:author="HIKARI" w:date="2019-11-10T17:19:00Z">
          <w:pPr>
            <w:pStyle w:val="ListParagraph"/>
            <w:numPr>
              <w:ilvl w:val="1"/>
              <w:numId w:val="24"/>
            </w:numPr>
            <w:ind w:left="2070" w:hanging="360"/>
          </w:pPr>
        </w:pPrChange>
      </w:pPr>
      <w:proofErr w:type="spellStart"/>
      <w:r>
        <w:rPr>
          <w:b w:val="0"/>
          <w:bCs/>
          <w:szCs w:val="26"/>
        </w:rPr>
        <w:t>Chương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trình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chạy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ổn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định</w:t>
      </w:r>
      <w:proofErr w:type="spellEnd"/>
      <w:r>
        <w:rPr>
          <w:b w:val="0"/>
          <w:bCs/>
          <w:szCs w:val="26"/>
        </w:rPr>
        <w:t xml:space="preserve">, </w:t>
      </w:r>
      <w:proofErr w:type="spellStart"/>
      <w:r>
        <w:rPr>
          <w:b w:val="0"/>
          <w:bCs/>
          <w:szCs w:val="26"/>
        </w:rPr>
        <w:t>cho</w:t>
      </w:r>
      <w:proofErr w:type="spellEnd"/>
      <w:r>
        <w:rPr>
          <w:b w:val="0"/>
          <w:bCs/>
          <w:szCs w:val="26"/>
        </w:rPr>
        <w:t xml:space="preserve"> ra </w:t>
      </w:r>
      <w:proofErr w:type="spellStart"/>
      <w:r>
        <w:rPr>
          <w:b w:val="0"/>
          <w:bCs/>
          <w:szCs w:val="26"/>
        </w:rPr>
        <w:t>kết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quả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chính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xác</w:t>
      </w:r>
      <w:proofErr w:type="spellEnd"/>
      <w:r>
        <w:rPr>
          <w:b w:val="0"/>
          <w:bCs/>
          <w:szCs w:val="26"/>
        </w:rPr>
        <w:t xml:space="preserve">, </w:t>
      </w:r>
      <w:proofErr w:type="spellStart"/>
      <w:r>
        <w:rPr>
          <w:b w:val="0"/>
          <w:bCs/>
          <w:szCs w:val="26"/>
        </w:rPr>
        <w:t>không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bị</w:t>
      </w:r>
      <w:proofErr w:type="spellEnd"/>
      <w:r>
        <w:rPr>
          <w:b w:val="0"/>
          <w:bCs/>
          <w:szCs w:val="26"/>
        </w:rPr>
        <w:t xml:space="preserve"> crash </w:t>
      </w:r>
      <w:proofErr w:type="spellStart"/>
      <w:r>
        <w:rPr>
          <w:b w:val="0"/>
          <w:bCs/>
          <w:szCs w:val="26"/>
        </w:rPr>
        <w:t>trong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quá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trình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thực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thi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yêu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cầu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người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dùng</w:t>
      </w:r>
      <w:proofErr w:type="spellEnd"/>
      <w:r>
        <w:rPr>
          <w:b w:val="0"/>
          <w:bCs/>
          <w:szCs w:val="26"/>
        </w:rPr>
        <w:t>.</w:t>
      </w:r>
    </w:p>
    <w:p w14:paraId="2DAD6625" w14:textId="2BC88F7B" w:rsidR="00E8240A" w:rsidRDefault="00E8240A" w:rsidP="00E8240A">
      <w:pPr>
        <w:pStyle w:val="ListParagraph"/>
        <w:numPr>
          <w:ilvl w:val="0"/>
          <w:numId w:val="24"/>
        </w:numPr>
        <w:rPr>
          <w:b w:val="0"/>
          <w:bCs/>
          <w:szCs w:val="26"/>
        </w:rPr>
      </w:pPr>
      <w:proofErr w:type="spellStart"/>
      <w:r>
        <w:rPr>
          <w:b w:val="0"/>
          <w:bCs/>
          <w:szCs w:val="26"/>
        </w:rPr>
        <w:t>Nhược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điểm</w:t>
      </w:r>
      <w:proofErr w:type="spellEnd"/>
      <w:r>
        <w:rPr>
          <w:b w:val="0"/>
          <w:bCs/>
          <w:szCs w:val="26"/>
        </w:rPr>
        <w:t>:</w:t>
      </w:r>
    </w:p>
    <w:p w14:paraId="483532FB" w14:textId="54FF9EC3" w:rsidR="00E8240A" w:rsidRDefault="00E8240A" w:rsidP="0003454E">
      <w:pPr>
        <w:pStyle w:val="ListParagraph"/>
        <w:numPr>
          <w:ilvl w:val="1"/>
          <w:numId w:val="24"/>
        </w:numPr>
        <w:ind w:left="2074"/>
        <w:contextualSpacing w:val="0"/>
        <w:rPr>
          <w:b w:val="0"/>
          <w:bCs/>
          <w:szCs w:val="26"/>
        </w:rPr>
        <w:pPrChange w:id="1802" w:author="HIKARI" w:date="2019-11-10T17:19:00Z">
          <w:pPr>
            <w:pStyle w:val="ListParagraph"/>
            <w:numPr>
              <w:ilvl w:val="1"/>
              <w:numId w:val="24"/>
            </w:numPr>
            <w:ind w:left="2070" w:hanging="360"/>
          </w:pPr>
        </w:pPrChange>
      </w:pPr>
      <w:r>
        <w:rPr>
          <w:b w:val="0"/>
          <w:bCs/>
          <w:szCs w:val="26"/>
        </w:rPr>
        <w:t xml:space="preserve">Diagram </w:t>
      </w:r>
      <w:proofErr w:type="spellStart"/>
      <w:r>
        <w:rPr>
          <w:b w:val="0"/>
          <w:bCs/>
          <w:szCs w:val="26"/>
        </w:rPr>
        <w:t>xuất</w:t>
      </w:r>
      <w:proofErr w:type="spellEnd"/>
      <w:r>
        <w:rPr>
          <w:b w:val="0"/>
          <w:bCs/>
          <w:szCs w:val="26"/>
        </w:rPr>
        <w:t xml:space="preserve"> ra </w:t>
      </w:r>
      <w:proofErr w:type="spellStart"/>
      <w:r>
        <w:rPr>
          <w:b w:val="0"/>
          <w:bCs/>
          <w:szCs w:val="26"/>
        </w:rPr>
        <w:t>chư</w:t>
      </w:r>
      <w:ins w:id="1803" w:author="HIKARI" w:date="2019-11-09T15:01:00Z">
        <w:r w:rsidR="00E12197">
          <w:rPr>
            <w:b w:val="0"/>
            <w:bCs/>
            <w:szCs w:val="26"/>
          </w:rPr>
          <w:t>a</w:t>
        </w:r>
      </w:ins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đẹp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mắt</w:t>
      </w:r>
      <w:proofErr w:type="spellEnd"/>
      <w:r>
        <w:rPr>
          <w:b w:val="0"/>
          <w:bCs/>
          <w:szCs w:val="26"/>
        </w:rPr>
        <w:t xml:space="preserve"> (</w:t>
      </w:r>
      <w:proofErr w:type="spellStart"/>
      <w:r>
        <w:rPr>
          <w:b w:val="0"/>
          <w:bCs/>
          <w:szCs w:val="26"/>
        </w:rPr>
        <w:t>Chưa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sắp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xếp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được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các</w:t>
      </w:r>
      <w:proofErr w:type="spellEnd"/>
      <w:r>
        <w:rPr>
          <w:b w:val="0"/>
          <w:bCs/>
          <w:szCs w:val="26"/>
        </w:rPr>
        <w:t xml:space="preserve"> Layer con </w:t>
      </w:r>
      <w:proofErr w:type="spellStart"/>
      <w:r>
        <w:rPr>
          <w:b w:val="0"/>
          <w:bCs/>
          <w:szCs w:val="26"/>
        </w:rPr>
        <w:t>nằm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ngay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ngắn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ngay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bên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dưới</w:t>
      </w:r>
      <w:proofErr w:type="spellEnd"/>
      <w:r>
        <w:rPr>
          <w:b w:val="0"/>
          <w:bCs/>
          <w:szCs w:val="26"/>
        </w:rPr>
        <w:t xml:space="preserve"> Layer cha).</w:t>
      </w:r>
    </w:p>
    <w:p w14:paraId="5D6745B4" w14:textId="5FAE4891" w:rsidR="00E8240A" w:rsidRDefault="00E8240A" w:rsidP="0003454E">
      <w:pPr>
        <w:pStyle w:val="ListParagraph"/>
        <w:numPr>
          <w:ilvl w:val="1"/>
          <w:numId w:val="24"/>
        </w:numPr>
        <w:ind w:left="2074"/>
        <w:contextualSpacing w:val="0"/>
        <w:rPr>
          <w:b w:val="0"/>
          <w:bCs/>
          <w:szCs w:val="26"/>
        </w:rPr>
        <w:pPrChange w:id="1804" w:author="HIKARI" w:date="2019-11-10T17:19:00Z">
          <w:pPr>
            <w:pStyle w:val="ListParagraph"/>
            <w:numPr>
              <w:ilvl w:val="1"/>
              <w:numId w:val="24"/>
            </w:numPr>
            <w:ind w:left="2070" w:hanging="360"/>
          </w:pPr>
        </w:pPrChange>
      </w:pPr>
      <w:proofErr w:type="spellStart"/>
      <w:r>
        <w:rPr>
          <w:b w:val="0"/>
          <w:bCs/>
          <w:szCs w:val="26"/>
        </w:rPr>
        <w:t>Thuật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toán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tỏ</w:t>
      </w:r>
      <w:proofErr w:type="spellEnd"/>
      <w:r>
        <w:rPr>
          <w:b w:val="0"/>
          <w:bCs/>
          <w:szCs w:val="26"/>
        </w:rPr>
        <w:t xml:space="preserve"> ra </w:t>
      </w:r>
      <w:proofErr w:type="spellStart"/>
      <w:r>
        <w:rPr>
          <w:b w:val="0"/>
          <w:bCs/>
          <w:szCs w:val="26"/>
        </w:rPr>
        <w:t>kém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hiệu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quả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khi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xử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lí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dữ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liệu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đầu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vào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lớn</w:t>
      </w:r>
      <w:proofErr w:type="spellEnd"/>
      <w:r>
        <w:rPr>
          <w:b w:val="0"/>
          <w:bCs/>
          <w:szCs w:val="26"/>
        </w:rPr>
        <w:t xml:space="preserve"> (</w:t>
      </w:r>
      <w:proofErr w:type="spellStart"/>
      <w:r>
        <w:rPr>
          <w:b w:val="0"/>
          <w:bCs/>
          <w:szCs w:val="26"/>
        </w:rPr>
        <w:t>Xử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lí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và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xuất</w:t>
      </w:r>
      <w:proofErr w:type="spellEnd"/>
      <w:r>
        <w:rPr>
          <w:b w:val="0"/>
          <w:bCs/>
          <w:szCs w:val="26"/>
        </w:rPr>
        <w:t xml:space="preserve"> ra </w:t>
      </w:r>
      <w:proofErr w:type="spellStart"/>
      <w:r>
        <w:rPr>
          <w:b w:val="0"/>
          <w:bCs/>
          <w:szCs w:val="26"/>
        </w:rPr>
        <w:t>kết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quả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tốn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nhiều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thời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gian</w:t>
      </w:r>
      <w:proofErr w:type="spellEnd"/>
      <w:r>
        <w:rPr>
          <w:b w:val="0"/>
          <w:bCs/>
          <w:szCs w:val="26"/>
        </w:rPr>
        <w:t>).</w:t>
      </w:r>
    </w:p>
    <w:p w14:paraId="2F4F0B1B" w14:textId="1DA9865D" w:rsidR="00E8240A" w:rsidRDefault="00E8240A" w:rsidP="0003454E">
      <w:pPr>
        <w:pStyle w:val="ListParagraph"/>
        <w:numPr>
          <w:ilvl w:val="1"/>
          <w:numId w:val="24"/>
        </w:numPr>
        <w:ind w:left="2074"/>
        <w:contextualSpacing w:val="0"/>
        <w:rPr>
          <w:b w:val="0"/>
          <w:bCs/>
          <w:szCs w:val="26"/>
        </w:rPr>
        <w:pPrChange w:id="1805" w:author="HIKARI" w:date="2019-11-10T17:19:00Z">
          <w:pPr>
            <w:pStyle w:val="ListParagraph"/>
            <w:numPr>
              <w:ilvl w:val="1"/>
              <w:numId w:val="24"/>
            </w:numPr>
            <w:ind w:left="2070" w:hanging="360"/>
          </w:pPr>
        </w:pPrChange>
      </w:pPr>
      <w:proofErr w:type="spellStart"/>
      <w:r>
        <w:rPr>
          <w:b w:val="0"/>
          <w:bCs/>
          <w:szCs w:val="26"/>
        </w:rPr>
        <w:t>Chưa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có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chức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năng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kiểm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lỗi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cho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dữ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liệu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đầu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vào</w:t>
      </w:r>
      <w:proofErr w:type="spellEnd"/>
      <w:r>
        <w:rPr>
          <w:b w:val="0"/>
          <w:bCs/>
          <w:szCs w:val="26"/>
        </w:rPr>
        <w:t>.</w:t>
      </w:r>
    </w:p>
    <w:p w14:paraId="0B94614D" w14:textId="77777777" w:rsidR="00E8240A" w:rsidRPr="00E8240A" w:rsidRDefault="00E8240A" w:rsidP="00E8240A">
      <w:pPr>
        <w:rPr>
          <w:b w:val="0"/>
          <w:bCs/>
          <w:szCs w:val="26"/>
        </w:rPr>
      </w:pPr>
    </w:p>
    <w:p w14:paraId="1E80C9A2" w14:textId="451FB273" w:rsidR="004D4EEF" w:rsidRDefault="004564FE">
      <w:pPr>
        <w:pStyle w:val="Heading2"/>
        <w:numPr>
          <w:ilvl w:val="0"/>
          <w:numId w:val="44"/>
        </w:numPr>
        <w:pPrChange w:id="1806" w:author="HIKARI" w:date="2019-11-08T21:25:00Z">
          <w:pPr>
            <w:pStyle w:val="ListParagraph"/>
            <w:numPr>
              <w:numId w:val="23"/>
            </w:numPr>
            <w:ind w:hanging="360"/>
            <w:outlineLvl w:val="1"/>
          </w:pPr>
        </w:pPrChange>
      </w:pPr>
      <w:bookmarkStart w:id="1807" w:name="_Toc24298354"/>
      <w:proofErr w:type="spellStart"/>
      <w:r w:rsidRPr="00E24C10">
        <w:t>Hướng</w:t>
      </w:r>
      <w:proofErr w:type="spellEnd"/>
      <w:r w:rsidRPr="00E24C10">
        <w:t xml:space="preserve"> </w:t>
      </w:r>
      <w:proofErr w:type="spellStart"/>
      <w:r w:rsidRPr="00E24C10">
        <w:t>phát</w:t>
      </w:r>
      <w:proofErr w:type="spellEnd"/>
      <w:r w:rsidRPr="00E24C10">
        <w:t xml:space="preserve"> </w:t>
      </w:r>
      <w:proofErr w:type="spellStart"/>
      <w:r w:rsidRPr="00E24C10">
        <w:t>t</w:t>
      </w:r>
      <w:r w:rsidR="004D4EEF">
        <w:t>riển</w:t>
      </w:r>
      <w:bookmarkEnd w:id="1807"/>
      <w:proofErr w:type="spellEnd"/>
    </w:p>
    <w:p w14:paraId="2AEE5BF3" w14:textId="55478831" w:rsidR="004D4EEF" w:rsidRDefault="004D4EEF" w:rsidP="0003454E">
      <w:pPr>
        <w:pStyle w:val="ListParagraph"/>
        <w:numPr>
          <w:ilvl w:val="0"/>
          <w:numId w:val="24"/>
        </w:numPr>
        <w:ind w:left="1354"/>
        <w:contextualSpacing w:val="0"/>
        <w:rPr>
          <w:b w:val="0"/>
          <w:bCs/>
          <w:szCs w:val="26"/>
        </w:rPr>
        <w:pPrChange w:id="1808" w:author="HIKARI" w:date="2019-11-10T17:18:00Z">
          <w:pPr>
            <w:pStyle w:val="ListParagraph"/>
            <w:numPr>
              <w:numId w:val="24"/>
            </w:numPr>
            <w:ind w:left="1350" w:hanging="360"/>
          </w:pPr>
        </w:pPrChange>
      </w:pPr>
      <w:proofErr w:type="spellStart"/>
      <w:r w:rsidRPr="004D4EEF">
        <w:rPr>
          <w:b w:val="0"/>
          <w:bCs/>
          <w:szCs w:val="26"/>
        </w:rPr>
        <w:t>Thêm</w:t>
      </w:r>
      <w:proofErr w:type="spellEnd"/>
      <w:r w:rsidRPr="004D4EEF">
        <w:rPr>
          <w:b w:val="0"/>
          <w:bCs/>
          <w:szCs w:val="26"/>
        </w:rPr>
        <w:t xml:space="preserve"> </w:t>
      </w:r>
      <w:proofErr w:type="spellStart"/>
      <w:r w:rsidRPr="004D4EEF">
        <w:rPr>
          <w:b w:val="0"/>
          <w:bCs/>
          <w:szCs w:val="26"/>
        </w:rPr>
        <w:t>tính</w:t>
      </w:r>
      <w:proofErr w:type="spellEnd"/>
      <w:r w:rsidRPr="004D4EEF">
        <w:rPr>
          <w:b w:val="0"/>
          <w:bCs/>
          <w:szCs w:val="26"/>
        </w:rPr>
        <w:t xml:space="preserve"> </w:t>
      </w:r>
      <w:proofErr w:type="spellStart"/>
      <w:r w:rsidRPr="004D4EEF">
        <w:rPr>
          <w:b w:val="0"/>
          <w:bCs/>
          <w:szCs w:val="26"/>
        </w:rPr>
        <w:t>năng</w:t>
      </w:r>
      <w:proofErr w:type="spellEnd"/>
      <w:r w:rsidRPr="004D4EEF">
        <w:rPr>
          <w:b w:val="0"/>
          <w:bCs/>
          <w:szCs w:val="26"/>
        </w:rPr>
        <w:t xml:space="preserve"> </w:t>
      </w:r>
      <w:proofErr w:type="spellStart"/>
      <w:r w:rsidRPr="004D4EEF">
        <w:rPr>
          <w:b w:val="0"/>
          <w:bCs/>
          <w:szCs w:val="26"/>
        </w:rPr>
        <w:t>đọc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 w:rsidR="00B048EA">
        <w:rPr>
          <w:b w:val="0"/>
          <w:bCs/>
          <w:szCs w:val="26"/>
        </w:rPr>
        <w:t>dữ</w:t>
      </w:r>
      <w:proofErr w:type="spellEnd"/>
      <w:r w:rsidR="00B048EA">
        <w:rPr>
          <w:b w:val="0"/>
          <w:bCs/>
          <w:szCs w:val="26"/>
        </w:rPr>
        <w:t xml:space="preserve"> </w:t>
      </w:r>
      <w:proofErr w:type="spellStart"/>
      <w:r w:rsidR="00B048EA">
        <w:rPr>
          <w:b w:val="0"/>
          <w:bCs/>
          <w:szCs w:val="26"/>
        </w:rPr>
        <w:t>liệu</w:t>
      </w:r>
      <w:proofErr w:type="spellEnd"/>
      <w:r w:rsidR="00B048EA">
        <w:rPr>
          <w:b w:val="0"/>
          <w:bCs/>
          <w:szCs w:val="26"/>
        </w:rPr>
        <w:t xml:space="preserve"> </w:t>
      </w:r>
      <w:proofErr w:type="spellStart"/>
      <w:r w:rsidR="00B048EA">
        <w:rPr>
          <w:b w:val="0"/>
          <w:bCs/>
          <w:szCs w:val="26"/>
        </w:rPr>
        <w:t>đầu</w:t>
      </w:r>
      <w:proofErr w:type="spellEnd"/>
      <w:r w:rsidR="00B048EA">
        <w:rPr>
          <w:b w:val="0"/>
          <w:bCs/>
          <w:szCs w:val="26"/>
        </w:rPr>
        <w:t xml:space="preserve"> </w:t>
      </w:r>
      <w:proofErr w:type="spellStart"/>
      <w:r w:rsidR="00B048EA">
        <w:rPr>
          <w:b w:val="0"/>
          <w:bCs/>
          <w:szCs w:val="26"/>
        </w:rPr>
        <w:t>vào</w:t>
      </w:r>
      <w:proofErr w:type="spellEnd"/>
      <w:r w:rsidR="00B048EA">
        <w:rPr>
          <w:b w:val="0"/>
          <w:bCs/>
          <w:szCs w:val="26"/>
        </w:rPr>
        <w:t xml:space="preserve"> </w:t>
      </w:r>
      <w:proofErr w:type="spellStart"/>
      <w:r w:rsidR="00B048EA">
        <w:rPr>
          <w:b w:val="0"/>
          <w:bCs/>
          <w:szCs w:val="26"/>
        </w:rPr>
        <w:t>từ</w:t>
      </w:r>
      <w:proofErr w:type="spellEnd"/>
      <w:r w:rsidRPr="004D4EEF">
        <w:rPr>
          <w:b w:val="0"/>
          <w:bCs/>
          <w:szCs w:val="26"/>
        </w:rPr>
        <w:t xml:space="preserve"> file</w:t>
      </w:r>
      <w:r>
        <w:rPr>
          <w:b w:val="0"/>
          <w:bCs/>
          <w:szCs w:val="26"/>
        </w:rPr>
        <w:t>.</w:t>
      </w:r>
    </w:p>
    <w:p w14:paraId="0377D929" w14:textId="70F812E6" w:rsidR="004D4EEF" w:rsidRDefault="004D4EEF" w:rsidP="0003454E">
      <w:pPr>
        <w:pStyle w:val="ListParagraph"/>
        <w:numPr>
          <w:ilvl w:val="0"/>
          <w:numId w:val="24"/>
        </w:numPr>
        <w:ind w:left="1354"/>
        <w:contextualSpacing w:val="0"/>
        <w:rPr>
          <w:b w:val="0"/>
          <w:bCs/>
          <w:szCs w:val="26"/>
        </w:rPr>
        <w:pPrChange w:id="1809" w:author="HIKARI" w:date="2019-11-10T17:18:00Z">
          <w:pPr>
            <w:pStyle w:val="ListParagraph"/>
            <w:numPr>
              <w:numId w:val="24"/>
            </w:numPr>
            <w:ind w:left="1350" w:hanging="360"/>
          </w:pPr>
        </w:pPrChange>
      </w:pPr>
      <w:proofErr w:type="spellStart"/>
      <w:r>
        <w:rPr>
          <w:b w:val="0"/>
          <w:bCs/>
          <w:szCs w:val="26"/>
        </w:rPr>
        <w:t>Tối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ưu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hoá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thuật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toán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đối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với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dữ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liệu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đầu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vào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từ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lớn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đến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rất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lớn</w:t>
      </w:r>
      <w:proofErr w:type="spellEnd"/>
      <w:r>
        <w:rPr>
          <w:b w:val="0"/>
          <w:bCs/>
          <w:szCs w:val="26"/>
        </w:rPr>
        <w:t>.</w:t>
      </w:r>
    </w:p>
    <w:p w14:paraId="79771C9F" w14:textId="608E7086" w:rsidR="004D4EEF" w:rsidRDefault="004D4EEF" w:rsidP="0003454E">
      <w:pPr>
        <w:pStyle w:val="ListParagraph"/>
        <w:numPr>
          <w:ilvl w:val="0"/>
          <w:numId w:val="24"/>
        </w:numPr>
        <w:ind w:left="1354"/>
        <w:contextualSpacing w:val="0"/>
        <w:rPr>
          <w:b w:val="0"/>
          <w:bCs/>
          <w:szCs w:val="26"/>
        </w:rPr>
        <w:pPrChange w:id="1810" w:author="HIKARI" w:date="2019-11-10T17:18:00Z">
          <w:pPr>
            <w:pStyle w:val="ListParagraph"/>
            <w:numPr>
              <w:numId w:val="24"/>
            </w:numPr>
            <w:ind w:left="1350" w:hanging="360"/>
          </w:pPr>
        </w:pPrChange>
      </w:pPr>
      <w:proofErr w:type="spellStart"/>
      <w:r>
        <w:rPr>
          <w:b w:val="0"/>
          <w:bCs/>
          <w:szCs w:val="26"/>
        </w:rPr>
        <w:t>Chỉnh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sửa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thuật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toán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dựng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hình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để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có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thể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xếp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các</w:t>
      </w:r>
      <w:proofErr w:type="spellEnd"/>
      <w:r>
        <w:rPr>
          <w:b w:val="0"/>
          <w:bCs/>
          <w:szCs w:val="26"/>
        </w:rPr>
        <w:t xml:space="preserve"> Layer con </w:t>
      </w:r>
      <w:proofErr w:type="spellStart"/>
      <w:r>
        <w:rPr>
          <w:b w:val="0"/>
          <w:bCs/>
          <w:szCs w:val="26"/>
        </w:rPr>
        <w:t>bên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dưới</w:t>
      </w:r>
      <w:proofErr w:type="spellEnd"/>
      <w:r>
        <w:rPr>
          <w:b w:val="0"/>
          <w:bCs/>
          <w:szCs w:val="26"/>
        </w:rPr>
        <w:t xml:space="preserve"> Layer cha </w:t>
      </w:r>
      <w:proofErr w:type="spellStart"/>
      <w:r>
        <w:rPr>
          <w:b w:val="0"/>
          <w:bCs/>
          <w:szCs w:val="26"/>
        </w:rPr>
        <w:t>một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các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gọn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gàng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và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đúng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đắn</w:t>
      </w:r>
      <w:proofErr w:type="spellEnd"/>
      <w:del w:id="1811" w:author="HIKARI" w:date="2019-11-09T15:01:00Z">
        <w:r w:rsidDel="00E12197">
          <w:rPr>
            <w:b w:val="0"/>
            <w:bCs/>
            <w:szCs w:val="26"/>
          </w:rPr>
          <w:delText>g</w:delText>
        </w:r>
      </w:del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nhất</w:t>
      </w:r>
      <w:proofErr w:type="spellEnd"/>
      <w:r>
        <w:rPr>
          <w:b w:val="0"/>
          <w:bCs/>
          <w:szCs w:val="26"/>
        </w:rPr>
        <w:t>.</w:t>
      </w:r>
    </w:p>
    <w:p w14:paraId="01AB3C87" w14:textId="3AA8946F" w:rsidR="004D4EEF" w:rsidRDefault="004D4EEF" w:rsidP="0003454E">
      <w:pPr>
        <w:pStyle w:val="ListParagraph"/>
        <w:numPr>
          <w:ilvl w:val="0"/>
          <w:numId w:val="24"/>
        </w:numPr>
        <w:ind w:left="1354"/>
        <w:contextualSpacing w:val="0"/>
        <w:rPr>
          <w:b w:val="0"/>
          <w:bCs/>
          <w:szCs w:val="26"/>
        </w:rPr>
        <w:pPrChange w:id="1812" w:author="HIKARI" w:date="2019-11-10T17:18:00Z">
          <w:pPr>
            <w:pStyle w:val="ListParagraph"/>
            <w:numPr>
              <w:numId w:val="24"/>
            </w:numPr>
            <w:ind w:left="1350" w:hanging="360"/>
          </w:pPr>
        </w:pPrChange>
      </w:pPr>
      <w:proofErr w:type="spellStart"/>
      <w:r>
        <w:rPr>
          <w:b w:val="0"/>
          <w:bCs/>
          <w:szCs w:val="26"/>
        </w:rPr>
        <w:t>Viết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thêm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tính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năng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kiểm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lỗi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dữ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liệu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đầu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vào</w:t>
      </w:r>
      <w:proofErr w:type="spellEnd"/>
      <w:r>
        <w:rPr>
          <w:b w:val="0"/>
          <w:bCs/>
          <w:szCs w:val="26"/>
        </w:rPr>
        <w:t>.</w:t>
      </w:r>
    </w:p>
    <w:p w14:paraId="7F5696D4" w14:textId="4D51153D" w:rsidR="004D4EEF" w:rsidRPr="004D4EEF" w:rsidRDefault="004D4EEF" w:rsidP="0003454E">
      <w:pPr>
        <w:pStyle w:val="ListParagraph"/>
        <w:numPr>
          <w:ilvl w:val="0"/>
          <w:numId w:val="24"/>
        </w:numPr>
        <w:ind w:left="1354"/>
        <w:contextualSpacing w:val="0"/>
        <w:rPr>
          <w:b w:val="0"/>
          <w:bCs/>
          <w:szCs w:val="26"/>
        </w:rPr>
        <w:pPrChange w:id="1813" w:author="HIKARI" w:date="2019-11-10T17:18:00Z">
          <w:pPr>
            <w:pStyle w:val="ListParagraph"/>
            <w:numPr>
              <w:numId w:val="24"/>
            </w:numPr>
            <w:ind w:left="1350" w:hanging="360"/>
          </w:pPr>
        </w:pPrChange>
      </w:pPr>
      <w:proofErr w:type="spellStart"/>
      <w:r>
        <w:rPr>
          <w:b w:val="0"/>
          <w:bCs/>
          <w:szCs w:val="26"/>
        </w:rPr>
        <w:t>Cải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thiện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giao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diện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người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dùng</w:t>
      </w:r>
      <w:proofErr w:type="spellEnd"/>
      <w:r>
        <w:rPr>
          <w:b w:val="0"/>
          <w:bCs/>
          <w:szCs w:val="26"/>
        </w:rPr>
        <w:t>.</w:t>
      </w:r>
    </w:p>
    <w:p w14:paraId="74BAD7E0" w14:textId="47223E1C" w:rsidR="00CB168F" w:rsidRDefault="00CB168F" w:rsidP="00CB168F">
      <w:pPr>
        <w:rPr>
          <w:i/>
          <w:iCs/>
          <w:sz w:val="32"/>
        </w:rPr>
      </w:pPr>
    </w:p>
    <w:p w14:paraId="0B5E51C7" w14:textId="67D97903" w:rsidR="00E00F78" w:rsidDel="0003454E" w:rsidRDefault="00E00F78" w:rsidP="001A31CB">
      <w:pPr>
        <w:rPr>
          <w:del w:id="1814" w:author="HIKARI" w:date="2019-11-10T17:19:00Z"/>
          <w:i/>
          <w:iCs/>
          <w:sz w:val="32"/>
        </w:rPr>
      </w:pPr>
    </w:p>
    <w:p w14:paraId="64777959" w14:textId="77777777" w:rsidR="003059AA" w:rsidRPr="00E24C10" w:rsidRDefault="003059AA" w:rsidP="001A31CB">
      <w:pPr>
        <w:rPr>
          <w:i/>
          <w:iCs/>
          <w:sz w:val="32"/>
        </w:rPr>
      </w:pPr>
    </w:p>
    <w:p w14:paraId="56A1C3AF" w14:textId="08610242" w:rsidR="004564FE" w:rsidRDefault="00E8240A">
      <w:pPr>
        <w:pStyle w:val="Heading1"/>
        <w:rPr>
          <w:ins w:id="1815" w:author="HIKARI" w:date="2019-11-09T14:28:00Z"/>
        </w:rPr>
      </w:pPr>
      <w:bookmarkStart w:id="1816" w:name="_Toc24298355"/>
      <w:proofErr w:type="spellStart"/>
      <w:r>
        <w:lastRenderedPageBreak/>
        <w:t>T</w:t>
      </w:r>
      <w:r w:rsidRPr="00E24C10">
        <w:t>ài</w:t>
      </w:r>
      <w:proofErr w:type="spellEnd"/>
      <w:r w:rsidRPr="00E24C10">
        <w:t xml:space="preserve"> </w:t>
      </w:r>
      <w:proofErr w:type="spellStart"/>
      <w:r w:rsidRPr="00E24C10">
        <w:t>liệu</w:t>
      </w:r>
      <w:proofErr w:type="spellEnd"/>
      <w:r w:rsidRPr="00E24C10">
        <w:t xml:space="preserve"> </w:t>
      </w:r>
      <w:proofErr w:type="spellStart"/>
      <w:r w:rsidRPr="00E24C10">
        <w:t>tham</w:t>
      </w:r>
      <w:proofErr w:type="spellEnd"/>
      <w:r w:rsidRPr="00E24C10">
        <w:t xml:space="preserve"> </w:t>
      </w:r>
      <w:proofErr w:type="spellStart"/>
      <w:r w:rsidRPr="00E24C10">
        <w:t>khảo</w:t>
      </w:r>
      <w:bookmarkEnd w:id="1816"/>
      <w:proofErr w:type="spellEnd"/>
    </w:p>
    <w:p w14:paraId="0CA05547" w14:textId="6A709306" w:rsidR="008E25CE" w:rsidRDefault="008E25CE" w:rsidP="008E25CE">
      <w:pPr>
        <w:rPr>
          <w:ins w:id="1817" w:author="HIKARI" w:date="2019-11-09T15:14:00Z"/>
          <w:b w:val="0"/>
          <w:bCs/>
        </w:rPr>
      </w:pPr>
      <w:ins w:id="1818" w:author="HIKARI" w:date="2019-11-09T14:28:00Z">
        <w:r w:rsidRPr="008E25CE">
          <w:rPr>
            <w:b w:val="0"/>
            <w:bCs/>
            <w:rPrChange w:id="1819" w:author="HIKARI" w:date="2019-11-09T14:29:00Z">
              <w:rPr/>
            </w:rPrChange>
          </w:rPr>
          <w:t xml:space="preserve">[1]. </w:t>
        </w:r>
      </w:ins>
      <w:proofErr w:type="spellStart"/>
      <w:ins w:id="1820" w:author="HIKARI" w:date="2019-11-09T14:30:00Z">
        <w:r>
          <w:rPr>
            <w:b w:val="0"/>
            <w:bCs/>
          </w:rPr>
          <w:t>Keras</w:t>
        </w:r>
        <w:proofErr w:type="spellEnd"/>
        <w:r>
          <w:rPr>
            <w:b w:val="0"/>
            <w:bCs/>
          </w:rPr>
          <w:t xml:space="preserve"> Sharp – </w:t>
        </w:r>
        <w:proofErr w:type="spellStart"/>
        <w:r>
          <w:rPr>
            <w:b w:val="0"/>
            <w:bCs/>
          </w:rPr>
          <w:t>Tác</w:t>
        </w:r>
        <w:proofErr w:type="spellEnd"/>
        <w:r>
          <w:rPr>
            <w:b w:val="0"/>
            <w:bCs/>
          </w:rPr>
          <w:t xml:space="preserve"> </w:t>
        </w:r>
        <w:proofErr w:type="spellStart"/>
        <w:r>
          <w:rPr>
            <w:b w:val="0"/>
            <w:bCs/>
          </w:rPr>
          <w:t>giả</w:t>
        </w:r>
        <w:proofErr w:type="spellEnd"/>
        <w:r>
          <w:rPr>
            <w:b w:val="0"/>
            <w:bCs/>
          </w:rPr>
          <w:t xml:space="preserve">: </w:t>
        </w:r>
      </w:ins>
      <w:proofErr w:type="spellStart"/>
      <w:ins w:id="1821" w:author="HIKARI" w:date="2019-11-09T14:31:00Z">
        <w:r>
          <w:rPr>
            <w:b w:val="0"/>
            <w:bCs/>
          </w:rPr>
          <w:t>C</w:t>
        </w:r>
        <w:r w:rsidRPr="008E25CE">
          <w:rPr>
            <w:b w:val="0"/>
            <w:bCs/>
          </w:rPr>
          <w:t>esarsouza</w:t>
        </w:r>
        <w:proofErr w:type="spellEnd"/>
        <w:r>
          <w:rPr>
            <w:b w:val="0"/>
            <w:bCs/>
          </w:rPr>
          <w:t xml:space="preserve"> </w:t>
        </w:r>
        <w:r>
          <w:rPr>
            <w:b w:val="0"/>
            <w:bCs/>
          </w:rPr>
          <w:fldChar w:fldCharType="begin"/>
        </w:r>
        <w:r>
          <w:rPr>
            <w:b w:val="0"/>
            <w:bCs/>
          </w:rPr>
          <w:instrText xml:space="preserve"> HYPERLINK "https://github.com/cesarsouza/keras-sharp" </w:instrText>
        </w:r>
        <w:r>
          <w:rPr>
            <w:b w:val="0"/>
            <w:bCs/>
          </w:rPr>
          <w:fldChar w:fldCharType="separate"/>
        </w:r>
        <w:r w:rsidRPr="008E25CE">
          <w:rPr>
            <w:rStyle w:val="Hyperlink"/>
            <w:b w:val="0"/>
            <w:bCs/>
          </w:rPr>
          <w:t>github.com/</w:t>
        </w:r>
        <w:proofErr w:type="spellStart"/>
        <w:r w:rsidRPr="008E25CE">
          <w:rPr>
            <w:rStyle w:val="Hyperlink"/>
            <w:b w:val="0"/>
            <w:bCs/>
          </w:rPr>
          <w:t>cesarsouza</w:t>
        </w:r>
        <w:proofErr w:type="spellEnd"/>
        <w:r w:rsidRPr="008E25CE">
          <w:rPr>
            <w:rStyle w:val="Hyperlink"/>
            <w:b w:val="0"/>
            <w:bCs/>
          </w:rPr>
          <w:t>/</w:t>
        </w:r>
        <w:proofErr w:type="spellStart"/>
        <w:r w:rsidRPr="008E25CE">
          <w:rPr>
            <w:rStyle w:val="Hyperlink"/>
            <w:b w:val="0"/>
            <w:bCs/>
          </w:rPr>
          <w:t>keras</w:t>
        </w:r>
        <w:proofErr w:type="spellEnd"/>
        <w:r w:rsidRPr="008E25CE">
          <w:rPr>
            <w:rStyle w:val="Hyperlink"/>
            <w:b w:val="0"/>
            <w:bCs/>
          </w:rPr>
          <w:t>-sharp</w:t>
        </w:r>
        <w:r>
          <w:rPr>
            <w:b w:val="0"/>
            <w:bCs/>
          </w:rPr>
          <w:fldChar w:fldCharType="end"/>
        </w:r>
      </w:ins>
    </w:p>
    <w:p w14:paraId="7BC52AFD" w14:textId="77777777" w:rsidR="00A91936" w:rsidRDefault="00A91936" w:rsidP="008E25CE">
      <w:pPr>
        <w:rPr>
          <w:ins w:id="1822" w:author="HIKARI" w:date="2019-11-09T14:54:00Z"/>
          <w:b w:val="0"/>
          <w:bCs/>
        </w:rPr>
      </w:pPr>
    </w:p>
    <w:p w14:paraId="5BBE20B8" w14:textId="6AFEEF17" w:rsidR="00505291" w:rsidRDefault="00505291" w:rsidP="008E25CE">
      <w:pPr>
        <w:rPr>
          <w:ins w:id="1823" w:author="HIKARI" w:date="2019-11-09T15:14:00Z"/>
          <w:b w:val="0"/>
          <w:bCs/>
        </w:rPr>
      </w:pPr>
      <w:ins w:id="1824" w:author="HIKARI" w:date="2019-11-09T14:54:00Z">
        <w:r>
          <w:rPr>
            <w:b w:val="0"/>
            <w:bCs/>
          </w:rPr>
          <w:t xml:space="preserve">[2]. </w:t>
        </w:r>
        <w:proofErr w:type="spellStart"/>
        <w:r>
          <w:rPr>
            <w:b w:val="0"/>
            <w:bCs/>
          </w:rPr>
          <w:t>Tài</w:t>
        </w:r>
        <w:proofErr w:type="spellEnd"/>
        <w:r>
          <w:rPr>
            <w:b w:val="0"/>
            <w:bCs/>
          </w:rPr>
          <w:t xml:space="preserve"> </w:t>
        </w:r>
        <w:proofErr w:type="spellStart"/>
        <w:r>
          <w:rPr>
            <w:b w:val="0"/>
            <w:bCs/>
          </w:rPr>
          <w:t>liệu</w:t>
        </w:r>
        <w:proofErr w:type="spellEnd"/>
        <w:r>
          <w:rPr>
            <w:b w:val="0"/>
            <w:bCs/>
          </w:rPr>
          <w:t xml:space="preserve"> </w:t>
        </w:r>
        <w:proofErr w:type="spellStart"/>
        <w:r>
          <w:rPr>
            <w:b w:val="0"/>
            <w:bCs/>
          </w:rPr>
          <w:t>của</w:t>
        </w:r>
        <w:proofErr w:type="spellEnd"/>
        <w:r>
          <w:rPr>
            <w:b w:val="0"/>
            <w:bCs/>
          </w:rPr>
          <w:t xml:space="preserve"> TensorFlow </w:t>
        </w:r>
        <w:proofErr w:type="spellStart"/>
        <w:r>
          <w:rPr>
            <w:b w:val="0"/>
            <w:bCs/>
          </w:rPr>
          <w:t>về</w:t>
        </w:r>
        <w:proofErr w:type="spellEnd"/>
        <w:r>
          <w:rPr>
            <w:b w:val="0"/>
            <w:bCs/>
          </w:rPr>
          <w:t xml:space="preserve"> Layer</w:t>
        </w:r>
      </w:ins>
      <w:ins w:id="1825" w:author="HIKARI" w:date="2019-11-09T14:55:00Z">
        <w:r>
          <w:rPr>
            <w:b w:val="0"/>
            <w:bCs/>
          </w:rPr>
          <w:t>s</w:t>
        </w:r>
      </w:ins>
      <w:ins w:id="1826" w:author="HIKARI" w:date="2019-11-09T14:54:00Z">
        <w:r>
          <w:rPr>
            <w:b w:val="0"/>
            <w:bCs/>
          </w:rPr>
          <w:t xml:space="preserve"> API</w:t>
        </w:r>
      </w:ins>
      <w:ins w:id="1827" w:author="HIKARI" w:date="2019-11-09T14:55:00Z">
        <w:r>
          <w:rPr>
            <w:b w:val="0"/>
            <w:bCs/>
          </w:rPr>
          <w:t xml:space="preserve"> </w:t>
        </w:r>
      </w:ins>
      <w:ins w:id="1828" w:author="HIKARI" w:date="2019-11-09T15:11:00Z">
        <w:r w:rsidR="00972716">
          <w:rPr>
            <w:b w:val="0"/>
            <w:bCs/>
          </w:rPr>
          <w:fldChar w:fldCharType="begin"/>
        </w:r>
        <w:r w:rsidR="00972716">
          <w:rPr>
            <w:b w:val="0"/>
            <w:bCs/>
          </w:rPr>
          <w:instrText xml:space="preserve"> HYPERLINK "https://www.tensorflow.org/versions/r1.15/api_docs/python/tf/layers?hl=fa" </w:instrText>
        </w:r>
        <w:r w:rsidR="00972716">
          <w:rPr>
            <w:b w:val="0"/>
            <w:bCs/>
          </w:rPr>
          <w:fldChar w:fldCharType="separate"/>
        </w:r>
        <w:r w:rsidR="00972716" w:rsidRPr="00972716">
          <w:rPr>
            <w:rStyle w:val="Hyperlink"/>
            <w:b w:val="0"/>
            <w:bCs/>
          </w:rPr>
          <w:t>https://www.tensorflow.org/versions/r1.15/api_docs/python/tf/layers?hl=fa</w:t>
        </w:r>
        <w:r w:rsidR="00972716">
          <w:rPr>
            <w:b w:val="0"/>
            <w:bCs/>
          </w:rPr>
          <w:fldChar w:fldCharType="end"/>
        </w:r>
      </w:ins>
    </w:p>
    <w:p w14:paraId="51274435" w14:textId="77777777" w:rsidR="00A91936" w:rsidRDefault="00A91936" w:rsidP="008E25CE">
      <w:pPr>
        <w:rPr>
          <w:ins w:id="1829" w:author="HIKARI" w:date="2019-11-09T15:02:00Z"/>
          <w:b w:val="0"/>
          <w:bCs/>
        </w:rPr>
      </w:pPr>
    </w:p>
    <w:p w14:paraId="34298745" w14:textId="228AC0BF" w:rsidR="00972716" w:rsidRDefault="00972716" w:rsidP="008E25CE">
      <w:pPr>
        <w:rPr>
          <w:ins w:id="1830" w:author="HIKARI" w:date="2019-11-09T15:14:00Z"/>
          <w:b w:val="0"/>
          <w:bCs/>
        </w:rPr>
      </w:pPr>
      <w:ins w:id="1831" w:author="HIKARI" w:date="2019-11-09T15:02:00Z">
        <w:r>
          <w:rPr>
            <w:b w:val="0"/>
            <w:bCs/>
          </w:rPr>
          <w:t xml:space="preserve">[3]. </w:t>
        </w:r>
      </w:ins>
      <w:proofErr w:type="spellStart"/>
      <w:ins w:id="1832" w:author="HIKARI" w:date="2019-11-09T15:03:00Z">
        <w:r w:rsidRPr="00972716">
          <w:rPr>
            <w:b w:val="0"/>
            <w:bCs/>
          </w:rPr>
          <w:t>Bắt</w:t>
        </w:r>
        <w:proofErr w:type="spellEnd"/>
        <w:r w:rsidRPr="00972716">
          <w:rPr>
            <w:b w:val="0"/>
            <w:bCs/>
          </w:rPr>
          <w:t xml:space="preserve"> </w:t>
        </w:r>
        <w:proofErr w:type="spellStart"/>
        <w:r w:rsidRPr="00972716">
          <w:rPr>
            <w:b w:val="0"/>
            <w:bCs/>
          </w:rPr>
          <w:t>đầu</w:t>
        </w:r>
        <w:proofErr w:type="spellEnd"/>
        <w:r w:rsidRPr="00972716">
          <w:rPr>
            <w:b w:val="0"/>
            <w:bCs/>
          </w:rPr>
          <w:t xml:space="preserve"> </w:t>
        </w:r>
        <w:proofErr w:type="spellStart"/>
        <w:r w:rsidRPr="00972716">
          <w:rPr>
            <w:b w:val="0"/>
            <w:bCs/>
          </w:rPr>
          <w:t>với</w:t>
        </w:r>
        <w:proofErr w:type="spellEnd"/>
        <w:r w:rsidRPr="00972716">
          <w:rPr>
            <w:b w:val="0"/>
            <w:bCs/>
          </w:rPr>
          <w:t xml:space="preserve"> Machine Learning </w:t>
        </w:r>
        <w:proofErr w:type="spellStart"/>
        <w:r w:rsidRPr="00972716">
          <w:rPr>
            <w:b w:val="0"/>
            <w:bCs/>
          </w:rPr>
          <w:t>thông</w:t>
        </w:r>
        <w:proofErr w:type="spellEnd"/>
        <w:r w:rsidRPr="00972716">
          <w:rPr>
            <w:b w:val="0"/>
            <w:bCs/>
          </w:rPr>
          <w:t xml:space="preserve"> qua </w:t>
        </w:r>
        <w:proofErr w:type="spellStart"/>
        <w:r w:rsidRPr="00972716">
          <w:rPr>
            <w:b w:val="0"/>
            <w:bCs/>
          </w:rPr>
          <w:t>Tensorflow</w:t>
        </w:r>
        <w:proofErr w:type="spellEnd"/>
        <w:r>
          <w:rPr>
            <w:b w:val="0"/>
            <w:bCs/>
          </w:rPr>
          <w:t xml:space="preserve">  - </w:t>
        </w:r>
        <w:proofErr w:type="spellStart"/>
        <w:r>
          <w:rPr>
            <w:b w:val="0"/>
            <w:bCs/>
          </w:rPr>
          <w:t>Tác</w:t>
        </w:r>
        <w:proofErr w:type="spellEnd"/>
        <w:r>
          <w:rPr>
            <w:b w:val="0"/>
            <w:bCs/>
          </w:rPr>
          <w:t xml:space="preserve"> </w:t>
        </w:r>
        <w:proofErr w:type="spellStart"/>
        <w:r>
          <w:rPr>
            <w:b w:val="0"/>
            <w:bCs/>
          </w:rPr>
          <w:t>giả</w:t>
        </w:r>
      </w:ins>
      <w:proofErr w:type="spellEnd"/>
      <w:ins w:id="1833" w:author="HIKARI" w:date="2019-11-09T15:09:00Z">
        <w:r>
          <w:rPr>
            <w:b w:val="0"/>
            <w:bCs/>
          </w:rPr>
          <w:t>:</w:t>
        </w:r>
      </w:ins>
      <w:ins w:id="1834" w:author="HIKARI" w:date="2019-11-09T15:03:00Z">
        <w:r>
          <w:rPr>
            <w:b w:val="0"/>
            <w:bCs/>
          </w:rPr>
          <w:t xml:space="preserve"> </w:t>
        </w:r>
      </w:ins>
      <w:proofErr w:type="spellStart"/>
      <w:ins w:id="1835" w:author="HIKARI" w:date="2019-11-09T15:07:00Z">
        <w:r w:rsidRPr="00972716">
          <w:rPr>
            <w:b w:val="0"/>
            <w:bCs/>
          </w:rPr>
          <w:t>Trần</w:t>
        </w:r>
        <w:proofErr w:type="spellEnd"/>
        <w:r w:rsidRPr="00972716">
          <w:rPr>
            <w:b w:val="0"/>
            <w:bCs/>
          </w:rPr>
          <w:t xml:space="preserve"> </w:t>
        </w:r>
        <w:proofErr w:type="spellStart"/>
        <w:r w:rsidRPr="00972716">
          <w:rPr>
            <w:b w:val="0"/>
            <w:bCs/>
          </w:rPr>
          <w:t>Đức</w:t>
        </w:r>
        <w:proofErr w:type="spellEnd"/>
        <w:r w:rsidRPr="00972716">
          <w:rPr>
            <w:b w:val="0"/>
            <w:bCs/>
          </w:rPr>
          <w:t xml:space="preserve"> </w:t>
        </w:r>
        <w:proofErr w:type="spellStart"/>
        <w:r w:rsidRPr="00972716">
          <w:rPr>
            <w:b w:val="0"/>
            <w:bCs/>
          </w:rPr>
          <w:t>Tâm</w:t>
        </w:r>
        <w:proofErr w:type="spellEnd"/>
        <w:r>
          <w:rPr>
            <w:b w:val="0"/>
            <w:bCs/>
          </w:rPr>
          <w:t xml:space="preserve"> </w:t>
        </w:r>
        <w:r>
          <w:rPr>
            <w:b w:val="0"/>
            <w:bCs/>
          </w:rPr>
          <w:fldChar w:fldCharType="begin"/>
        </w:r>
      </w:ins>
      <w:ins w:id="1836" w:author="HIKARI" w:date="2019-11-09T15:11:00Z">
        <w:r>
          <w:rPr>
            <w:b w:val="0"/>
            <w:bCs/>
          </w:rPr>
          <w:instrText>HYPERLINK "https://www.kipalog.com/posts/Bat-dau-voi-Machine-Learning-thong-qua-Tensorflow--Phan-I-2"</w:instrText>
        </w:r>
      </w:ins>
      <w:ins w:id="1837" w:author="HIKARI" w:date="2019-11-09T15:07:00Z">
        <w:r>
          <w:rPr>
            <w:b w:val="0"/>
            <w:bCs/>
          </w:rPr>
          <w:fldChar w:fldCharType="separate"/>
        </w:r>
      </w:ins>
      <w:ins w:id="1838" w:author="HIKARI" w:date="2019-11-09T15:11:00Z">
        <w:r>
          <w:rPr>
            <w:rStyle w:val="Hyperlink"/>
            <w:b w:val="0"/>
            <w:bCs/>
          </w:rPr>
          <w:t>https://www.kipalog.com/posts/Bat-dau-voi-Machine-Learning-thong-qua-Tensorflow--Phan-I-2</w:t>
        </w:r>
      </w:ins>
      <w:ins w:id="1839" w:author="HIKARI" w:date="2019-11-09T15:07:00Z">
        <w:r>
          <w:rPr>
            <w:b w:val="0"/>
            <w:bCs/>
          </w:rPr>
          <w:fldChar w:fldCharType="end"/>
        </w:r>
      </w:ins>
    </w:p>
    <w:p w14:paraId="40111928" w14:textId="77777777" w:rsidR="00A91936" w:rsidRDefault="00A91936" w:rsidP="008E25CE">
      <w:pPr>
        <w:rPr>
          <w:ins w:id="1840" w:author="HIKARI" w:date="2019-11-09T15:07:00Z"/>
          <w:b w:val="0"/>
          <w:bCs/>
        </w:rPr>
      </w:pPr>
    </w:p>
    <w:p w14:paraId="4F4FF5A2" w14:textId="151A9F77" w:rsidR="00972716" w:rsidRDefault="00972716" w:rsidP="008E25CE">
      <w:pPr>
        <w:rPr>
          <w:ins w:id="1841" w:author="HIKARI" w:date="2019-11-09T15:09:00Z"/>
          <w:b w:val="0"/>
          <w:bCs/>
        </w:rPr>
      </w:pPr>
      <w:ins w:id="1842" w:author="HIKARI" w:date="2019-11-09T15:07:00Z">
        <w:r>
          <w:rPr>
            <w:b w:val="0"/>
            <w:bCs/>
          </w:rPr>
          <w:t xml:space="preserve">[4]. </w:t>
        </w:r>
      </w:ins>
      <w:proofErr w:type="spellStart"/>
      <w:ins w:id="1843" w:author="HIKARI" w:date="2019-11-09T15:08:00Z">
        <w:r>
          <w:rPr>
            <w:b w:val="0"/>
            <w:bCs/>
          </w:rPr>
          <w:t>Loạt</w:t>
        </w:r>
        <w:proofErr w:type="spellEnd"/>
        <w:r>
          <w:rPr>
            <w:b w:val="0"/>
            <w:bCs/>
          </w:rPr>
          <w:t xml:space="preserve"> v</w:t>
        </w:r>
      </w:ins>
      <w:ins w:id="1844" w:author="HIKARI" w:date="2019-11-09T15:07:00Z">
        <w:r>
          <w:rPr>
            <w:b w:val="0"/>
            <w:bCs/>
          </w:rPr>
          <w:t xml:space="preserve">ideo </w:t>
        </w:r>
        <w:r w:rsidRPr="00972716">
          <w:rPr>
            <w:b w:val="0"/>
            <w:bCs/>
          </w:rPr>
          <w:t xml:space="preserve">TensorFlow.js: Layers API Part 1 </w:t>
        </w:r>
      </w:ins>
      <w:ins w:id="1845" w:author="HIKARI" w:date="2019-11-09T15:08:00Z">
        <w:r>
          <w:rPr>
            <w:b w:val="0"/>
            <w:bCs/>
          </w:rPr>
          <w:t xml:space="preserve">&amp; Part 2 – </w:t>
        </w:r>
      </w:ins>
      <w:proofErr w:type="spellStart"/>
      <w:ins w:id="1846" w:author="HIKARI" w:date="2019-11-09T15:09:00Z">
        <w:r>
          <w:rPr>
            <w:b w:val="0"/>
            <w:bCs/>
          </w:rPr>
          <w:t>Tác</w:t>
        </w:r>
        <w:proofErr w:type="spellEnd"/>
        <w:r>
          <w:rPr>
            <w:b w:val="0"/>
            <w:bCs/>
          </w:rPr>
          <w:t xml:space="preserve"> </w:t>
        </w:r>
        <w:proofErr w:type="spellStart"/>
        <w:r>
          <w:rPr>
            <w:b w:val="0"/>
            <w:bCs/>
          </w:rPr>
          <w:t>giả</w:t>
        </w:r>
        <w:proofErr w:type="spellEnd"/>
        <w:r>
          <w:rPr>
            <w:b w:val="0"/>
            <w:bCs/>
          </w:rPr>
          <w:t xml:space="preserve">: </w:t>
        </w:r>
        <w:r w:rsidRPr="00972716">
          <w:rPr>
            <w:b w:val="0"/>
            <w:bCs/>
          </w:rPr>
          <w:t>The Coding Train</w:t>
        </w:r>
      </w:ins>
    </w:p>
    <w:p w14:paraId="396445B6" w14:textId="24A52264" w:rsidR="00972716" w:rsidRDefault="00972716" w:rsidP="008E25CE">
      <w:pPr>
        <w:rPr>
          <w:ins w:id="1847" w:author="HIKARI" w:date="2019-11-09T15:14:00Z"/>
          <w:b w:val="0"/>
          <w:bCs/>
        </w:rPr>
      </w:pPr>
      <w:ins w:id="1848" w:author="HIKARI" w:date="2019-11-09T15:10:00Z">
        <w:r>
          <w:rPr>
            <w:b w:val="0"/>
            <w:bCs/>
          </w:rPr>
          <w:fldChar w:fldCharType="begin"/>
        </w:r>
        <w:r>
          <w:rPr>
            <w:b w:val="0"/>
            <w:bCs/>
          </w:rPr>
          <w:instrText>HYPERLINK "http://www.youtube.com/watch?v=F4WWukTWoXY"</w:instrText>
        </w:r>
        <w:r>
          <w:rPr>
            <w:b w:val="0"/>
            <w:bCs/>
          </w:rPr>
          <w:fldChar w:fldCharType="separate"/>
        </w:r>
        <w:r>
          <w:rPr>
            <w:rStyle w:val="Hyperlink"/>
            <w:b w:val="0"/>
            <w:bCs/>
          </w:rPr>
          <w:t>http://www.youtube.com/watch?v=F4WWukTWoXY</w:t>
        </w:r>
        <w:r>
          <w:rPr>
            <w:b w:val="0"/>
            <w:bCs/>
          </w:rPr>
          <w:fldChar w:fldCharType="end"/>
        </w:r>
      </w:ins>
    </w:p>
    <w:p w14:paraId="6E25285F" w14:textId="77777777" w:rsidR="00A91936" w:rsidRDefault="00A91936" w:rsidP="008E25CE">
      <w:pPr>
        <w:rPr>
          <w:ins w:id="1849" w:author="HIKARI" w:date="2019-11-09T15:13:00Z"/>
          <w:b w:val="0"/>
          <w:bCs/>
        </w:rPr>
      </w:pPr>
    </w:p>
    <w:p w14:paraId="6ECB1F7E" w14:textId="77777777" w:rsidR="00A91936" w:rsidRDefault="00A91936" w:rsidP="008E25CE">
      <w:pPr>
        <w:rPr>
          <w:ins w:id="1850" w:author="HIKARI" w:date="2019-11-09T15:14:00Z"/>
          <w:b w:val="0"/>
          <w:bCs/>
        </w:rPr>
      </w:pPr>
      <w:ins w:id="1851" w:author="HIKARI" w:date="2019-11-09T15:13:00Z">
        <w:r>
          <w:rPr>
            <w:b w:val="0"/>
            <w:bCs/>
          </w:rPr>
          <w:t xml:space="preserve">[5]. </w:t>
        </w:r>
        <w:proofErr w:type="spellStart"/>
        <w:r>
          <w:rPr>
            <w:b w:val="0"/>
            <w:bCs/>
          </w:rPr>
          <w:t>Tài</w:t>
        </w:r>
        <w:proofErr w:type="spellEnd"/>
        <w:r>
          <w:rPr>
            <w:b w:val="0"/>
            <w:bCs/>
          </w:rPr>
          <w:t xml:space="preserve"> </w:t>
        </w:r>
        <w:proofErr w:type="spellStart"/>
        <w:r>
          <w:rPr>
            <w:b w:val="0"/>
            <w:bCs/>
          </w:rPr>
          <w:t>liệu</w:t>
        </w:r>
        <w:proofErr w:type="spellEnd"/>
        <w:r>
          <w:rPr>
            <w:b w:val="0"/>
            <w:bCs/>
          </w:rPr>
          <w:t xml:space="preserve"> </w:t>
        </w:r>
        <w:proofErr w:type="spellStart"/>
        <w:r>
          <w:rPr>
            <w:b w:val="0"/>
            <w:bCs/>
          </w:rPr>
          <w:t>của</w:t>
        </w:r>
        <w:proofErr w:type="spellEnd"/>
        <w:r>
          <w:rPr>
            <w:b w:val="0"/>
            <w:bCs/>
          </w:rPr>
          <w:t xml:space="preserve"> Microsoft </w:t>
        </w:r>
        <w:proofErr w:type="spellStart"/>
        <w:r>
          <w:rPr>
            <w:b w:val="0"/>
            <w:bCs/>
          </w:rPr>
          <w:t>về</w:t>
        </w:r>
        <w:proofErr w:type="spellEnd"/>
        <w:r>
          <w:rPr>
            <w:b w:val="0"/>
            <w:bCs/>
          </w:rPr>
          <w:t xml:space="preserve"> </w:t>
        </w:r>
        <w:r w:rsidRPr="00A91936">
          <w:rPr>
            <w:b w:val="0"/>
            <w:bCs/>
          </w:rPr>
          <w:t>Windows Presentation Foundation</w:t>
        </w:r>
        <w:r>
          <w:rPr>
            <w:b w:val="0"/>
            <w:bCs/>
          </w:rPr>
          <w:t xml:space="preserve"> </w:t>
        </w:r>
      </w:ins>
    </w:p>
    <w:p w14:paraId="3465DF1A" w14:textId="3DC31387" w:rsidR="00A91936" w:rsidRDefault="00A91936" w:rsidP="008E25CE">
      <w:pPr>
        <w:rPr>
          <w:ins w:id="1852" w:author="HIKARI" w:date="2019-11-09T15:15:00Z"/>
          <w:b w:val="0"/>
          <w:bCs/>
        </w:rPr>
      </w:pPr>
      <w:ins w:id="1853" w:author="HIKARI" w:date="2019-11-09T15:14:00Z">
        <w:r>
          <w:rPr>
            <w:b w:val="0"/>
            <w:bCs/>
          </w:rPr>
          <w:fldChar w:fldCharType="begin"/>
        </w:r>
        <w:r>
          <w:rPr>
            <w:b w:val="0"/>
            <w:bCs/>
          </w:rPr>
          <w:instrText xml:space="preserve"> HYPERLINK "</w:instrText>
        </w:r>
      </w:ins>
      <w:ins w:id="1854" w:author="HIKARI" w:date="2019-11-09T15:13:00Z">
        <w:r w:rsidRPr="00A91936">
          <w:rPr>
            <w:rPrChange w:id="1855" w:author="HIKARI" w:date="2019-11-09T15:14:00Z">
              <w:rPr>
                <w:rStyle w:val="Hyperlink"/>
                <w:b w:val="0"/>
                <w:bCs/>
              </w:rPr>
            </w:rPrChange>
          </w:rPr>
          <w:instrText>https://docs.microsoft.com/en-us/dotnet/framework/wpf/</w:instrText>
        </w:r>
      </w:ins>
      <w:ins w:id="1856" w:author="HIKARI" w:date="2019-11-09T15:14:00Z">
        <w:r>
          <w:rPr>
            <w:b w:val="0"/>
            <w:bCs/>
          </w:rPr>
          <w:instrText xml:space="preserve">" </w:instrText>
        </w:r>
        <w:r>
          <w:rPr>
            <w:b w:val="0"/>
            <w:bCs/>
          </w:rPr>
          <w:fldChar w:fldCharType="separate"/>
        </w:r>
      </w:ins>
      <w:ins w:id="1857" w:author="HIKARI" w:date="2019-11-09T15:13:00Z">
        <w:r w:rsidRPr="00FD33BB">
          <w:rPr>
            <w:rStyle w:val="Hyperlink"/>
            <w:b w:val="0"/>
            <w:bCs/>
          </w:rPr>
          <w:t>https://docs.microsoft.com/en-us/dotnet/framework/wpf/</w:t>
        </w:r>
      </w:ins>
      <w:ins w:id="1858" w:author="HIKARI" w:date="2019-11-09T15:14:00Z">
        <w:r>
          <w:rPr>
            <w:b w:val="0"/>
            <w:bCs/>
          </w:rPr>
          <w:fldChar w:fldCharType="end"/>
        </w:r>
      </w:ins>
    </w:p>
    <w:p w14:paraId="7FD0E9AC" w14:textId="2BE3759D" w:rsidR="00094F97" w:rsidRDefault="00094F97" w:rsidP="008E25CE">
      <w:pPr>
        <w:rPr>
          <w:ins w:id="1859" w:author="HIKARI" w:date="2019-11-09T15:15:00Z"/>
          <w:b w:val="0"/>
          <w:bCs/>
        </w:rPr>
      </w:pPr>
    </w:p>
    <w:p w14:paraId="5023DB6E" w14:textId="67C0EE5E" w:rsidR="00094F97" w:rsidRPr="008E25CE" w:rsidRDefault="00094F97">
      <w:pPr>
        <w:rPr>
          <w:b w:val="0"/>
          <w:bCs/>
          <w:rPrChange w:id="1860" w:author="HIKARI" w:date="2019-11-09T14:29:00Z">
            <w:rPr/>
          </w:rPrChange>
        </w:rPr>
        <w:pPrChange w:id="1861" w:author="HIKARI" w:date="2019-11-09T14:28:00Z">
          <w:pPr>
            <w:jc w:val="center"/>
            <w:outlineLvl w:val="0"/>
          </w:pPr>
        </w:pPrChange>
      </w:pPr>
      <w:ins w:id="1862" w:author="HIKARI" w:date="2019-11-09T15:15:00Z">
        <w:r>
          <w:rPr>
            <w:b w:val="0"/>
            <w:bCs/>
          </w:rPr>
          <w:t>[</w:t>
        </w:r>
      </w:ins>
      <w:ins w:id="1863" w:author="HIKARI" w:date="2019-11-09T15:16:00Z">
        <w:r>
          <w:rPr>
            <w:b w:val="0"/>
            <w:bCs/>
          </w:rPr>
          <w:t>6</w:t>
        </w:r>
      </w:ins>
      <w:ins w:id="1864" w:author="HIKARI" w:date="2019-11-09T15:15:00Z">
        <w:r>
          <w:rPr>
            <w:b w:val="0"/>
            <w:bCs/>
          </w:rPr>
          <w:t>]</w:t>
        </w:r>
      </w:ins>
      <w:ins w:id="1865" w:author="HIKARI" w:date="2019-11-09T15:16:00Z">
        <w:r>
          <w:rPr>
            <w:b w:val="0"/>
            <w:bCs/>
          </w:rPr>
          <w:t xml:space="preserve">. </w:t>
        </w:r>
        <w:proofErr w:type="spellStart"/>
        <w:r>
          <w:rPr>
            <w:b w:val="0"/>
            <w:bCs/>
          </w:rPr>
          <w:t>Mã</w:t>
        </w:r>
        <w:proofErr w:type="spellEnd"/>
        <w:r>
          <w:rPr>
            <w:b w:val="0"/>
            <w:bCs/>
          </w:rPr>
          <w:t xml:space="preserve"> </w:t>
        </w:r>
        <w:proofErr w:type="spellStart"/>
        <w:r>
          <w:rPr>
            <w:b w:val="0"/>
            <w:bCs/>
          </w:rPr>
          <w:t>nguồn</w:t>
        </w:r>
        <w:proofErr w:type="spellEnd"/>
        <w:r>
          <w:rPr>
            <w:b w:val="0"/>
            <w:bCs/>
          </w:rPr>
          <w:t xml:space="preserve"> </w:t>
        </w:r>
        <w:proofErr w:type="spellStart"/>
        <w:r>
          <w:rPr>
            <w:b w:val="0"/>
            <w:bCs/>
          </w:rPr>
          <w:t>NetScope</w:t>
        </w:r>
        <w:proofErr w:type="spellEnd"/>
        <w:r>
          <w:rPr>
            <w:b w:val="0"/>
            <w:bCs/>
          </w:rPr>
          <w:t xml:space="preserve"> </w:t>
        </w:r>
        <w:r>
          <w:rPr>
            <w:b w:val="0"/>
            <w:bCs/>
          </w:rPr>
          <w:fldChar w:fldCharType="begin"/>
        </w:r>
        <w:r>
          <w:rPr>
            <w:b w:val="0"/>
            <w:bCs/>
          </w:rPr>
          <w:instrText xml:space="preserve"> HYPERLINK "https://github.com/ethereon/netscope" </w:instrText>
        </w:r>
        <w:r>
          <w:rPr>
            <w:b w:val="0"/>
            <w:bCs/>
          </w:rPr>
          <w:fldChar w:fldCharType="separate"/>
        </w:r>
        <w:r w:rsidRPr="00094F97">
          <w:rPr>
            <w:rStyle w:val="Hyperlink"/>
            <w:b w:val="0"/>
            <w:bCs/>
          </w:rPr>
          <w:t>https://github.com/ethereon/netscope</w:t>
        </w:r>
        <w:r>
          <w:rPr>
            <w:b w:val="0"/>
            <w:bCs/>
          </w:rPr>
          <w:fldChar w:fldCharType="end"/>
        </w:r>
      </w:ins>
    </w:p>
    <w:p w14:paraId="7B1B8801" w14:textId="6F857E90" w:rsidR="004564FE" w:rsidRDefault="004564FE" w:rsidP="004564FE">
      <w:pPr>
        <w:rPr>
          <w:ins w:id="1866" w:author="HIKARI" w:date="2019-11-09T15:18:00Z"/>
          <w:b w:val="0"/>
          <w:szCs w:val="26"/>
        </w:rPr>
      </w:pPr>
    </w:p>
    <w:p w14:paraId="6F554229" w14:textId="0F09B12A" w:rsidR="00094F97" w:rsidRDefault="00094F97" w:rsidP="004564FE">
      <w:pPr>
        <w:rPr>
          <w:ins w:id="1867" w:author="HIKARI" w:date="2019-11-10T17:17:00Z"/>
          <w:b w:val="0"/>
          <w:szCs w:val="26"/>
        </w:rPr>
      </w:pPr>
      <w:ins w:id="1868" w:author="HIKARI" w:date="2019-11-09T15:18:00Z">
        <w:r>
          <w:rPr>
            <w:b w:val="0"/>
            <w:szCs w:val="26"/>
          </w:rPr>
          <w:t xml:space="preserve">[7]. </w:t>
        </w:r>
        <w:proofErr w:type="spellStart"/>
        <w:r>
          <w:rPr>
            <w:b w:val="0"/>
            <w:szCs w:val="26"/>
          </w:rPr>
          <w:t>Tài</w:t>
        </w:r>
        <w:proofErr w:type="spellEnd"/>
        <w:r>
          <w:rPr>
            <w:b w:val="0"/>
            <w:szCs w:val="26"/>
          </w:rPr>
          <w:t xml:space="preserve"> </w:t>
        </w:r>
        <w:proofErr w:type="spellStart"/>
        <w:r>
          <w:rPr>
            <w:b w:val="0"/>
            <w:szCs w:val="26"/>
          </w:rPr>
          <w:t>liệu</w:t>
        </w:r>
        <w:proofErr w:type="spellEnd"/>
        <w:r>
          <w:rPr>
            <w:b w:val="0"/>
            <w:szCs w:val="26"/>
          </w:rPr>
          <w:t xml:space="preserve"> </w:t>
        </w:r>
        <w:proofErr w:type="spellStart"/>
        <w:r>
          <w:rPr>
            <w:b w:val="0"/>
            <w:szCs w:val="26"/>
          </w:rPr>
          <w:t>về</w:t>
        </w:r>
        <w:proofErr w:type="spellEnd"/>
        <w:r>
          <w:rPr>
            <w:b w:val="0"/>
            <w:szCs w:val="26"/>
          </w:rPr>
          <w:t xml:space="preserve"> </w:t>
        </w:r>
        <w:proofErr w:type="spellStart"/>
        <w:r>
          <w:rPr>
            <w:b w:val="0"/>
            <w:szCs w:val="26"/>
          </w:rPr>
          <w:t>TensorBoard</w:t>
        </w:r>
        <w:proofErr w:type="spellEnd"/>
        <w:r>
          <w:rPr>
            <w:b w:val="0"/>
            <w:szCs w:val="26"/>
          </w:rPr>
          <w:t xml:space="preserve"> </w:t>
        </w:r>
      </w:ins>
      <w:ins w:id="1869" w:author="HIKARI" w:date="2019-11-09T15:19:00Z">
        <w:r>
          <w:rPr>
            <w:b w:val="0"/>
            <w:szCs w:val="26"/>
          </w:rPr>
          <w:fldChar w:fldCharType="begin"/>
        </w:r>
        <w:r>
          <w:rPr>
            <w:b w:val="0"/>
            <w:szCs w:val="26"/>
          </w:rPr>
          <w:instrText xml:space="preserve"> HYPERLINK "https://www.tensorflow.org/tensorboard" </w:instrText>
        </w:r>
        <w:r>
          <w:rPr>
            <w:b w:val="0"/>
            <w:szCs w:val="26"/>
          </w:rPr>
          <w:fldChar w:fldCharType="separate"/>
        </w:r>
        <w:r w:rsidRPr="00094F97">
          <w:rPr>
            <w:rStyle w:val="Hyperlink"/>
            <w:b w:val="0"/>
            <w:szCs w:val="26"/>
          </w:rPr>
          <w:t>https://www.tensorflow.org/tensorboard</w:t>
        </w:r>
        <w:r>
          <w:rPr>
            <w:b w:val="0"/>
            <w:szCs w:val="26"/>
          </w:rPr>
          <w:fldChar w:fldCharType="end"/>
        </w:r>
      </w:ins>
    </w:p>
    <w:p w14:paraId="01DE5BEC" w14:textId="4A792109" w:rsidR="007A79D7" w:rsidRDefault="007A79D7" w:rsidP="004564FE">
      <w:pPr>
        <w:rPr>
          <w:ins w:id="1870" w:author="HIKARI" w:date="2019-11-10T17:17:00Z"/>
          <w:b w:val="0"/>
          <w:szCs w:val="26"/>
        </w:rPr>
      </w:pPr>
    </w:p>
    <w:p w14:paraId="23F527DF" w14:textId="73EB660D" w:rsidR="007A79D7" w:rsidRPr="00E24C10" w:rsidRDefault="007A79D7" w:rsidP="007A79D7">
      <w:pPr>
        <w:rPr>
          <w:b w:val="0"/>
          <w:szCs w:val="26"/>
        </w:rPr>
      </w:pPr>
      <w:ins w:id="1871" w:author="HIKARI" w:date="2019-11-10T17:17:00Z">
        <w:r>
          <w:rPr>
            <w:b w:val="0"/>
            <w:szCs w:val="26"/>
          </w:rPr>
          <w:t xml:space="preserve">[8]. </w:t>
        </w:r>
      </w:ins>
      <w:proofErr w:type="spellStart"/>
      <w:ins w:id="1872" w:author="HIKARI" w:date="2019-11-10T17:18:00Z">
        <w:r>
          <w:rPr>
            <w:b w:val="0"/>
            <w:szCs w:val="26"/>
          </w:rPr>
          <w:t>Mã</w:t>
        </w:r>
        <w:proofErr w:type="spellEnd"/>
        <w:r>
          <w:rPr>
            <w:b w:val="0"/>
            <w:szCs w:val="26"/>
          </w:rPr>
          <w:t xml:space="preserve"> </w:t>
        </w:r>
        <w:proofErr w:type="spellStart"/>
        <w:r>
          <w:rPr>
            <w:b w:val="0"/>
            <w:szCs w:val="26"/>
          </w:rPr>
          <w:t>nguồn</w:t>
        </w:r>
        <w:proofErr w:type="spellEnd"/>
        <w:r>
          <w:rPr>
            <w:b w:val="0"/>
            <w:szCs w:val="26"/>
          </w:rPr>
          <w:t xml:space="preserve"> </w:t>
        </w:r>
        <w:proofErr w:type="spellStart"/>
        <w:r>
          <w:rPr>
            <w:b w:val="0"/>
            <w:szCs w:val="26"/>
          </w:rPr>
          <w:t>phần</w:t>
        </w:r>
        <w:proofErr w:type="spellEnd"/>
        <w:r>
          <w:rPr>
            <w:b w:val="0"/>
            <w:szCs w:val="26"/>
          </w:rPr>
          <w:t xml:space="preserve"> </w:t>
        </w:r>
        <w:proofErr w:type="spellStart"/>
        <w:r>
          <w:rPr>
            <w:b w:val="0"/>
            <w:szCs w:val="26"/>
          </w:rPr>
          <w:t>mềm</w:t>
        </w:r>
        <w:proofErr w:type="spellEnd"/>
        <w:r>
          <w:rPr>
            <w:b w:val="0"/>
            <w:szCs w:val="26"/>
          </w:rPr>
          <w:t xml:space="preserve"> </w:t>
        </w:r>
        <w:proofErr w:type="spellStart"/>
        <w:r>
          <w:rPr>
            <w:b w:val="0"/>
            <w:szCs w:val="26"/>
          </w:rPr>
          <w:t>Netron</w:t>
        </w:r>
        <w:proofErr w:type="spellEnd"/>
        <w:r>
          <w:rPr>
            <w:b w:val="0"/>
            <w:szCs w:val="26"/>
          </w:rPr>
          <w:t xml:space="preserve"> – </w:t>
        </w:r>
        <w:proofErr w:type="spellStart"/>
        <w:r>
          <w:rPr>
            <w:b w:val="0"/>
            <w:szCs w:val="26"/>
          </w:rPr>
          <w:t>Tác</w:t>
        </w:r>
        <w:proofErr w:type="spellEnd"/>
        <w:r>
          <w:rPr>
            <w:b w:val="0"/>
            <w:szCs w:val="26"/>
          </w:rPr>
          <w:t xml:space="preserve"> </w:t>
        </w:r>
        <w:proofErr w:type="spellStart"/>
        <w:r>
          <w:rPr>
            <w:b w:val="0"/>
            <w:szCs w:val="26"/>
          </w:rPr>
          <w:t>giả</w:t>
        </w:r>
        <w:proofErr w:type="spellEnd"/>
        <w:r>
          <w:rPr>
            <w:b w:val="0"/>
            <w:szCs w:val="26"/>
          </w:rPr>
          <w:t xml:space="preserve">: </w:t>
        </w:r>
        <w:r w:rsidRPr="007A79D7">
          <w:rPr>
            <w:b w:val="0"/>
            <w:szCs w:val="26"/>
          </w:rPr>
          <w:t>Lutz Roeder</w:t>
        </w:r>
        <w:r>
          <w:rPr>
            <w:b w:val="0"/>
            <w:szCs w:val="26"/>
          </w:rPr>
          <w:t xml:space="preserve"> </w:t>
        </w:r>
        <w:r>
          <w:rPr>
            <w:b w:val="0"/>
            <w:szCs w:val="26"/>
          </w:rPr>
          <w:fldChar w:fldCharType="begin"/>
        </w:r>
        <w:r>
          <w:rPr>
            <w:b w:val="0"/>
            <w:szCs w:val="26"/>
          </w:rPr>
          <w:instrText xml:space="preserve"> HYPERLINK "https://github.com/lutzroeder/netron" </w:instrText>
        </w:r>
        <w:r>
          <w:rPr>
            <w:b w:val="0"/>
            <w:szCs w:val="26"/>
          </w:rPr>
        </w:r>
        <w:r>
          <w:rPr>
            <w:b w:val="0"/>
            <w:szCs w:val="26"/>
          </w:rPr>
          <w:fldChar w:fldCharType="separate"/>
        </w:r>
        <w:r w:rsidRPr="007A79D7">
          <w:rPr>
            <w:rStyle w:val="Hyperlink"/>
            <w:b w:val="0"/>
            <w:szCs w:val="26"/>
          </w:rPr>
          <w:t>https://github.com/lutzroeder/netron</w:t>
        </w:r>
        <w:r>
          <w:rPr>
            <w:b w:val="0"/>
            <w:szCs w:val="26"/>
          </w:rPr>
          <w:fldChar w:fldCharType="end"/>
        </w:r>
      </w:ins>
    </w:p>
    <w:sectPr w:rsidR="007A79D7" w:rsidRPr="00E24C10" w:rsidSect="0008475D">
      <w:footerReference w:type="default" r:id="rId24"/>
      <w:pgSz w:w="12240" w:h="15840"/>
      <w:pgMar w:top="720" w:right="720" w:bottom="720" w:left="1152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9FA5682" w14:textId="77777777" w:rsidR="00B27705" w:rsidRDefault="00B27705">
      <w:pPr>
        <w:spacing w:after="0" w:line="240" w:lineRule="auto"/>
      </w:pPr>
      <w:r>
        <w:separator/>
      </w:r>
    </w:p>
  </w:endnote>
  <w:endnote w:type="continuationSeparator" w:id="0">
    <w:p w14:paraId="778B35E6" w14:textId="77777777" w:rsidR="00B27705" w:rsidRDefault="00B2770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492000420"/>
      <w:docPartObj>
        <w:docPartGallery w:val="Page Numbers (Bottom of Page)"/>
        <w:docPartUnique/>
      </w:docPartObj>
    </w:sdtPr>
    <w:sdtContent>
      <w:p w14:paraId="140A5A0E" w14:textId="77777777" w:rsidR="00B40D21" w:rsidRDefault="00B40D21" w:rsidP="007C4CF9">
        <w:pPr>
          <w:pStyle w:val="Footer"/>
        </w:pP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928883283"/>
      <w:docPartObj>
        <w:docPartGallery w:val="Page Numbers (Bottom of Page)"/>
        <w:docPartUnique/>
      </w:docPartObj>
    </w:sdtPr>
    <w:sdtContent>
      <w:p w14:paraId="28DBA64C" w14:textId="5213F65A" w:rsidR="00B40D21" w:rsidRDefault="00B40D21" w:rsidP="007C4CF9">
        <w:pPr>
          <w:pStyle w:val="Footer"/>
        </w:pPr>
        <w:r>
          <w:rPr>
            <w:rFonts w:asciiTheme="majorHAnsi" w:eastAsiaTheme="majorEastAsia" w:hAnsiTheme="majorHAnsi" w:cstheme="majorBidi"/>
            <w:noProof/>
            <w:sz w:val="28"/>
            <w:szCs w:val="28"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50A969EC" wp14:editId="73AB9488">
                  <wp:simplePos x="0" y="0"/>
                  <wp:positionH relativeFrom="rightMargin">
                    <wp:align>center</wp:align>
                  </wp:positionH>
                  <wp:positionV relativeFrom="bottomMargin">
                    <wp:align>center</wp:align>
                  </wp:positionV>
                  <wp:extent cx="512445" cy="441325"/>
                  <wp:effectExtent l="0" t="0" r="1905" b="0"/>
                  <wp:wrapNone/>
                  <wp:docPr id="84" name="Flowchart: Alternate Process 8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12445" cy="441325"/>
                          </a:xfrm>
                          <a:prstGeom prst="flowChartAlternateProcess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5C83B4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737373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E515037" w14:textId="77777777" w:rsidR="00B40D21" w:rsidRDefault="00B40D21">
                              <w:pPr>
                                <w:pStyle w:val="Footer"/>
                                <w:pBdr>
                                  <w:top w:val="single" w:sz="12" w:space="1" w:color="A5A5A5" w:themeColor="accent3"/>
                                  <w:bottom w:val="single" w:sz="48" w:space="1" w:color="A5A5A5" w:themeColor="accent3"/>
                                </w:pBdr>
                                <w:jc w:val="center"/>
                                <w:rPr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sz w:val="22"/>
                                  <w:szCs w:val="22"/>
                                </w:rPr>
                                <w:fldChar w:fldCharType="begin"/>
                              </w:r>
                              <w:r>
                                <w:instrText xml:space="preserve"> PAGE    \* MERGEFORMAT </w:instrText>
                              </w:r>
                              <w:r>
                                <w:rPr>
                                  <w:sz w:val="22"/>
                                  <w:szCs w:val="22"/>
                                </w:rPr>
                                <w:fldChar w:fldCharType="separate"/>
                              </w:r>
                              <w:r>
                                <w:rPr>
                                  <w:noProof/>
                                  <w:sz w:val="28"/>
                                  <w:szCs w:val="28"/>
                                </w:rPr>
                                <w:t>2</w:t>
                              </w:r>
                              <w:r>
                                <w:rPr>
                                  <w:noProof/>
                                  <w:sz w:val="28"/>
                                  <w:szCs w:val="28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type w14:anchorId="50A969EC" id="_x0000_t176" coordsize="21600,21600" o:spt="176" adj="2700" path="m@0,qx0@0l0@2qy@0,21600l@1,21600qx21600@2l21600@0qy@1,xe">
                  <v:stroke joinstyle="miter"/>
                  <v:formulas>
                    <v:f eqn="val #0"/>
                    <v:f eqn="sum width 0 #0"/>
                    <v:f eqn="sum height 0 #0"/>
                    <v:f eqn="prod @0 2929 10000"/>
                    <v:f eqn="sum width 0 @3"/>
                    <v:f eqn="sum height 0 @3"/>
                    <v:f eqn="val width"/>
                    <v:f eqn="val height"/>
                    <v:f eqn="prod width 1 2"/>
                    <v:f eqn="prod height 1 2"/>
                  </v:formulas>
                  <v:path gradientshapeok="t" limo="10800,10800" o:connecttype="custom" o:connectlocs="@8,0;0,@9;@8,@7;@6,@9" textboxrect="@3,@3,@4,@5"/>
                </v:shapetype>
                <v:shape id="Flowchart: Alternate Process 84" o:spid="_x0000_s1033" type="#_x0000_t176" style="position:absolute;margin-left:0;margin-top:0;width:40.35pt;height:34.75pt;z-index:251659264;visibility:visible;mso-wrap-style:square;mso-width-percent:0;mso-height-percent:0;mso-wrap-distance-left:9pt;mso-wrap-distance-top:0;mso-wrap-distance-right:9pt;mso-wrap-distance-bottom:0;mso-position-horizontal:center;mso-position-horizontal-relative:right-margin-area;mso-position-vertical:center;mso-position-vertical-relative:bottom-margin-area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" filled="f" fillcolor="#5c83b4" stroked="f" strokecolor="#737373">
                  <v:textbox>
                    <w:txbxContent>
                      <w:p w14:paraId="0E515037" w14:textId="77777777" w:rsidR="00B40D21" w:rsidRDefault="00B40D21">
                        <w:pPr>
                          <w:pStyle w:val="Footer"/>
                          <w:pBdr>
                            <w:top w:val="single" w:sz="12" w:space="1" w:color="A5A5A5" w:themeColor="accent3"/>
                            <w:bottom w:val="single" w:sz="48" w:space="1" w:color="A5A5A5" w:themeColor="accent3"/>
                          </w:pBdr>
                          <w:jc w:val="center"/>
                          <w:rPr>
                            <w:sz w:val="28"/>
                            <w:szCs w:val="28"/>
                          </w:rPr>
                        </w:pPr>
                        <w:r>
                          <w:rPr>
                            <w:sz w:val="22"/>
                            <w:szCs w:val="22"/>
                          </w:rPr>
                          <w:fldChar w:fldCharType="begin"/>
                        </w:r>
                        <w:r>
                          <w:instrText xml:space="preserve"> PAGE    \* MERGEFORMAT </w:instrText>
                        </w:r>
                        <w:r>
                          <w:rPr>
                            <w:sz w:val="22"/>
                            <w:szCs w:val="22"/>
                          </w:rPr>
                          <w:fldChar w:fldCharType="separate"/>
                        </w:r>
                        <w:r>
                          <w:rPr>
                            <w:noProof/>
                            <w:sz w:val="28"/>
                            <w:szCs w:val="28"/>
                          </w:rPr>
                          <w:t>2</w:t>
                        </w:r>
                        <w:r>
                          <w:rPr>
                            <w:noProof/>
                            <w:sz w:val="28"/>
                            <w:szCs w:val="28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shape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CD469A3" w14:textId="77777777" w:rsidR="00B27705" w:rsidRDefault="00B27705">
      <w:pPr>
        <w:spacing w:after="0" w:line="240" w:lineRule="auto"/>
      </w:pPr>
      <w:r>
        <w:separator/>
      </w:r>
    </w:p>
  </w:footnote>
  <w:footnote w:type="continuationSeparator" w:id="0">
    <w:p w14:paraId="7A77F1E0" w14:textId="77777777" w:rsidR="00B27705" w:rsidRDefault="00B2770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4B657A"/>
    <w:multiLevelType w:val="multilevel"/>
    <w:tmpl w:val="B406022E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60" w:hanging="1080"/>
      </w:pPr>
      <w:rPr>
        <w:rFonts w:hint="default"/>
        <w:sz w:val="28"/>
        <w:szCs w:val="28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  <w:b/>
      </w:rPr>
    </w:lvl>
    <w:lvl w:ilvl="4">
      <w:start w:val="1"/>
      <w:numFmt w:val="decimal"/>
      <w:isLgl/>
      <w:lvlText w:val="%1.%2.%3.%4.%5.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6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80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4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60" w:hanging="2520"/>
      </w:pPr>
      <w:rPr>
        <w:rFonts w:hint="default"/>
      </w:rPr>
    </w:lvl>
  </w:abstractNum>
  <w:abstractNum w:abstractNumId="1" w15:restartNumberingAfterBreak="0">
    <w:nsid w:val="0198538C"/>
    <w:multiLevelType w:val="multilevel"/>
    <w:tmpl w:val="B406022E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60" w:hanging="1080"/>
      </w:pPr>
      <w:rPr>
        <w:rFonts w:hint="default"/>
        <w:sz w:val="28"/>
        <w:szCs w:val="28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  <w:b/>
      </w:rPr>
    </w:lvl>
    <w:lvl w:ilvl="4">
      <w:start w:val="1"/>
      <w:numFmt w:val="decimal"/>
      <w:isLgl/>
      <w:lvlText w:val="%1.%2.%3.%4.%5.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6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80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4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60" w:hanging="2520"/>
      </w:pPr>
      <w:rPr>
        <w:rFonts w:hint="default"/>
      </w:rPr>
    </w:lvl>
  </w:abstractNum>
  <w:abstractNum w:abstractNumId="2" w15:restartNumberingAfterBreak="0">
    <w:nsid w:val="02FC2F22"/>
    <w:multiLevelType w:val="multilevel"/>
    <w:tmpl w:val="CDBEAF24"/>
    <w:lvl w:ilvl="0">
      <w:start w:val="1"/>
      <w:numFmt w:val="decimal"/>
      <w:lvlText w:val="%1."/>
      <w:lvlJc w:val="left"/>
      <w:pPr>
        <w:ind w:left="780" w:hanging="78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620" w:hanging="780"/>
      </w:pPr>
      <w:rPr>
        <w:rFonts w:hint="default"/>
      </w:rPr>
    </w:lvl>
    <w:lvl w:ilvl="2">
      <w:start w:val="4"/>
      <w:numFmt w:val="decimal"/>
      <w:lvlText w:val="%1.%2.%3."/>
      <w:lvlJc w:val="left"/>
      <w:pPr>
        <w:ind w:left="2460" w:hanging="7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4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6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48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68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8520" w:hanging="1800"/>
      </w:pPr>
      <w:rPr>
        <w:rFonts w:hint="default"/>
      </w:rPr>
    </w:lvl>
  </w:abstractNum>
  <w:abstractNum w:abstractNumId="3" w15:restartNumberingAfterBreak="0">
    <w:nsid w:val="05D26E2C"/>
    <w:multiLevelType w:val="multilevel"/>
    <w:tmpl w:val="F5EE427C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>
      <w:start w:val="1"/>
      <w:numFmt w:val="decimal"/>
      <w:isLgl/>
      <w:lvlText w:val="%2."/>
      <w:lvlJc w:val="left"/>
      <w:pPr>
        <w:ind w:left="1440" w:hanging="720"/>
      </w:pPr>
      <w:rPr>
        <w:rFonts w:ascii="Times New Roman" w:eastAsiaTheme="minorHAnsi" w:hAnsi="Times New Roman" w:cs="Times New Roman"/>
      </w:rPr>
    </w:lvl>
    <w:lvl w:ilvl="2">
      <w:start w:val="1"/>
      <w:numFmt w:val="decimal"/>
      <w:isLgl/>
      <w:lvlText w:val="%1.%2.%3."/>
      <w:lvlJc w:val="left"/>
      <w:pPr>
        <w:ind w:left="2160" w:hanging="1080"/>
      </w:pPr>
      <w:rPr>
        <w:rFonts w:hint="default"/>
        <w:sz w:val="28"/>
        <w:szCs w:val="28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  <w:b/>
      </w:rPr>
    </w:lvl>
    <w:lvl w:ilvl="4">
      <w:start w:val="1"/>
      <w:numFmt w:val="decimal"/>
      <w:isLgl/>
      <w:lvlText w:val="%1.%2.%3.%4.%5.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6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80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4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60" w:hanging="2520"/>
      </w:pPr>
      <w:rPr>
        <w:rFonts w:hint="default"/>
      </w:rPr>
    </w:lvl>
  </w:abstractNum>
  <w:abstractNum w:abstractNumId="4" w15:restartNumberingAfterBreak="0">
    <w:nsid w:val="064A72D2"/>
    <w:multiLevelType w:val="multilevel"/>
    <w:tmpl w:val="88CEAB38"/>
    <w:lvl w:ilvl="0">
      <w:start w:val="1"/>
      <w:numFmt w:val="decimal"/>
      <w:lvlText w:val="%1"/>
      <w:lvlJc w:val="left"/>
      <w:pPr>
        <w:ind w:left="645" w:hanging="64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5" w15:restartNumberingAfterBreak="0">
    <w:nsid w:val="0A0D3B7D"/>
    <w:multiLevelType w:val="hybridMultilevel"/>
    <w:tmpl w:val="D026F80E"/>
    <w:lvl w:ilvl="0" w:tplc="BE60F1B6">
      <w:start w:val="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62EA13AC">
      <w:numFmt w:val="bullet"/>
      <w:lvlText w:val="-"/>
      <w:lvlJc w:val="left"/>
      <w:pPr>
        <w:ind w:left="1800" w:hanging="360"/>
      </w:pPr>
      <w:rPr>
        <w:rFonts w:ascii="Times New Roman" w:eastAsiaTheme="minorHAnsi" w:hAnsi="Times New Roman" w:cs="Times New Roman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0A1F02BA"/>
    <w:multiLevelType w:val="multilevel"/>
    <w:tmpl w:val="B406022E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60" w:hanging="1080"/>
      </w:pPr>
      <w:rPr>
        <w:rFonts w:hint="default"/>
        <w:sz w:val="28"/>
        <w:szCs w:val="28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  <w:b/>
      </w:rPr>
    </w:lvl>
    <w:lvl w:ilvl="4">
      <w:start w:val="1"/>
      <w:numFmt w:val="decimal"/>
      <w:isLgl/>
      <w:lvlText w:val="%1.%2.%3.%4.%5.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6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80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4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60" w:hanging="2520"/>
      </w:pPr>
      <w:rPr>
        <w:rFonts w:hint="default"/>
      </w:rPr>
    </w:lvl>
  </w:abstractNum>
  <w:abstractNum w:abstractNumId="7" w15:restartNumberingAfterBreak="0">
    <w:nsid w:val="0CF958AA"/>
    <w:multiLevelType w:val="hybridMultilevel"/>
    <w:tmpl w:val="17848EB2"/>
    <w:lvl w:ilvl="0" w:tplc="4E5CB6FA">
      <w:start w:val="1"/>
      <w:numFmt w:val="upperRoman"/>
      <w:lvlText w:val="%1.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0D6A432D"/>
    <w:multiLevelType w:val="multilevel"/>
    <w:tmpl w:val="B406022E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60" w:hanging="1080"/>
      </w:pPr>
      <w:rPr>
        <w:rFonts w:hint="default"/>
        <w:sz w:val="28"/>
        <w:szCs w:val="28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  <w:b/>
      </w:rPr>
    </w:lvl>
    <w:lvl w:ilvl="4">
      <w:start w:val="1"/>
      <w:numFmt w:val="decimal"/>
      <w:isLgl/>
      <w:lvlText w:val="%1.%2.%3.%4.%5.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6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80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4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60" w:hanging="2520"/>
      </w:pPr>
      <w:rPr>
        <w:rFonts w:hint="default"/>
      </w:rPr>
    </w:lvl>
  </w:abstractNum>
  <w:abstractNum w:abstractNumId="9" w15:restartNumberingAfterBreak="0">
    <w:nsid w:val="0F572265"/>
    <w:multiLevelType w:val="hybridMultilevel"/>
    <w:tmpl w:val="01125D8A"/>
    <w:lvl w:ilvl="0" w:tplc="169C9F20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0" w15:restartNumberingAfterBreak="0">
    <w:nsid w:val="11AF126D"/>
    <w:multiLevelType w:val="multilevel"/>
    <w:tmpl w:val="A2E0E79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1" w15:restartNumberingAfterBreak="0">
    <w:nsid w:val="16A90A30"/>
    <w:multiLevelType w:val="hybridMultilevel"/>
    <w:tmpl w:val="1CE26F1A"/>
    <w:lvl w:ilvl="0" w:tplc="AA9EEA9C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7EC6C65"/>
    <w:multiLevelType w:val="multilevel"/>
    <w:tmpl w:val="4B8A8216"/>
    <w:lvl w:ilvl="0">
      <w:start w:val="1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28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50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5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97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2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69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9080" w:hanging="1800"/>
      </w:pPr>
      <w:rPr>
        <w:rFonts w:hint="default"/>
      </w:rPr>
    </w:lvl>
  </w:abstractNum>
  <w:abstractNum w:abstractNumId="13" w15:restartNumberingAfterBreak="0">
    <w:nsid w:val="19BF7BF1"/>
    <w:multiLevelType w:val="hybridMultilevel"/>
    <w:tmpl w:val="94AAD0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A920558"/>
    <w:multiLevelType w:val="hybridMultilevel"/>
    <w:tmpl w:val="84AE67D4"/>
    <w:lvl w:ilvl="0" w:tplc="5A20053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1B0B2EC3"/>
    <w:multiLevelType w:val="hybridMultilevel"/>
    <w:tmpl w:val="50FAD88A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6" w15:restartNumberingAfterBreak="0">
    <w:nsid w:val="1EB1125D"/>
    <w:multiLevelType w:val="hybridMultilevel"/>
    <w:tmpl w:val="32D6A6A6"/>
    <w:lvl w:ilvl="0" w:tplc="62EA13AC">
      <w:numFmt w:val="bullet"/>
      <w:lvlText w:val="-"/>
      <w:lvlJc w:val="left"/>
      <w:pPr>
        <w:ind w:left="135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20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10" w:hanging="360"/>
      </w:pPr>
      <w:rPr>
        <w:rFonts w:ascii="Wingdings" w:hAnsi="Wingdings" w:hint="default"/>
      </w:rPr>
    </w:lvl>
  </w:abstractNum>
  <w:abstractNum w:abstractNumId="17" w15:restartNumberingAfterBreak="0">
    <w:nsid w:val="29974E20"/>
    <w:multiLevelType w:val="hybridMultilevel"/>
    <w:tmpl w:val="C5247EEA"/>
    <w:lvl w:ilvl="0" w:tplc="1AA8EF7A"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2C462A70"/>
    <w:multiLevelType w:val="hybridMultilevel"/>
    <w:tmpl w:val="A232086C"/>
    <w:lvl w:ilvl="0" w:tplc="62EA13AC">
      <w:numFmt w:val="bullet"/>
      <w:lvlText w:val="-"/>
      <w:lvlJc w:val="left"/>
      <w:pPr>
        <w:ind w:left="1350" w:hanging="360"/>
      </w:pPr>
      <w:rPr>
        <w:rFonts w:ascii="Times New Roman" w:eastAsiaTheme="minorHAnsi" w:hAnsi="Times New Roman" w:cs="Times New Roman" w:hint="default"/>
      </w:rPr>
    </w:lvl>
    <w:lvl w:ilvl="1" w:tplc="62EA13AC">
      <w:numFmt w:val="bullet"/>
      <w:lvlText w:val="-"/>
      <w:lvlJc w:val="left"/>
      <w:pPr>
        <w:ind w:left="2070" w:hanging="360"/>
      </w:pPr>
      <w:rPr>
        <w:rFonts w:ascii="Times New Roman" w:eastAsiaTheme="minorHAnsi" w:hAnsi="Times New Roman" w:cs="Times New Roman" w:hint="default"/>
      </w:rPr>
    </w:lvl>
    <w:lvl w:ilvl="2" w:tplc="04090005" w:tentative="1">
      <w:start w:val="1"/>
      <w:numFmt w:val="bullet"/>
      <w:lvlText w:val=""/>
      <w:lvlJc w:val="left"/>
      <w:pPr>
        <w:ind w:left="27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10" w:hanging="360"/>
      </w:pPr>
      <w:rPr>
        <w:rFonts w:ascii="Wingdings" w:hAnsi="Wingdings" w:hint="default"/>
      </w:rPr>
    </w:lvl>
  </w:abstractNum>
  <w:abstractNum w:abstractNumId="19" w15:restartNumberingAfterBreak="0">
    <w:nsid w:val="2CA85A98"/>
    <w:multiLevelType w:val="hybridMultilevel"/>
    <w:tmpl w:val="31B0BC56"/>
    <w:lvl w:ilvl="0" w:tplc="23A6EFC0"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2D414A04"/>
    <w:multiLevelType w:val="hybridMultilevel"/>
    <w:tmpl w:val="29DC3208"/>
    <w:lvl w:ilvl="0" w:tplc="D34E0DFE">
      <w:start w:val="23"/>
      <w:numFmt w:val="bullet"/>
      <w:lvlText w:val=""/>
      <w:lvlJc w:val="left"/>
      <w:pPr>
        <w:ind w:left="2520" w:hanging="360"/>
      </w:pPr>
      <w:rPr>
        <w:rFonts w:ascii="Symbol" w:eastAsiaTheme="minorHAnsi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21" w15:restartNumberingAfterBreak="0">
    <w:nsid w:val="300B4EA6"/>
    <w:multiLevelType w:val="multilevel"/>
    <w:tmpl w:val="B406022E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60" w:hanging="1080"/>
      </w:pPr>
      <w:rPr>
        <w:rFonts w:hint="default"/>
        <w:sz w:val="28"/>
        <w:szCs w:val="28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  <w:b/>
      </w:rPr>
    </w:lvl>
    <w:lvl w:ilvl="4">
      <w:start w:val="1"/>
      <w:numFmt w:val="decimal"/>
      <w:isLgl/>
      <w:lvlText w:val="%1.%2.%3.%4.%5.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6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80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4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60" w:hanging="2520"/>
      </w:pPr>
      <w:rPr>
        <w:rFonts w:hint="default"/>
      </w:rPr>
    </w:lvl>
  </w:abstractNum>
  <w:abstractNum w:abstractNumId="22" w15:restartNumberingAfterBreak="0">
    <w:nsid w:val="34FD0EC3"/>
    <w:multiLevelType w:val="hybridMultilevel"/>
    <w:tmpl w:val="EC4A7044"/>
    <w:lvl w:ilvl="0" w:tplc="F4F0228E">
      <w:start w:val="2"/>
      <w:numFmt w:val="bullet"/>
      <w:lvlText w:val="-"/>
      <w:lvlJc w:val="left"/>
      <w:pPr>
        <w:ind w:left="216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3" w15:restartNumberingAfterBreak="0">
    <w:nsid w:val="37545A41"/>
    <w:multiLevelType w:val="hybridMultilevel"/>
    <w:tmpl w:val="3FB0C0F8"/>
    <w:lvl w:ilvl="0" w:tplc="19C26612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4" w15:restartNumberingAfterBreak="0">
    <w:nsid w:val="3C0D0B86"/>
    <w:multiLevelType w:val="hybridMultilevel"/>
    <w:tmpl w:val="6292DC48"/>
    <w:lvl w:ilvl="0" w:tplc="BE60F1B6">
      <w:start w:val="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3E3664B5"/>
    <w:multiLevelType w:val="hybridMultilevel"/>
    <w:tmpl w:val="8BA6E35C"/>
    <w:lvl w:ilvl="0" w:tplc="BE60F1B6">
      <w:start w:val="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62EA13AC">
      <w:numFmt w:val="bullet"/>
      <w:lvlText w:val="-"/>
      <w:lvlJc w:val="left"/>
      <w:pPr>
        <w:ind w:left="1800" w:hanging="360"/>
      </w:pPr>
      <w:rPr>
        <w:rFonts w:ascii="Times New Roman" w:eastAsiaTheme="minorHAnsi" w:hAnsi="Times New Roman" w:cs="Times New Roman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 w15:restartNumberingAfterBreak="0">
    <w:nsid w:val="4C4A09FB"/>
    <w:multiLevelType w:val="multilevel"/>
    <w:tmpl w:val="B406022E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60" w:hanging="1080"/>
      </w:pPr>
      <w:rPr>
        <w:rFonts w:hint="default"/>
        <w:sz w:val="28"/>
        <w:szCs w:val="28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  <w:b/>
      </w:rPr>
    </w:lvl>
    <w:lvl w:ilvl="4">
      <w:start w:val="1"/>
      <w:numFmt w:val="decimal"/>
      <w:isLgl/>
      <w:lvlText w:val="%1.%2.%3.%4.%5.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6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80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4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60" w:hanging="2520"/>
      </w:pPr>
      <w:rPr>
        <w:rFonts w:hint="default"/>
      </w:rPr>
    </w:lvl>
  </w:abstractNum>
  <w:abstractNum w:abstractNumId="27" w15:restartNumberingAfterBreak="0">
    <w:nsid w:val="53331901"/>
    <w:multiLevelType w:val="multilevel"/>
    <w:tmpl w:val="EAD6CDBE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920" w:hanging="2160"/>
      </w:pPr>
      <w:rPr>
        <w:rFonts w:hint="default"/>
      </w:rPr>
    </w:lvl>
  </w:abstractNum>
  <w:abstractNum w:abstractNumId="28" w15:restartNumberingAfterBreak="0">
    <w:nsid w:val="53C450BB"/>
    <w:multiLevelType w:val="hybridMultilevel"/>
    <w:tmpl w:val="FA44CA28"/>
    <w:lvl w:ilvl="0" w:tplc="C1148C9E">
      <w:start w:val="1"/>
      <w:numFmt w:val="bullet"/>
      <w:lvlText w:val="-"/>
      <w:lvlJc w:val="left"/>
      <w:pPr>
        <w:ind w:left="180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9" w15:restartNumberingAfterBreak="0">
    <w:nsid w:val="5579402C"/>
    <w:multiLevelType w:val="hybridMultilevel"/>
    <w:tmpl w:val="C12E8758"/>
    <w:lvl w:ilvl="0" w:tplc="ADD8C7D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0" w15:restartNumberingAfterBreak="0">
    <w:nsid w:val="5A426A67"/>
    <w:multiLevelType w:val="multilevel"/>
    <w:tmpl w:val="B406022E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60" w:hanging="1080"/>
      </w:pPr>
      <w:rPr>
        <w:rFonts w:hint="default"/>
        <w:sz w:val="28"/>
        <w:szCs w:val="28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  <w:b/>
      </w:rPr>
    </w:lvl>
    <w:lvl w:ilvl="4">
      <w:start w:val="1"/>
      <w:numFmt w:val="decimal"/>
      <w:isLgl/>
      <w:lvlText w:val="%1.%2.%3.%4.%5.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6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80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4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60" w:hanging="2520"/>
      </w:pPr>
      <w:rPr>
        <w:rFonts w:hint="default"/>
      </w:rPr>
    </w:lvl>
  </w:abstractNum>
  <w:abstractNum w:abstractNumId="31" w15:restartNumberingAfterBreak="0">
    <w:nsid w:val="5DFC44E4"/>
    <w:multiLevelType w:val="hybridMultilevel"/>
    <w:tmpl w:val="36BC2FC0"/>
    <w:lvl w:ilvl="0" w:tplc="BE60F1B6">
      <w:start w:val="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62EA13AC">
      <w:numFmt w:val="bullet"/>
      <w:lvlText w:val="-"/>
      <w:lvlJc w:val="left"/>
      <w:pPr>
        <w:ind w:left="1800" w:hanging="360"/>
      </w:pPr>
      <w:rPr>
        <w:rFonts w:ascii="Times New Roman" w:eastAsiaTheme="minorHAnsi" w:hAnsi="Times New Roman" w:cs="Times New Roman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2" w15:restartNumberingAfterBreak="0">
    <w:nsid w:val="5EBA5805"/>
    <w:multiLevelType w:val="multilevel"/>
    <w:tmpl w:val="B406022E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60" w:hanging="1080"/>
      </w:pPr>
      <w:rPr>
        <w:rFonts w:hint="default"/>
        <w:sz w:val="28"/>
        <w:szCs w:val="28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  <w:b/>
      </w:rPr>
    </w:lvl>
    <w:lvl w:ilvl="4">
      <w:start w:val="1"/>
      <w:numFmt w:val="decimal"/>
      <w:isLgl/>
      <w:lvlText w:val="%1.%2.%3.%4.%5.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6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80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4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60" w:hanging="2520"/>
      </w:pPr>
      <w:rPr>
        <w:rFonts w:hint="default"/>
      </w:rPr>
    </w:lvl>
  </w:abstractNum>
  <w:abstractNum w:abstractNumId="33" w15:restartNumberingAfterBreak="0">
    <w:nsid w:val="607C49D3"/>
    <w:multiLevelType w:val="multilevel"/>
    <w:tmpl w:val="B406022E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60" w:hanging="1080"/>
      </w:pPr>
      <w:rPr>
        <w:rFonts w:hint="default"/>
        <w:sz w:val="28"/>
        <w:szCs w:val="28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  <w:b/>
      </w:rPr>
    </w:lvl>
    <w:lvl w:ilvl="4">
      <w:start w:val="1"/>
      <w:numFmt w:val="decimal"/>
      <w:isLgl/>
      <w:lvlText w:val="%1.%2.%3.%4.%5.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6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80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4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60" w:hanging="2520"/>
      </w:pPr>
      <w:rPr>
        <w:rFonts w:hint="default"/>
      </w:rPr>
    </w:lvl>
  </w:abstractNum>
  <w:abstractNum w:abstractNumId="34" w15:restartNumberingAfterBreak="0">
    <w:nsid w:val="61A6753A"/>
    <w:multiLevelType w:val="multilevel"/>
    <w:tmpl w:val="E4C63C5E"/>
    <w:lvl w:ilvl="0">
      <w:start w:val="1"/>
      <w:numFmt w:val="decimal"/>
      <w:lvlText w:val="%1"/>
      <w:lvlJc w:val="left"/>
      <w:pPr>
        <w:ind w:left="645" w:hanging="64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35" w15:restartNumberingAfterBreak="0">
    <w:nsid w:val="63D81399"/>
    <w:multiLevelType w:val="hybridMultilevel"/>
    <w:tmpl w:val="DBB2F4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40D1E8F"/>
    <w:multiLevelType w:val="hybridMultilevel"/>
    <w:tmpl w:val="B934AF1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B1B3D87"/>
    <w:multiLevelType w:val="multilevel"/>
    <w:tmpl w:val="1702054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2520"/>
      </w:pPr>
      <w:rPr>
        <w:rFonts w:hint="default"/>
      </w:rPr>
    </w:lvl>
  </w:abstractNum>
  <w:abstractNum w:abstractNumId="38" w15:restartNumberingAfterBreak="0">
    <w:nsid w:val="6BC95705"/>
    <w:multiLevelType w:val="multilevel"/>
    <w:tmpl w:val="F5EE427C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>
      <w:start w:val="1"/>
      <w:numFmt w:val="decimal"/>
      <w:isLgl/>
      <w:lvlText w:val="%2."/>
      <w:lvlJc w:val="left"/>
      <w:pPr>
        <w:ind w:left="1440" w:hanging="720"/>
      </w:pPr>
      <w:rPr>
        <w:rFonts w:ascii="Times New Roman" w:eastAsiaTheme="minorHAnsi" w:hAnsi="Times New Roman" w:cs="Times New Roman"/>
      </w:rPr>
    </w:lvl>
    <w:lvl w:ilvl="2">
      <w:start w:val="1"/>
      <w:numFmt w:val="decimal"/>
      <w:isLgl/>
      <w:lvlText w:val="%1.%2.%3."/>
      <w:lvlJc w:val="left"/>
      <w:pPr>
        <w:ind w:left="2160" w:hanging="1080"/>
      </w:pPr>
      <w:rPr>
        <w:rFonts w:hint="default"/>
        <w:sz w:val="28"/>
        <w:szCs w:val="28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  <w:b/>
      </w:rPr>
    </w:lvl>
    <w:lvl w:ilvl="4">
      <w:start w:val="1"/>
      <w:numFmt w:val="decimal"/>
      <w:isLgl/>
      <w:lvlText w:val="%1.%2.%3.%4.%5.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6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80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4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60" w:hanging="2520"/>
      </w:pPr>
      <w:rPr>
        <w:rFonts w:hint="default"/>
      </w:rPr>
    </w:lvl>
  </w:abstractNum>
  <w:abstractNum w:abstractNumId="39" w15:restartNumberingAfterBreak="0">
    <w:nsid w:val="6BFE471F"/>
    <w:multiLevelType w:val="multilevel"/>
    <w:tmpl w:val="B406022E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60" w:hanging="1080"/>
      </w:pPr>
      <w:rPr>
        <w:rFonts w:hint="default"/>
        <w:sz w:val="28"/>
        <w:szCs w:val="28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  <w:b/>
      </w:rPr>
    </w:lvl>
    <w:lvl w:ilvl="4">
      <w:start w:val="1"/>
      <w:numFmt w:val="decimal"/>
      <w:isLgl/>
      <w:lvlText w:val="%1.%2.%3.%4.%5.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6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80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4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60" w:hanging="2520"/>
      </w:pPr>
      <w:rPr>
        <w:rFonts w:hint="default"/>
      </w:rPr>
    </w:lvl>
  </w:abstractNum>
  <w:abstractNum w:abstractNumId="40" w15:restartNumberingAfterBreak="0">
    <w:nsid w:val="762A789D"/>
    <w:multiLevelType w:val="hybridMultilevel"/>
    <w:tmpl w:val="D208204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1" w15:restartNumberingAfterBreak="0">
    <w:nsid w:val="76B9666E"/>
    <w:multiLevelType w:val="hybridMultilevel"/>
    <w:tmpl w:val="A716837C"/>
    <w:lvl w:ilvl="0" w:tplc="62EA13AC">
      <w:numFmt w:val="bullet"/>
      <w:lvlText w:val="-"/>
      <w:lvlJc w:val="left"/>
      <w:pPr>
        <w:ind w:left="180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2" w15:restartNumberingAfterBreak="0">
    <w:nsid w:val="78621009"/>
    <w:multiLevelType w:val="hybridMultilevel"/>
    <w:tmpl w:val="98A8F240"/>
    <w:lvl w:ilvl="0" w:tplc="8A66E35A">
      <w:start w:val="1"/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43" w15:restartNumberingAfterBreak="0">
    <w:nsid w:val="7D364874"/>
    <w:multiLevelType w:val="hybridMultilevel"/>
    <w:tmpl w:val="9AB22C98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4" w15:restartNumberingAfterBreak="0">
    <w:nsid w:val="7D5B6A33"/>
    <w:multiLevelType w:val="hybridMultilevel"/>
    <w:tmpl w:val="FC18B4CE"/>
    <w:lvl w:ilvl="0" w:tplc="BE60F1B6">
      <w:start w:val="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62EA13AC">
      <w:numFmt w:val="bullet"/>
      <w:lvlText w:val="-"/>
      <w:lvlJc w:val="left"/>
      <w:pPr>
        <w:ind w:left="1800" w:hanging="360"/>
      </w:pPr>
      <w:rPr>
        <w:rFonts w:ascii="Times New Roman" w:eastAsiaTheme="minorHAnsi" w:hAnsi="Times New Roman" w:cs="Times New Roman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5" w15:restartNumberingAfterBreak="0">
    <w:nsid w:val="7D6848EF"/>
    <w:multiLevelType w:val="hybridMultilevel"/>
    <w:tmpl w:val="005C24E2"/>
    <w:lvl w:ilvl="0" w:tplc="D9785A7E">
      <w:numFmt w:val="bullet"/>
      <w:lvlText w:val="-"/>
      <w:lvlJc w:val="left"/>
      <w:pPr>
        <w:ind w:left="180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6"/>
  </w:num>
  <w:num w:numId="3">
    <w:abstractNumId w:val="9"/>
  </w:num>
  <w:num w:numId="4">
    <w:abstractNumId w:val="23"/>
  </w:num>
  <w:num w:numId="5">
    <w:abstractNumId w:val="14"/>
  </w:num>
  <w:num w:numId="6">
    <w:abstractNumId w:val="29"/>
  </w:num>
  <w:num w:numId="7">
    <w:abstractNumId w:val="42"/>
  </w:num>
  <w:num w:numId="8">
    <w:abstractNumId w:val="22"/>
  </w:num>
  <w:num w:numId="9">
    <w:abstractNumId w:val="20"/>
  </w:num>
  <w:num w:numId="10">
    <w:abstractNumId w:val="7"/>
  </w:num>
  <w:num w:numId="11">
    <w:abstractNumId w:val="17"/>
  </w:num>
  <w:num w:numId="12">
    <w:abstractNumId w:val="45"/>
  </w:num>
  <w:num w:numId="13">
    <w:abstractNumId w:val="37"/>
  </w:num>
  <w:num w:numId="14">
    <w:abstractNumId w:val="38"/>
  </w:num>
  <w:num w:numId="15">
    <w:abstractNumId w:val="4"/>
  </w:num>
  <w:num w:numId="16">
    <w:abstractNumId w:val="34"/>
  </w:num>
  <w:num w:numId="17">
    <w:abstractNumId w:val="12"/>
  </w:num>
  <w:num w:numId="18">
    <w:abstractNumId w:val="13"/>
  </w:num>
  <w:num w:numId="19">
    <w:abstractNumId w:val="3"/>
  </w:num>
  <w:num w:numId="20">
    <w:abstractNumId w:val="0"/>
  </w:num>
  <w:num w:numId="21">
    <w:abstractNumId w:val="1"/>
  </w:num>
  <w:num w:numId="22">
    <w:abstractNumId w:val="26"/>
  </w:num>
  <w:num w:numId="23">
    <w:abstractNumId w:val="39"/>
  </w:num>
  <w:num w:numId="24">
    <w:abstractNumId w:val="16"/>
  </w:num>
  <w:num w:numId="25">
    <w:abstractNumId w:val="27"/>
  </w:num>
  <w:num w:numId="26">
    <w:abstractNumId w:val="30"/>
  </w:num>
  <w:num w:numId="27">
    <w:abstractNumId w:val="2"/>
  </w:num>
  <w:num w:numId="28">
    <w:abstractNumId w:val="33"/>
  </w:num>
  <w:num w:numId="29">
    <w:abstractNumId w:val="28"/>
  </w:num>
  <w:num w:numId="30">
    <w:abstractNumId w:val="24"/>
  </w:num>
  <w:num w:numId="31">
    <w:abstractNumId w:val="40"/>
  </w:num>
  <w:num w:numId="32">
    <w:abstractNumId w:val="8"/>
  </w:num>
  <w:num w:numId="33">
    <w:abstractNumId w:val="21"/>
  </w:num>
  <w:num w:numId="34">
    <w:abstractNumId w:val="43"/>
  </w:num>
  <w:num w:numId="35">
    <w:abstractNumId w:val="15"/>
  </w:num>
  <w:num w:numId="36">
    <w:abstractNumId w:val="32"/>
  </w:num>
  <w:num w:numId="37">
    <w:abstractNumId w:val="25"/>
  </w:num>
  <w:num w:numId="38">
    <w:abstractNumId w:val="44"/>
  </w:num>
  <w:num w:numId="39">
    <w:abstractNumId w:val="5"/>
  </w:num>
  <w:num w:numId="40">
    <w:abstractNumId w:val="31"/>
  </w:num>
  <w:num w:numId="41">
    <w:abstractNumId w:val="41"/>
  </w:num>
  <w:num w:numId="42">
    <w:abstractNumId w:val="10"/>
  </w:num>
  <w:num w:numId="43">
    <w:abstractNumId w:val="35"/>
  </w:num>
  <w:num w:numId="44">
    <w:abstractNumId w:val="36"/>
  </w:num>
  <w:num w:numId="45">
    <w:abstractNumId w:val="19"/>
  </w:num>
  <w:num w:numId="46">
    <w:abstractNumId w:val="18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HIKARI">
    <w15:presenceInfo w15:providerId="None" w15:userId="HIKARI"/>
  </w15:person>
  <w15:person w15:author="phunghx@gmail.com">
    <w15:presenceInfo w15:providerId="Windows Live" w15:userId="6a17a8e1ef43d8c2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NDezNDIwMTW0MDczNzNU0lEKTi0uzszPAykwrAUALhFrLywAAAA="/>
  </w:docVars>
  <w:rsids>
    <w:rsidRoot w:val="007F61D8"/>
    <w:rsid w:val="00003E1F"/>
    <w:rsid w:val="000150EE"/>
    <w:rsid w:val="00020746"/>
    <w:rsid w:val="00023234"/>
    <w:rsid w:val="00030FA5"/>
    <w:rsid w:val="0003454E"/>
    <w:rsid w:val="000424E1"/>
    <w:rsid w:val="00073E4F"/>
    <w:rsid w:val="00075D8B"/>
    <w:rsid w:val="00080624"/>
    <w:rsid w:val="0008475D"/>
    <w:rsid w:val="0009062D"/>
    <w:rsid w:val="000941F5"/>
    <w:rsid w:val="00094F97"/>
    <w:rsid w:val="000A1F2E"/>
    <w:rsid w:val="000A704B"/>
    <w:rsid w:val="000A7163"/>
    <w:rsid w:val="000B5130"/>
    <w:rsid w:val="000C333C"/>
    <w:rsid w:val="000C7BC7"/>
    <w:rsid w:val="000D389F"/>
    <w:rsid w:val="000D418A"/>
    <w:rsid w:val="000D50D6"/>
    <w:rsid w:val="000D541F"/>
    <w:rsid w:val="000E5636"/>
    <w:rsid w:val="000E7630"/>
    <w:rsid w:val="000E7953"/>
    <w:rsid w:val="00101C72"/>
    <w:rsid w:val="00102237"/>
    <w:rsid w:val="0010290F"/>
    <w:rsid w:val="00104312"/>
    <w:rsid w:val="00104C37"/>
    <w:rsid w:val="001229A4"/>
    <w:rsid w:val="00126F61"/>
    <w:rsid w:val="00135ABF"/>
    <w:rsid w:val="00136198"/>
    <w:rsid w:val="00136ED4"/>
    <w:rsid w:val="001412CB"/>
    <w:rsid w:val="00145AEE"/>
    <w:rsid w:val="0016219A"/>
    <w:rsid w:val="00166C7D"/>
    <w:rsid w:val="0016743F"/>
    <w:rsid w:val="00170694"/>
    <w:rsid w:val="001719AC"/>
    <w:rsid w:val="001723A1"/>
    <w:rsid w:val="00180C7A"/>
    <w:rsid w:val="00182F22"/>
    <w:rsid w:val="00191787"/>
    <w:rsid w:val="001A31CB"/>
    <w:rsid w:val="001A3C3B"/>
    <w:rsid w:val="001B7700"/>
    <w:rsid w:val="001B78E9"/>
    <w:rsid w:val="001C0DB9"/>
    <w:rsid w:val="001C55D4"/>
    <w:rsid w:val="001C69BD"/>
    <w:rsid w:val="001C7C85"/>
    <w:rsid w:val="001D2214"/>
    <w:rsid w:val="001D7E5A"/>
    <w:rsid w:val="001E0917"/>
    <w:rsid w:val="001E4938"/>
    <w:rsid w:val="001F2A96"/>
    <w:rsid w:val="00200D3E"/>
    <w:rsid w:val="00211D0E"/>
    <w:rsid w:val="00214C88"/>
    <w:rsid w:val="00217A14"/>
    <w:rsid w:val="00234D8E"/>
    <w:rsid w:val="00240488"/>
    <w:rsid w:val="0024249F"/>
    <w:rsid w:val="002439FB"/>
    <w:rsid w:val="00245541"/>
    <w:rsid w:val="00250BF4"/>
    <w:rsid w:val="00252225"/>
    <w:rsid w:val="002538A2"/>
    <w:rsid w:val="00263EC8"/>
    <w:rsid w:val="002679FB"/>
    <w:rsid w:val="00281028"/>
    <w:rsid w:val="0028740D"/>
    <w:rsid w:val="00291E6A"/>
    <w:rsid w:val="00295FCB"/>
    <w:rsid w:val="002971EB"/>
    <w:rsid w:val="0029796B"/>
    <w:rsid w:val="002A09CC"/>
    <w:rsid w:val="002B1D05"/>
    <w:rsid w:val="002B2091"/>
    <w:rsid w:val="002B4F96"/>
    <w:rsid w:val="002B6FC2"/>
    <w:rsid w:val="002C0C40"/>
    <w:rsid w:val="002C1163"/>
    <w:rsid w:val="002D460A"/>
    <w:rsid w:val="002F05EA"/>
    <w:rsid w:val="002F212E"/>
    <w:rsid w:val="002F52D1"/>
    <w:rsid w:val="0030106A"/>
    <w:rsid w:val="003059AA"/>
    <w:rsid w:val="00314126"/>
    <w:rsid w:val="00315744"/>
    <w:rsid w:val="00322CF3"/>
    <w:rsid w:val="00324FE9"/>
    <w:rsid w:val="00332F48"/>
    <w:rsid w:val="0033692E"/>
    <w:rsid w:val="00337569"/>
    <w:rsid w:val="00345142"/>
    <w:rsid w:val="003503E9"/>
    <w:rsid w:val="003565F4"/>
    <w:rsid w:val="00360B78"/>
    <w:rsid w:val="00364215"/>
    <w:rsid w:val="003663AA"/>
    <w:rsid w:val="00382831"/>
    <w:rsid w:val="00384F51"/>
    <w:rsid w:val="00386118"/>
    <w:rsid w:val="00386AA0"/>
    <w:rsid w:val="0039282F"/>
    <w:rsid w:val="00394A1E"/>
    <w:rsid w:val="003A68B4"/>
    <w:rsid w:val="003B0F8A"/>
    <w:rsid w:val="003B2EBF"/>
    <w:rsid w:val="003B2FCF"/>
    <w:rsid w:val="003C0180"/>
    <w:rsid w:val="003C5EAA"/>
    <w:rsid w:val="003D36BD"/>
    <w:rsid w:val="003D5DE8"/>
    <w:rsid w:val="003D600A"/>
    <w:rsid w:val="003D7594"/>
    <w:rsid w:val="003E1855"/>
    <w:rsid w:val="003E3437"/>
    <w:rsid w:val="003F7AA3"/>
    <w:rsid w:val="00407A01"/>
    <w:rsid w:val="004215A7"/>
    <w:rsid w:val="004222AA"/>
    <w:rsid w:val="0042454F"/>
    <w:rsid w:val="004249E0"/>
    <w:rsid w:val="0043083D"/>
    <w:rsid w:val="00432E79"/>
    <w:rsid w:val="00434820"/>
    <w:rsid w:val="00443486"/>
    <w:rsid w:val="00450232"/>
    <w:rsid w:val="004564FE"/>
    <w:rsid w:val="0045749F"/>
    <w:rsid w:val="00467A56"/>
    <w:rsid w:val="00475AF9"/>
    <w:rsid w:val="00480525"/>
    <w:rsid w:val="00481971"/>
    <w:rsid w:val="0048368C"/>
    <w:rsid w:val="00486C77"/>
    <w:rsid w:val="00487041"/>
    <w:rsid w:val="00490A84"/>
    <w:rsid w:val="00490E19"/>
    <w:rsid w:val="004972AC"/>
    <w:rsid w:val="004A0C07"/>
    <w:rsid w:val="004B7051"/>
    <w:rsid w:val="004D4EEF"/>
    <w:rsid w:val="004D5DB5"/>
    <w:rsid w:val="004F0CD8"/>
    <w:rsid w:val="004F6C38"/>
    <w:rsid w:val="0050006A"/>
    <w:rsid w:val="005018E2"/>
    <w:rsid w:val="00505291"/>
    <w:rsid w:val="00510CB9"/>
    <w:rsid w:val="005218CB"/>
    <w:rsid w:val="00524F92"/>
    <w:rsid w:val="00525669"/>
    <w:rsid w:val="0053340C"/>
    <w:rsid w:val="005408E7"/>
    <w:rsid w:val="00542B66"/>
    <w:rsid w:val="005446CA"/>
    <w:rsid w:val="005478FC"/>
    <w:rsid w:val="00560ADA"/>
    <w:rsid w:val="00571F8B"/>
    <w:rsid w:val="00572802"/>
    <w:rsid w:val="005740E2"/>
    <w:rsid w:val="00580D31"/>
    <w:rsid w:val="0058318E"/>
    <w:rsid w:val="00587B37"/>
    <w:rsid w:val="00587EC7"/>
    <w:rsid w:val="00591FC8"/>
    <w:rsid w:val="005951FF"/>
    <w:rsid w:val="005A6F00"/>
    <w:rsid w:val="005B0C09"/>
    <w:rsid w:val="005B1E79"/>
    <w:rsid w:val="005B7EF7"/>
    <w:rsid w:val="005C4DD7"/>
    <w:rsid w:val="005E569D"/>
    <w:rsid w:val="005F1B84"/>
    <w:rsid w:val="00603110"/>
    <w:rsid w:val="00611F63"/>
    <w:rsid w:val="006141FE"/>
    <w:rsid w:val="006236B6"/>
    <w:rsid w:val="00625B41"/>
    <w:rsid w:val="0063465E"/>
    <w:rsid w:val="006566F5"/>
    <w:rsid w:val="00657337"/>
    <w:rsid w:val="00660B4E"/>
    <w:rsid w:val="00660ED0"/>
    <w:rsid w:val="006659E3"/>
    <w:rsid w:val="00673E0B"/>
    <w:rsid w:val="00677093"/>
    <w:rsid w:val="006961FC"/>
    <w:rsid w:val="006A52B7"/>
    <w:rsid w:val="006A7258"/>
    <w:rsid w:val="006B0FAB"/>
    <w:rsid w:val="006C50D3"/>
    <w:rsid w:val="006C7A24"/>
    <w:rsid w:val="006D67D9"/>
    <w:rsid w:val="006E035F"/>
    <w:rsid w:val="006E11F4"/>
    <w:rsid w:val="00701851"/>
    <w:rsid w:val="00722752"/>
    <w:rsid w:val="007361D0"/>
    <w:rsid w:val="0074280E"/>
    <w:rsid w:val="0075455D"/>
    <w:rsid w:val="0076613B"/>
    <w:rsid w:val="007704A2"/>
    <w:rsid w:val="007726C3"/>
    <w:rsid w:val="00780EB3"/>
    <w:rsid w:val="007839B1"/>
    <w:rsid w:val="00786841"/>
    <w:rsid w:val="00797749"/>
    <w:rsid w:val="007A1A36"/>
    <w:rsid w:val="007A5668"/>
    <w:rsid w:val="007A79D7"/>
    <w:rsid w:val="007C0FE9"/>
    <w:rsid w:val="007C28AF"/>
    <w:rsid w:val="007C4CF9"/>
    <w:rsid w:val="007D6ED6"/>
    <w:rsid w:val="007E18F4"/>
    <w:rsid w:val="007E6BED"/>
    <w:rsid w:val="007E7673"/>
    <w:rsid w:val="007F3149"/>
    <w:rsid w:val="007F48D5"/>
    <w:rsid w:val="007F61D8"/>
    <w:rsid w:val="00800049"/>
    <w:rsid w:val="008019A6"/>
    <w:rsid w:val="00807697"/>
    <w:rsid w:val="00807FE3"/>
    <w:rsid w:val="00821EA7"/>
    <w:rsid w:val="0083323B"/>
    <w:rsid w:val="008342E4"/>
    <w:rsid w:val="008429BB"/>
    <w:rsid w:val="00851965"/>
    <w:rsid w:val="0085341D"/>
    <w:rsid w:val="008612C6"/>
    <w:rsid w:val="008671F2"/>
    <w:rsid w:val="00870E8D"/>
    <w:rsid w:val="00875162"/>
    <w:rsid w:val="008844C8"/>
    <w:rsid w:val="00894C93"/>
    <w:rsid w:val="008A3EE7"/>
    <w:rsid w:val="008A6D23"/>
    <w:rsid w:val="008B2530"/>
    <w:rsid w:val="008C19BA"/>
    <w:rsid w:val="008D15B5"/>
    <w:rsid w:val="008D1990"/>
    <w:rsid w:val="008D4C10"/>
    <w:rsid w:val="008D637E"/>
    <w:rsid w:val="008E25CE"/>
    <w:rsid w:val="008F07EE"/>
    <w:rsid w:val="008F0CD9"/>
    <w:rsid w:val="008F6438"/>
    <w:rsid w:val="008F73C6"/>
    <w:rsid w:val="00903812"/>
    <w:rsid w:val="0090526D"/>
    <w:rsid w:val="00906A68"/>
    <w:rsid w:val="00913508"/>
    <w:rsid w:val="00917D42"/>
    <w:rsid w:val="00922260"/>
    <w:rsid w:val="00926065"/>
    <w:rsid w:val="00930D63"/>
    <w:rsid w:val="00931754"/>
    <w:rsid w:val="009373B8"/>
    <w:rsid w:val="00937980"/>
    <w:rsid w:val="00946202"/>
    <w:rsid w:val="0096295D"/>
    <w:rsid w:val="009712BC"/>
    <w:rsid w:val="009713C6"/>
    <w:rsid w:val="00972716"/>
    <w:rsid w:val="00990739"/>
    <w:rsid w:val="00991E46"/>
    <w:rsid w:val="00993E32"/>
    <w:rsid w:val="009B23E1"/>
    <w:rsid w:val="009B7917"/>
    <w:rsid w:val="009C0A1F"/>
    <w:rsid w:val="009C542D"/>
    <w:rsid w:val="009D11ED"/>
    <w:rsid w:val="009D4002"/>
    <w:rsid w:val="009D4E8F"/>
    <w:rsid w:val="009E3417"/>
    <w:rsid w:val="009E7B71"/>
    <w:rsid w:val="00A029C2"/>
    <w:rsid w:val="00A04ABF"/>
    <w:rsid w:val="00A05F94"/>
    <w:rsid w:val="00A062BD"/>
    <w:rsid w:val="00A11BB8"/>
    <w:rsid w:val="00A142D7"/>
    <w:rsid w:val="00A2082D"/>
    <w:rsid w:val="00A27BF1"/>
    <w:rsid w:val="00A40BD6"/>
    <w:rsid w:val="00A432C9"/>
    <w:rsid w:val="00A5282E"/>
    <w:rsid w:val="00A52A28"/>
    <w:rsid w:val="00A560C1"/>
    <w:rsid w:val="00A56D55"/>
    <w:rsid w:val="00A64E56"/>
    <w:rsid w:val="00A65B00"/>
    <w:rsid w:val="00A66198"/>
    <w:rsid w:val="00A758DB"/>
    <w:rsid w:val="00A82D96"/>
    <w:rsid w:val="00A86CCA"/>
    <w:rsid w:val="00A91936"/>
    <w:rsid w:val="00A96435"/>
    <w:rsid w:val="00AB1416"/>
    <w:rsid w:val="00AB4C11"/>
    <w:rsid w:val="00AC25CD"/>
    <w:rsid w:val="00AE300B"/>
    <w:rsid w:val="00AF02D9"/>
    <w:rsid w:val="00AF2BFD"/>
    <w:rsid w:val="00AF49CD"/>
    <w:rsid w:val="00AF7E7F"/>
    <w:rsid w:val="00B022CD"/>
    <w:rsid w:val="00B048EA"/>
    <w:rsid w:val="00B11AC4"/>
    <w:rsid w:val="00B12BDD"/>
    <w:rsid w:val="00B17EF7"/>
    <w:rsid w:val="00B27705"/>
    <w:rsid w:val="00B40711"/>
    <w:rsid w:val="00B40D21"/>
    <w:rsid w:val="00B425D1"/>
    <w:rsid w:val="00B42EE1"/>
    <w:rsid w:val="00B543A0"/>
    <w:rsid w:val="00B547A4"/>
    <w:rsid w:val="00B55E08"/>
    <w:rsid w:val="00B62307"/>
    <w:rsid w:val="00B64469"/>
    <w:rsid w:val="00B662D7"/>
    <w:rsid w:val="00B6709B"/>
    <w:rsid w:val="00B80E5B"/>
    <w:rsid w:val="00B87616"/>
    <w:rsid w:val="00BA1639"/>
    <w:rsid w:val="00BC274B"/>
    <w:rsid w:val="00BC49E8"/>
    <w:rsid w:val="00BC7BAE"/>
    <w:rsid w:val="00BD15E1"/>
    <w:rsid w:val="00BD27F4"/>
    <w:rsid w:val="00BD7913"/>
    <w:rsid w:val="00BE06A6"/>
    <w:rsid w:val="00BE0C3D"/>
    <w:rsid w:val="00BE1840"/>
    <w:rsid w:val="00BE1F7F"/>
    <w:rsid w:val="00BE1FC8"/>
    <w:rsid w:val="00BF39C8"/>
    <w:rsid w:val="00C076B9"/>
    <w:rsid w:val="00C12788"/>
    <w:rsid w:val="00C17B85"/>
    <w:rsid w:val="00C32D44"/>
    <w:rsid w:val="00C5579A"/>
    <w:rsid w:val="00C568BE"/>
    <w:rsid w:val="00C6005A"/>
    <w:rsid w:val="00C62AFE"/>
    <w:rsid w:val="00C8669E"/>
    <w:rsid w:val="00C90093"/>
    <w:rsid w:val="00CA1FC2"/>
    <w:rsid w:val="00CB168F"/>
    <w:rsid w:val="00CC66D8"/>
    <w:rsid w:val="00CD5811"/>
    <w:rsid w:val="00CE6699"/>
    <w:rsid w:val="00CF5BAD"/>
    <w:rsid w:val="00D00EF9"/>
    <w:rsid w:val="00D11542"/>
    <w:rsid w:val="00D12D29"/>
    <w:rsid w:val="00D16D13"/>
    <w:rsid w:val="00D2561B"/>
    <w:rsid w:val="00D401C5"/>
    <w:rsid w:val="00D43CFB"/>
    <w:rsid w:val="00D459DC"/>
    <w:rsid w:val="00D50CA9"/>
    <w:rsid w:val="00D51566"/>
    <w:rsid w:val="00D60A93"/>
    <w:rsid w:val="00D649D6"/>
    <w:rsid w:val="00D73ABF"/>
    <w:rsid w:val="00D75500"/>
    <w:rsid w:val="00D80F0D"/>
    <w:rsid w:val="00D82891"/>
    <w:rsid w:val="00D86D59"/>
    <w:rsid w:val="00D91468"/>
    <w:rsid w:val="00D94C2B"/>
    <w:rsid w:val="00DC0A97"/>
    <w:rsid w:val="00DC21C1"/>
    <w:rsid w:val="00DC7CC7"/>
    <w:rsid w:val="00DD096E"/>
    <w:rsid w:val="00DD5052"/>
    <w:rsid w:val="00DE0349"/>
    <w:rsid w:val="00DF5397"/>
    <w:rsid w:val="00E00F78"/>
    <w:rsid w:val="00E033AE"/>
    <w:rsid w:val="00E0396E"/>
    <w:rsid w:val="00E12197"/>
    <w:rsid w:val="00E22F4B"/>
    <w:rsid w:val="00E231C7"/>
    <w:rsid w:val="00E24203"/>
    <w:rsid w:val="00E24C10"/>
    <w:rsid w:val="00E30420"/>
    <w:rsid w:val="00E35CA0"/>
    <w:rsid w:val="00E41BF0"/>
    <w:rsid w:val="00E432F9"/>
    <w:rsid w:val="00E43BF4"/>
    <w:rsid w:val="00E45FFD"/>
    <w:rsid w:val="00E51519"/>
    <w:rsid w:val="00E52257"/>
    <w:rsid w:val="00E54FC9"/>
    <w:rsid w:val="00E61A1D"/>
    <w:rsid w:val="00E61FE0"/>
    <w:rsid w:val="00E657C7"/>
    <w:rsid w:val="00E70C9E"/>
    <w:rsid w:val="00E71640"/>
    <w:rsid w:val="00E71FD7"/>
    <w:rsid w:val="00E74DA7"/>
    <w:rsid w:val="00E80FEC"/>
    <w:rsid w:val="00E8240A"/>
    <w:rsid w:val="00E90356"/>
    <w:rsid w:val="00E9168B"/>
    <w:rsid w:val="00EA422E"/>
    <w:rsid w:val="00EA47A3"/>
    <w:rsid w:val="00EB79A3"/>
    <w:rsid w:val="00ED1ED8"/>
    <w:rsid w:val="00ED2784"/>
    <w:rsid w:val="00ED5992"/>
    <w:rsid w:val="00ED5C50"/>
    <w:rsid w:val="00EE00F8"/>
    <w:rsid w:val="00EE5847"/>
    <w:rsid w:val="00F035EB"/>
    <w:rsid w:val="00F176FC"/>
    <w:rsid w:val="00F2351D"/>
    <w:rsid w:val="00F23DEE"/>
    <w:rsid w:val="00F23F13"/>
    <w:rsid w:val="00F30308"/>
    <w:rsid w:val="00F31D18"/>
    <w:rsid w:val="00F527F8"/>
    <w:rsid w:val="00F559D3"/>
    <w:rsid w:val="00F71041"/>
    <w:rsid w:val="00F72625"/>
    <w:rsid w:val="00F81E4A"/>
    <w:rsid w:val="00F87BDF"/>
    <w:rsid w:val="00F90C9C"/>
    <w:rsid w:val="00F91230"/>
    <w:rsid w:val="00F9333E"/>
    <w:rsid w:val="00F96C7E"/>
    <w:rsid w:val="00FA3B76"/>
    <w:rsid w:val="00FA6E0D"/>
    <w:rsid w:val="00FC5863"/>
    <w:rsid w:val="00FC6766"/>
    <w:rsid w:val="00FD33A0"/>
    <w:rsid w:val="00FE5C1F"/>
    <w:rsid w:val="00FF44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350C96C"/>
  <w15:chartTrackingRefBased/>
  <w15:docId w15:val="{B53D7413-8993-4775-AC86-3E78CB2059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="Times New Roman"/>
        <w:b/>
        <w:sz w:val="26"/>
        <w:szCs w:val="32"/>
        <w:lang w:val="en-US" w:eastAsia="en-US" w:bidi="ar-SA"/>
      </w:rPr>
    </w:rPrDefault>
    <w:pPrDefault>
      <w:pPr>
        <w:spacing w:after="120" w:line="36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F61D8"/>
  </w:style>
  <w:style w:type="paragraph" w:styleId="Heading1">
    <w:name w:val="heading 1"/>
    <w:basedOn w:val="Normal"/>
    <w:next w:val="Normal"/>
    <w:link w:val="Heading1Char"/>
    <w:uiPriority w:val="9"/>
    <w:qFormat/>
    <w:rsid w:val="004B7051"/>
    <w:pPr>
      <w:keepNext/>
      <w:keepLines/>
      <w:spacing w:before="240" w:after="0"/>
      <w:jc w:val="center"/>
      <w:outlineLvl w:val="0"/>
    </w:pPr>
    <w:rPr>
      <w:rFonts w:eastAsiaTheme="majorEastAsia" w:cstheme="majorBidi"/>
      <w:sz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27BF1"/>
    <w:pPr>
      <w:keepNext/>
      <w:keepLines/>
      <w:spacing w:before="40" w:after="0"/>
      <w:outlineLvl w:val="1"/>
    </w:pPr>
    <w:rPr>
      <w:rFonts w:eastAsiaTheme="majorEastAsia" w:cstheme="majorBidi"/>
      <w:i/>
      <w:sz w:val="32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27BF1"/>
    <w:pPr>
      <w:keepNext/>
      <w:keepLines/>
      <w:spacing w:before="40" w:after="0"/>
      <w:outlineLvl w:val="2"/>
    </w:pPr>
    <w:rPr>
      <w:rFonts w:eastAsiaTheme="majorEastAsia" w:cstheme="majorBidi"/>
      <w:sz w:val="28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A27BF1"/>
    <w:pPr>
      <w:keepNext/>
      <w:keepLines/>
      <w:spacing w:before="40" w:after="0"/>
      <w:outlineLvl w:val="3"/>
    </w:pPr>
    <w:rPr>
      <w:rFonts w:eastAsiaTheme="majorEastAsia" w:cstheme="majorBidi"/>
      <w:iCs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A27BF1"/>
    <w:pPr>
      <w:keepNext/>
      <w:keepLines/>
      <w:spacing w:before="40" w:after="0"/>
      <w:outlineLvl w:val="4"/>
    </w:pPr>
    <w:rPr>
      <w:rFonts w:eastAsiaTheme="majorEastAsia" w:cstheme="majorBidi"/>
      <w:b w:val="0"/>
      <w:i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B7051"/>
    <w:rPr>
      <w:rFonts w:eastAsiaTheme="majorEastAsia" w:cstheme="majorBidi"/>
      <w:sz w:val="36"/>
    </w:rPr>
  </w:style>
  <w:style w:type="paragraph" w:styleId="Footer">
    <w:name w:val="footer"/>
    <w:basedOn w:val="Normal"/>
    <w:link w:val="FooterChar"/>
    <w:uiPriority w:val="99"/>
    <w:unhideWhenUsed/>
    <w:qFormat/>
    <w:rsid w:val="007F61D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F61D8"/>
    <w:rPr>
      <w:sz w:val="20"/>
      <w:szCs w:val="20"/>
      <w:lang w:eastAsia="ja-JP"/>
    </w:rPr>
  </w:style>
  <w:style w:type="paragraph" w:styleId="Header">
    <w:name w:val="header"/>
    <w:basedOn w:val="Normal"/>
    <w:link w:val="HeaderChar"/>
    <w:uiPriority w:val="99"/>
    <w:unhideWhenUsed/>
    <w:qFormat/>
    <w:rsid w:val="007F61D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F61D8"/>
    <w:rPr>
      <w:sz w:val="20"/>
      <w:szCs w:val="20"/>
      <w:lang w:eastAsia="ja-JP"/>
    </w:rPr>
  </w:style>
  <w:style w:type="paragraph" w:styleId="ListParagraph">
    <w:name w:val="List Paragraph"/>
    <w:basedOn w:val="Normal"/>
    <w:uiPriority w:val="34"/>
    <w:qFormat/>
    <w:rsid w:val="007F61D8"/>
    <w:pPr>
      <w:ind w:left="720"/>
      <w:contextualSpacing/>
    </w:pPr>
  </w:style>
  <w:style w:type="table" w:styleId="PlainTable2">
    <w:name w:val="Plain Table 2"/>
    <w:basedOn w:val="TableNormal"/>
    <w:uiPriority w:val="42"/>
    <w:rsid w:val="007F61D8"/>
    <w:pPr>
      <w:spacing w:after="0" w:line="240" w:lineRule="auto"/>
    </w:pPr>
    <w:rPr>
      <w:rFonts w:eastAsiaTheme="minorEastAsia"/>
      <w:lang w:eastAsia="ja-JP"/>
    </w:r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character" w:customStyle="1" w:styleId="5yl5">
    <w:name w:val="_5yl5"/>
    <w:basedOn w:val="DefaultParagraphFont"/>
    <w:rsid w:val="007F61D8"/>
  </w:style>
  <w:style w:type="table" w:styleId="TableGrid">
    <w:name w:val="Table Grid"/>
    <w:basedOn w:val="TableNormal"/>
    <w:uiPriority w:val="39"/>
    <w:rsid w:val="007F61D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6A52B7"/>
    <w:pPr>
      <w:spacing w:line="259" w:lineRule="auto"/>
      <w:outlineLvl w:val="9"/>
    </w:pPr>
    <w:rPr>
      <w:b w:val="0"/>
    </w:rPr>
  </w:style>
  <w:style w:type="paragraph" w:styleId="TOC1">
    <w:name w:val="toc 1"/>
    <w:basedOn w:val="Normal"/>
    <w:next w:val="Normal"/>
    <w:autoRedefine/>
    <w:uiPriority w:val="39"/>
    <w:unhideWhenUsed/>
    <w:rsid w:val="006C7A24"/>
    <w:pPr>
      <w:tabs>
        <w:tab w:val="left" w:pos="520"/>
        <w:tab w:val="right" w:leader="dot" w:pos="10024"/>
      </w:tabs>
    </w:pPr>
    <w:rPr>
      <w:i/>
      <w:iCs/>
      <w:noProof/>
      <w:sz w:val="32"/>
    </w:rPr>
  </w:style>
  <w:style w:type="character" w:styleId="Hyperlink">
    <w:name w:val="Hyperlink"/>
    <w:basedOn w:val="DefaultParagraphFont"/>
    <w:uiPriority w:val="99"/>
    <w:unhideWhenUsed/>
    <w:rsid w:val="006A52B7"/>
    <w:rPr>
      <w:color w:val="0563C1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875162"/>
    <w:pPr>
      <w:spacing w:after="100"/>
      <w:ind w:left="260"/>
    </w:pPr>
    <w:rPr>
      <w:i/>
      <w:sz w:val="32"/>
    </w:rPr>
  </w:style>
  <w:style w:type="paragraph" w:styleId="TOC3">
    <w:name w:val="toc 3"/>
    <w:basedOn w:val="Normal"/>
    <w:next w:val="Normal"/>
    <w:autoRedefine/>
    <w:uiPriority w:val="39"/>
    <w:unhideWhenUsed/>
    <w:rsid w:val="00875162"/>
    <w:pPr>
      <w:spacing w:after="100"/>
      <w:ind w:left="520"/>
    </w:pPr>
    <w:rPr>
      <w:sz w:val="28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382831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382831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382831"/>
    <w:rPr>
      <w:vertAlign w:val="superscript"/>
    </w:rPr>
  </w:style>
  <w:style w:type="paragraph" w:styleId="TOC4">
    <w:name w:val="toc 4"/>
    <w:basedOn w:val="Normal"/>
    <w:next w:val="Normal"/>
    <w:autoRedefine/>
    <w:uiPriority w:val="39"/>
    <w:unhideWhenUsed/>
    <w:rsid w:val="00875162"/>
    <w:pPr>
      <w:spacing w:after="100" w:line="259" w:lineRule="auto"/>
      <w:ind w:left="660"/>
    </w:pPr>
    <w:rPr>
      <w:rFonts w:eastAsiaTheme="minorEastAsia" w:cstheme="minorBidi"/>
      <w:szCs w:val="22"/>
    </w:rPr>
  </w:style>
  <w:style w:type="paragraph" w:styleId="TOC5">
    <w:name w:val="toc 5"/>
    <w:basedOn w:val="Normal"/>
    <w:next w:val="Normal"/>
    <w:autoRedefine/>
    <w:uiPriority w:val="39"/>
    <w:unhideWhenUsed/>
    <w:rsid w:val="00875162"/>
    <w:pPr>
      <w:spacing w:after="100" w:line="259" w:lineRule="auto"/>
      <w:ind w:left="880"/>
    </w:pPr>
    <w:rPr>
      <w:rFonts w:eastAsiaTheme="minorEastAsia" w:cstheme="minorBidi"/>
      <w:b w:val="0"/>
      <w:i/>
      <w:szCs w:val="22"/>
    </w:rPr>
  </w:style>
  <w:style w:type="paragraph" w:styleId="TOC6">
    <w:name w:val="toc 6"/>
    <w:basedOn w:val="Normal"/>
    <w:next w:val="Normal"/>
    <w:autoRedefine/>
    <w:uiPriority w:val="39"/>
    <w:unhideWhenUsed/>
    <w:rsid w:val="00382831"/>
    <w:pPr>
      <w:spacing w:after="100" w:line="259" w:lineRule="auto"/>
      <w:ind w:left="1100"/>
    </w:pPr>
    <w:rPr>
      <w:rFonts w:asciiTheme="minorHAnsi" w:eastAsiaTheme="minorEastAsia" w:hAnsiTheme="minorHAnsi" w:cstheme="minorBidi"/>
      <w:b w:val="0"/>
      <w:sz w:val="22"/>
      <w:szCs w:val="22"/>
    </w:rPr>
  </w:style>
  <w:style w:type="paragraph" w:styleId="TOC7">
    <w:name w:val="toc 7"/>
    <w:basedOn w:val="Normal"/>
    <w:next w:val="Normal"/>
    <w:autoRedefine/>
    <w:uiPriority w:val="39"/>
    <w:unhideWhenUsed/>
    <w:rsid w:val="00382831"/>
    <w:pPr>
      <w:spacing w:after="100" w:line="259" w:lineRule="auto"/>
      <w:ind w:left="1320"/>
    </w:pPr>
    <w:rPr>
      <w:rFonts w:asciiTheme="minorHAnsi" w:eastAsiaTheme="minorEastAsia" w:hAnsiTheme="minorHAnsi" w:cstheme="minorBidi"/>
      <w:b w:val="0"/>
      <w:sz w:val="22"/>
      <w:szCs w:val="22"/>
    </w:rPr>
  </w:style>
  <w:style w:type="paragraph" w:styleId="TOC8">
    <w:name w:val="toc 8"/>
    <w:basedOn w:val="Normal"/>
    <w:next w:val="Normal"/>
    <w:autoRedefine/>
    <w:uiPriority w:val="39"/>
    <w:unhideWhenUsed/>
    <w:rsid w:val="00382831"/>
    <w:pPr>
      <w:spacing w:after="100" w:line="259" w:lineRule="auto"/>
      <w:ind w:left="1540"/>
    </w:pPr>
    <w:rPr>
      <w:rFonts w:asciiTheme="minorHAnsi" w:eastAsiaTheme="minorEastAsia" w:hAnsiTheme="minorHAnsi" w:cstheme="minorBidi"/>
      <w:b w:val="0"/>
      <w:sz w:val="22"/>
      <w:szCs w:val="22"/>
    </w:rPr>
  </w:style>
  <w:style w:type="paragraph" w:styleId="TOC9">
    <w:name w:val="toc 9"/>
    <w:basedOn w:val="Normal"/>
    <w:next w:val="Normal"/>
    <w:autoRedefine/>
    <w:uiPriority w:val="39"/>
    <w:unhideWhenUsed/>
    <w:rsid w:val="00382831"/>
    <w:pPr>
      <w:spacing w:after="100" w:line="259" w:lineRule="auto"/>
      <w:ind w:left="1760"/>
    </w:pPr>
    <w:rPr>
      <w:rFonts w:asciiTheme="minorHAnsi" w:eastAsiaTheme="minorEastAsia" w:hAnsiTheme="minorHAnsi" w:cstheme="minorBidi"/>
      <w:b w:val="0"/>
      <w:sz w:val="22"/>
      <w:szCs w:val="22"/>
    </w:rPr>
  </w:style>
  <w:style w:type="character" w:styleId="UnresolvedMention">
    <w:name w:val="Unresolved Mention"/>
    <w:basedOn w:val="DefaultParagraphFont"/>
    <w:uiPriority w:val="99"/>
    <w:semiHidden/>
    <w:unhideWhenUsed/>
    <w:rsid w:val="00382831"/>
    <w:rPr>
      <w:color w:val="808080"/>
      <w:shd w:val="clear" w:color="auto" w:fill="E6E6E6"/>
    </w:rPr>
  </w:style>
  <w:style w:type="character" w:styleId="FollowedHyperlink">
    <w:name w:val="FollowedHyperlink"/>
    <w:basedOn w:val="DefaultParagraphFont"/>
    <w:uiPriority w:val="99"/>
    <w:semiHidden/>
    <w:unhideWhenUsed/>
    <w:rsid w:val="003D600A"/>
    <w:rPr>
      <w:color w:val="954F72" w:themeColor="followedHyperlink"/>
      <w:u w:val="single"/>
    </w:rPr>
  </w:style>
  <w:style w:type="paragraph" w:styleId="Title">
    <w:name w:val="Title"/>
    <w:basedOn w:val="Normal"/>
    <w:next w:val="Normal"/>
    <w:link w:val="TitleChar"/>
    <w:uiPriority w:val="10"/>
    <w:qFormat/>
    <w:rsid w:val="00875162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7516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145AEE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145AEE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145AEE"/>
    <w:rPr>
      <w:vertAlign w:val="superscript"/>
    </w:rPr>
  </w:style>
  <w:style w:type="paragraph" w:styleId="Caption">
    <w:name w:val="caption"/>
    <w:basedOn w:val="Normal"/>
    <w:next w:val="Normal"/>
    <w:uiPriority w:val="35"/>
    <w:unhideWhenUsed/>
    <w:qFormat/>
    <w:rsid w:val="001229A4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5740E2"/>
    <w:pPr>
      <w:spacing w:after="0"/>
    </w:pPr>
  </w:style>
  <w:style w:type="character" w:styleId="CommentReference">
    <w:name w:val="annotation reference"/>
    <w:basedOn w:val="DefaultParagraphFont"/>
    <w:uiPriority w:val="99"/>
    <w:semiHidden/>
    <w:unhideWhenUsed/>
    <w:rsid w:val="00F035EB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F035EB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F035EB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035EB"/>
    <w:rPr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035EB"/>
    <w:rPr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035E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035EB"/>
    <w:rPr>
      <w:rFonts w:ascii="Segoe UI" w:hAnsi="Segoe UI" w:cs="Segoe UI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A27BF1"/>
    <w:rPr>
      <w:rFonts w:eastAsiaTheme="majorEastAsia" w:cstheme="majorBidi"/>
      <w:i/>
      <w:sz w:val="32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A27BF1"/>
    <w:rPr>
      <w:rFonts w:eastAsiaTheme="majorEastAsia" w:cstheme="majorBidi"/>
      <w:sz w:val="28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A27BF1"/>
    <w:rPr>
      <w:rFonts w:eastAsiaTheme="majorEastAsia" w:cstheme="majorBidi"/>
      <w:iCs/>
    </w:rPr>
  </w:style>
  <w:style w:type="character" w:customStyle="1" w:styleId="Heading5Char">
    <w:name w:val="Heading 5 Char"/>
    <w:basedOn w:val="DefaultParagraphFont"/>
    <w:link w:val="Heading5"/>
    <w:uiPriority w:val="9"/>
    <w:rsid w:val="00A27BF1"/>
    <w:rPr>
      <w:rFonts w:eastAsiaTheme="majorEastAsia" w:cstheme="majorBidi"/>
      <w:b w:val="0"/>
      <w:i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6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45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181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768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196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363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723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666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407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266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974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6030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2367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microsoft.com/office/2011/relationships/people" Target="people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footer" Target="footer1.xml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F7C010D-C7D4-44B2-9C3A-9C29715EA8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374</TotalTime>
  <Pages>36</Pages>
  <Words>6204</Words>
  <Characters>35367</Characters>
  <Application>Microsoft Office Word</Application>
  <DocSecurity>0</DocSecurity>
  <Lines>294</Lines>
  <Paragraphs>82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Tiêu đề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41489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Hikari</dc:creator>
  <cp:keywords/>
  <dc:description/>
  <cp:lastModifiedBy>HIKARI</cp:lastModifiedBy>
  <cp:revision>81</cp:revision>
  <cp:lastPrinted>2019-11-10T10:45:00Z</cp:lastPrinted>
  <dcterms:created xsi:type="dcterms:W3CDTF">2019-11-08T13:25:00Z</dcterms:created>
  <dcterms:modified xsi:type="dcterms:W3CDTF">2019-11-10T10:47:00Z</dcterms:modified>
</cp:coreProperties>
</file>