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6E58C" w14:textId="0B6C4987" w:rsidR="007F61D8" w:rsidRPr="00E24C10" w:rsidRDefault="007F48D5" w:rsidP="00875162">
      <w:pPr>
        <w:pStyle w:val="Title"/>
        <w:rPr>
          <w:b w:val="0"/>
        </w:rPr>
      </w:pPr>
      <w:ins w:id="1" w:author="HIKARI" w:date="2019-11-08T23:13:00Z">
        <w:r>
          <w:rPr>
            <w:b w:val="0"/>
            <w:noProof/>
          </w:rPr>
          <mc:AlternateContent>
            <mc:Choice Requires="wps">
              <w:drawing>
                <wp:anchor distT="0" distB="0" distL="114300" distR="114300" simplePos="0" relativeHeight="251676672" behindDoc="0" locked="0" layoutInCell="1" allowOverlap="1" wp14:anchorId="60067844" wp14:editId="3BAB9799">
                  <wp:simplePos x="0" y="0"/>
                  <wp:positionH relativeFrom="column">
                    <wp:posOffset>553815</wp:posOffset>
                  </wp:positionH>
                  <wp:positionV relativeFrom="paragraph">
                    <wp:posOffset>414068</wp:posOffset>
                  </wp:positionV>
                  <wp:extent cx="5347033" cy="1203177"/>
                  <wp:effectExtent l="0" t="0" r="6350" b="0"/>
                  <wp:wrapNone/>
                  <wp:docPr id="92" name="Text Box 9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347033" cy="12031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3624B1" w14:textId="186E8EB9" w:rsidR="000D418A" w:rsidRPr="007F48D5" w:rsidRDefault="000D418A">
                              <w:pPr>
                                <w:spacing w:after="60" w:line="240" w:lineRule="auto"/>
                                <w:rPr>
                                  <w:ins w:id="2" w:author="HIKARI" w:date="2019-11-08T23:13:00Z"/>
                                  <w:rFonts w:ascii="SVN-Avo" w:hAnsi="SVN-Avo"/>
                                  <w:b w:val="0"/>
                                  <w:bCs/>
                                  <w:color w:val="4472C4" w:themeColor="accent5"/>
                                  <w:rPrChange w:id="3" w:author="HIKARI" w:date="2019-11-08T23:19:00Z">
                                    <w:rPr>
                                      <w:ins w:id="4" w:author="HIKARI" w:date="2019-11-08T23:13:00Z"/>
                                    </w:rPr>
                                  </w:rPrChange>
                                </w:rPr>
                                <w:pPrChange w:id="5" w:author="HIKARI" w:date="2019-11-08T23:14:00Z">
                                  <w:pPr/>
                                </w:pPrChange>
                              </w:pPr>
                              <w:ins w:id="6" w:author="HIKARI" w:date="2019-11-08T23:13:00Z">
                                <w:r w:rsidRPr="007F48D5">
                                  <w:rPr>
                                    <w:rFonts w:ascii="SVN-Avo" w:hAnsi="SVN-Avo"/>
                                    <w:b w:val="0"/>
                                    <w:bCs/>
                                    <w:color w:val="4472C4" w:themeColor="accent5"/>
                                    <w:rPrChange w:id="7" w:author="HIKARI" w:date="2019-11-08T23:19:00Z">
                                      <w:rPr/>
                                    </w:rPrChange>
                                  </w:rPr>
                                  <w:t>TRƯỜNG ĐẠI HỌC</w:t>
                                </w:r>
                              </w:ins>
                            </w:p>
                            <w:p w14:paraId="646612B7" w14:textId="4FA852A3" w:rsidR="000D418A" w:rsidRPr="007F48D5" w:rsidRDefault="000D418A">
                              <w:pPr>
                                <w:spacing w:after="60" w:line="240" w:lineRule="auto"/>
                                <w:rPr>
                                  <w:ins w:id="8" w:author="HIKARI" w:date="2019-11-08T23:15:00Z"/>
                                  <w:rFonts w:ascii="SVN-Avo" w:hAnsi="SVN-Avo"/>
                                  <w:color w:val="4472C4" w:themeColor="accent5"/>
                                  <w:sz w:val="37"/>
                                  <w:szCs w:val="37"/>
                                  <w:rPrChange w:id="9" w:author="HIKARI" w:date="2019-11-08T23:18:00Z">
                                    <w:rPr>
                                      <w:ins w:id="10" w:author="HIKARI" w:date="2019-11-08T23:15:00Z"/>
                                      <w:color w:val="4472C4" w:themeColor="accent5"/>
                                      <w:sz w:val="34"/>
                                      <w:szCs w:val="34"/>
                                    </w:rPr>
                                  </w:rPrChange>
                                </w:rPr>
                                <w:pPrChange w:id="11" w:author="HIKARI" w:date="2019-11-08T23:16:00Z">
                                  <w:pPr/>
                                </w:pPrChange>
                              </w:pPr>
                              <w:ins w:id="12" w:author="HIKARI" w:date="2019-11-08T23:13:00Z">
                                <w:r w:rsidRPr="007F48D5">
                                  <w:rPr>
                                    <w:rFonts w:ascii="SVN-Avo" w:hAnsi="SVN-Avo"/>
                                    <w:color w:val="4472C4" w:themeColor="accent5"/>
                                    <w:sz w:val="37"/>
                                    <w:szCs w:val="37"/>
                                    <w:rPrChange w:id="13" w:author="HIKARI" w:date="2019-11-08T23:18:00Z">
                                      <w:rPr>
                                        <w:sz w:val="32"/>
                                      </w:rPr>
                                    </w:rPrChange>
                                  </w:rPr>
                                  <w:t>SƯ PHẠM KỸ THUẬT THÀNH PHỐ HỒ CHÍ MINH</w:t>
                                </w:r>
                              </w:ins>
                            </w:p>
                            <w:p w14:paraId="0777242A" w14:textId="472D9174" w:rsidR="000D418A" w:rsidRPr="007F48D5" w:rsidRDefault="000D418A">
                              <w:pPr>
                                <w:rPr>
                                  <w:rFonts w:ascii="SVN-Avo" w:hAnsi="SVN-Avo"/>
                                  <w:b w:val="0"/>
                                  <w:bCs/>
                                  <w:color w:val="4472C4" w:themeColor="accent5"/>
                                  <w:szCs w:val="26"/>
                                  <w:rPrChange w:id="14" w:author="HIKARI" w:date="2019-11-08T23:19:00Z">
                                    <w:rPr/>
                                  </w:rPrChange>
                                </w:rPr>
                              </w:pPr>
                              <w:ins w:id="15" w:author="HIKARI" w:date="2019-11-08T23:15:00Z">
                                <w:r w:rsidRPr="007F48D5">
                                  <w:rPr>
                                    <w:rFonts w:ascii="SVN-Avo" w:hAnsi="SVN-Avo"/>
                                    <w:b w:val="0"/>
                                    <w:bCs/>
                                    <w:color w:val="4472C4" w:themeColor="accent5"/>
                                    <w:szCs w:val="26"/>
                                    <w:rPrChange w:id="16" w:author="HIKARI" w:date="2019-11-08T23:19:00Z">
                                      <w:rPr>
                                        <w:color w:val="4472C4" w:themeColor="accent5"/>
                                        <w:sz w:val="34"/>
                                        <w:szCs w:val="34"/>
                                      </w:rPr>
                                    </w:rPrChange>
                                  </w:rPr>
                                  <w:t>HCMC University</w:t>
                                </w:r>
                              </w:ins>
                              <w:ins w:id="17" w:author="HIKARI" w:date="2019-11-08T23:16:00Z">
                                <w:r w:rsidRPr="007F48D5">
                                  <w:rPr>
                                    <w:rFonts w:ascii="SVN-Avo" w:hAnsi="SVN-Avo"/>
                                    <w:b w:val="0"/>
                                    <w:bCs/>
                                    <w:color w:val="4472C4" w:themeColor="accent5"/>
                                    <w:szCs w:val="26"/>
                                    <w:rPrChange w:id="18" w:author="HIKARI" w:date="2019-11-08T23:19:00Z">
                                      <w:rPr>
                                        <w:color w:val="4472C4" w:themeColor="accent5"/>
                                        <w:sz w:val="34"/>
                                        <w:szCs w:val="34"/>
                                      </w:rPr>
                                    </w:rPrChange>
                                  </w:rPr>
                                  <w:t xml:space="preserve"> of Technology and Education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60067844" id="_x0000_t202" coordsize="21600,21600" o:spt="202" path="m,l,21600r21600,l21600,xe">
                  <v:stroke joinstyle="miter"/>
                  <v:path gradientshapeok="t" o:connecttype="rect"/>
                </v:shapetype>
                <v:shape id="Text Box 92" o:spid="_x0000_s1026" type="#_x0000_t202" style="position:absolute;margin-left:43.6pt;margin-top:32.6pt;width:421.05pt;height:94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" fillcolor="white [3201]" stroked="f" strokeweight=".5pt">
                  <v:textbox>
                    <w:txbxContent>
                      <w:p w14:paraId="513624B1" w14:textId="186E8EB9" w:rsidR="000D418A" w:rsidRPr="007F48D5" w:rsidRDefault="000D418A">
                        <w:pPr>
                          <w:spacing w:after="60" w:line="240" w:lineRule="auto"/>
                          <w:rPr>
                            <w:ins w:id="19" w:author="HIKARI" w:date="2019-11-08T23:13:00Z"/>
                            <w:rFonts w:ascii="SVN-Avo" w:hAnsi="SVN-Avo"/>
                            <w:b w:val="0"/>
                            <w:bCs/>
                            <w:color w:val="4472C4" w:themeColor="accent5"/>
                            <w:rPrChange w:id="20" w:author="HIKARI" w:date="2019-11-08T23:19:00Z">
                              <w:rPr>
                                <w:ins w:id="21" w:author="HIKARI" w:date="2019-11-08T23:13:00Z"/>
                              </w:rPr>
                            </w:rPrChange>
                          </w:rPr>
                          <w:pPrChange w:id="22" w:author="HIKARI" w:date="2019-11-08T23:14:00Z">
                            <w:pPr/>
                          </w:pPrChange>
                        </w:pPr>
                        <w:ins w:id="23" w:author="HIKARI" w:date="2019-11-08T23:13:00Z">
                          <w:r w:rsidRPr="007F48D5">
                            <w:rPr>
                              <w:rFonts w:ascii="SVN-Avo" w:hAnsi="SVN-Avo"/>
                              <w:b w:val="0"/>
                              <w:bCs/>
                              <w:color w:val="4472C4" w:themeColor="accent5"/>
                              <w:rPrChange w:id="24" w:author="HIKARI" w:date="2019-11-08T23:19:00Z">
                                <w:rPr/>
                              </w:rPrChange>
                            </w:rPr>
                            <w:t>TRƯỜNG ĐẠI HỌC</w:t>
                          </w:r>
                        </w:ins>
                      </w:p>
                      <w:p w14:paraId="646612B7" w14:textId="4FA852A3" w:rsidR="000D418A" w:rsidRPr="007F48D5" w:rsidRDefault="000D418A">
                        <w:pPr>
                          <w:spacing w:after="60" w:line="240" w:lineRule="auto"/>
                          <w:rPr>
                            <w:ins w:id="25" w:author="HIKARI" w:date="2019-11-08T23:15:00Z"/>
                            <w:rFonts w:ascii="SVN-Avo" w:hAnsi="SVN-Avo"/>
                            <w:color w:val="4472C4" w:themeColor="accent5"/>
                            <w:sz w:val="37"/>
                            <w:szCs w:val="37"/>
                            <w:rPrChange w:id="26" w:author="HIKARI" w:date="2019-11-08T23:18:00Z">
                              <w:rPr>
                                <w:ins w:id="27" w:author="HIKARI" w:date="2019-11-08T23:15:00Z"/>
                                <w:color w:val="4472C4" w:themeColor="accent5"/>
                                <w:sz w:val="34"/>
                                <w:szCs w:val="34"/>
                              </w:rPr>
                            </w:rPrChange>
                          </w:rPr>
                          <w:pPrChange w:id="28" w:author="HIKARI" w:date="2019-11-08T23:16:00Z">
                            <w:pPr/>
                          </w:pPrChange>
                        </w:pPr>
                        <w:ins w:id="29" w:author="HIKARI" w:date="2019-11-08T23:13:00Z">
                          <w:r w:rsidRPr="007F48D5">
                            <w:rPr>
                              <w:rFonts w:ascii="SVN-Avo" w:hAnsi="SVN-Avo"/>
                              <w:color w:val="4472C4" w:themeColor="accent5"/>
                              <w:sz w:val="37"/>
                              <w:szCs w:val="37"/>
                              <w:rPrChange w:id="30" w:author="HIKARI" w:date="2019-11-08T23:18:00Z">
                                <w:rPr>
                                  <w:sz w:val="32"/>
                                </w:rPr>
                              </w:rPrChange>
                            </w:rPr>
                            <w:t>SƯ PHẠM KỸ THUẬT THÀNH PHỐ HỒ CHÍ MINH</w:t>
                          </w:r>
                        </w:ins>
                      </w:p>
                      <w:p w14:paraId="0777242A" w14:textId="472D9174" w:rsidR="000D418A" w:rsidRPr="007F48D5" w:rsidRDefault="000D418A">
                        <w:pPr>
                          <w:rPr>
                            <w:rFonts w:ascii="SVN-Avo" w:hAnsi="SVN-Avo"/>
                            <w:b w:val="0"/>
                            <w:bCs/>
                            <w:color w:val="4472C4" w:themeColor="accent5"/>
                            <w:szCs w:val="26"/>
                            <w:rPrChange w:id="31" w:author="HIKARI" w:date="2019-11-08T23:19:00Z">
                              <w:rPr/>
                            </w:rPrChange>
                          </w:rPr>
                        </w:pPr>
                        <w:ins w:id="32" w:author="HIKARI" w:date="2019-11-08T23:15:00Z">
                          <w:r w:rsidRPr="007F48D5">
                            <w:rPr>
                              <w:rFonts w:ascii="SVN-Avo" w:hAnsi="SVN-Avo"/>
                              <w:b w:val="0"/>
                              <w:bCs/>
                              <w:color w:val="4472C4" w:themeColor="accent5"/>
                              <w:szCs w:val="26"/>
                              <w:rPrChange w:id="33" w:author="HIKARI" w:date="2019-11-08T23:19:00Z">
                                <w:rPr>
                                  <w:color w:val="4472C4" w:themeColor="accent5"/>
                                  <w:sz w:val="34"/>
                                  <w:szCs w:val="34"/>
                                </w:rPr>
                              </w:rPrChange>
                            </w:rPr>
                            <w:t>HCMC University</w:t>
                          </w:r>
                        </w:ins>
                        <w:ins w:id="34" w:author="HIKARI" w:date="2019-11-08T23:16:00Z">
                          <w:r w:rsidRPr="007F48D5">
                            <w:rPr>
                              <w:rFonts w:ascii="SVN-Avo" w:hAnsi="SVN-Avo"/>
                              <w:b w:val="0"/>
                              <w:bCs/>
                              <w:color w:val="4472C4" w:themeColor="accent5"/>
                              <w:szCs w:val="26"/>
                              <w:rPrChange w:id="35" w:author="HIKARI" w:date="2019-11-08T23:19:00Z">
                                <w:rPr>
                                  <w:color w:val="4472C4" w:themeColor="accent5"/>
                                  <w:sz w:val="34"/>
                                  <w:szCs w:val="34"/>
                                </w:rPr>
                              </w:rPrChange>
                            </w:rPr>
                            <w:t xml:space="preserve"> of Technology and Education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r w:rsidR="007F61D8" w:rsidRPr="00E24C10"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9E2A82" wp14:editId="5296C0B0">
                <wp:simplePos x="0" y="0"/>
                <wp:positionH relativeFrom="margin">
                  <wp:posOffset>-83252</wp:posOffset>
                </wp:positionH>
                <wp:positionV relativeFrom="paragraph">
                  <wp:posOffset>-204716</wp:posOffset>
                </wp:positionV>
                <wp:extent cx="6578221" cy="10222173"/>
                <wp:effectExtent l="0" t="0" r="0" b="825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8221" cy="10222173"/>
                          <a:chOff x="1625" y="1003"/>
                          <a:chExt cx="9158" cy="14683"/>
                        </a:xfrm>
                      </wpg:grpSpPr>
                      <wps:wsp>
                        <wps:cNvPr id="8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0034" id="Group 7" o:spid="_x0000_s1026" style="position:absolute;margin-left:-6.55pt;margin-top:-16.1pt;width:517.95pt;height:804.9pt;z-index:251659264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kCxAAAANsAAAAPAAAAZHJzL2Rvd25yZXYueG1sRI/RagIx&#10;FETfC/2HcAu+1aQLlr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FMmiQL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lAxAAAANsAAAAPAAAAZHJzL2Rvd25yZXYueG1sRI/disIw&#10;FITvBd8hHGHvNHVlRa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GUsGUD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pw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ZCn8fYk/QK7uAAAA//8DAFBLAQItABQABgAIAAAAIQDb4fbL7gAAAIUBAAATAAAAAAAAAAAA&#10;AAAAAAAAAABbQ29udGVudF9UeXBlc10ueG1sUEsBAi0AFAAGAAgAAAAhAFr0LFu/AAAAFQEAAAsA&#10;AAAAAAAAAAAAAAAAHwEAAF9yZWxzLy5yZWxzUEsBAi0AFAAGAAgAAAAhAENSnAL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" fillcolor="#005196" stroked="f"/>
                <w10:wrap anchorx="margin"/>
              </v:group>
            </w:pict>
          </mc:Fallback>
        </mc:AlternateContent>
      </w:r>
      <w:r w:rsidR="007F61D8" w:rsidRPr="00E24C10">
        <w:t xml:space="preserve">   </w:t>
      </w:r>
      <w:sdt>
        <w:sdtPr>
          <w:rPr>
            <w:b w:val="0"/>
          </w:rPr>
          <w:id w:val="-894352848"/>
          <w:docPartObj>
            <w:docPartGallery w:val="Watermarks"/>
          </w:docPartObj>
        </w:sdtPr>
        <w:sdtContent/>
      </w:sdt>
    </w:p>
    <w:p w14:paraId="6270F244" w14:textId="25E98A53" w:rsidR="007F61D8" w:rsidRPr="00E24C10" w:rsidRDefault="007F48D5" w:rsidP="009E3417">
      <w:pPr>
        <w:spacing w:after="0"/>
        <w:jc w:val="center"/>
        <w:rPr>
          <w:spacing w:val="4"/>
        </w:rPr>
      </w:pPr>
      <w:ins w:id="36" w:author="HIKARI" w:date="2019-11-08T23:15:00Z">
        <w:r>
          <w:rPr>
            <w:noProof/>
            <w:spacing w:val="4"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348F8AE0" wp14:editId="263F1382">
                  <wp:simplePos x="0" y="0"/>
                  <wp:positionH relativeFrom="column">
                    <wp:posOffset>631825</wp:posOffset>
                  </wp:positionH>
                  <wp:positionV relativeFrom="paragraph">
                    <wp:posOffset>677281</wp:posOffset>
                  </wp:positionV>
                  <wp:extent cx="5085390" cy="0"/>
                  <wp:effectExtent l="0" t="0" r="0" b="0"/>
                  <wp:wrapNone/>
                  <wp:docPr id="93" name="Straight Connector 9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08539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452FFAA" id="Straight Connector 93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75pt,53.35pt" to="450.1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" strokecolor="black [3200]" strokeweight="1.5pt">
                  <v:stroke joinstyle="miter"/>
                </v:line>
              </w:pict>
            </mc:Fallback>
          </mc:AlternateContent>
        </w:r>
      </w:ins>
      <w:commentRangeStart w:id="37"/>
      <w:r w:rsidR="006236B6" w:rsidRPr="00E24C10">
        <w:rPr>
          <w:noProof/>
          <w:spacing w:val="4"/>
        </w:rPr>
        <w:drawing>
          <wp:inline distT="0" distB="0" distL="0" distR="0" wp14:anchorId="0363390F" wp14:editId="62144DC4">
            <wp:extent cx="5238750" cy="1183005"/>
            <wp:effectExtent l="0" t="0" r="0" b="0"/>
            <wp:docPr id="1" name="Picture 1" descr="C:\Users\Hikari\AppData\Local\Microsoft\Windows\INetCache\Content.Word\dhspkttph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\AppData\Local\Microsoft\Windows\INetCache\Content.Word\dhspkttphc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83" cy="1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7"/>
      <w:r w:rsidR="00F035EB">
        <w:rPr>
          <w:rStyle w:val="CommentReference"/>
        </w:rPr>
        <w:commentReference w:id="37"/>
      </w:r>
    </w:p>
    <w:p w14:paraId="03EE5869" w14:textId="3CCE17CA" w:rsidR="007F48D5" w:rsidRDefault="007F48D5" w:rsidP="005F1B84">
      <w:pPr>
        <w:spacing w:after="0"/>
        <w:jc w:val="center"/>
        <w:rPr>
          <w:ins w:id="38" w:author="HIKARI" w:date="2019-11-08T23:19:00Z"/>
          <w:b w:val="0"/>
          <w:color w:val="4472C4" w:themeColor="accent5"/>
          <w:spacing w:val="4"/>
          <w:sz w:val="44"/>
          <w:szCs w:val="44"/>
        </w:rPr>
      </w:pPr>
      <w:ins w:id="39" w:author="HIKARI" w:date="2019-11-08T23:19:00Z">
        <w:r>
          <w:rPr>
            <w:b w:val="0"/>
            <w:color w:val="4472C4" w:themeColor="accent5"/>
            <w:spacing w:val="4"/>
            <w:sz w:val="44"/>
            <w:szCs w:val="44"/>
          </w:rPr>
          <w:t>KHOA ĐÀO TẠO CHẤT LƯỢNG CAO</w:t>
        </w:r>
      </w:ins>
    </w:p>
    <w:p w14:paraId="220AF837" w14:textId="5CDC2117" w:rsidR="007F61D8" w:rsidRPr="007F48D5" w:rsidRDefault="00E43BF4" w:rsidP="005F1B84">
      <w:pPr>
        <w:spacing w:after="0"/>
        <w:jc w:val="center"/>
        <w:rPr>
          <w:b w:val="0"/>
          <w:color w:val="4472C4" w:themeColor="accent5"/>
          <w:spacing w:val="4"/>
          <w:sz w:val="44"/>
          <w:szCs w:val="44"/>
          <w:rPrChange w:id="40" w:author="HIKARI" w:date="2019-11-08T23:15:00Z">
            <w:rPr>
              <w:b w:val="0"/>
              <w:color w:val="0070C0"/>
              <w:spacing w:val="4"/>
              <w:sz w:val="44"/>
              <w:szCs w:val="44"/>
            </w:rPr>
          </w:rPrChange>
        </w:rPr>
      </w:pPr>
      <w:r w:rsidRPr="007F48D5">
        <w:rPr>
          <w:b w:val="0"/>
          <w:color w:val="4472C4" w:themeColor="accent5"/>
          <w:spacing w:val="4"/>
          <w:sz w:val="44"/>
          <w:szCs w:val="44"/>
          <w:rPrChange w:id="41" w:author="HIKARI" w:date="2019-11-08T23:15:00Z">
            <w:rPr>
              <w:b w:val="0"/>
              <w:color w:val="0070C0"/>
              <w:spacing w:val="4"/>
              <w:sz w:val="44"/>
              <w:szCs w:val="44"/>
            </w:rPr>
          </w:rPrChange>
        </w:rPr>
        <w:t>NGÀNH CÔNG NGHỆ THÔNG TIN</w:t>
      </w:r>
    </w:p>
    <w:p w14:paraId="19E123D5" w14:textId="5DD95402" w:rsidR="007F61D8" w:rsidRPr="00E24C10" w:rsidRDefault="007F61D8" w:rsidP="007F61D8">
      <w:pPr>
        <w:spacing w:after="0"/>
        <w:rPr>
          <w:spacing w:val="4"/>
        </w:rPr>
      </w:pPr>
    </w:p>
    <w:p w14:paraId="6D2871A7" w14:textId="1A1C3E0E" w:rsidR="007F61D8" w:rsidRPr="00E24C10" w:rsidRDefault="007F61D8" w:rsidP="007F61D8">
      <w:pPr>
        <w:spacing w:after="0"/>
        <w:jc w:val="center"/>
        <w:rPr>
          <w:spacing w:val="4"/>
        </w:rPr>
      </w:pPr>
    </w:p>
    <w:p w14:paraId="5097683A" w14:textId="77777777" w:rsidR="009E3417" w:rsidRPr="00E24C10" w:rsidRDefault="009E3417" w:rsidP="009E3417">
      <w:pPr>
        <w:spacing w:after="0"/>
        <w:jc w:val="center"/>
        <w:rPr>
          <w:b w:val="0"/>
          <w:noProof/>
          <w:spacing w:val="4"/>
          <w:sz w:val="36"/>
        </w:rPr>
      </w:pPr>
    </w:p>
    <w:p w14:paraId="4A261BF9" w14:textId="7673B944" w:rsidR="00364215" w:rsidRPr="00E24C10" w:rsidRDefault="007D6ED6" w:rsidP="009E3417">
      <w:pPr>
        <w:spacing w:after="0"/>
        <w:jc w:val="center"/>
        <w:rPr>
          <w:spacing w:val="4"/>
        </w:rPr>
      </w:pPr>
      <w:r w:rsidRPr="00E24C10">
        <w:rPr>
          <w:b w:val="0"/>
          <w:noProof/>
          <w:spacing w:val="4"/>
          <w:sz w:val="36"/>
        </w:rPr>
        <w:drawing>
          <wp:anchor distT="0" distB="0" distL="114300" distR="114300" simplePos="0" relativeHeight="251640832" behindDoc="1" locked="0" layoutInCell="0" allowOverlap="1" wp14:anchorId="177BACCD" wp14:editId="48AFF50C">
            <wp:simplePos x="0" y="0"/>
            <wp:positionH relativeFrom="margin">
              <wp:posOffset>70693</wp:posOffset>
            </wp:positionH>
            <wp:positionV relativeFrom="margin">
              <wp:posOffset>2851785</wp:posOffset>
            </wp:positionV>
            <wp:extent cx="6260594" cy="3521123"/>
            <wp:effectExtent l="0" t="0" r="0" b="3175"/>
            <wp:wrapNone/>
            <wp:docPr id="3" name="Picture 3" descr="Untitled-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51715595" descr="Untitled-1-0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94" cy="352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C0B48" w14:textId="77777777" w:rsidR="00364215" w:rsidRPr="00E24C10" w:rsidRDefault="00364215" w:rsidP="007F61D8">
      <w:pPr>
        <w:spacing w:after="0"/>
        <w:jc w:val="center"/>
        <w:rPr>
          <w:spacing w:val="4"/>
        </w:rPr>
      </w:pPr>
    </w:p>
    <w:p w14:paraId="70198B3E" w14:textId="73148F4B" w:rsidR="000424E1" w:rsidRPr="00E24C10" w:rsidRDefault="000424E1" w:rsidP="007F61D8">
      <w:pPr>
        <w:spacing w:after="0"/>
        <w:jc w:val="center"/>
        <w:rPr>
          <w:spacing w:val="4"/>
          <w:sz w:val="48"/>
          <w:szCs w:val="48"/>
        </w:rPr>
      </w:pPr>
      <w:r w:rsidRPr="00E24C10">
        <w:rPr>
          <w:spacing w:val="4"/>
          <w:sz w:val="48"/>
          <w:szCs w:val="48"/>
        </w:rPr>
        <w:t xml:space="preserve">BÁO CÁO ĐỒ ÁN </w:t>
      </w:r>
      <w:r w:rsidR="00E43BF4" w:rsidRPr="00E24C10">
        <w:rPr>
          <w:spacing w:val="4"/>
          <w:sz w:val="48"/>
          <w:szCs w:val="48"/>
        </w:rPr>
        <w:t>I</w:t>
      </w:r>
    </w:p>
    <w:p w14:paraId="76CA1CD0" w14:textId="30009F7F" w:rsidR="007D6ED6" w:rsidRPr="00E24C10" w:rsidRDefault="007D6ED6" w:rsidP="007F61D8">
      <w:pPr>
        <w:spacing w:after="0"/>
        <w:jc w:val="center"/>
        <w:rPr>
          <w:bCs/>
          <w:color w:val="FF0000"/>
          <w:spacing w:val="4"/>
          <w:sz w:val="52"/>
          <w:szCs w:val="52"/>
        </w:rPr>
      </w:pPr>
      <w:r w:rsidRPr="00E24C10">
        <w:rPr>
          <w:bCs/>
          <w:color w:val="FF0000"/>
          <w:spacing w:val="4"/>
          <w:sz w:val="52"/>
          <w:szCs w:val="52"/>
        </w:rPr>
        <w:t>TENSORGRAM</w:t>
      </w:r>
    </w:p>
    <w:p w14:paraId="3F103180" w14:textId="4DCAAB25" w:rsidR="00937980" w:rsidRPr="00E24C10" w:rsidRDefault="00E43BF4" w:rsidP="00937980">
      <w:pPr>
        <w:spacing w:after="0"/>
        <w:jc w:val="center"/>
        <w:rPr>
          <w:color w:val="FF0000"/>
          <w:spacing w:val="4"/>
          <w:sz w:val="52"/>
          <w:szCs w:val="21"/>
        </w:rPr>
      </w:pPr>
      <w:r w:rsidRPr="00E24C10">
        <w:rPr>
          <w:color w:val="FF0000"/>
          <w:spacing w:val="4"/>
          <w:sz w:val="52"/>
          <w:szCs w:val="21"/>
        </w:rPr>
        <w:t xml:space="preserve">PHẦN MỀM </w:t>
      </w:r>
      <w:r w:rsidR="007D6ED6" w:rsidRPr="00E24C10">
        <w:rPr>
          <w:color w:val="FF0000"/>
          <w:spacing w:val="4"/>
          <w:sz w:val="52"/>
          <w:szCs w:val="21"/>
        </w:rPr>
        <w:t>TẠO</w:t>
      </w:r>
      <w:r w:rsidRPr="00E24C10">
        <w:rPr>
          <w:color w:val="FF0000"/>
          <w:spacing w:val="4"/>
          <w:sz w:val="52"/>
          <w:szCs w:val="21"/>
        </w:rPr>
        <w:t xml:space="preserve"> DIAGRAM</w:t>
      </w:r>
    </w:p>
    <w:p w14:paraId="7652B3CC" w14:textId="5A64A9E2" w:rsidR="00524F92" w:rsidRPr="00E24C10" w:rsidRDefault="007D6ED6" w:rsidP="009E3417">
      <w:pPr>
        <w:spacing w:after="0"/>
        <w:jc w:val="center"/>
        <w:rPr>
          <w:color w:val="FF0000"/>
          <w:spacing w:val="4"/>
          <w:sz w:val="52"/>
          <w:szCs w:val="21"/>
        </w:rPr>
      </w:pPr>
      <w:r w:rsidRPr="00E24C10">
        <w:rPr>
          <w:color w:val="FF0000"/>
          <w:spacing w:val="4"/>
          <w:sz w:val="52"/>
          <w:szCs w:val="21"/>
        </w:rPr>
        <w:t>CHO</w:t>
      </w:r>
      <w:r w:rsidR="00937980" w:rsidRPr="00E24C10">
        <w:rPr>
          <w:color w:val="FF0000"/>
          <w:spacing w:val="4"/>
          <w:sz w:val="52"/>
          <w:szCs w:val="21"/>
        </w:rPr>
        <w:t xml:space="preserve"> MÔ HÌNH</w:t>
      </w:r>
      <w:r w:rsidRPr="00E24C10">
        <w:rPr>
          <w:color w:val="FF0000"/>
          <w:spacing w:val="4"/>
          <w:sz w:val="52"/>
          <w:szCs w:val="21"/>
        </w:rPr>
        <w:t xml:space="preserve"> </w:t>
      </w:r>
      <w:r w:rsidR="00E43BF4" w:rsidRPr="00E24C10">
        <w:rPr>
          <w:color w:val="FF0000"/>
          <w:spacing w:val="4"/>
          <w:sz w:val="52"/>
          <w:szCs w:val="21"/>
        </w:rPr>
        <w:t>TENSORFLOW</w:t>
      </w:r>
    </w:p>
    <w:p w14:paraId="47F174F8" w14:textId="77777777" w:rsidR="005F1B84" w:rsidRPr="00E24C10" w:rsidRDefault="005F1B84" w:rsidP="00364215">
      <w:pPr>
        <w:spacing w:after="0" w:line="264" w:lineRule="auto"/>
        <w:rPr>
          <w:spacing w:val="4"/>
          <w:sz w:val="21"/>
          <w:szCs w:val="21"/>
        </w:rPr>
      </w:pPr>
    </w:p>
    <w:p w14:paraId="34DD63CC" w14:textId="784F418A" w:rsidR="00524F92" w:rsidRPr="00E24C10" w:rsidRDefault="007F61D8" w:rsidP="009E3417">
      <w:pPr>
        <w:pStyle w:val="ListParagraph"/>
        <w:spacing w:after="0" w:line="264" w:lineRule="auto"/>
        <w:ind w:left="2340"/>
        <w:rPr>
          <w:b w:val="0"/>
          <w:spacing w:val="4"/>
          <w:sz w:val="21"/>
          <w:szCs w:val="21"/>
        </w:rPr>
      </w:pPr>
      <w:r w:rsidRPr="00E24C10">
        <w:rPr>
          <w:spacing w:val="4"/>
          <w:sz w:val="21"/>
          <w:szCs w:val="21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20"/>
        <w:gridCol w:w="2776"/>
      </w:tblGrid>
      <w:tr w:rsidR="00524F92" w:rsidRPr="00E24C10" w14:paraId="3C5E3A7A" w14:textId="77777777" w:rsidTr="00524F92">
        <w:trPr>
          <w:jc w:val="center"/>
        </w:trPr>
        <w:tc>
          <w:tcPr>
            <w:tcW w:w="9061" w:type="dxa"/>
            <w:gridSpan w:val="2"/>
          </w:tcPr>
          <w:p w14:paraId="2C4A6054" w14:textId="77777777" w:rsidR="00524F92" w:rsidRPr="00E24C10" w:rsidRDefault="005F1B84" w:rsidP="005F1B84">
            <w:pPr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E24C10">
              <w:rPr>
                <w:sz w:val="32"/>
                <w:szCs w:val="28"/>
              </w:rPr>
              <w:t>Nhóm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sinh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viên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thực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hiện</w:t>
            </w:r>
            <w:proofErr w:type="spellEnd"/>
            <w:r w:rsidR="00524F92" w:rsidRPr="00E24C10">
              <w:rPr>
                <w:sz w:val="32"/>
                <w:szCs w:val="28"/>
              </w:rPr>
              <w:t>:</w:t>
            </w:r>
          </w:p>
        </w:tc>
      </w:tr>
      <w:tr w:rsidR="00524F92" w:rsidRPr="00E24C10" w14:paraId="6EC16A2B" w14:textId="77777777" w:rsidTr="005F1B84">
        <w:trPr>
          <w:jc w:val="center"/>
        </w:trPr>
        <w:tc>
          <w:tcPr>
            <w:tcW w:w="7020" w:type="dxa"/>
          </w:tcPr>
          <w:p w14:paraId="05F62A7F" w14:textId="77777777" w:rsidR="00524F92" w:rsidRPr="00E24C10" w:rsidRDefault="005F1B84" w:rsidP="005F1B84">
            <w:pPr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E24C10">
              <w:rPr>
                <w:sz w:val="32"/>
                <w:szCs w:val="28"/>
              </w:rPr>
              <w:t>Huỳnh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Quốc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Hoàng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Vương</w:t>
            </w:r>
            <w:proofErr w:type="spellEnd"/>
          </w:p>
        </w:tc>
        <w:tc>
          <w:tcPr>
            <w:tcW w:w="2041" w:type="dxa"/>
          </w:tcPr>
          <w:p w14:paraId="4FC90B40" w14:textId="77777777" w:rsidR="00524F92" w:rsidRPr="00E24C10" w:rsidRDefault="00524F92" w:rsidP="005F1B84">
            <w:pPr>
              <w:spacing w:after="0"/>
              <w:jc w:val="center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>17110256</w:t>
            </w:r>
          </w:p>
        </w:tc>
      </w:tr>
      <w:tr w:rsidR="00524F92" w:rsidRPr="00E24C10" w14:paraId="11F183E8" w14:textId="77777777" w:rsidTr="005F1B84">
        <w:trPr>
          <w:jc w:val="center"/>
        </w:trPr>
        <w:tc>
          <w:tcPr>
            <w:tcW w:w="7020" w:type="dxa"/>
          </w:tcPr>
          <w:p w14:paraId="52DB29DA" w14:textId="2117F94D" w:rsidR="00524F92" w:rsidRPr="00E24C10" w:rsidRDefault="00E43BF4">
            <w:pPr>
              <w:spacing w:after="0"/>
              <w:rPr>
                <w:sz w:val="32"/>
                <w:szCs w:val="28"/>
              </w:rPr>
              <w:pPrChange w:id="42" w:author="HIKARI" w:date="2019-11-09T07:27:00Z">
                <w:pPr>
                  <w:spacing w:after="0"/>
                  <w:jc w:val="center"/>
                </w:pPr>
              </w:pPrChange>
            </w:pPr>
            <w:commentRangeStart w:id="43"/>
            <w:r w:rsidRPr="00E24C10">
              <w:rPr>
                <w:sz w:val="32"/>
                <w:szCs w:val="28"/>
              </w:rPr>
              <w:t xml:space="preserve">                    </w:t>
            </w:r>
            <w:ins w:id="44" w:author="HIKARI" w:date="2019-11-09T07:27:00Z">
              <w:r w:rsidR="00B62307">
                <w:rPr>
                  <w:sz w:val="32"/>
                  <w:szCs w:val="28"/>
                </w:rPr>
                <w:t xml:space="preserve">               </w:t>
              </w:r>
              <w:proofErr w:type="spellStart"/>
              <w:r w:rsidR="00B62307">
                <w:rPr>
                  <w:sz w:val="32"/>
                  <w:szCs w:val="28"/>
                </w:rPr>
                <w:t>Bùi</w:t>
              </w:r>
            </w:ins>
            <w:proofErr w:type="spellEnd"/>
            <w:del w:id="45" w:author="HIKARI" w:date="2019-11-09T07:27:00Z">
              <w:r w:rsidRPr="00E24C10" w:rsidDel="00B62307">
                <w:rPr>
                  <w:sz w:val="32"/>
                  <w:szCs w:val="28"/>
                </w:rPr>
                <w:delText>Nguyễn</w:delText>
              </w:r>
            </w:del>
            <w:r w:rsidRPr="00E24C10">
              <w:rPr>
                <w:sz w:val="32"/>
                <w:szCs w:val="28"/>
              </w:rPr>
              <w:t xml:space="preserve"> Minh </w:t>
            </w:r>
            <w:proofErr w:type="spellStart"/>
            <w:r w:rsidRPr="00E24C10">
              <w:rPr>
                <w:sz w:val="32"/>
                <w:szCs w:val="28"/>
              </w:rPr>
              <w:t>Trung</w:t>
            </w:r>
            <w:proofErr w:type="spellEnd"/>
            <w:r w:rsidR="005F1B84" w:rsidRPr="00E24C10">
              <w:rPr>
                <w:sz w:val="32"/>
                <w:szCs w:val="28"/>
              </w:rPr>
              <w:t xml:space="preserve">                     </w:t>
            </w:r>
          </w:p>
          <w:p w14:paraId="0D12DE3F" w14:textId="73970D04" w:rsidR="00E43BF4" w:rsidRPr="00E24C10" w:rsidRDefault="002971EB" w:rsidP="002971EB">
            <w:pPr>
              <w:tabs>
                <w:tab w:val="left" w:pos="2837"/>
              </w:tabs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ins w:id="46" w:author="HIKARI" w:date="2019-11-09T13:50:00Z">
              <w:r w:rsidR="0050006A" w:rsidRPr="0050006A">
                <w:rPr>
                  <w:sz w:val="32"/>
                  <w:szCs w:val="28"/>
                </w:rPr>
                <w:t>Phạm</w:t>
              </w:r>
              <w:proofErr w:type="spellEnd"/>
              <w:r w:rsidR="0050006A" w:rsidRPr="0050006A">
                <w:rPr>
                  <w:sz w:val="32"/>
                  <w:szCs w:val="28"/>
                </w:rPr>
                <w:t xml:space="preserve"> </w:t>
              </w:r>
              <w:proofErr w:type="spellStart"/>
              <w:r w:rsidR="0050006A" w:rsidRPr="0050006A">
                <w:rPr>
                  <w:sz w:val="32"/>
                  <w:szCs w:val="28"/>
                </w:rPr>
                <w:t>Quốc</w:t>
              </w:r>
              <w:proofErr w:type="spellEnd"/>
              <w:r w:rsidR="0050006A" w:rsidRPr="0050006A">
                <w:rPr>
                  <w:sz w:val="32"/>
                  <w:szCs w:val="28"/>
                </w:rPr>
                <w:t xml:space="preserve"> </w:t>
              </w:r>
              <w:proofErr w:type="spellStart"/>
              <w:r w:rsidR="0050006A" w:rsidRPr="0050006A">
                <w:rPr>
                  <w:sz w:val="32"/>
                  <w:szCs w:val="28"/>
                </w:rPr>
                <w:t>Việt</w:t>
              </w:r>
            </w:ins>
            <w:proofErr w:type="spellEnd"/>
            <w:del w:id="47" w:author="HIKARI" w:date="2019-11-09T13:50:00Z">
              <w:r w:rsidRPr="00E24C10" w:rsidDel="0050006A">
                <w:rPr>
                  <w:sz w:val="32"/>
                  <w:szCs w:val="28"/>
                </w:rPr>
                <w:delText>Việt</w:delText>
              </w:r>
            </w:del>
          </w:p>
        </w:tc>
        <w:tc>
          <w:tcPr>
            <w:tcW w:w="2041" w:type="dxa"/>
          </w:tcPr>
          <w:p w14:paraId="3102B343" w14:textId="33B89084" w:rsidR="00524F92" w:rsidRPr="00E24C10" w:rsidRDefault="0050006A" w:rsidP="005F1B84">
            <w:pPr>
              <w:spacing w:after="0"/>
              <w:jc w:val="center"/>
              <w:rPr>
                <w:sz w:val="32"/>
                <w:szCs w:val="28"/>
              </w:rPr>
            </w:pPr>
            <w:ins w:id="48" w:author="HIKARI" w:date="2019-11-09T13:50:00Z">
              <w:r w:rsidRPr="0050006A">
                <w:rPr>
                  <w:sz w:val="32"/>
                  <w:szCs w:val="28"/>
                </w:rPr>
                <w:t>17110243</w:t>
              </w:r>
            </w:ins>
            <w:del w:id="49" w:author="HIKARI" w:date="2019-11-09T13:50:00Z">
              <w:r w:rsidR="00524F92" w:rsidRPr="00E24C10" w:rsidDel="0050006A">
                <w:rPr>
                  <w:sz w:val="32"/>
                  <w:szCs w:val="28"/>
                </w:rPr>
                <w:delText>17110</w:delText>
              </w:r>
              <w:r w:rsidR="00E43BF4" w:rsidRPr="00E24C10" w:rsidDel="0050006A">
                <w:rPr>
                  <w:sz w:val="32"/>
                  <w:szCs w:val="28"/>
                </w:rPr>
                <w:delText>xxx</w:delText>
              </w:r>
            </w:del>
          </w:p>
          <w:p w14:paraId="27E4DCA6" w14:textId="54943101" w:rsidR="00E43BF4" w:rsidRPr="00E24C10" w:rsidRDefault="0050006A" w:rsidP="005F1B84">
            <w:pPr>
              <w:spacing w:after="0"/>
              <w:jc w:val="center"/>
              <w:rPr>
                <w:sz w:val="32"/>
                <w:szCs w:val="28"/>
              </w:rPr>
            </w:pPr>
            <w:ins w:id="50" w:author="HIKARI" w:date="2019-11-09T13:50:00Z">
              <w:r w:rsidRPr="0050006A">
                <w:rPr>
                  <w:sz w:val="32"/>
                  <w:szCs w:val="28"/>
                </w:rPr>
                <w:t>17110254</w:t>
              </w:r>
            </w:ins>
            <w:del w:id="51" w:author="HIKARI" w:date="2019-11-09T13:50:00Z">
              <w:r w:rsidR="00E43BF4" w:rsidRPr="00E24C10" w:rsidDel="0050006A">
                <w:rPr>
                  <w:sz w:val="32"/>
                  <w:szCs w:val="28"/>
                </w:rPr>
                <w:delText>17110xxx</w:delText>
              </w:r>
              <w:commentRangeEnd w:id="43"/>
              <w:r w:rsidR="00F035EB" w:rsidDel="0050006A">
                <w:rPr>
                  <w:rStyle w:val="CommentReference"/>
                </w:rPr>
                <w:commentReference w:id="43"/>
              </w:r>
            </w:del>
          </w:p>
        </w:tc>
      </w:tr>
    </w:tbl>
    <w:p w14:paraId="795E0636" w14:textId="77777777" w:rsidR="00524F92" w:rsidRPr="00E24C10" w:rsidRDefault="00524F92" w:rsidP="00F23F13">
      <w:pPr>
        <w:spacing w:after="0"/>
        <w:rPr>
          <w:b w:val="0"/>
          <w:sz w:val="28"/>
          <w:szCs w:val="28"/>
        </w:rPr>
      </w:pPr>
    </w:p>
    <w:p w14:paraId="5E2AA905" w14:textId="0CF38CF8" w:rsidR="007D6ED6" w:rsidRPr="00E24C10" w:rsidDel="007F48D5" w:rsidRDefault="00524F92" w:rsidP="00F23F13">
      <w:pPr>
        <w:spacing w:after="0"/>
        <w:rPr>
          <w:del w:id="52" w:author="HIKARI" w:date="2019-11-08T23:19:00Z"/>
          <w:sz w:val="32"/>
          <w:szCs w:val="28"/>
        </w:rPr>
      </w:pPr>
      <w:r w:rsidRPr="00E24C10">
        <w:rPr>
          <w:sz w:val="32"/>
          <w:szCs w:val="28"/>
        </w:rPr>
        <w:t xml:space="preserve"> </w:t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del w:id="53" w:author="HIKARI" w:date="2019-11-09T13:50:00Z">
        <w:r w:rsidR="007839B1" w:rsidRPr="00E24C10" w:rsidDel="0050006A">
          <w:rPr>
            <w:sz w:val="32"/>
            <w:szCs w:val="28"/>
          </w:rPr>
          <w:delText xml:space="preserve">      </w:delText>
        </w:r>
      </w:del>
      <w:r w:rsidR="00E43BF4" w:rsidRPr="00E24C10">
        <w:rPr>
          <w:sz w:val="32"/>
          <w:szCs w:val="28"/>
        </w:rPr>
        <w:t>GVHD</w:t>
      </w:r>
      <w:r w:rsidRPr="00E24C10">
        <w:rPr>
          <w:sz w:val="32"/>
          <w:szCs w:val="28"/>
        </w:rPr>
        <w:t xml:space="preserve">: </w:t>
      </w:r>
      <w:r w:rsidR="00E43BF4" w:rsidRPr="00E24C10">
        <w:rPr>
          <w:sz w:val="32"/>
          <w:szCs w:val="28"/>
        </w:rPr>
        <w:t xml:space="preserve">TS. </w:t>
      </w:r>
      <w:proofErr w:type="spellStart"/>
      <w:r w:rsidR="00E43BF4" w:rsidRPr="00E24C10">
        <w:rPr>
          <w:sz w:val="32"/>
          <w:szCs w:val="28"/>
        </w:rPr>
        <w:t>Huỳnh</w:t>
      </w:r>
      <w:proofErr w:type="spellEnd"/>
      <w:r w:rsidR="00E43BF4" w:rsidRPr="00E24C10">
        <w:rPr>
          <w:sz w:val="32"/>
          <w:szCs w:val="28"/>
        </w:rPr>
        <w:t xml:space="preserve"> </w:t>
      </w:r>
      <w:proofErr w:type="spellStart"/>
      <w:r w:rsidR="00E43BF4" w:rsidRPr="00E24C10">
        <w:rPr>
          <w:sz w:val="32"/>
          <w:szCs w:val="28"/>
        </w:rPr>
        <w:t>Xuân</w:t>
      </w:r>
      <w:proofErr w:type="spellEnd"/>
      <w:r w:rsidR="00E43BF4" w:rsidRPr="00E24C10">
        <w:rPr>
          <w:sz w:val="32"/>
          <w:szCs w:val="28"/>
        </w:rPr>
        <w:t xml:space="preserve"> </w:t>
      </w:r>
      <w:proofErr w:type="spellStart"/>
      <w:r w:rsidR="00E43BF4" w:rsidRPr="00E24C10">
        <w:rPr>
          <w:sz w:val="32"/>
          <w:szCs w:val="28"/>
        </w:rPr>
        <w:t>Phụng</w:t>
      </w:r>
      <w:proofErr w:type="spellEnd"/>
    </w:p>
    <w:p w14:paraId="65BFDFA4" w14:textId="5B866318" w:rsidR="009E3417" w:rsidRPr="00E24C10" w:rsidDel="007F48D5" w:rsidRDefault="009E3417" w:rsidP="00F23F13">
      <w:pPr>
        <w:spacing w:after="0"/>
        <w:rPr>
          <w:del w:id="54" w:author="HIKARI" w:date="2019-11-08T23:19:00Z"/>
          <w:b w:val="0"/>
          <w:sz w:val="28"/>
          <w:szCs w:val="28"/>
        </w:rPr>
      </w:pPr>
    </w:p>
    <w:p w14:paraId="4D946A62" w14:textId="77777777" w:rsidR="009E3417" w:rsidRPr="00E24C10" w:rsidRDefault="009E3417" w:rsidP="00F23F13">
      <w:pPr>
        <w:spacing w:after="0"/>
        <w:rPr>
          <w:b w:val="0"/>
          <w:sz w:val="28"/>
          <w:szCs w:val="28"/>
        </w:rPr>
      </w:pPr>
    </w:p>
    <w:p w14:paraId="2CF66CED" w14:textId="77777777" w:rsidR="00E0396E" w:rsidRPr="00E24C10" w:rsidRDefault="00E0396E" w:rsidP="00F23F13">
      <w:pPr>
        <w:spacing w:after="0"/>
        <w:rPr>
          <w:b w:val="0"/>
          <w:sz w:val="28"/>
          <w:szCs w:val="28"/>
        </w:rPr>
      </w:pPr>
    </w:p>
    <w:p w14:paraId="79CB5C47" w14:textId="3ADD60CE" w:rsidR="007D6ED6" w:rsidRPr="00E24C10" w:rsidRDefault="007F61D8" w:rsidP="007D6ED6">
      <w:pPr>
        <w:spacing w:after="0"/>
        <w:jc w:val="center"/>
        <w:rPr>
          <w:sz w:val="28"/>
        </w:rPr>
      </w:pPr>
      <w:r w:rsidRPr="00E24C10">
        <w:rPr>
          <w:sz w:val="28"/>
        </w:rPr>
        <w:t xml:space="preserve">Tp. </w:t>
      </w:r>
      <w:proofErr w:type="spellStart"/>
      <w:r w:rsidRPr="00E24C10">
        <w:rPr>
          <w:sz w:val="28"/>
        </w:rPr>
        <w:t>Hồ</w:t>
      </w:r>
      <w:proofErr w:type="spellEnd"/>
      <w:r w:rsidR="00571F8B" w:rsidRPr="00E24C10">
        <w:rPr>
          <w:sz w:val="28"/>
        </w:rPr>
        <w:t xml:space="preserve"> </w:t>
      </w:r>
      <w:proofErr w:type="spellStart"/>
      <w:r w:rsidR="00571F8B" w:rsidRPr="00E24C10">
        <w:rPr>
          <w:sz w:val="28"/>
        </w:rPr>
        <w:t>Chí</w:t>
      </w:r>
      <w:proofErr w:type="spellEnd"/>
      <w:r w:rsidR="00571F8B" w:rsidRPr="00E24C10">
        <w:rPr>
          <w:sz w:val="28"/>
        </w:rPr>
        <w:t xml:space="preserve"> Minh</w:t>
      </w:r>
      <w:r w:rsidR="00386118" w:rsidRPr="00E24C10">
        <w:rPr>
          <w:sz w:val="28"/>
        </w:rPr>
        <w:t xml:space="preserve">, </w:t>
      </w:r>
      <w:proofErr w:type="spellStart"/>
      <w:r w:rsidR="00386118" w:rsidRPr="00E24C10">
        <w:rPr>
          <w:sz w:val="28"/>
        </w:rPr>
        <w:t>tháng</w:t>
      </w:r>
      <w:proofErr w:type="spellEnd"/>
      <w:r w:rsidR="00386118" w:rsidRPr="00E24C10">
        <w:rPr>
          <w:sz w:val="28"/>
        </w:rPr>
        <w:t xml:space="preserve"> 1</w:t>
      </w:r>
      <w:r w:rsidR="00E43BF4" w:rsidRPr="00E24C10">
        <w:rPr>
          <w:sz w:val="28"/>
        </w:rPr>
        <w:t>1</w:t>
      </w:r>
      <w:r w:rsidR="00571F8B" w:rsidRPr="00E24C10">
        <w:rPr>
          <w:sz w:val="28"/>
        </w:rPr>
        <w:t xml:space="preserve"> </w:t>
      </w:r>
      <w:r w:rsidR="007839B1" w:rsidRPr="00E24C10">
        <w:rPr>
          <w:sz w:val="28"/>
        </w:rPr>
        <w:t>–</w:t>
      </w:r>
      <w:r w:rsidR="007C4CF9" w:rsidRPr="00E24C10">
        <w:rPr>
          <w:sz w:val="28"/>
        </w:rPr>
        <w:t xml:space="preserve"> 201</w:t>
      </w:r>
      <w:r w:rsidR="00E43BF4" w:rsidRPr="00E24C10">
        <w:rPr>
          <w:sz w:val="28"/>
        </w:rPr>
        <w:t>9</w:t>
      </w:r>
    </w:p>
    <w:p w14:paraId="00C30138" w14:textId="655E9D74" w:rsidR="007839B1" w:rsidRPr="00E24C10" w:rsidRDefault="007839B1" w:rsidP="007839B1">
      <w:pPr>
        <w:jc w:val="center"/>
        <w:rPr>
          <w:sz w:val="36"/>
        </w:rPr>
      </w:pPr>
      <w:r w:rsidRPr="00E24C10">
        <w:rPr>
          <w:rFonts w:eastAsia="SimSun"/>
          <w:b w:val="0"/>
          <w:sz w:val="36"/>
          <w:szCs w:val="26"/>
          <w:lang w:eastAsia="zh-CN"/>
        </w:rPr>
        <w:lastRenderedPageBreak/>
        <w:t>ĐIỂM SỐ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06"/>
        <w:gridCol w:w="1803"/>
        <w:gridCol w:w="1803"/>
        <w:gridCol w:w="2519"/>
      </w:tblGrid>
      <w:tr w:rsidR="007839B1" w:rsidRPr="00E24C10" w14:paraId="70FFB23C" w14:textId="77777777" w:rsidTr="007839B1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27259" w14:textId="77777777" w:rsidR="007839B1" w:rsidRPr="00E24C10" w:rsidRDefault="007839B1">
            <w:pPr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TIÊU CHÍ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9923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NỘI DUNG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BB4D5" w14:textId="77777777" w:rsidR="007839B1" w:rsidRPr="00E24C10" w:rsidRDefault="007839B1">
            <w:pPr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TRÌNH BÀY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5093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TỔNG</w:t>
            </w:r>
          </w:p>
        </w:tc>
      </w:tr>
      <w:tr w:rsidR="007839B1" w:rsidRPr="00E24C10" w14:paraId="58A5C42B" w14:textId="77777777" w:rsidTr="007839B1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5A288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ĐIỂM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90344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F029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37895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</w:tr>
    </w:tbl>
    <w:p w14:paraId="6A638FDE" w14:textId="7DF5B879" w:rsidR="007839B1" w:rsidRPr="00E24C10" w:rsidRDefault="007839B1" w:rsidP="007839B1">
      <w:pPr>
        <w:rPr>
          <w:rFonts w:eastAsia="Times New Roman"/>
          <w:sz w:val="36"/>
          <w:szCs w:val="24"/>
        </w:rPr>
      </w:pPr>
    </w:p>
    <w:p w14:paraId="10545495" w14:textId="39E4459A" w:rsidR="007839B1" w:rsidRPr="00E24C10" w:rsidRDefault="007839B1" w:rsidP="007839B1">
      <w:pPr>
        <w:jc w:val="center"/>
        <w:rPr>
          <w:b w:val="0"/>
          <w:sz w:val="36"/>
        </w:rPr>
      </w:pPr>
      <w:r w:rsidRPr="00E24C10">
        <w:rPr>
          <w:b w:val="0"/>
          <w:sz w:val="36"/>
        </w:rPr>
        <w:t>NHẬN XÉT CỦA GIÁO VIÊN HƯỚNG DẪN</w:t>
      </w:r>
    </w:p>
    <w:p w14:paraId="0E3D8550" w14:textId="6442ECFD" w:rsidR="007839B1" w:rsidRPr="00E24C10" w:rsidRDefault="007839B1" w:rsidP="007839B1">
      <w:pPr>
        <w:tabs>
          <w:tab w:val="left" w:leader="dot" w:pos="9990"/>
        </w:tabs>
        <w:jc w:val="both"/>
        <w:rPr>
          <w:b w:val="0"/>
          <w:szCs w:val="26"/>
        </w:rPr>
      </w:pPr>
      <w:r w:rsidRPr="00E24C10">
        <w:rPr>
          <w:szCs w:val="26"/>
        </w:rPr>
        <w:tab/>
      </w:r>
    </w:p>
    <w:p w14:paraId="693015D7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4C2D9C1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228BC98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1FD7FA3F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BA8136F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9FE6D47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0B32278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33E4218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67A46CC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6F6F643C" w14:textId="44F45849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CEDA530" w14:textId="77777777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3E6F3BC" w14:textId="77777777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6CEBCB93" w14:textId="4D2FDB66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1F653A53" w14:textId="77777777" w:rsidR="007839B1" w:rsidRPr="00E24C10" w:rsidRDefault="007839B1" w:rsidP="007839B1">
      <w:pPr>
        <w:ind w:left="5040" w:firstLine="720"/>
        <w:jc w:val="center"/>
        <w:rPr>
          <w:b w:val="0"/>
          <w:szCs w:val="26"/>
        </w:rPr>
      </w:pPr>
      <w:proofErr w:type="spellStart"/>
      <w:r w:rsidRPr="00E24C10">
        <w:rPr>
          <w:b w:val="0"/>
          <w:szCs w:val="26"/>
        </w:rPr>
        <w:t>Giáo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viên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hướng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dẫn</w:t>
      </w:r>
      <w:proofErr w:type="spellEnd"/>
    </w:p>
    <w:p w14:paraId="097B449E" w14:textId="77777777" w:rsidR="007839B1" w:rsidRPr="00E24C10" w:rsidRDefault="007839B1" w:rsidP="007839B1">
      <w:pPr>
        <w:ind w:left="5760"/>
        <w:jc w:val="center"/>
        <w:rPr>
          <w:b w:val="0"/>
          <w:szCs w:val="26"/>
        </w:rPr>
      </w:pPr>
      <w:r w:rsidRPr="00E24C10">
        <w:rPr>
          <w:szCs w:val="26"/>
        </w:rPr>
        <w:t>(</w:t>
      </w:r>
      <w:proofErr w:type="spellStart"/>
      <w:r w:rsidRPr="00E24C10">
        <w:rPr>
          <w:i/>
          <w:szCs w:val="26"/>
        </w:rPr>
        <w:t>ký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và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ghi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họ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tên</w:t>
      </w:r>
      <w:proofErr w:type="spellEnd"/>
      <w:r w:rsidRPr="00E24C10">
        <w:rPr>
          <w:szCs w:val="26"/>
        </w:rPr>
        <w:t>)</w:t>
      </w:r>
    </w:p>
    <w:p w14:paraId="5904194B" w14:textId="77777777" w:rsidR="007839B1" w:rsidRPr="00E24C10" w:rsidRDefault="007839B1" w:rsidP="007839B1">
      <w:pPr>
        <w:ind w:left="5040" w:firstLine="720"/>
        <w:jc w:val="center"/>
        <w:rPr>
          <w:szCs w:val="26"/>
        </w:rPr>
      </w:pPr>
    </w:p>
    <w:p w14:paraId="1B018DF3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57404680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6A44C8E8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64F54D35" w14:textId="098A75F6" w:rsidR="002971EB" w:rsidRPr="004215A7" w:rsidRDefault="002971EB" w:rsidP="004215A7">
      <w:pPr>
        <w:tabs>
          <w:tab w:val="left" w:pos="8006"/>
        </w:tabs>
        <w:spacing w:after="0"/>
        <w:ind w:firstLine="6840"/>
        <w:rPr>
          <w:szCs w:val="26"/>
        </w:rPr>
      </w:pPr>
      <w:proofErr w:type="spellStart"/>
      <w:r w:rsidRPr="00E24C10">
        <w:rPr>
          <w:szCs w:val="26"/>
        </w:rPr>
        <w:t>Huỳnh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Xuân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Phụng</w:t>
      </w:r>
      <w:proofErr w:type="spellEnd"/>
    </w:p>
    <w:p w14:paraId="2FE82F05" w14:textId="77777777" w:rsidR="002971EB" w:rsidRPr="00E24C10" w:rsidRDefault="002971EB" w:rsidP="009E3417">
      <w:pPr>
        <w:jc w:val="center"/>
        <w:rPr>
          <w:sz w:val="36"/>
        </w:rPr>
      </w:pPr>
      <w:bookmarkStart w:id="55" w:name="_Toc531431818"/>
      <w:bookmarkStart w:id="56" w:name="_Toc22239716"/>
      <w:r w:rsidRPr="00E24C10">
        <w:rPr>
          <w:sz w:val="36"/>
        </w:rPr>
        <w:lastRenderedPageBreak/>
        <w:t>LỜI CẢM ƠN</w:t>
      </w:r>
      <w:bookmarkEnd w:id="55"/>
      <w:bookmarkEnd w:id="56"/>
    </w:p>
    <w:p w14:paraId="6D2A56D7" w14:textId="7D3D8D7D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này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viên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tiến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sĩ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Huỳnh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Xuân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Phụng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người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tiếp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hỗ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suốt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quá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ra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khuyên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từ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tiễn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định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hướng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yêu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cầu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chọn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luôn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đáp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ra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góp</w:t>
      </w:r>
      <w:proofErr w:type="spellEnd"/>
      <w:r w:rsidRPr="00E24C10">
        <w:rPr>
          <w:b w:val="0"/>
          <w:bCs/>
          <w:szCs w:val="26"/>
        </w:rPr>
        <w:t xml:space="preserve"> ý, </w:t>
      </w:r>
      <w:proofErr w:type="spellStart"/>
      <w:r w:rsidRPr="00E24C10">
        <w:rPr>
          <w:b w:val="0"/>
          <w:bCs/>
          <w:szCs w:val="26"/>
        </w:rPr>
        <w:t>chỉnh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sửa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kịp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phục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điểm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ra.</w:t>
      </w:r>
    </w:p>
    <w:p w14:paraId="16C3CB1A" w14:textId="37AC6EFB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Đào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Chất</w:t>
      </w:r>
      <w:proofErr w:type="spellEnd"/>
      <w:r w:rsidRPr="00E24C10">
        <w:rPr>
          <w:b w:val="0"/>
          <w:bCs/>
          <w:szCs w:val="26"/>
        </w:rPr>
        <w:t xml:space="preserve">  </w:t>
      </w:r>
      <w:proofErr w:type="spellStart"/>
      <w:r w:rsidRPr="00E24C10">
        <w:rPr>
          <w:b w:val="0"/>
          <w:bCs/>
          <w:szCs w:val="26"/>
        </w:rPr>
        <w:t>Lượng</w:t>
      </w:r>
      <w:proofErr w:type="spellEnd"/>
      <w:r w:rsidRPr="00E24C10">
        <w:rPr>
          <w:b w:val="0"/>
          <w:bCs/>
          <w:szCs w:val="26"/>
        </w:rPr>
        <w:t xml:space="preserve"> </w:t>
      </w:r>
      <w:del w:id="57" w:author="HIKARI" w:date="2019-11-08T21:43:00Z">
        <w:r w:rsidRPr="00E24C10" w:rsidDel="00F72625">
          <w:rPr>
            <w:b w:val="0"/>
            <w:bCs/>
            <w:szCs w:val="26"/>
          </w:rPr>
          <w:delText xml:space="preserve"> </w:delText>
        </w:r>
      </w:del>
      <w:r w:rsidRPr="00E24C10">
        <w:rPr>
          <w:b w:val="0"/>
          <w:bCs/>
          <w:szCs w:val="26"/>
        </w:rPr>
        <w:t xml:space="preserve">Cao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chung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</w:t>
      </w:r>
      <w:del w:id="58" w:author="HIKARI" w:date="2019-11-08T21:42:00Z">
        <w:r w:rsidRPr="00E24C10" w:rsidDel="00F72625">
          <w:rPr>
            <w:b w:val="0"/>
            <w:bCs/>
            <w:szCs w:val="26"/>
          </w:rPr>
          <w:delText>h</w:delText>
        </w:r>
      </w:del>
      <w:r w:rsidRPr="00E24C10">
        <w:rPr>
          <w:b w:val="0"/>
          <w:bCs/>
          <w:szCs w:val="26"/>
        </w:rPr>
        <w:t>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Thông</w:t>
      </w:r>
      <w:proofErr w:type="spellEnd"/>
      <w:r w:rsidRPr="00E24C10">
        <w:rPr>
          <w:b w:val="0"/>
          <w:bCs/>
          <w:szCs w:val="26"/>
        </w:rPr>
        <w:t xml:space="preserve"> Tin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riêng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tận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truyền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đạt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thiết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nền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này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 </w:t>
      </w:r>
      <w:proofErr w:type="spellStart"/>
      <w:r w:rsidRPr="00E24C10">
        <w:rPr>
          <w:b w:val="0"/>
          <w:bCs/>
          <w:szCs w:val="26"/>
        </w:rPr>
        <w:t>tìm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hiểu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đó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khóa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cung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cấp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thông</w:t>
      </w:r>
      <w:proofErr w:type="spellEnd"/>
      <w:r w:rsidRPr="00E24C10">
        <w:rPr>
          <w:b w:val="0"/>
          <w:bCs/>
          <w:szCs w:val="26"/>
        </w:rPr>
        <w:t xml:space="preserve"> tin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hữu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ích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mình</w:t>
      </w:r>
      <w:proofErr w:type="spellEnd"/>
      <w:r w:rsidRPr="00E24C10">
        <w:rPr>
          <w:b w:val="0"/>
          <w:bCs/>
          <w:szCs w:val="26"/>
        </w:rPr>
        <w:t>.</w:t>
      </w:r>
    </w:p>
    <w:p w14:paraId="705354B2" w14:textId="07780930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khoảng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gian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ngắn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còn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chế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chế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khác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về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mặt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kĩ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thuật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và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kinh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nghiệm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trong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việc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mềm</w:t>
      </w:r>
      <w:proofErr w:type="spellEnd"/>
      <w:r w:rsidRPr="00E24C10">
        <w:rPr>
          <w:b w:val="0"/>
          <w:bCs/>
          <w:szCs w:val="26"/>
        </w:rPr>
        <w:t xml:space="preserve">. Do </w:t>
      </w:r>
      <w:proofErr w:type="spellStart"/>
      <w:r w:rsidRPr="00E24C10">
        <w:rPr>
          <w:b w:val="0"/>
          <w:bCs/>
          <w:szCs w:val="26"/>
        </w:rPr>
        <w:t>đó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quá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thiếu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sót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tránh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rất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nhận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đóng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góp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</w:t>
      </w:r>
      <w:ins w:id="59" w:author="HIKARI" w:date="2019-11-09T14:56:00Z">
        <w:r w:rsidR="00505291">
          <w:rPr>
            <w:b w:val="0"/>
            <w:bCs/>
            <w:szCs w:val="26"/>
          </w:rPr>
          <w:t>áu</w:t>
        </w:r>
      </w:ins>
      <w:proofErr w:type="spellEnd"/>
      <w:del w:id="60" w:author="HIKARI" w:date="2019-11-09T14:56:00Z">
        <w:r w:rsidRPr="00E24C10" w:rsidDel="00505291">
          <w:rPr>
            <w:b w:val="0"/>
            <w:bCs/>
            <w:szCs w:val="26"/>
          </w:rPr>
          <w:delText>áo</w:delText>
        </w:r>
      </w:del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sau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>.</w:t>
      </w:r>
    </w:p>
    <w:p w14:paraId="47E52FF8" w14:textId="77777777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Cuối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kính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dồi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khỏe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trồng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người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>.</w:t>
      </w:r>
    </w:p>
    <w:p w14:paraId="3E6E07F3" w14:textId="77777777" w:rsidR="002971EB" w:rsidRPr="00E24C10" w:rsidRDefault="002971EB" w:rsidP="009E3417">
      <w:pPr>
        <w:jc w:val="both"/>
        <w:rPr>
          <w:szCs w:val="26"/>
        </w:rPr>
      </w:pPr>
    </w:p>
    <w:p w14:paraId="1E33BA5D" w14:textId="77777777" w:rsidR="002971EB" w:rsidRPr="00E24C10" w:rsidRDefault="002971EB" w:rsidP="009E3417">
      <w:pPr>
        <w:ind w:left="3600" w:firstLine="720"/>
        <w:jc w:val="center"/>
        <w:rPr>
          <w:szCs w:val="26"/>
        </w:rPr>
      </w:pPr>
      <w:r w:rsidRPr="00E24C10">
        <w:rPr>
          <w:szCs w:val="26"/>
        </w:rPr>
        <w:t xml:space="preserve">TP.HCM, </w:t>
      </w:r>
      <w:proofErr w:type="spellStart"/>
      <w:r w:rsidRPr="00E24C10">
        <w:rPr>
          <w:szCs w:val="26"/>
        </w:rPr>
        <w:t>ngày</w:t>
      </w:r>
      <w:proofErr w:type="spellEnd"/>
      <w:r w:rsidRPr="00E24C10">
        <w:rPr>
          <w:szCs w:val="26"/>
        </w:rPr>
        <w:t xml:space="preserve"> 10 </w:t>
      </w:r>
      <w:proofErr w:type="spellStart"/>
      <w:r w:rsidRPr="00E24C10">
        <w:rPr>
          <w:szCs w:val="26"/>
        </w:rPr>
        <w:t>tháng</w:t>
      </w:r>
      <w:proofErr w:type="spellEnd"/>
      <w:r w:rsidRPr="00E24C10">
        <w:rPr>
          <w:szCs w:val="26"/>
        </w:rPr>
        <w:t xml:space="preserve"> 12 </w:t>
      </w:r>
      <w:proofErr w:type="spellStart"/>
      <w:r w:rsidRPr="00E24C10">
        <w:rPr>
          <w:szCs w:val="26"/>
        </w:rPr>
        <w:t>năm</w:t>
      </w:r>
      <w:proofErr w:type="spellEnd"/>
      <w:r w:rsidRPr="00E24C10">
        <w:rPr>
          <w:szCs w:val="26"/>
        </w:rPr>
        <w:t xml:space="preserve"> 2018</w:t>
      </w:r>
    </w:p>
    <w:p w14:paraId="1615A09F" w14:textId="77777777" w:rsidR="002971EB" w:rsidRPr="00E24C10" w:rsidRDefault="002971EB" w:rsidP="009E3417">
      <w:pPr>
        <w:ind w:left="5040" w:firstLine="720"/>
        <w:rPr>
          <w:szCs w:val="26"/>
        </w:rPr>
      </w:pPr>
      <w:proofErr w:type="spellStart"/>
      <w:r w:rsidRPr="00E24C10">
        <w:rPr>
          <w:szCs w:val="26"/>
        </w:rPr>
        <w:t>Nhóm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sinh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viên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thực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hiệ</w:t>
      </w:r>
      <w:r w:rsidR="0008475D" w:rsidRPr="00E24C10">
        <w:rPr>
          <w:szCs w:val="26"/>
        </w:rPr>
        <w:t>n</w:t>
      </w:r>
      <w:proofErr w:type="spellEnd"/>
    </w:p>
    <w:p w14:paraId="3BBCF3F5" w14:textId="77777777" w:rsidR="0008475D" w:rsidRPr="00E24C10" w:rsidRDefault="0008475D" w:rsidP="009E3417">
      <w:pPr>
        <w:ind w:left="5040" w:firstLine="720"/>
        <w:rPr>
          <w:szCs w:val="26"/>
        </w:rPr>
      </w:pPr>
    </w:p>
    <w:p w14:paraId="0C0842DE" w14:textId="77777777" w:rsidR="0008475D" w:rsidRPr="00E24C10" w:rsidRDefault="0008475D" w:rsidP="009E3417">
      <w:pPr>
        <w:ind w:left="5040" w:firstLine="720"/>
        <w:rPr>
          <w:szCs w:val="26"/>
        </w:rPr>
      </w:pPr>
    </w:p>
    <w:p w14:paraId="17713FCC" w14:textId="4AAC98C1" w:rsidR="0008475D" w:rsidRPr="00E24C10" w:rsidRDefault="0008475D" w:rsidP="009E3417">
      <w:pPr>
        <w:ind w:left="5040" w:firstLine="720"/>
        <w:rPr>
          <w:szCs w:val="26"/>
        </w:rPr>
      </w:pPr>
    </w:p>
    <w:p w14:paraId="5A6D031F" w14:textId="231DA264" w:rsidR="005446CA" w:rsidRPr="00E24C10" w:rsidRDefault="005446CA" w:rsidP="0008475D">
      <w:pPr>
        <w:ind w:left="5040" w:firstLine="720"/>
        <w:rPr>
          <w:szCs w:val="26"/>
        </w:rPr>
      </w:pPr>
    </w:p>
    <w:p w14:paraId="22818506" w14:textId="77777777" w:rsidR="0008475D" w:rsidRPr="00E24C10" w:rsidRDefault="0008475D" w:rsidP="0008475D">
      <w:pPr>
        <w:rPr>
          <w:szCs w:val="26"/>
        </w:rPr>
      </w:pPr>
    </w:p>
    <w:p w14:paraId="2A444365" w14:textId="52C9DBF5" w:rsidR="0008475D" w:rsidRPr="00E24C10" w:rsidRDefault="0008475D" w:rsidP="0048368C">
      <w:pPr>
        <w:rPr>
          <w:bCs/>
          <w:sz w:val="36"/>
          <w:szCs w:val="36"/>
        </w:rPr>
      </w:pPr>
      <w:r w:rsidRPr="00E24C10">
        <w:rPr>
          <w:bCs/>
          <w:sz w:val="36"/>
          <w:szCs w:val="36"/>
        </w:rPr>
        <w:lastRenderedPageBreak/>
        <w:t>MỤC LỤC</w:t>
      </w:r>
    </w:p>
    <w:sdt>
      <w:sdtPr>
        <w:id w:val="8704997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A1E103E" w14:textId="2E7D99A6" w:rsidR="00A64E56" w:rsidRDefault="006C7A24">
          <w:pPr>
            <w:pStyle w:val="TOC1"/>
            <w:rPr>
              <w:ins w:id="61" w:author="HIKARI" w:date="2019-11-09T21:17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ins w:id="62" w:author="HIKARI" w:date="2019-11-09T21:17:00Z">
            <w:r w:rsidR="00A64E56" w:rsidRPr="00327B4C">
              <w:rPr>
                <w:rStyle w:val="Hyperlink"/>
              </w:rPr>
              <w:fldChar w:fldCharType="begin"/>
            </w:r>
            <w:r w:rsidR="00A64E56" w:rsidRPr="00327B4C">
              <w:rPr>
                <w:rStyle w:val="Hyperlink"/>
              </w:rPr>
              <w:instrText xml:space="preserve"> </w:instrText>
            </w:r>
            <w:r w:rsidR="00A64E56">
              <w:instrText>HYPERLINK \l "_Toc24226676"</w:instrText>
            </w:r>
            <w:r w:rsidR="00A64E56" w:rsidRPr="00327B4C">
              <w:rPr>
                <w:rStyle w:val="Hyperlink"/>
              </w:rPr>
              <w:instrText xml:space="preserve"> </w:instrText>
            </w:r>
            <w:r w:rsidR="00A64E56" w:rsidRPr="00327B4C">
              <w:rPr>
                <w:rStyle w:val="Hyperlink"/>
              </w:rPr>
            </w:r>
            <w:r w:rsidR="00A64E56" w:rsidRPr="00327B4C">
              <w:rPr>
                <w:rStyle w:val="Hyperlink"/>
              </w:rPr>
              <w:fldChar w:fldCharType="separate"/>
            </w:r>
            <w:r w:rsidR="00A64E56" w:rsidRPr="00327B4C">
              <w:rPr>
                <w:rStyle w:val="Hyperlink"/>
              </w:rPr>
              <w:t>Danh mục các hình</w:t>
            </w:r>
            <w:r w:rsidR="00A64E56">
              <w:rPr>
                <w:webHidden/>
              </w:rPr>
              <w:tab/>
            </w:r>
            <w:r w:rsidR="00A64E56">
              <w:rPr>
                <w:webHidden/>
              </w:rPr>
              <w:fldChar w:fldCharType="begin"/>
            </w:r>
            <w:r w:rsidR="00A64E56">
              <w:rPr>
                <w:webHidden/>
              </w:rPr>
              <w:instrText xml:space="preserve"> PAGEREF _Toc24226676 \h </w:instrText>
            </w:r>
            <w:r w:rsidR="00A64E56">
              <w:rPr>
                <w:webHidden/>
              </w:rPr>
            </w:r>
          </w:ins>
          <w:r w:rsidR="00A64E56">
            <w:rPr>
              <w:webHidden/>
            </w:rPr>
            <w:fldChar w:fldCharType="separate"/>
          </w:r>
          <w:ins w:id="63" w:author="HIKARI" w:date="2019-11-09T21:17:00Z">
            <w:r w:rsidR="00A64E56">
              <w:rPr>
                <w:webHidden/>
              </w:rPr>
              <w:t>1</w:t>
            </w:r>
            <w:r w:rsidR="00A64E56">
              <w:rPr>
                <w:webHidden/>
              </w:rPr>
              <w:fldChar w:fldCharType="end"/>
            </w:r>
            <w:r w:rsidR="00A64E56" w:rsidRPr="00327B4C">
              <w:rPr>
                <w:rStyle w:val="Hyperlink"/>
              </w:rPr>
              <w:fldChar w:fldCharType="end"/>
            </w:r>
          </w:ins>
        </w:p>
        <w:p w14:paraId="6E6201D9" w14:textId="4481A64E" w:rsidR="00A64E56" w:rsidRDefault="00A64E56">
          <w:pPr>
            <w:pStyle w:val="TOC1"/>
            <w:rPr>
              <w:ins w:id="64" w:author="HIKARI" w:date="2019-11-09T21:17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65" w:author="HIKARI" w:date="2019-11-09T21:17:00Z">
            <w:r w:rsidRPr="00327B4C">
              <w:rPr>
                <w:rStyle w:val="Hyperlink"/>
              </w:rPr>
              <w:fldChar w:fldCharType="begin"/>
            </w:r>
            <w:r w:rsidRPr="00327B4C">
              <w:rPr>
                <w:rStyle w:val="Hyperlink"/>
              </w:rPr>
              <w:instrText xml:space="preserve"> </w:instrText>
            </w:r>
            <w:r>
              <w:instrText>HYPERLINK \l "_Toc24226677"</w:instrText>
            </w:r>
            <w:r w:rsidRPr="00327B4C">
              <w:rPr>
                <w:rStyle w:val="Hyperlink"/>
              </w:rPr>
              <w:instrText xml:space="preserve"> </w:instrText>
            </w:r>
            <w:r w:rsidRPr="00327B4C">
              <w:rPr>
                <w:rStyle w:val="Hyperlink"/>
              </w:rPr>
            </w:r>
            <w:r w:rsidRPr="00327B4C">
              <w:rPr>
                <w:rStyle w:val="Hyperlink"/>
              </w:rPr>
              <w:fldChar w:fldCharType="separate"/>
            </w:r>
            <w:r w:rsidRPr="00327B4C">
              <w:rPr>
                <w:rStyle w:val="Hyperlink"/>
              </w:rPr>
              <w:t>Danh mục các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_Toc24226677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66" w:author="HIKARI" w:date="2019-11-09T21:17:00Z"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  <w:r w:rsidRPr="00327B4C">
              <w:rPr>
                <w:rStyle w:val="Hyperlink"/>
              </w:rPr>
              <w:fldChar w:fldCharType="end"/>
            </w:r>
          </w:ins>
        </w:p>
        <w:p w14:paraId="40EDCE41" w14:textId="77AF47EE" w:rsidR="00A64E56" w:rsidRDefault="00A64E56">
          <w:pPr>
            <w:pStyle w:val="TOC1"/>
            <w:rPr>
              <w:ins w:id="67" w:author="HIKARI" w:date="2019-11-09T21:17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68" w:author="HIKARI" w:date="2019-11-09T21:17:00Z">
            <w:r w:rsidRPr="00327B4C">
              <w:rPr>
                <w:rStyle w:val="Hyperlink"/>
              </w:rPr>
              <w:fldChar w:fldCharType="begin"/>
            </w:r>
            <w:r w:rsidRPr="00327B4C">
              <w:rPr>
                <w:rStyle w:val="Hyperlink"/>
              </w:rPr>
              <w:instrText xml:space="preserve"> </w:instrText>
            </w:r>
            <w:r>
              <w:instrText>HYPERLINK \l "_Toc24226678"</w:instrText>
            </w:r>
            <w:r w:rsidRPr="00327B4C">
              <w:rPr>
                <w:rStyle w:val="Hyperlink"/>
              </w:rPr>
              <w:instrText xml:space="preserve"> </w:instrText>
            </w:r>
            <w:r w:rsidRPr="00327B4C">
              <w:rPr>
                <w:rStyle w:val="Hyperlink"/>
              </w:rPr>
            </w:r>
            <w:r w:rsidRPr="00327B4C">
              <w:rPr>
                <w:rStyle w:val="Hyperlink"/>
              </w:rPr>
              <w:fldChar w:fldCharType="separate"/>
            </w:r>
            <w:r w:rsidRPr="00327B4C">
              <w:rPr>
                <w:rStyle w:val="Hyperlink"/>
              </w:rPr>
              <w:t>Chương 1: Tổng quan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_Toc24226678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69" w:author="HIKARI" w:date="2019-11-09T21:17:00Z"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  <w:r w:rsidRPr="00327B4C">
              <w:rPr>
                <w:rStyle w:val="Hyperlink"/>
              </w:rPr>
              <w:fldChar w:fldCharType="end"/>
            </w:r>
          </w:ins>
        </w:p>
        <w:p w14:paraId="7E0E6728" w14:textId="38A89990" w:rsidR="00A64E56" w:rsidRDefault="00A64E56">
          <w:pPr>
            <w:pStyle w:val="TOC2"/>
            <w:tabs>
              <w:tab w:val="left" w:pos="880"/>
              <w:tab w:val="right" w:leader="dot" w:pos="10024"/>
            </w:tabs>
            <w:rPr>
              <w:ins w:id="70" w:author="HIKARI" w:date="2019-11-09T21:17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71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"_Toc24226679"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2" w:author="HIKARI" w:date="2019-11-09T21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099857AE" w14:textId="0CC96A28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73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74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"_Toc24226680"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Về đồ án phần mềm vẽ Diagram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5" w:author="HIKARI" w:date="2019-11-09T21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3468624A" w14:textId="7FF98B56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76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77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"_Toc24226681"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Yêu cầu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8" w:author="HIKARI" w:date="2019-11-09T21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238F6D94" w14:textId="16BE8B86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79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80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"_Toc24226682"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Phân tích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1" w:author="HIKARI" w:date="2019-11-09T21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506B7F30" w14:textId="1767C464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82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83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"_Toc24226683"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Phương hướng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4" w:author="HIKARI" w:date="2019-11-09T21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46FB25A9" w14:textId="6EB92F80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85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86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"_Toc24226684"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Machine Learning, Tensorflow và Layers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7" w:author="HIKARI" w:date="2019-11-09T21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2BE09A57" w14:textId="159AE192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88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89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"_Toc24226685"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Lí thuyết Machine Learning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0" w:author="HIKARI" w:date="2019-11-09T21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628DBC31" w14:textId="545C2590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91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92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"_Toc24226686"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Thư viện ML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3" w:author="HIKARI" w:date="2019-11-09T21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727993AA" w14:textId="2A9DBE17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94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95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"_Toc24226687"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1.2.3.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Layers API của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6" w:author="HIKARI" w:date="2019-11-09T21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3D22E83B" w14:textId="12718003" w:rsidR="00A64E56" w:rsidRDefault="00A64E56">
          <w:pPr>
            <w:pStyle w:val="TOC5"/>
            <w:tabs>
              <w:tab w:val="left" w:pos="1880"/>
              <w:tab w:val="right" w:leader="dot" w:pos="10024"/>
            </w:tabs>
            <w:rPr>
              <w:ins w:id="97" w:author="HIKARI" w:date="2019-11-09T21:17:00Z"/>
              <w:rFonts w:asciiTheme="minorHAnsi" w:hAnsiTheme="minorHAnsi"/>
              <w:i w:val="0"/>
              <w:noProof/>
              <w:sz w:val="22"/>
            </w:rPr>
          </w:pPr>
          <w:ins w:id="98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"_Toc24226688"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1.2.3.1.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Artificial Neural Network (ANN)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9" w:author="HIKARI" w:date="2019-11-09T21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7F33E27E" w14:textId="6A605052" w:rsidR="00A64E56" w:rsidRDefault="00A64E56">
          <w:pPr>
            <w:pStyle w:val="TOC5"/>
            <w:tabs>
              <w:tab w:val="left" w:pos="1880"/>
              <w:tab w:val="right" w:leader="dot" w:pos="10024"/>
            </w:tabs>
            <w:rPr>
              <w:ins w:id="100" w:author="HIKARI" w:date="2019-11-09T21:17:00Z"/>
              <w:rFonts w:asciiTheme="minorHAnsi" w:hAnsiTheme="minorHAnsi"/>
              <w:i w:val="0"/>
              <w:noProof/>
              <w:sz w:val="22"/>
            </w:rPr>
          </w:pPr>
          <w:ins w:id="101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"_Toc24226689"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1.2.3.2.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Layers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2" w:author="HIKARI" w:date="2019-11-09T21:1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0484EB6C" w14:textId="71E3FCCE" w:rsidR="00A64E56" w:rsidRDefault="00A64E56">
          <w:pPr>
            <w:pStyle w:val="TOC2"/>
            <w:tabs>
              <w:tab w:val="left" w:pos="880"/>
              <w:tab w:val="right" w:leader="dot" w:pos="10024"/>
            </w:tabs>
            <w:rPr>
              <w:ins w:id="103" w:author="HIKARI" w:date="2019-11-09T21:17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04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"_Toc24226690"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Đặc tả phần mềm TensorGram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5" w:author="HIKARI" w:date="2019-11-09T21:1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7A483438" w14:textId="38D996CB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106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07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"_Toc24226691"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Phần mềm TensorGram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8" w:author="HIKARI" w:date="2019-11-09T21:1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3F084C11" w14:textId="480F99F9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09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10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"_Toc24226692"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2.1.1.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Giới thiệu về phần mềm TensorGram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1" w:author="HIKARI" w:date="2019-11-09T21:1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3C5B0E9A" w14:textId="63CFE75C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12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13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"_Toc24226693"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2.1.2.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4" w:author="HIKARI" w:date="2019-11-09T21:1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0C4C0F67" w14:textId="6091FB36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15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16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"_Toc24226694"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2.1.3.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Dữ liệu đầu vào – đầu ra (input - output)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7" w:author="HIKARI" w:date="2019-11-09T21:1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5CF793A5" w14:textId="75A74770" w:rsidR="00A64E56" w:rsidRDefault="00A64E56">
          <w:pPr>
            <w:pStyle w:val="TOC5"/>
            <w:tabs>
              <w:tab w:val="left" w:pos="1880"/>
              <w:tab w:val="right" w:leader="dot" w:pos="10024"/>
            </w:tabs>
            <w:rPr>
              <w:ins w:id="118" w:author="HIKARI" w:date="2019-11-09T21:17:00Z"/>
              <w:rFonts w:asciiTheme="minorHAnsi" w:hAnsiTheme="minorHAnsi"/>
              <w:i w:val="0"/>
              <w:noProof/>
              <w:sz w:val="22"/>
            </w:rPr>
          </w:pPr>
          <w:ins w:id="119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"_Toc24226695"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2.1.3.1.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Phân tích dữ liệu đầu vào (input)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0" w:author="HIKARI" w:date="2019-11-09T21:1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20E807BF" w14:textId="4DA96D8A" w:rsidR="00A64E56" w:rsidRDefault="00A64E56">
          <w:pPr>
            <w:pStyle w:val="TOC5"/>
            <w:tabs>
              <w:tab w:val="left" w:pos="1880"/>
              <w:tab w:val="right" w:leader="dot" w:pos="10024"/>
            </w:tabs>
            <w:rPr>
              <w:ins w:id="121" w:author="HIKARI" w:date="2019-11-09T21:17:00Z"/>
              <w:rFonts w:asciiTheme="minorHAnsi" w:hAnsiTheme="minorHAnsi"/>
              <w:i w:val="0"/>
              <w:noProof/>
              <w:sz w:val="22"/>
            </w:rPr>
          </w:pPr>
          <w:ins w:id="122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"_Toc24226696"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2.1.3.2.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Phân tích dữ liệu đầu ra (output)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3" w:author="HIKARI" w:date="2019-11-09T21:1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007DE5F5" w14:textId="582A5CC5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24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25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"_Toc24226697"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2.1.4.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Tính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6" w:author="HIKARI" w:date="2019-11-09T21:1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78EBAAFD" w14:textId="2E1B52C7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27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28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"_Toc24226698"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2.1.5.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9" w:author="HIKARI" w:date="2019-11-09T21:17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040B9497" w14:textId="1A867D2E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130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31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"_Toc24226699"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Yêu cầu kĩ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_Toc24226699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2" w:author="HIKARI" w:date="2019-11-09T21:17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4B501A6E" w14:textId="1C73E565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133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34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"_Toc24226700"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Công cụ và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5" w:author="HIKARI" w:date="2019-11-09T21:17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5B12C2EE" w14:textId="29F996F4" w:rsidR="00A64E56" w:rsidRDefault="00A64E56">
          <w:pPr>
            <w:pStyle w:val="TOC1"/>
            <w:rPr>
              <w:ins w:id="136" w:author="HIKARI" w:date="2019-11-09T21:17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37" w:author="HIKARI" w:date="2019-11-09T21:17:00Z">
            <w:r w:rsidRPr="00327B4C">
              <w:rPr>
                <w:rStyle w:val="Hyperlink"/>
              </w:rPr>
              <w:fldChar w:fldCharType="begin"/>
            </w:r>
            <w:r w:rsidRPr="00327B4C">
              <w:rPr>
                <w:rStyle w:val="Hyperlink"/>
              </w:rPr>
              <w:instrText xml:space="preserve"> </w:instrText>
            </w:r>
            <w:r>
              <w:instrText>HYPERLINK \l "_Toc24226701"</w:instrText>
            </w:r>
            <w:r w:rsidRPr="00327B4C">
              <w:rPr>
                <w:rStyle w:val="Hyperlink"/>
              </w:rPr>
              <w:instrText xml:space="preserve"> </w:instrText>
            </w:r>
            <w:r w:rsidRPr="00327B4C">
              <w:rPr>
                <w:rStyle w:val="Hyperlink"/>
              </w:rPr>
            </w:r>
            <w:r w:rsidRPr="00327B4C">
              <w:rPr>
                <w:rStyle w:val="Hyperlink"/>
              </w:rPr>
              <w:fldChar w:fldCharType="separate"/>
            </w:r>
            <w:r w:rsidRPr="00327B4C">
              <w:rPr>
                <w:rStyle w:val="Hyperlink"/>
              </w:rPr>
              <w:t>Chương 2: Kế hoạch thực hiện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_Toc24226701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38" w:author="HIKARI" w:date="2019-11-09T21:17:00Z"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  <w:r w:rsidRPr="00327B4C">
              <w:rPr>
                <w:rStyle w:val="Hyperlink"/>
              </w:rPr>
              <w:fldChar w:fldCharType="end"/>
            </w:r>
          </w:ins>
        </w:p>
        <w:p w14:paraId="79CCFD8C" w14:textId="53D66E09" w:rsidR="00A64E56" w:rsidRDefault="00A64E56">
          <w:pPr>
            <w:pStyle w:val="TOC2"/>
            <w:tabs>
              <w:tab w:val="left" w:pos="880"/>
              <w:tab w:val="right" w:leader="dot" w:pos="10024"/>
            </w:tabs>
            <w:rPr>
              <w:ins w:id="139" w:author="HIKARI" w:date="2019-11-09T21:17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40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"_Toc24226702"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Kế hoạch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1" w:author="HIKARI" w:date="2019-11-09T21:17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4827E2F0" w14:textId="11FE1A17" w:rsidR="00A64E56" w:rsidRDefault="00A64E56">
          <w:pPr>
            <w:pStyle w:val="TOC2"/>
            <w:tabs>
              <w:tab w:val="left" w:pos="880"/>
              <w:tab w:val="right" w:leader="dot" w:pos="10024"/>
            </w:tabs>
            <w:rPr>
              <w:ins w:id="142" w:author="HIKARI" w:date="2019-11-09T21:17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43" w:author="HIKARI" w:date="2019-11-09T21:17:00Z">
            <w:r w:rsidRPr="00327B4C">
              <w:rPr>
                <w:rStyle w:val="Hyperlink"/>
                <w:noProof/>
              </w:rPr>
              <w:lastRenderedPageBreak/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"_Toc24226703"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_Toc24226703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4" w:author="HIKARI" w:date="2019-11-09T21:17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3D39ED6D" w14:textId="7F68BD82" w:rsidR="00A64E56" w:rsidRDefault="00A64E56">
          <w:pPr>
            <w:pStyle w:val="TOC1"/>
            <w:rPr>
              <w:ins w:id="145" w:author="HIKARI" w:date="2019-11-09T21:17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46" w:author="HIKARI" w:date="2019-11-09T21:17:00Z">
            <w:r w:rsidRPr="00327B4C">
              <w:rPr>
                <w:rStyle w:val="Hyperlink"/>
              </w:rPr>
              <w:fldChar w:fldCharType="begin"/>
            </w:r>
            <w:r w:rsidRPr="00327B4C">
              <w:rPr>
                <w:rStyle w:val="Hyperlink"/>
              </w:rPr>
              <w:instrText xml:space="preserve"> </w:instrText>
            </w:r>
            <w:r>
              <w:instrText>HYPERLINK \l "_Toc24226704"</w:instrText>
            </w:r>
            <w:r w:rsidRPr="00327B4C">
              <w:rPr>
                <w:rStyle w:val="Hyperlink"/>
              </w:rPr>
              <w:instrText xml:space="preserve"> </w:instrText>
            </w:r>
            <w:r w:rsidRPr="00327B4C">
              <w:rPr>
                <w:rStyle w:val="Hyperlink"/>
              </w:rPr>
            </w:r>
            <w:r w:rsidRPr="00327B4C">
              <w:rPr>
                <w:rStyle w:val="Hyperlink"/>
              </w:rPr>
              <w:fldChar w:fldCharType="separate"/>
            </w:r>
            <w:r w:rsidRPr="00327B4C">
              <w:rPr>
                <w:rStyle w:val="Hyperlink"/>
              </w:rPr>
              <w:t>Chương 3: Thiết kế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_Toc24226704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47" w:author="HIKARI" w:date="2019-11-09T21:17:00Z"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  <w:r w:rsidRPr="00327B4C">
              <w:rPr>
                <w:rStyle w:val="Hyperlink"/>
              </w:rPr>
              <w:fldChar w:fldCharType="end"/>
            </w:r>
          </w:ins>
        </w:p>
        <w:p w14:paraId="72563913" w14:textId="00C5867B" w:rsidR="00A64E56" w:rsidRDefault="00A64E56">
          <w:pPr>
            <w:pStyle w:val="TOC2"/>
            <w:tabs>
              <w:tab w:val="left" w:pos="880"/>
              <w:tab w:val="right" w:leader="dot" w:pos="10024"/>
            </w:tabs>
            <w:rPr>
              <w:ins w:id="148" w:author="HIKARI" w:date="2019-11-09T21:17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49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"_Toc24226705"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_Toc24226705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0" w:author="HIKARI" w:date="2019-11-09T21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70D87CDE" w14:textId="679D5CE0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151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52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"_Toc24226706"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Đọc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_Toc24226706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3" w:author="HIKARI" w:date="2019-11-09T21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3C3B514D" w14:textId="0827B22F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154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55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"_Toc24226707"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Dựng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_Toc24226707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6" w:author="HIKARI" w:date="2019-11-09T21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4AAACC2A" w14:textId="34A319E1" w:rsidR="00A64E56" w:rsidRDefault="00A64E56">
          <w:pPr>
            <w:pStyle w:val="TOC2"/>
            <w:tabs>
              <w:tab w:val="left" w:pos="880"/>
              <w:tab w:val="right" w:leader="dot" w:pos="10024"/>
            </w:tabs>
            <w:rPr>
              <w:ins w:id="157" w:author="HIKARI" w:date="2019-11-09T21:17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58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"_Toc24226708"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_Toc24226708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9" w:author="HIKARI" w:date="2019-11-09T21:1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15675541" w14:textId="4734441C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160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61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"_Toc24226709"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Giao diện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_Toc24226709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2" w:author="HIKARI" w:date="2019-11-09T21:1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383E6AF7" w14:textId="13FF8C03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163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64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"_Toc24226710"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Đặc tả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5" w:author="HIKARI" w:date="2019-11-09T21:1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4D9A6317" w14:textId="09BDB32D" w:rsidR="00A64E56" w:rsidRDefault="00A64E56">
          <w:pPr>
            <w:pStyle w:val="TOC2"/>
            <w:tabs>
              <w:tab w:val="left" w:pos="880"/>
              <w:tab w:val="right" w:leader="dot" w:pos="10024"/>
            </w:tabs>
            <w:rPr>
              <w:ins w:id="166" w:author="HIKARI" w:date="2019-11-09T21:17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67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"_Toc24226711"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8" w:author="HIKARI" w:date="2019-11-09T21:17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36D84FA2" w14:textId="06D3BF4A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169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70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"_Toc24226712"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Thiết kế lớp cho các Layer của TensorFlow Layers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1" w:author="HIKARI" w:date="2019-11-09T21:17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2373D15F" w14:textId="05D5B40D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72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73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"_Toc24226713"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3.1.1.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4" w:author="HIKARI" w:date="2019-11-09T21:17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2D33E2FC" w14:textId="02EB917A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75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76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"_Toc24226714"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3.1.2.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7" w:author="HIKARI" w:date="2019-11-09T21:17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3A979D3D" w14:textId="378272C2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78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79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"_Toc24226715"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3.1.3.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Đặc tả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0" w:author="HIKARI" w:date="2019-11-09T21:17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6577EFC5" w14:textId="365E85B8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81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82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"_Toc24226716"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3.1.4.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Đặc tả các phương thức trong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3" w:author="HIKARI" w:date="2019-11-09T21:17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453644C3" w14:textId="6CB6CFE5" w:rsidR="00A64E56" w:rsidRDefault="00A64E56">
          <w:pPr>
            <w:pStyle w:val="TOC3"/>
            <w:tabs>
              <w:tab w:val="left" w:pos="1320"/>
              <w:tab w:val="right" w:leader="dot" w:pos="10024"/>
            </w:tabs>
            <w:rPr>
              <w:ins w:id="184" w:author="HIKARI" w:date="2019-11-09T21:17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85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"_Toc24226717"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Thiết kế lớp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6" w:author="HIKARI" w:date="2019-11-09T21:17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4DF8D1C5" w14:textId="51F42BD0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87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88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"_Toc24226718"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9" w:author="HIKARI" w:date="2019-11-09T21:17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5D943FBE" w14:textId="480B1448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90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91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"_Toc24226719"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Đặc tả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_Toc24226719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2" w:author="HIKARI" w:date="2019-11-09T21:17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1B5E3950" w14:textId="0B7A45EB" w:rsidR="00A64E56" w:rsidRDefault="00A64E56">
          <w:pPr>
            <w:pStyle w:val="TOC4"/>
            <w:tabs>
              <w:tab w:val="left" w:pos="1540"/>
              <w:tab w:val="right" w:leader="dot" w:pos="10024"/>
            </w:tabs>
            <w:rPr>
              <w:ins w:id="193" w:author="HIKARI" w:date="2019-11-09T21:17:00Z"/>
              <w:rFonts w:asciiTheme="minorHAnsi" w:hAnsiTheme="minorHAnsi"/>
              <w:b w:val="0"/>
              <w:noProof/>
              <w:sz w:val="22"/>
            </w:rPr>
          </w:pPr>
          <w:ins w:id="194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"_Toc24226720"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327B4C">
              <w:rPr>
                <w:rStyle w:val="Hyperlink"/>
                <w:noProof/>
              </w:rPr>
              <w:t>Đặc tả các phương thức trong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_Toc24226720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5" w:author="HIKARI" w:date="2019-11-09T21:17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08C96B03" w14:textId="41A8EDF8" w:rsidR="00A64E56" w:rsidRDefault="00A64E56">
          <w:pPr>
            <w:pStyle w:val="TOC1"/>
            <w:rPr>
              <w:ins w:id="196" w:author="HIKARI" w:date="2019-11-09T21:17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97" w:author="HIKARI" w:date="2019-11-09T21:17:00Z">
            <w:r w:rsidRPr="00327B4C">
              <w:rPr>
                <w:rStyle w:val="Hyperlink"/>
              </w:rPr>
              <w:fldChar w:fldCharType="begin"/>
            </w:r>
            <w:r w:rsidRPr="00327B4C">
              <w:rPr>
                <w:rStyle w:val="Hyperlink"/>
              </w:rPr>
              <w:instrText xml:space="preserve"> </w:instrText>
            </w:r>
            <w:r>
              <w:instrText>HYPERLINK \l "_Toc24226721"</w:instrText>
            </w:r>
            <w:r w:rsidRPr="00327B4C">
              <w:rPr>
                <w:rStyle w:val="Hyperlink"/>
              </w:rPr>
              <w:instrText xml:space="preserve"> </w:instrText>
            </w:r>
            <w:r w:rsidRPr="00327B4C">
              <w:rPr>
                <w:rStyle w:val="Hyperlink"/>
              </w:rPr>
            </w:r>
            <w:r w:rsidRPr="00327B4C">
              <w:rPr>
                <w:rStyle w:val="Hyperlink"/>
              </w:rPr>
              <w:fldChar w:fldCharType="separate"/>
            </w:r>
            <w:r w:rsidRPr="00327B4C">
              <w:rPr>
                <w:rStyle w:val="Hyperlink"/>
              </w:rPr>
              <w:t>Chương 4: Cài đặt và kiểm thử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_Toc24226721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98" w:author="HIKARI" w:date="2019-11-09T21:17:00Z"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  <w:r w:rsidRPr="00327B4C">
              <w:rPr>
                <w:rStyle w:val="Hyperlink"/>
              </w:rPr>
              <w:fldChar w:fldCharType="end"/>
            </w:r>
          </w:ins>
        </w:p>
        <w:p w14:paraId="321B075D" w14:textId="7E55BEC0" w:rsidR="00A64E56" w:rsidRDefault="00A64E56">
          <w:pPr>
            <w:pStyle w:val="TOC1"/>
            <w:rPr>
              <w:ins w:id="199" w:author="HIKARI" w:date="2019-11-09T21:17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200" w:author="HIKARI" w:date="2019-11-09T21:17:00Z">
            <w:r w:rsidRPr="00327B4C">
              <w:rPr>
                <w:rStyle w:val="Hyperlink"/>
              </w:rPr>
              <w:fldChar w:fldCharType="begin"/>
            </w:r>
            <w:r w:rsidRPr="00327B4C">
              <w:rPr>
                <w:rStyle w:val="Hyperlink"/>
              </w:rPr>
              <w:instrText xml:space="preserve"> </w:instrText>
            </w:r>
            <w:r>
              <w:instrText>HYPERLINK \l "_Toc24226722"</w:instrText>
            </w:r>
            <w:r w:rsidRPr="00327B4C">
              <w:rPr>
                <w:rStyle w:val="Hyperlink"/>
              </w:rPr>
              <w:instrText xml:space="preserve"> </w:instrText>
            </w:r>
            <w:r w:rsidRPr="00327B4C">
              <w:rPr>
                <w:rStyle w:val="Hyperlink"/>
              </w:rPr>
            </w:r>
            <w:r w:rsidRPr="00327B4C">
              <w:rPr>
                <w:rStyle w:val="Hyperlink"/>
              </w:rPr>
              <w:fldChar w:fldCharType="separate"/>
            </w:r>
            <w:r w:rsidRPr="00327B4C">
              <w:rPr>
                <w:rStyle w:val="Hyperlink"/>
              </w:rPr>
              <w:t>Chương 5: Kết luận và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_Toc24226722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201" w:author="HIKARI" w:date="2019-11-09T21:17:00Z"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  <w:r w:rsidRPr="00327B4C">
              <w:rPr>
                <w:rStyle w:val="Hyperlink"/>
              </w:rPr>
              <w:fldChar w:fldCharType="end"/>
            </w:r>
          </w:ins>
        </w:p>
        <w:p w14:paraId="51F65A3E" w14:textId="68C4D481" w:rsidR="00A64E56" w:rsidRDefault="00A64E56">
          <w:pPr>
            <w:pStyle w:val="TOC2"/>
            <w:tabs>
              <w:tab w:val="left" w:pos="880"/>
              <w:tab w:val="right" w:leader="dot" w:pos="10024"/>
            </w:tabs>
            <w:rPr>
              <w:ins w:id="202" w:author="HIKARI" w:date="2019-11-09T21:17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203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"_Toc24226723"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4" w:author="HIKARI" w:date="2019-11-09T21:17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72F0E618" w14:textId="3ACAE36D" w:rsidR="00A64E56" w:rsidRDefault="00A64E56">
          <w:pPr>
            <w:pStyle w:val="TOC2"/>
            <w:tabs>
              <w:tab w:val="left" w:pos="880"/>
              <w:tab w:val="right" w:leader="dot" w:pos="10024"/>
            </w:tabs>
            <w:rPr>
              <w:ins w:id="205" w:author="HIKARI" w:date="2019-11-09T21:17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206" w:author="HIKARI" w:date="2019-11-09T21:17:00Z">
            <w:r w:rsidRPr="00327B4C">
              <w:rPr>
                <w:rStyle w:val="Hyperlink"/>
                <w:noProof/>
              </w:rPr>
              <w:fldChar w:fldCharType="begin"/>
            </w:r>
            <w:r w:rsidRPr="00327B4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"_Toc24226724"</w:instrText>
            </w:r>
            <w:r w:rsidRPr="00327B4C">
              <w:rPr>
                <w:rStyle w:val="Hyperlink"/>
                <w:noProof/>
              </w:rPr>
              <w:instrText xml:space="preserve"> </w:instrText>
            </w:r>
            <w:r w:rsidRPr="00327B4C">
              <w:rPr>
                <w:rStyle w:val="Hyperlink"/>
                <w:noProof/>
              </w:rPr>
            </w:r>
            <w:r w:rsidRPr="00327B4C">
              <w:rPr>
                <w:rStyle w:val="Hyperlink"/>
                <w:noProof/>
              </w:rPr>
              <w:fldChar w:fldCharType="separate"/>
            </w:r>
            <w:r w:rsidRPr="00327B4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327B4C">
              <w:rPr>
                <w:rStyle w:val="Hyperlink"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_Toc24226724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7" w:author="HIKARI" w:date="2019-11-09T21:17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327B4C">
              <w:rPr>
                <w:rStyle w:val="Hyperlink"/>
                <w:noProof/>
              </w:rPr>
              <w:fldChar w:fldCharType="end"/>
            </w:r>
          </w:ins>
        </w:p>
        <w:p w14:paraId="1EB8244D" w14:textId="64D7E2FB" w:rsidR="00A64E56" w:rsidRDefault="00A64E56">
          <w:pPr>
            <w:pStyle w:val="TOC1"/>
            <w:rPr>
              <w:ins w:id="208" w:author="HIKARI" w:date="2019-11-09T21:17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209" w:author="HIKARI" w:date="2019-11-09T21:17:00Z">
            <w:r w:rsidRPr="00327B4C">
              <w:rPr>
                <w:rStyle w:val="Hyperlink"/>
              </w:rPr>
              <w:fldChar w:fldCharType="begin"/>
            </w:r>
            <w:r w:rsidRPr="00327B4C">
              <w:rPr>
                <w:rStyle w:val="Hyperlink"/>
              </w:rPr>
              <w:instrText xml:space="preserve"> </w:instrText>
            </w:r>
            <w:r>
              <w:instrText>HYPERLINK \l "_Toc24226725"</w:instrText>
            </w:r>
            <w:r w:rsidRPr="00327B4C">
              <w:rPr>
                <w:rStyle w:val="Hyperlink"/>
              </w:rPr>
              <w:instrText xml:space="preserve"> </w:instrText>
            </w:r>
            <w:r w:rsidRPr="00327B4C">
              <w:rPr>
                <w:rStyle w:val="Hyperlink"/>
              </w:rPr>
            </w:r>
            <w:r w:rsidRPr="00327B4C">
              <w:rPr>
                <w:rStyle w:val="Hyperlink"/>
              </w:rPr>
              <w:fldChar w:fldCharType="separate"/>
            </w:r>
            <w:r w:rsidRPr="00327B4C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_Toc24226725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210" w:author="HIKARI" w:date="2019-11-09T21:17:00Z"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  <w:r w:rsidRPr="00327B4C">
              <w:rPr>
                <w:rStyle w:val="Hyperlink"/>
              </w:rPr>
              <w:fldChar w:fldCharType="end"/>
            </w:r>
          </w:ins>
        </w:p>
        <w:p w14:paraId="4240317A" w14:textId="195561EF" w:rsidR="008019A6" w:rsidDel="00D2561B" w:rsidRDefault="008019A6">
          <w:pPr>
            <w:pStyle w:val="TOC1"/>
            <w:rPr>
              <w:del w:id="211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12" w:author="HIKARI" w:date="2019-11-08T21:25:00Z">
            <w:r w:rsidRPr="00D2561B" w:rsidDel="00D2561B">
              <w:rPr>
                <w:rPrChange w:id="213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Danh mục các hình</w:delText>
            </w:r>
            <w:r w:rsidDel="00D2561B">
              <w:rPr>
                <w:webHidden/>
              </w:rPr>
              <w:tab/>
              <w:delText>1</w:delText>
            </w:r>
          </w:del>
        </w:p>
        <w:p w14:paraId="33B6E7D1" w14:textId="3613366E" w:rsidR="008019A6" w:rsidDel="00D2561B" w:rsidRDefault="008019A6">
          <w:pPr>
            <w:pStyle w:val="TOC1"/>
            <w:rPr>
              <w:del w:id="214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15" w:author="HIKARI" w:date="2019-11-08T21:25:00Z">
            <w:r w:rsidRPr="00D2561B" w:rsidDel="00D2561B">
              <w:rPr>
                <w:rPrChange w:id="216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Danh mục các bảng</w:delText>
            </w:r>
            <w:r w:rsidDel="00D2561B">
              <w:rPr>
                <w:webHidden/>
              </w:rPr>
              <w:tab/>
              <w:delText>2</w:delText>
            </w:r>
          </w:del>
        </w:p>
        <w:p w14:paraId="0AE8163E" w14:textId="5EC8A439" w:rsidR="008019A6" w:rsidDel="00D2561B" w:rsidRDefault="008019A6">
          <w:pPr>
            <w:pStyle w:val="TOC1"/>
            <w:rPr>
              <w:del w:id="217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18" w:author="HIKARI" w:date="2019-11-08T21:25:00Z">
            <w:r w:rsidRPr="00D2561B" w:rsidDel="00D2561B">
              <w:rPr>
                <w:rPrChange w:id="219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1: Tổng quan chương trình</w:delText>
            </w:r>
            <w:r w:rsidDel="00D2561B">
              <w:rPr>
                <w:webHidden/>
              </w:rPr>
              <w:tab/>
              <w:delText>3</w:delText>
            </w:r>
          </w:del>
        </w:p>
        <w:p w14:paraId="04AA0FC9" w14:textId="212F44DB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220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21" w:author="HIKARI" w:date="2019-11-08T21:25:00Z">
            <w:r w:rsidRPr="00D2561B" w:rsidDel="00D2561B">
              <w:rPr>
                <w:noProof/>
                <w:rPrChange w:id="222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23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Giới thiệu chung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0B2C3B89" w14:textId="7BF459FC" w:rsidR="008019A6" w:rsidDel="00D2561B" w:rsidRDefault="008019A6">
          <w:pPr>
            <w:pStyle w:val="TOC2"/>
            <w:tabs>
              <w:tab w:val="left" w:pos="1100"/>
              <w:tab w:val="right" w:leader="dot" w:pos="10024"/>
            </w:tabs>
            <w:rPr>
              <w:del w:id="224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25" w:author="HIKARI" w:date="2019-11-08T21:25:00Z">
            <w:r w:rsidRPr="00D2561B" w:rsidDel="00D2561B">
              <w:rPr>
                <w:noProof/>
                <w:rPrChange w:id="226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27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Về đồ án phần mềm vẽ Diagram TensorFlow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3AF49C02" w14:textId="1345D057" w:rsidR="008019A6" w:rsidDel="00D2561B" w:rsidRDefault="008019A6">
          <w:pPr>
            <w:pStyle w:val="TOC2"/>
            <w:tabs>
              <w:tab w:val="left" w:pos="1320"/>
              <w:tab w:val="right" w:leader="dot" w:pos="10024"/>
            </w:tabs>
            <w:rPr>
              <w:del w:id="228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29" w:author="HIKARI" w:date="2019-11-08T21:25:00Z">
            <w:r w:rsidRPr="00D2561B" w:rsidDel="00D2561B">
              <w:rPr>
                <w:noProof/>
                <w:rPrChange w:id="230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31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Yêu cầu đồ án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5511DD21" w14:textId="0AE1C58F" w:rsidR="008019A6" w:rsidDel="00D2561B" w:rsidRDefault="008019A6">
          <w:pPr>
            <w:pStyle w:val="TOC2"/>
            <w:tabs>
              <w:tab w:val="left" w:pos="1320"/>
              <w:tab w:val="right" w:leader="dot" w:pos="10024"/>
            </w:tabs>
            <w:rPr>
              <w:del w:id="232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33" w:author="HIKARI" w:date="2019-11-08T21:25:00Z">
            <w:r w:rsidRPr="00D2561B" w:rsidDel="00D2561B">
              <w:rPr>
                <w:noProof/>
                <w:rPrChange w:id="234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35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Phân tích đồ án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295D241D" w14:textId="159F42BC" w:rsidR="008019A6" w:rsidDel="00D2561B" w:rsidRDefault="008019A6">
          <w:pPr>
            <w:pStyle w:val="TOC2"/>
            <w:tabs>
              <w:tab w:val="left" w:pos="1320"/>
              <w:tab w:val="right" w:leader="dot" w:pos="10024"/>
            </w:tabs>
            <w:rPr>
              <w:del w:id="236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37" w:author="HIKARI" w:date="2019-11-08T21:25:00Z">
            <w:r w:rsidRPr="00D2561B" w:rsidDel="00D2561B">
              <w:rPr>
                <w:noProof/>
                <w:rPrChange w:id="238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1.1.3.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39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Phương hướng thực hiện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753F404D" w14:textId="6FA1C403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240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241" w:author="HIKARI" w:date="2019-11-08T21:25:00Z">
            <w:r w:rsidRPr="00D2561B" w:rsidDel="00D2561B">
              <w:rPr>
                <w:noProof/>
                <w:rPrChange w:id="242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1.2.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43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Machine Learning, Tensorflow và Layers API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1692CD06" w14:textId="0474C8EC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44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45" w:author="HIKARI" w:date="2019-11-08T21:25:00Z">
            <w:r w:rsidRPr="00D2561B" w:rsidDel="00D2561B">
              <w:rPr>
                <w:noProof/>
                <w:rPrChange w:id="246" w:author="HIKARI" w:date="2019-11-08T21:25:00Z">
                  <w:rPr>
                    <w:rStyle w:val="Hyperlink"/>
                    <w:noProof/>
                  </w:rPr>
                </w:rPrChange>
              </w:rPr>
              <w:delText>1.2.1.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47" w:author="HIKARI" w:date="2019-11-08T21:25:00Z">
                  <w:rPr>
                    <w:rStyle w:val="Hyperlink"/>
                    <w:noProof/>
                  </w:rPr>
                </w:rPrChange>
              </w:rPr>
              <w:delText>Lí thuyết Machine Learning cơ bản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18D02D2F" w14:textId="19AAA72C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48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49" w:author="HIKARI" w:date="2019-11-08T21:25:00Z">
            <w:r w:rsidRPr="00D2561B" w:rsidDel="00D2561B">
              <w:rPr>
                <w:noProof/>
                <w:rPrChange w:id="250" w:author="HIKARI" w:date="2019-11-08T21:25:00Z">
                  <w:rPr>
                    <w:rStyle w:val="Hyperlink"/>
                    <w:noProof/>
                  </w:rPr>
                </w:rPrChange>
              </w:rPr>
              <w:delText>1.2.2.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51" w:author="HIKARI" w:date="2019-11-08T21:25:00Z">
                  <w:rPr>
                    <w:rStyle w:val="Hyperlink"/>
                    <w:noProof/>
                  </w:rPr>
                </w:rPrChange>
              </w:rPr>
              <w:delText>Thư viện ML Tensorflow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05621AED" w14:textId="20BA885A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52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53" w:author="HIKARI" w:date="2019-11-08T21:25:00Z">
            <w:r w:rsidRPr="00D2561B" w:rsidDel="00D2561B">
              <w:rPr>
                <w:noProof/>
                <w:rPrChange w:id="254" w:author="HIKARI" w:date="2019-11-08T21:25:00Z">
                  <w:rPr>
                    <w:rStyle w:val="Hyperlink"/>
                    <w:noProof/>
                  </w:rPr>
                </w:rPrChange>
              </w:rPr>
              <w:delText>1.2.3.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55" w:author="HIKARI" w:date="2019-11-08T21:25:00Z">
                  <w:rPr>
                    <w:rStyle w:val="Hyperlink"/>
                    <w:noProof/>
                  </w:rPr>
                </w:rPrChange>
              </w:rPr>
              <w:delText>Layers API của TensorFlow</w:delText>
            </w:r>
            <w:r w:rsidDel="00D2561B">
              <w:rPr>
                <w:noProof/>
                <w:webHidden/>
              </w:rPr>
              <w:tab/>
              <w:delText>4</w:delText>
            </w:r>
          </w:del>
        </w:p>
        <w:p w14:paraId="1FAFA814" w14:textId="18C4E349" w:rsidR="008019A6" w:rsidDel="00D2561B" w:rsidRDefault="008019A6">
          <w:pPr>
            <w:pStyle w:val="TOC5"/>
            <w:tabs>
              <w:tab w:val="left" w:pos="1880"/>
              <w:tab w:val="right" w:leader="dot" w:pos="10024"/>
            </w:tabs>
            <w:rPr>
              <w:del w:id="256" w:author="HIKARI" w:date="2019-11-08T21:25:00Z"/>
              <w:rFonts w:asciiTheme="minorHAnsi" w:hAnsiTheme="minorHAnsi"/>
              <w:i w:val="0"/>
              <w:noProof/>
              <w:sz w:val="22"/>
            </w:rPr>
          </w:pPr>
          <w:del w:id="257" w:author="HIKARI" w:date="2019-11-08T21:25:00Z">
            <w:r w:rsidRPr="00D2561B" w:rsidDel="00D2561B">
              <w:rPr>
                <w:noProof/>
                <w:rPrChange w:id="258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1.2.3.1.</w:delText>
            </w:r>
            <w:r w:rsidDel="00D2561B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59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Artificial Neural network (ANN)</w:delText>
            </w:r>
            <w:r w:rsidDel="00D2561B">
              <w:rPr>
                <w:noProof/>
                <w:webHidden/>
              </w:rPr>
              <w:tab/>
              <w:delText>4</w:delText>
            </w:r>
          </w:del>
        </w:p>
        <w:p w14:paraId="30CFC0A9" w14:textId="7852D43E" w:rsidR="008019A6" w:rsidDel="00D2561B" w:rsidRDefault="008019A6">
          <w:pPr>
            <w:pStyle w:val="TOC5"/>
            <w:tabs>
              <w:tab w:val="left" w:pos="1880"/>
              <w:tab w:val="right" w:leader="dot" w:pos="10024"/>
            </w:tabs>
            <w:rPr>
              <w:del w:id="260" w:author="HIKARI" w:date="2019-11-08T21:25:00Z"/>
              <w:rFonts w:asciiTheme="minorHAnsi" w:hAnsiTheme="minorHAnsi"/>
              <w:i w:val="0"/>
              <w:noProof/>
              <w:sz w:val="22"/>
            </w:rPr>
          </w:pPr>
          <w:del w:id="261" w:author="HIKARI" w:date="2019-11-08T21:25:00Z">
            <w:r w:rsidRPr="00D2561B" w:rsidDel="00D2561B">
              <w:rPr>
                <w:noProof/>
                <w:rPrChange w:id="262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1.2.3.2.</w:delText>
            </w:r>
            <w:r w:rsidDel="00D2561B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63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Layers API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2D1EF27B" w14:textId="714A662C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264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65" w:author="HIKARI" w:date="2019-11-08T21:25:00Z">
            <w:r w:rsidRPr="00D2561B" w:rsidDel="00D2561B">
              <w:rPr>
                <w:noProof/>
                <w:rPrChange w:id="26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67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Đặc tả phần mềm TensorGram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17491F6B" w14:textId="14FB4C8F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268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269" w:author="HIKARI" w:date="2019-11-08T21:25:00Z">
            <w:r w:rsidRPr="00D2561B" w:rsidDel="00D2561B">
              <w:rPr>
                <w:noProof/>
                <w:rPrChange w:id="270" w:author="HIKARI" w:date="2019-11-08T21:25:00Z">
                  <w:rPr>
                    <w:rStyle w:val="Hyperlink"/>
                    <w:noProof/>
                  </w:rPr>
                </w:rPrChange>
              </w:rPr>
              <w:delText>2.1.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71" w:author="HIKARI" w:date="2019-11-08T21:25:00Z">
                  <w:rPr>
                    <w:rStyle w:val="Hyperlink"/>
                    <w:noProof/>
                  </w:rPr>
                </w:rPrChange>
              </w:rPr>
              <w:delText>Phần mềm TensorGram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6B471154" w14:textId="152E18DD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72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73" w:author="HIKARI" w:date="2019-11-08T21:25:00Z">
            <w:r w:rsidRPr="00D2561B" w:rsidDel="00D2561B">
              <w:rPr>
                <w:noProof/>
                <w:rPrChange w:id="274" w:author="HIKARI" w:date="2019-11-08T21:25:00Z">
                  <w:rPr>
                    <w:rStyle w:val="Hyperlink"/>
                    <w:noProof/>
                  </w:rPr>
                </w:rPrChange>
              </w:rPr>
              <w:delText>2.1.1.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75" w:author="HIKARI" w:date="2019-11-08T21:25:00Z">
                  <w:rPr>
                    <w:rStyle w:val="Hyperlink"/>
                    <w:noProof/>
                  </w:rPr>
                </w:rPrChange>
              </w:rPr>
              <w:delText>Giới thiệu về phần mềm TensorGram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2070ABF8" w14:textId="0BB4BF3C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76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77" w:author="HIKARI" w:date="2019-11-08T21:25:00Z">
            <w:r w:rsidRPr="00D2561B" w:rsidDel="00D2561B">
              <w:rPr>
                <w:noProof/>
                <w:rPrChange w:id="278" w:author="HIKARI" w:date="2019-11-08T21:25:00Z">
                  <w:rPr>
                    <w:rStyle w:val="Hyperlink"/>
                    <w:noProof/>
                  </w:rPr>
                </w:rPrChange>
              </w:rPr>
              <w:delText>2.1.2.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79" w:author="HIKARI" w:date="2019-11-08T21:25:00Z">
                  <w:rPr>
                    <w:rStyle w:val="Hyperlink"/>
                    <w:noProof/>
                  </w:rPr>
                </w:rPrChange>
              </w:rPr>
              <w:delText>Use Case Diagram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1D8204AA" w14:textId="2FF69174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80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81" w:author="HIKARI" w:date="2019-11-08T21:25:00Z">
            <w:r w:rsidRPr="00D2561B" w:rsidDel="00D2561B">
              <w:rPr>
                <w:noProof/>
                <w:rPrChange w:id="282" w:author="HIKARI" w:date="2019-11-08T21:25:00Z">
                  <w:rPr>
                    <w:rStyle w:val="Hyperlink"/>
                    <w:noProof/>
                  </w:rPr>
                </w:rPrChange>
              </w:rPr>
              <w:delText>2.1.4.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83" w:author="HIKARI" w:date="2019-11-08T21:25:00Z">
                  <w:rPr>
                    <w:rStyle w:val="Hyperlink"/>
                    <w:noProof/>
                  </w:rPr>
                </w:rPrChange>
              </w:rPr>
              <w:delText>Tính năng chính</w:delText>
            </w:r>
            <w:r w:rsidDel="00D2561B">
              <w:rPr>
                <w:noProof/>
                <w:webHidden/>
              </w:rPr>
              <w:tab/>
              <w:delText>6</w:delText>
            </w:r>
          </w:del>
        </w:p>
        <w:p w14:paraId="1FF9B0BF" w14:textId="495377BE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84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85" w:author="HIKARI" w:date="2019-11-08T21:25:00Z">
            <w:r w:rsidRPr="00D2561B" w:rsidDel="00D2561B">
              <w:rPr>
                <w:noProof/>
                <w:rPrChange w:id="286" w:author="HIKARI" w:date="2019-11-08T21:25:00Z">
                  <w:rPr>
                    <w:rStyle w:val="Hyperlink"/>
                    <w:noProof/>
                  </w:rPr>
                </w:rPrChange>
              </w:rPr>
              <w:delText>2.1.5.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87" w:author="HIKARI" w:date="2019-11-08T21:25:00Z">
                  <w:rPr>
                    <w:rStyle w:val="Hyperlink"/>
                    <w:noProof/>
                  </w:rPr>
                </w:rPrChange>
              </w:rPr>
              <w:delText>Ứng dụng</w:delText>
            </w:r>
            <w:r w:rsidDel="00D2561B">
              <w:rPr>
                <w:noProof/>
                <w:webHidden/>
              </w:rPr>
              <w:tab/>
              <w:delText>7</w:delText>
            </w:r>
          </w:del>
        </w:p>
        <w:p w14:paraId="48FE51B3" w14:textId="4C8F51A1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288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289" w:author="HIKARI" w:date="2019-11-08T21:25:00Z">
            <w:r w:rsidRPr="00D2561B" w:rsidDel="00D2561B">
              <w:rPr>
                <w:noProof/>
                <w:rPrChange w:id="290" w:author="HIKARI" w:date="2019-11-08T21:25:00Z">
                  <w:rPr>
                    <w:rStyle w:val="Hyperlink"/>
                    <w:noProof/>
                  </w:rPr>
                </w:rPrChange>
              </w:rPr>
              <w:delText>2.2.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91" w:author="HIKARI" w:date="2019-11-08T21:25:00Z">
                  <w:rPr>
                    <w:rStyle w:val="Hyperlink"/>
                    <w:noProof/>
                  </w:rPr>
                </w:rPrChange>
              </w:rPr>
              <w:delText>Yêu cầu kĩ thuật</w:delText>
            </w:r>
            <w:r w:rsidDel="00D2561B">
              <w:rPr>
                <w:noProof/>
                <w:webHidden/>
              </w:rPr>
              <w:tab/>
              <w:delText>7</w:delText>
            </w:r>
          </w:del>
        </w:p>
        <w:p w14:paraId="5F911059" w14:textId="1B219F6A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292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293" w:author="HIKARI" w:date="2019-11-08T21:25:00Z">
            <w:r w:rsidRPr="00D2561B" w:rsidDel="00D2561B">
              <w:rPr>
                <w:noProof/>
                <w:rPrChange w:id="294" w:author="HIKARI" w:date="2019-11-08T21:25:00Z">
                  <w:rPr>
                    <w:rStyle w:val="Hyperlink"/>
                    <w:noProof/>
                  </w:rPr>
                </w:rPrChange>
              </w:rPr>
              <w:delText>2.3.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95" w:author="HIKARI" w:date="2019-11-08T21:25:00Z">
                  <w:rPr>
                    <w:rStyle w:val="Hyperlink"/>
                    <w:noProof/>
                  </w:rPr>
                </w:rPrChange>
              </w:rPr>
              <w:delText>Công cụ và công nghệ sử dụng</w:delText>
            </w:r>
            <w:r w:rsidDel="00D2561B">
              <w:rPr>
                <w:noProof/>
                <w:webHidden/>
              </w:rPr>
              <w:tab/>
              <w:delText>7</w:delText>
            </w:r>
          </w:del>
        </w:p>
        <w:p w14:paraId="5B2D1BBE" w14:textId="6F929B6D" w:rsidR="008019A6" w:rsidDel="00D2561B" w:rsidRDefault="008019A6">
          <w:pPr>
            <w:pStyle w:val="TOC1"/>
            <w:rPr>
              <w:del w:id="296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97" w:author="HIKARI" w:date="2019-11-08T21:25:00Z">
            <w:r w:rsidRPr="00D2561B" w:rsidDel="00D2561B">
              <w:rPr>
                <w:rPrChange w:id="298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2: Kế hoạch thực hiện</w:delText>
            </w:r>
            <w:r w:rsidDel="00D2561B">
              <w:rPr>
                <w:webHidden/>
              </w:rPr>
              <w:tab/>
              <w:delText>8</w:delText>
            </w:r>
          </w:del>
        </w:p>
        <w:p w14:paraId="6C8E3A10" w14:textId="036C40F4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299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00" w:author="HIKARI" w:date="2019-11-08T21:25:00Z">
            <w:r w:rsidRPr="00D2561B" w:rsidDel="00D2561B">
              <w:rPr>
                <w:noProof/>
                <w:rPrChange w:id="301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02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Kế hoạch</w:delText>
            </w:r>
            <w:r w:rsidDel="00D2561B">
              <w:rPr>
                <w:noProof/>
                <w:webHidden/>
              </w:rPr>
              <w:tab/>
              <w:delText>8</w:delText>
            </w:r>
          </w:del>
        </w:p>
        <w:p w14:paraId="27566330" w14:textId="3BECB70A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03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04" w:author="HIKARI" w:date="2019-11-08T21:25:00Z">
            <w:r w:rsidRPr="00D2561B" w:rsidDel="00D2561B">
              <w:rPr>
                <w:noProof/>
                <w:rPrChange w:id="305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0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Phân công công việc</w:delText>
            </w:r>
            <w:r w:rsidDel="00D2561B">
              <w:rPr>
                <w:noProof/>
                <w:webHidden/>
              </w:rPr>
              <w:tab/>
              <w:delText>8</w:delText>
            </w:r>
          </w:del>
        </w:p>
        <w:p w14:paraId="3827E727" w14:textId="7E6A2F75" w:rsidR="008019A6" w:rsidDel="00D2561B" w:rsidRDefault="008019A6">
          <w:pPr>
            <w:pStyle w:val="TOC1"/>
            <w:rPr>
              <w:del w:id="307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08" w:author="HIKARI" w:date="2019-11-08T21:25:00Z">
            <w:r w:rsidRPr="00D2561B" w:rsidDel="00D2561B">
              <w:rPr>
                <w:rPrChange w:id="309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3: Thiết kế phần mềm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6DDB9E47" w14:textId="66E2B11C" w:rsidR="008019A6" w:rsidDel="00D2561B" w:rsidRDefault="008019A6">
          <w:pPr>
            <w:pStyle w:val="TOC1"/>
            <w:rPr>
              <w:del w:id="310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11" w:author="HIKARI" w:date="2019-11-08T21:25:00Z">
            <w:r w:rsidRPr="00D2561B" w:rsidDel="00D2561B">
              <w:rPr>
                <w:rPrChange w:id="312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iCs w:val="0"/>
                <w:sz w:val="22"/>
                <w:szCs w:val="22"/>
              </w:rPr>
              <w:tab/>
            </w:r>
            <w:r w:rsidRPr="00D2561B" w:rsidDel="00D2561B">
              <w:rPr>
                <w:rPrChange w:id="313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Thuật toán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1D540534" w14:textId="7821BB02" w:rsidR="008019A6" w:rsidDel="00D2561B" w:rsidRDefault="008019A6">
          <w:pPr>
            <w:pStyle w:val="TOC1"/>
            <w:rPr>
              <w:del w:id="314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15" w:author="HIKARI" w:date="2019-11-08T21:25:00Z">
            <w:r w:rsidRPr="00D2561B" w:rsidDel="00D2561B">
              <w:rPr>
                <w:rPrChange w:id="316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1.1.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iCs w:val="0"/>
                <w:sz w:val="22"/>
                <w:szCs w:val="22"/>
              </w:rPr>
              <w:tab/>
            </w:r>
            <w:r w:rsidRPr="00D2561B" w:rsidDel="00D2561B">
              <w:rPr>
                <w:rPrChange w:id="317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Đọc input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3B5855A9" w14:textId="215D8350" w:rsidR="008019A6" w:rsidDel="00D2561B" w:rsidRDefault="008019A6">
          <w:pPr>
            <w:pStyle w:val="TOC1"/>
            <w:rPr>
              <w:del w:id="318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19" w:author="HIKARI" w:date="2019-11-08T21:25:00Z">
            <w:r w:rsidRPr="00D2561B" w:rsidDel="00D2561B">
              <w:rPr>
                <w:rPrChange w:id="320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1.2.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iCs w:val="0"/>
                <w:sz w:val="22"/>
                <w:szCs w:val="22"/>
              </w:rPr>
              <w:tab/>
            </w:r>
            <w:r w:rsidRPr="00D2561B" w:rsidDel="00D2561B">
              <w:rPr>
                <w:rPrChange w:id="321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Dựng hình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46DB0FF5" w14:textId="78607C58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22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23" w:author="HIKARI" w:date="2019-11-08T21:25:00Z">
            <w:r w:rsidRPr="00D2561B" w:rsidDel="00D2561B">
              <w:rPr>
                <w:noProof/>
                <w:rPrChange w:id="324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25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Thiết kế giao diện</w:delText>
            </w:r>
            <w:r w:rsidDel="00D2561B">
              <w:rPr>
                <w:noProof/>
                <w:webHidden/>
              </w:rPr>
              <w:tab/>
              <w:delText>10</w:delText>
            </w:r>
          </w:del>
        </w:p>
        <w:p w14:paraId="5D00027E" w14:textId="0B9FF32A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26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27" w:author="HIKARI" w:date="2019-11-08T21:25:00Z">
            <w:r w:rsidRPr="00D2561B" w:rsidDel="00D2561B">
              <w:rPr>
                <w:noProof/>
                <w:rPrChange w:id="328" w:author="HIKARI" w:date="2019-11-08T21:25:00Z">
                  <w:rPr>
                    <w:rStyle w:val="Hyperlink"/>
                    <w:noProof/>
                  </w:rPr>
                </w:rPrChange>
              </w:rPr>
              <w:delText>2.1.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29" w:author="HIKARI" w:date="2019-11-08T21:25:00Z">
                  <w:rPr>
                    <w:rStyle w:val="Hyperlink"/>
                    <w:noProof/>
                  </w:rPr>
                </w:rPrChange>
              </w:rPr>
              <w:delText>Giao diện chương trình</w:delText>
            </w:r>
            <w:r w:rsidDel="00D2561B">
              <w:rPr>
                <w:noProof/>
                <w:webHidden/>
              </w:rPr>
              <w:tab/>
              <w:delText>10</w:delText>
            </w:r>
          </w:del>
        </w:p>
        <w:p w14:paraId="646C8977" w14:textId="784583FB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30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31" w:author="HIKARI" w:date="2019-11-08T21:25:00Z">
            <w:r w:rsidRPr="00D2561B" w:rsidDel="00D2561B">
              <w:rPr>
                <w:noProof/>
                <w:rPrChange w:id="332" w:author="HIKARI" w:date="2019-11-08T21:25:00Z">
                  <w:rPr>
                    <w:rStyle w:val="Hyperlink"/>
                    <w:noProof/>
                  </w:rPr>
                </w:rPrChange>
              </w:rPr>
              <w:delText>2.2.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33" w:author="HIKARI" w:date="2019-11-08T21:25:00Z">
                  <w:rPr>
                    <w:rStyle w:val="Hyperlink"/>
                    <w:noProof/>
                  </w:rPr>
                </w:rPrChange>
              </w:rPr>
              <w:delText>Đặc tả giao diện</w:delText>
            </w:r>
            <w:r w:rsidDel="00D2561B">
              <w:rPr>
                <w:noProof/>
                <w:webHidden/>
              </w:rPr>
              <w:tab/>
              <w:delText>11</w:delText>
            </w:r>
          </w:del>
        </w:p>
        <w:p w14:paraId="32E29770" w14:textId="5699EE82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34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35" w:author="HIKARI" w:date="2019-11-08T21:25:00Z">
            <w:r w:rsidRPr="00D2561B" w:rsidDel="00D2561B">
              <w:rPr>
                <w:noProof/>
                <w:rPrChange w:id="33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3.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37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Thiết kế lớp</w:delText>
            </w:r>
            <w:r w:rsidDel="00D2561B">
              <w:rPr>
                <w:noProof/>
                <w:webHidden/>
              </w:rPr>
              <w:tab/>
              <w:delText>13</w:delText>
            </w:r>
          </w:del>
        </w:p>
        <w:p w14:paraId="39D86B2B" w14:textId="2EAEED86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38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39" w:author="HIKARI" w:date="2019-11-08T21:25:00Z">
            <w:r w:rsidRPr="00D2561B" w:rsidDel="00D2561B">
              <w:rPr>
                <w:noProof/>
                <w:rPrChange w:id="340" w:author="HIKARI" w:date="2019-11-08T21:25:00Z">
                  <w:rPr>
                    <w:rStyle w:val="Hyperlink"/>
                    <w:noProof/>
                  </w:rPr>
                </w:rPrChange>
              </w:rPr>
              <w:delText>3.1.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41" w:author="HIKARI" w:date="2019-11-08T21:25:00Z">
                  <w:rPr>
                    <w:rStyle w:val="Hyperlink"/>
                    <w:noProof/>
                  </w:rPr>
                </w:rPrChange>
              </w:rPr>
              <w:delText>Thiết kế lớp cho các Layer của TensorFlow Layers API</w:delText>
            </w:r>
            <w:r w:rsidDel="00D2561B">
              <w:rPr>
                <w:noProof/>
                <w:webHidden/>
              </w:rPr>
              <w:tab/>
              <w:delText>13</w:delText>
            </w:r>
          </w:del>
        </w:p>
        <w:p w14:paraId="3E943566" w14:textId="29503DDD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42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43" w:author="HIKARI" w:date="2019-11-08T21:25:00Z">
            <w:r w:rsidRPr="00D2561B" w:rsidDel="00D2561B">
              <w:rPr>
                <w:noProof/>
                <w:rPrChange w:id="344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45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Tổng quan</w:delText>
            </w:r>
            <w:r w:rsidDel="00D2561B">
              <w:rPr>
                <w:noProof/>
                <w:webHidden/>
              </w:rPr>
              <w:tab/>
              <w:delText>13</w:delText>
            </w:r>
          </w:del>
        </w:p>
        <w:p w14:paraId="56D16FA8" w14:textId="41B7245D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46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47" w:author="HIKARI" w:date="2019-11-08T21:25:00Z">
            <w:r w:rsidRPr="00D2561B" w:rsidDel="00D2561B">
              <w:rPr>
                <w:noProof/>
                <w:rPrChange w:id="348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49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Chi tiết</w:delText>
            </w:r>
            <w:r w:rsidDel="00D2561B">
              <w:rPr>
                <w:noProof/>
                <w:webHidden/>
              </w:rPr>
              <w:tab/>
              <w:delText>16</w:delText>
            </w:r>
          </w:del>
        </w:p>
        <w:p w14:paraId="3BB5658F" w14:textId="152B8EF3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50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51" w:author="HIKARI" w:date="2019-11-08T21:25:00Z">
            <w:r w:rsidRPr="00D2561B" w:rsidDel="00D2561B">
              <w:rPr>
                <w:noProof/>
                <w:rPrChange w:id="352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3.1.3.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53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Đặc tả lớp</w:delText>
            </w:r>
            <w:r w:rsidDel="00D2561B">
              <w:rPr>
                <w:noProof/>
                <w:webHidden/>
              </w:rPr>
              <w:tab/>
              <w:delText>16</w:delText>
            </w:r>
          </w:del>
        </w:p>
        <w:p w14:paraId="3905FD82" w14:textId="7C9AEF66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54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55" w:author="HIKARI" w:date="2019-11-08T21:25:00Z">
            <w:r w:rsidRPr="00D2561B" w:rsidDel="00D2561B">
              <w:rPr>
                <w:noProof/>
                <w:rPrChange w:id="356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3.1.4.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57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Đặc tả các phương thức trong lớp</w:delText>
            </w:r>
            <w:r w:rsidDel="00D2561B">
              <w:rPr>
                <w:noProof/>
                <w:webHidden/>
              </w:rPr>
              <w:tab/>
              <w:delText>18</w:delText>
            </w:r>
          </w:del>
        </w:p>
        <w:p w14:paraId="35DB46E8" w14:textId="57123F57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58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59" w:author="HIKARI" w:date="2019-11-08T21:25:00Z">
            <w:r w:rsidRPr="00D2561B" w:rsidDel="00D2561B">
              <w:rPr>
                <w:noProof/>
                <w:rPrChange w:id="360" w:author="HIKARI" w:date="2019-11-08T21:25:00Z">
                  <w:rPr>
                    <w:rStyle w:val="Hyperlink"/>
                    <w:noProof/>
                  </w:rPr>
                </w:rPrChange>
              </w:rPr>
              <w:delText>3.2.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61" w:author="HIKARI" w:date="2019-11-08T21:25:00Z">
                  <w:rPr>
                    <w:rStyle w:val="Hyperlink"/>
                    <w:noProof/>
                  </w:rPr>
                </w:rPrChange>
              </w:rPr>
              <w:delText>Thiết kế lớp chức năng</w:delText>
            </w:r>
            <w:r w:rsidDel="00D2561B">
              <w:rPr>
                <w:noProof/>
                <w:webHidden/>
              </w:rPr>
              <w:tab/>
              <w:delText>18</w:delText>
            </w:r>
          </w:del>
        </w:p>
        <w:p w14:paraId="383C1497" w14:textId="0649CD2B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62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63" w:author="HIKARI" w:date="2019-11-08T21:25:00Z">
            <w:r w:rsidRPr="00D2561B" w:rsidDel="00D2561B">
              <w:rPr>
                <w:noProof/>
                <w:rPrChange w:id="364" w:author="HIKARI" w:date="2019-11-08T21:25:00Z">
                  <w:rPr>
                    <w:rStyle w:val="Hyperlink"/>
                    <w:noProof/>
                  </w:rPr>
                </w:rPrChange>
              </w:rPr>
              <w:delText>3.2.1.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65" w:author="HIKARI" w:date="2019-11-08T21:25:00Z">
                  <w:rPr>
                    <w:rStyle w:val="Hyperlink"/>
                    <w:noProof/>
                  </w:rPr>
                </w:rPrChange>
              </w:rPr>
              <w:delText>Tổng quan</w:delText>
            </w:r>
            <w:r w:rsidDel="00D2561B">
              <w:rPr>
                <w:noProof/>
                <w:webHidden/>
              </w:rPr>
              <w:tab/>
              <w:delText>18</w:delText>
            </w:r>
          </w:del>
        </w:p>
        <w:p w14:paraId="73EEA451" w14:textId="727EC5C6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66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67" w:author="HIKARI" w:date="2019-11-08T21:25:00Z">
            <w:r w:rsidRPr="00D2561B" w:rsidDel="00D2561B">
              <w:rPr>
                <w:noProof/>
                <w:rPrChange w:id="368" w:author="HIKARI" w:date="2019-11-08T21:25:00Z">
                  <w:rPr>
                    <w:rStyle w:val="Hyperlink"/>
                    <w:noProof/>
                  </w:rPr>
                </w:rPrChange>
              </w:rPr>
              <w:delText>3.2.2.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69" w:author="HIKARI" w:date="2019-11-08T21:25:00Z">
                  <w:rPr>
                    <w:rStyle w:val="Hyperlink"/>
                    <w:noProof/>
                  </w:rPr>
                </w:rPrChange>
              </w:rPr>
              <w:delText>Đặc tả lớp</w:delText>
            </w:r>
            <w:r w:rsidDel="00D2561B">
              <w:rPr>
                <w:noProof/>
                <w:webHidden/>
              </w:rPr>
              <w:tab/>
              <w:delText>19</w:delText>
            </w:r>
          </w:del>
        </w:p>
        <w:p w14:paraId="2522B1DC" w14:textId="5456F74F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70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71" w:author="HIKARI" w:date="2019-11-08T21:25:00Z">
            <w:r w:rsidRPr="00D2561B" w:rsidDel="00D2561B">
              <w:rPr>
                <w:noProof/>
                <w:rPrChange w:id="372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3.2.3.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73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Đặc tả các phương thức trong lớp</w:delText>
            </w:r>
            <w:r w:rsidDel="00D2561B">
              <w:rPr>
                <w:noProof/>
                <w:webHidden/>
              </w:rPr>
              <w:tab/>
              <w:delText>20</w:delText>
            </w:r>
          </w:del>
        </w:p>
        <w:p w14:paraId="3F0E1745" w14:textId="122E6420" w:rsidR="008019A6" w:rsidDel="00D2561B" w:rsidRDefault="008019A6">
          <w:pPr>
            <w:pStyle w:val="TOC1"/>
            <w:rPr>
              <w:del w:id="374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75" w:author="HIKARI" w:date="2019-11-08T21:25:00Z">
            <w:r w:rsidRPr="00D2561B" w:rsidDel="00D2561B">
              <w:rPr>
                <w:rPrChange w:id="376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4: Cài đặt và kiểm thử</w:delText>
            </w:r>
            <w:r w:rsidDel="00D2561B">
              <w:rPr>
                <w:webHidden/>
              </w:rPr>
              <w:tab/>
              <w:delText>24</w:delText>
            </w:r>
          </w:del>
        </w:p>
        <w:p w14:paraId="1A9F7D72" w14:textId="154E4728" w:rsidR="008019A6" w:rsidDel="00D2561B" w:rsidRDefault="008019A6">
          <w:pPr>
            <w:pStyle w:val="TOC1"/>
            <w:rPr>
              <w:del w:id="377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78" w:author="HIKARI" w:date="2019-11-08T21:25:00Z">
            <w:r w:rsidRPr="00D2561B" w:rsidDel="00D2561B">
              <w:rPr>
                <w:rPrChange w:id="379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5: Kết luận và hướng phát triển</w:delText>
            </w:r>
            <w:r w:rsidDel="00D2561B">
              <w:rPr>
                <w:webHidden/>
              </w:rPr>
              <w:tab/>
              <w:delText>25</w:delText>
            </w:r>
          </w:del>
        </w:p>
        <w:p w14:paraId="739C4DE9" w14:textId="54123A1F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80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81" w:author="HIKARI" w:date="2019-11-08T21:25:00Z">
            <w:r w:rsidRPr="00D2561B" w:rsidDel="00D2561B">
              <w:rPr>
                <w:noProof/>
                <w:rPrChange w:id="382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83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Kết luận</w:delText>
            </w:r>
            <w:r w:rsidDel="00D2561B">
              <w:rPr>
                <w:noProof/>
                <w:webHidden/>
              </w:rPr>
              <w:tab/>
              <w:delText>25</w:delText>
            </w:r>
          </w:del>
        </w:p>
        <w:p w14:paraId="4E65D922" w14:textId="55B81A35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84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85" w:author="HIKARI" w:date="2019-11-08T21:25:00Z">
            <w:r w:rsidRPr="00D2561B" w:rsidDel="00D2561B">
              <w:rPr>
                <w:noProof/>
                <w:rPrChange w:id="38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87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Hướng phát triển</w:delText>
            </w:r>
            <w:r w:rsidDel="00D2561B">
              <w:rPr>
                <w:noProof/>
                <w:webHidden/>
              </w:rPr>
              <w:tab/>
              <w:delText>25</w:delText>
            </w:r>
          </w:del>
        </w:p>
        <w:p w14:paraId="3447C000" w14:textId="27A23EFB" w:rsidR="008019A6" w:rsidDel="00D2561B" w:rsidRDefault="008019A6">
          <w:pPr>
            <w:pStyle w:val="TOC1"/>
            <w:rPr>
              <w:del w:id="388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89" w:author="HIKARI" w:date="2019-11-08T21:25:00Z">
            <w:r w:rsidRPr="00D2561B" w:rsidDel="00D2561B">
              <w:rPr>
                <w:rPrChange w:id="390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Tài liệu tham khảo</w:delText>
            </w:r>
            <w:r w:rsidDel="00D2561B">
              <w:rPr>
                <w:webHidden/>
              </w:rPr>
              <w:tab/>
              <w:delText>25</w:delText>
            </w:r>
          </w:del>
        </w:p>
        <w:p w14:paraId="03AE8105" w14:textId="3F9D80E3" w:rsidR="0008475D" w:rsidRPr="00E24C10" w:rsidRDefault="006C7A24" w:rsidP="006C7A24">
          <w:pPr>
            <w:pStyle w:val="TOC1"/>
            <w:sectPr w:rsidR="0008475D" w:rsidRPr="00E24C10" w:rsidSect="007839B1">
              <w:footerReference w:type="default" r:id="rId13"/>
              <w:pgSz w:w="11906" w:h="16838"/>
              <w:pgMar w:top="720" w:right="720" w:bottom="720" w:left="1152" w:header="850" w:footer="850" w:gutter="0"/>
              <w:pgNumType w:start="1"/>
              <w:cols w:space="708"/>
              <w:docGrid w:linePitch="360"/>
            </w:sectPr>
          </w:pPr>
          <w:r>
            <w:fldChar w:fldCharType="end"/>
          </w:r>
        </w:p>
      </w:sdtContent>
    </w:sdt>
    <w:p w14:paraId="118B8DED" w14:textId="3EC77152" w:rsidR="00C5579A" w:rsidRPr="00E24C10" w:rsidRDefault="0048368C" w:rsidP="0048368C">
      <w:pPr>
        <w:pStyle w:val="Heading1"/>
        <w:spacing w:before="0"/>
        <w:rPr>
          <w:rFonts w:cs="Times New Roman"/>
        </w:rPr>
      </w:pPr>
      <w:bookmarkStart w:id="391" w:name="_Toc531431819"/>
      <w:bookmarkStart w:id="392" w:name="_Toc24226676"/>
      <w:proofErr w:type="spellStart"/>
      <w:r>
        <w:rPr>
          <w:rFonts w:cs="Times New Roman"/>
        </w:rPr>
        <w:lastRenderedPageBreak/>
        <w:t>D</w:t>
      </w:r>
      <w:r w:rsidRPr="00E24C10">
        <w:rPr>
          <w:rFonts w:cs="Times New Roman"/>
        </w:rPr>
        <w:t>anh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mục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các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hình</w:t>
      </w:r>
      <w:bookmarkEnd w:id="391"/>
      <w:bookmarkEnd w:id="392"/>
      <w:proofErr w:type="spellEnd"/>
    </w:p>
    <w:p w14:paraId="48D5981E" w14:textId="78D73639" w:rsidR="005740E2" w:rsidRDefault="005740E2" w:rsidP="005740E2">
      <w:pPr>
        <w:pStyle w:val="TableofFigures"/>
        <w:tabs>
          <w:tab w:val="right" w:leader="dot" w:pos="10358"/>
        </w:tabs>
        <w:spacing w:after="120"/>
        <w:rPr>
          <w:noProof/>
        </w:rPr>
      </w:pPr>
      <w:r>
        <w:rPr>
          <w:b w:val="0"/>
          <w:i/>
          <w:szCs w:val="26"/>
        </w:rPr>
        <w:fldChar w:fldCharType="begin"/>
      </w:r>
      <w:r>
        <w:rPr>
          <w:b w:val="0"/>
          <w:i/>
          <w:szCs w:val="26"/>
        </w:rPr>
        <w:instrText xml:space="preserve"> TOC \h \z \c "Hình" </w:instrText>
      </w:r>
      <w:r>
        <w:rPr>
          <w:b w:val="0"/>
          <w:i/>
          <w:szCs w:val="26"/>
        </w:rPr>
        <w:fldChar w:fldCharType="separate"/>
      </w:r>
      <w:r w:rsidR="000D418A">
        <w:rPr>
          <w:noProof/>
        </w:rPr>
        <w:fldChar w:fldCharType="begin"/>
      </w:r>
      <w:r w:rsidR="000D418A">
        <w:rPr>
          <w:noProof/>
        </w:rPr>
        <w:instrText xml:space="preserve"> HYPERLINK \l "_Toc24051121" </w:instrText>
      </w:r>
      <w:ins w:id="393" w:author="HIKARI" w:date="2019-11-09T21:18:00Z">
        <w:r w:rsidR="009C0A1F">
          <w:rPr>
            <w:noProof/>
          </w:rPr>
        </w:r>
      </w:ins>
      <w:r w:rsidR="000D418A">
        <w:rPr>
          <w:noProof/>
        </w:rPr>
        <w:fldChar w:fldCharType="separate"/>
      </w:r>
      <w:r w:rsidRPr="00607642">
        <w:rPr>
          <w:rStyle w:val="Hyperlink"/>
          <w:noProof/>
        </w:rPr>
        <w:t>Hình 1: Mô hình mạng Neural nhân tạo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_Toc24051121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9C0A1F">
        <w:rPr>
          <w:noProof/>
          <w:webHidden/>
        </w:rPr>
        <w:t>4</w:t>
      </w:r>
      <w:r>
        <w:rPr>
          <w:noProof/>
          <w:webHidden/>
        </w:rPr>
        <w:fldChar w:fldCharType="end"/>
      </w:r>
      <w:r w:rsidR="000D418A">
        <w:rPr>
          <w:noProof/>
        </w:rPr>
        <w:fldChar w:fldCharType="end"/>
      </w:r>
    </w:p>
    <w:p w14:paraId="453987E5" w14:textId="0B499C6B" w:rsidR="005740E2" w:rsidRDefault="00A27BF1" w:rsidP="005740E2">
      <w:pPr>
        <w:pStyle w:val="TableofFigures"/>
        <w:tabs>
          <w:tab w:val="right" w:leader="dot" w:pos="10358"/>
        </w:tabs>
        <w:spacing w:after="12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"_Toc24051122" </w:instrText>
      </w:r>
      <w:ins w:id="394" w:author="HIKARI" w:date="2019-11-09T21:18:00Z">
        <w:r w:rsidR="009C0A1F">
          <w:rPr>
            <w:noProof/>
          </w:rPr>
        </w:r>
      </w:ins>
      <w:r>
        <w:rPr>
          <w:noProof/>
        </w:rPr>
        <w:fldChar w:fldCharType="separate"/>
      </w:r>
      <w:r w:rsidR="005740E2" w:rsidRPr="00607642">
        <w:rPr>
          <w:rStyle w:val="Hyperlink"/>
          <w:noProof/>
        </w:rPr>
        <w:t>Hình 2: Use case diagram</w:t>
      </w:r>
      <w:r w:rsidR="005740E2">
        <w:rPr>
          <w:noProof/>
          <w:webHidden/>
        </w:rPr>
        <w:tab/>
      </w:r>
      <w:r w:rsidR="005740E2">
        <w:rPr>
          <w:noProof/>
          <w:webHidden/>
        </w:rPr>
        <w:fldChar w:fldCharType="begin"/>
      </w:r>
      <w:r w:rsidR="005740E2">
        <w:rPr>
          <w:noProof/>
          <w:webHidden/>
        </w:rPr>
        <w:instrText xml:space="preserve"> PAGEREF _Toc24051122 \h </w:instrText>
      </w:r>
      <w:r w:rsidR="005740E2">
        <w:rPr>
          <w:noProof/>
          <w:webHidden/>
        </w:rPr>
      </w:r>
      <w:r w:rsidR="005740E2">
        <w:rPr>
          <w:noProof/>
          <w:webHidden/>
        </w:rPr>
        <w:fldChar w:fldCharType="separate"/>
      </w:r>
      <w:ins w:id="395" w:author="HIKARI" w:date="2019-11-09T21:18:00Z">
        <w:r w:rsidR="009C0A1F">
          <w:rPr>
            <w:noProof/>
            <w:webHidden/>
          </w:rPr>
          <w:t>5</w:t>
        </w:r>
      </w:ins>
      <w:del w:id="396" w:author="HIKARI" w:date="2019-11-08T21:26:00Z">
        <w:r w:rsidR="005740E2" w:rsidDel="00D2561B">
          <w:rPr>
            <w:noProof/>
            <w:webHidden/>
          </w:rPr>
          <w:delText>6</w:delText>
        </w:r>
      </w:del>
      <w:r w:rsidR="005740E2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4B1F4398" w14:textId="4A89CCD5" w:rsidR="005740E2" w:rsidRDefault="000D418A" w:rsidP="005740E2">
      <w:pPr>
        <w:pStyle w:val="TableofFigures"/>
        <w:tabs>
          <w:tab w:val="right" w:leader="dot" w:pos="10358"/>
        </w:tabs>
        <w:spacing w:after="12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"_Toc24051123" </w:instrText>
      </w:r>
      <w:ins w:id="397" w:author="HIKARI" w:date="2019-11-09T21:18:00Z">
        <w:r w:rsidR="009C0A1F">
          <w:rPr>
            <w:noProof/>
          </w:rPr>
        </w:r>
      </w:ins>
      <w:r>
        <w:rPr>
          <w:noProof/>
        </w:rPr>
        <w:fldChar w:fldCharType="separate"/>
      </w:r>
      <w:r w:rsidR="005740E2" w:rsidRPr="00607642">
        <w:rPr>
          <w:rStyle w:val="Hyperlink"/>
          <w:noProof/>
        </w:rPr>
        <w:t>Hình 3: Minh hoạ dữ liệu đầu vào.</w:t>
      </w:r>
      <w:r w:rsidR="005740E2">
        <w:rPr>
          <w:noProof/>
          <w:webHidden/>
        </w:rPr>
        <w:tab/>
      </w:r>
      <w:r w:rsidR="005740E2">
        <w:rPr>
          <w:noProof/>
          <w:webHidden/>
        </w:rPr>
        <w:fldChar w:fldCharType="begin"/>
      </w:r>
      <w:r w:rsidR="005740E2">
        <w:rPr>
          <w:noProof/>
          <w:webHidden/>
        </w:rPr>
        <w:instrText xml:space="preserve"> PAGEREF _Toc24051123 \h </w:instrText>
      </w:r>
      <w:r w:rsidR="005740E2">
        <w:rPr>
          <w:noProof/>
          <w:webHidden/>
        </w:rPr>
      </w:r>
      <w:r w:rsidR="005740E2">
        <w:rPr>
          <w:noProof/>
          <w:webHidden/>
        </w:rPr>
        <w:fldChar w:fldCharType="separate"/>
      </w:r>
      <w:r w:rsidR="009C0A1F">
        <w:rPr>
          <w:noProof/>
          <w:webHidden/>
        </w:rPr>
        <w:t>6</w:t>
      </w:r>
      <w:r w:rsidR="005740E2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970EB2C" w14:textId="5DAFAE30" w:rsidR="005740E2" w:rsidRDefault="00A27BF1" w:rsidP="005740E2">
      <w:pPr>
        <w:pStyle w:val="TableofFigures"/>
        <w:tabs>
          <w:tab w:val="right" w:leader="dot" w:pos="10358"/>
        </w:tabs>
        <w:spacing w:after="12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"_Toc24051124" </w:instrText>
      </w:r>
      <w:ins w:id="398" w:author="HIKARI" w:date="2019-11-09T21:18:00Z">
        <w:r w:rsidR="009C0A1F">
          <w:rPr>
            <w:noProof/>
          </w:rPr>
        </w:r>
      </w:ins>
      <w:r>
        <w:rPr>
          <w:noProof/>
        </w:rPr>
        <w:fldChar w:fldCharType="separate"/>
      </w:r>
      <w:r w:rsidR="005740E2" w:rsidRPr="00607642">
        <w:rPr>
          <w:rStyle w:val="Hyperlink"/>
          <w:noProof/>
        </w:rPr>
        <w:t>Hình 4: Minh hoạ dữ liệu trả ra.</w:t>
      </w:r>
      <w:r w:rsidR="005740E2">
        <w:rPr>
          <w:noProof/>
          <w:webHidden/>
        </w:rPr>
        <w:tab/>
      </w:r>
      <w:r w:rsidR="005740E2">
        <w:rPr>
          <w:noProof/>
          <w:webHidden/>
        </w:rPr>
        <w:fldChar w:fldCharType="begin"/>
      </w:r>
      <w:r w:rsidR="005740E2">
        <w:rPr>
          <w:noProof/>
          <w:webHidden/>
        </w:rPr>
        <w:instrText xml:space="preserve"> PAGEREF _Toc24051124 \h </w:instrText>
      </w:r>
      <w:r w:rsidR="005740E2">
        <w:rPr>
          <w:noProof/>
          <w:webHidden/>
        </w:rPr>
      </w:r>
      <w:r w:rsidR="005740E2">
        <w:rPr>
          <w:noProof/>
          <w:webHidden/>
        </w:rPr>
        <w:fldChar w:fldCharType="separate"/>
      </w:r>
      <w:ins w:id="399" w:author="HIKARI" w:date="2019-11-09T21:18:00Z">
        <w:r w:rsidR="009C0A1F">
          <w:rPr>
            <w:noProof/>
            <w:webHidden/>
          </w:rPr>
          <w:t>6</w:t>
        </w:r>
      </w:ins>
      <w:del w:id="400" w:author="HIKARI" w:date="2019-11-08T21:26:00Z">
        <w:r w:rsidR="005740E2" w:rsidDel="00D2561B">
          <w:rPr>
            <w:noProof/>
            <w:webHidden/>
          </w:rPr>
          <w:delText>7</w:delText>
        </w:r>
      </w:del>
      <w:r w:rsidR="005740E2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4BFABF5D" w14:textId="2FDEE14D" w:rsidR="005740E2" w:rsidRDefault="000D418A" w:rsidP="005740E2">
      <w:pPr>
        <w:pStyle w:val="TableofFigures"/>
        <w:tabs>
          <w:tab w:val="right" w:leader="dot" w:pos="10358"/>
        </w:tabs>
        <w:spacing w:after="12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"_Toc24051125" </w:instrText>
      </w:r>
      <w:ins w:id="401" w:author="HIKARI" w:date="2019-11-09T21:18:00Z">
        <w:r w:rsidR="009C0A1F">
          <w:rPr>
            <w:noProof/>
          </w:rPr>
        </w:r>
      </w:ins>
      <w:r>
        <w:rPr>
          <w:noProof/>
        </w:rPr>
        <w:fldChar w:fldCharType="separate"/>
      </w:r>
      <w:r w:rsidR="005740E2" w:rsidRPr="00607642">
        <w:rPr>
          <w:rStyle w:val="Hyperlink"/>
          <w:noProof/>
        </w:rPr>
        <w:t>Hình 5: Cấu trúc file script mô tả một layer trong Model Tensorflow ANN</w:t>
      </w:r>
      <w:r w:rsidR="005740E2">
        <w:rPr>
          <w:noProof/>
          <w:webHidden/>
        </w:rPr>
        <w:tab/>
      </w:r>
      <w:r w:rsidR="005740E2">
        <w:rPr>
          <w:noProof/>
          <w:webHidden/>
        </w:rPr>
        <w:fldChar w:fldCharType="begin"/>
      </w:r>
      <w:r w:rsidR="005740E2">
        <w:rPr>
          <w:noProof/>
          <w:webHidden/>
        </w:rPr>
        <w:instrText xml:space="preserve"> PAGEREF _Toc24051125 \h </w:instrText>
      </w:r>
      <w:r w:rsidR="005740E2">
        <w:rPr>
          <w:noProof/>
          <w:webHidden/>
        </w:rPr>
      </w:r>
      <w:r w:rsidR="005740E2">
        <w:rPr>
          <w:noProof/>
          <w:webHidden/>
        </w:rPr>
        <w:fldChar w:fldCharType="separate"/>
      </w:r>
      <w:r w:rsidR="009C0A1F">
        <w:rPr>
          <w:noProof/>
          <w:webHidden/>
        </w:rPr>
        <w:t>9</w:t>
      </w:r>
      <w:r w:rsidR="005740E2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D8C3E74" w14:textId="499ABAA4" w:rsidR="005740E2" w:rsidRDefault="00A27BF1" w:rsidP="005740E2">
      <w:pPr>
        <w:pStyle w:val="TableofFigures"/>
        <w:tabs>
          <w:tab w:val="right" w:leader="dot" w:pos="10358"/>
        </w:tabs>
        <w:spacing w:after="12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"_Toc24051126" </w:instrText>
      </w:r>
      <w:ins w:id="402" w:author="HIKARI" w:date="2019-11-09T21:18:00Z">
        <w:r w:rsidR="009C0A1F">
          <w:rPr>
            <w:noProof/>
          </w:rPr>
        </w:r>
      </w:ins>
      <w:r>
        <w:rPr>
          <w:noProof/>
        </w:rPr>
        <w:fldChar w:fldCharType="separate"/>
      </w:r>
      <w:r w:rsidR="005740E2" w:rsidRPr="00607642">
        <w:rPr>
          <w:rStyle w:val="Hyperlink"/>
          <w:noProof/>
        </w:rPr>
        <w:t>Hình 6: Giao diện phần mềm</w:t>
      </w:r>
      <w:r w:rsidR="005740E2">
        <w:rPr>
          <w:noProof/>
          <w:webHidden/>
        </w:rPr>
        <w:tab/>
      </w:r>
      <w:r w:rsidR="005740E2">
        <w:rPr>
          <w:noProof/>
          <w:webHidden/>
        </w:rPr>
        <w:fldChar w:fldCharType="begin"/>
      </w:r>
      <w:r w:rsidR="005740E2">
        <w:rPr>
          <w:noProof/>
          <w:webHidden/>
        </w:rPr>
        <w:instrText xml:space="preserve"> PAGEREF _Toc24051126 \h </w:instrText>
      </w:r>
      <w:r w:rsidR="005740E2">
        <w:rPr>
          <w:noProof/>
          <w:webHidden/>
        </w:rPr>
      </w:r>
      <w:r w:rsidR="005740E2">
        <w:rPr>
          <w:noProof/>
          <w:webHidden/>
        </w:rPr>
        <w:fldChar w:fldCharType="separate"/>
      </w:r>
      <w:ins w:id="403" w:author="HIKARI" w:date="2019-11-09T21:18:00Z">
        <w:r w:rsidR="009C0A1F">
          <w:rPr>
            <w:noProof/>
            <w:webHidden/>
          </w:rPr>
          <w:t>11</w:t>
        </w:r>
      </w:ins>
      <w:del w:id="404" w:author="HIKARI" w:date="2019-11-08T21:26:00Z">
        <w:r w:rsidR="005740E2" w:rsidDel="00D2561B">
          <w:rPr>
            <w:noProof/>
            <w:webHidden/>
          </w:rPr>
          <w:delText>11</w:delText>
        </w:r>
      </w:del>
      <w:r w:rsidR="005740E2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3844E905" w14:textId="500F4052" w:rsidR="005740E2" w:rsidRDefault="000D418A" w:rsidP="005740E2">
      <w:pPr>
        <w:pStyle w:val="TableofFigures"/>
        <w:tabs>
          <w:tab w:val="right" w:leader="dot" w:pos="10358"/>
        </w:tabs>
        <w:spacing w:after="12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"_Toc24051127" </w:instrText>
      </w:r>
      <w:ins w:id="405" w:author="HIKARI" w:date="2019-11-09T21:18:00Z">
        <w:r w:rsidR="009C0A1F">
          <w:rPr>
            <w:noProof/>
          </w:rPr>
        </w:r>
      </w:ins>
      <w:r>
        <w:rPr>
          <w:noProof/>
        </w:rPr>
        <w:fldChar w:fldCharType="separate"/>
      </w:r>
      <w:r w:rsidR="005740E2" w:rsidRPr="00607642">
        <w:rPr>
          <w:rStyle w:val="Hyperlink"/>
          <w:noProof/>
        </w:rPr>
        <w:t>Hình 7: UML Diagram biểu diễn các lớp trong phần mềm.</w:t>
      </w:r>
      <w:r w:rsidR="005740E2">
        <w:rPr>
          <w:noProof/>
          <w:webHidden/>
        </w:rPr>
        <w:tab/>
      </w:r>
      <w:r w:rsidR="005740E2">
        <w:rPr>
          <w:noProof/>
          <w:webHidden/>
        </w:rPr>
        <w:fldChar w:fldCharType="begin"/>
      </w:r>
      <w:r w:rsidR="005740E2">
        <w:rPr>
          <w:noProof/>
          <w:webHidden/>
        </w:rPr>
        <w:instrText xml:space="preserve"> PAGEREF _Toc24051127 \h </w:instrText>
      </w:r>
      <w:r w:rsidR="005740E2">
        <w:rPr>
          <w:noProof/>
          <w:webHidden/>
        </w:rPr>
      </w:r>
      <w:r w:rsidR="005740E2">
        <w:rPr>
          <w:noProof/>
          <w:webHidden/>
        </w:rPr>
        <w:fldChar w:fldCharType="separate"/>
      </w:r>
      <w:ins w:id="406" w:author="HIKARI" w:date="2019-11-09T21:18:00Z">
        <w:r w:rsidR="009C0A1F">
          <w:rPr>
            <w:noProof/>
            <w:webHidden/>
          </w:rPr>
          <w:t>17</w:t>
        </w:r>
      </w:ins>
      <w:del w:id="407" w:author="HIKARI" w:date="2019-11-09T21:18:00Z">
        <w:r w:rsidR="00D2561B" w:rsidDel="009C0A1F">
          <w:rPr>
            <w:noProof/>
            <w:webHidden/>
          </w:rPr>
          <w:delText>16</w:delText>
        </w:r>
      </w:del>
      <w:r w:rsidR="005740E2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31D08541" w14:textId="46AC287A" w:rsidR="00F96C7E" w:rsidRPr="00E24C10" w:rsidRDefault="005740E2" w:rsidP="00F96C7E">
      <w:pPr>
        <w:rPr>
          <w:b w:val="0"/>
          <w:i/>
          <w:szCs w:val="26"/>
        </w:rPr>
      </w:pPr>
      <w:r>
        <w:rPr>
          <w:b w:val="0"/>
          <w:i/>
          <w:szCs w:val="26"/>
        </w:rPr>
        <w:fldChar w:fldCharType="end"/>
      </w:r>
    </w:p>
    <w:p w14:paraId="2794E562" w14:textId="77777777" w:rsidR="00F96C7E" w:rsidRPr="00E24C10" w:rsidRDefault="00F96C7E" w:rsidP="00F96C7E">
      <w:pPr>
        <w:rPr>
          <w:b w:val="0"/>
          <w:i/>
          <w:szCs w:val="26"/>
        </w:rPr>
      </w:pPr>
    </w:p>
    <w:p w14:paraId="1630A11E" w14:textId="77777777" w:rsidR="00F96C7E" w:rsidRPr="00E24C10" w:rsidRDefault="00F96C7E" w:rsidP="00F96C7E">
      <w:pPr>
        <w:rPr>
          <w:b w:val="0"/>
          <w:i/>
          <w:szCs w:val="26"/>
        </w:rPr>
      </w:pPr>
    </w:p>
    <w:p w14:paraId="62A1BE6F" w14:textId="77777777" w:rsidR="00D94C2B" w:rsidRPr="00E24C10" w:rsidRDefault="00D94C2B" w:rsidP="00F96C7E">
      <w:pPr>
        <w:rPr>
          <w:b w:val="0"/>
          <w:szCs w:val="26"/>
        </w:rPr>
      </w:pPr>
    </w:p>
    <w:p w14:paraId="72138D8D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732A4345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3763A162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0432F510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31F00CBA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612511F6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662EF4C3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3270DA59" w14:textId="0E65C358" w:rsidR="00D94C2B" w:rsidRPr="00E24C10" w:rsidRDefault="00D94C2B" w:rsidP="00D94C2B">
      <w:pPr>
        <w:jc w:val="center"/>
        <w:rPr>
          <w:b w:val="0"/>
          <w:sz w:val="36"/>
        </w:rPr>
      </w:pPr>
    </w:p>
    <w:p w14:paraId="0C945A4A" w14:textId="08C0DB1D" w:rsidR="0008475D" w:rsidRPr="00E24C10" w:rsidRDefault="0008475D" w:rsidP="0008475D">
      <w:pPr>
        <w:tabs>
          <w:tab w:val="left" w:pos="9414"/>
        </w:tabs>
      </w:pPr>
    </w:p>
    <w:p w14:paraId="183D88E9" w14:textId="2CE953B9" w:rsidR="00386118" w:rsidRPr="00E24C10" w:rsidRDefault="0048368C" w:rsidP="0048368C">
      <w:pPr>
        <w:pStyle w:val="Heading1"/>
        <w:spacing w:before="0"/>
        <w:rPr>
          <w:rFonts w:cs="Times New Roman"/>
        </w:rPr>
      </w:pPr>
      <w:bookmarkStart w:id="408" w:name="_Toc531431820"/>
      <w:bookmarkStart w:id="409" w:name="_Toc24226677"/>
      <w:proofErr w:type="spellStart"/>
      <w:r>
        <w:rPr>
          <w:rFonts w:cs="Times New Roman"/>
        </w:rPr>
        <w:lastRenderedPageBreak/>
        <w:t>D</w:t>
      </w:r>
      <w:r w:rsidRPr="00E24C10">
        <w:rPr>
          <w:rFonts w:cs="Times New Roman"/>
        </w:rPr>
        <w:t>anh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mục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các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bảng</w:t>
      </w:r>
      <w:bookmarkEnd w:id="408"/>
      <w:bookmarkEnd w:id="409"/>
      <w:proofErr w:type="spellEnd"/>
    </w:p>
    <w:p w14:paraId="0412B97A" w14:textId="144DC530" w:rsidR="009C0A1F" w:rsidRDefault="008019A6" w:rsidP="009C0A1F">
      <w:pPr>
        <w:pStyle w:val="TableofFigures"/>
        <w:tabs>
          <w:tab w:val="right" w:leader="dot" w:pos="10358"/>
        </w:tabs>
        <w:spacing w:after="120"/>
        <w:rPr>
          <w:ins w:id="410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11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r>
        <w:rPr>
          <w:b w:val="0"/>
          <w:i/>
          <w:szCs w:val="26"/>
        </w:rPr>
        <w:fldChar w:fldCharType="begin"/>
      </w:r>
      <w:r>
        <w:rPr>
          <w:b w:val="0"/>
          <w:i/>
          <w:szCs w:val="26"/>
        </w:rPr>
        <w:instrText xml:space="preserve"> TOC \h \z \c "Bảng" </w:instrText>
      </w:r>
      <w:r>
        <w:rPr>
          <w:b w:val="0"/>
          <w:i/>
          <w:szCs w:val="26"/>
        </w:rPr>
        <w:fldChar w:fldCharType="separate"/>
      </w:r>
      <w:ins w:id="412" w:author="HIKARI" w:date="2019-11-09T21:18:00Z">
        <w:r w:rsidR="009C0A1F" w:rsidRPr="008D64E2">
          <w:rPr>
            <w:rStyle w:val="Hyperlink"/>
            <w:noProof/>
          </w:rPr>
          <w:fldChar w:fldCharType="begin"/>
        </w:r>
        <w:r w:rsidR="009C0A1F" w:rsidRPr="008D64E2">
          <w:rPr>
            <w:rStyle w:val="Hyperlink"/>
            <w:noProof/>
          </w:rPr>
          <w:instrText xml:space="preserve"> </w:instrText>
        </w:r>
        <w:r w:rsidR="009C0A1F">
          <w:rPr>
            <w:noProof/>
          </w:rPr>
          <w:instrText>HYPERLINK \l "_Toc24226726"</w:instrText>
        </w:r>
        <w:r w:rsidR="009C0A1F" w:rsidRPr="008D64E2">
          <w:rPr>
            <w:rStyle w:val="Hyperlink"/>
            <w:noProof/>
          </w:rPr>
          <w:instrText xml:space="preserve"> </w:instrText>
        </w:r>
        <w:r w:rsidR="009C0A1F" w:rsidRPr="008D64E2">
          <w:rPr>
            <w:rStyle w:val="Hyperlink"/>
            <w:noProof/>
          </w:rPr>
        </w:r>
        <w:r w:rsidR="009C0A1F" w:rsidRPr="008D64E2">
          <w:rPr>
            <w:rStyle w:val="Hyperlink"/>
            <w:noProof/>
          </w:rPr>
          <w:fldChar w:fldCharType="separate"/>
        </w:r>
        <w:r w:rsidR="009C0A1F" w:rsidRPr="008D64E2">
          <w:rPr>
            <w:rStyle w:val="Hyperlink"/>
            <w:noProof/>
          </w:rPr>
          <w:t>Bảng 1: Kế hoạch theo tuần</w:t>
        </w:r>
        <w:r w:rsidR="009C0A1F">
          <w:rPr>
            <w:noProof/>
            <w:webHidden/>
          </w:rPr>
          <w:tab/>
        </w:r>
        <w:r w:rsidR="009C0A1F">
          <w:rPr>
            <w:noProof/>
            <w:webHidden/>
          </w:rPr>
          <w:fldChar w:fldCharType="begin"/>
        </w:r>
        <w:r w:rsidR="009C0A1F">
          <w:rPr>
            <w:noProof/>
            <w:webHidden/>
          </w:rPr>
          <w:instrText xml:space="preserve"> PAGEREF _Toc24226726 \h </w:instrText>
        </w:r>
        <w:r w:rsidR="009C0A1F">
          <w:rPr>
            <w:noProof/>
            <w:webHidden/>
          </w:rPr>
        </w:r>
      </w:ins>
      <w:r w:rsidR="009C0A1F">
        <w:rPr>
          <w:noProof/>
          <w:webHidden/>
        </w:rPr>
        <w:fldChar w:fldCharType="separate"/>
      </w:r>
      <w:ins w:id="413" w:author="HIKARI" w:date="2019-11-09T21:18:00Z">
        <w:r w:rsidR="009C0A1F">
          <w:rPr>
            <w:noProof/>
            <w:webHidden/>
          </w:rPr>
          <w:t>8</w:t>
        </w:r>
        <w:r w:rsidR="009C0A1F">
          <w:rPr>
            <w:noProof/>
            <w:webHidden/>
          </w:rPr>
          <w:fldChar w:fldCharType="end"/>
        </w:r>
        <w:r w:rsidR="009C0A1F" w:rsidRPr="008D64E2">
          <w:rPr>
            <w:rStyle w:val="Hyperlink"/>
            <w:noProof/>
          </w:rPr>
          <w:fldChar w:fldCharType="end"/>
        </w:r>
      </w:ins>
    </w:p>
    <w:p w14:paraId="5D623E6E" w14:textId="5284E6D6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14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15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16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"_Toc24226727"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2: Phân công công việc &amp; đóp góp của mỗi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_Toc24226727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7" w:author="HIKARI" w:date="2019-11-09T21:18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1D01FC3F" w14:textId="1992CA35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18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19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20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"_Toc24226728"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3: Đặc tả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_Toc24226728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21" w:author="HIKARI" w:date="2019-11-09T21:18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7036C125" w14:textId="4CB6FF63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22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23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24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"_Toc24226729"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4: Các Class và Attributes ứng với các layer.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_Toc24226729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25" w:author="HIKARI" w:date="2019-11-09T21:18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7F9C947C" w14:textId="778B74E2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26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27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28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"_Toc24226730"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5: Chi tiết chức năng các layer trong ANN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29" w:author="HIKARI" w:date="2019-11-09T21:18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34F9568E" w14:textId="32D583CD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30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31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32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"_Toc24226731"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6: Danh mục các lớp cho các Layer của TensorFlow Layers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33" w:author="HIKARI" w:date="2019-11-09T21:18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5C7A42A7" w14:textId="4B12A575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34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35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36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"_Toc24226732"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7: Đặc tả các phươn thức trong lớp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37" w:author="HIKARI" w:date="2019-11-09T21:18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595BDBEE" w14:textId="117136B5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38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39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40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"_Toc24226733"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8: Đặc tả các lớp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41" w:author="HIKARI" w:date="2019-11-09T21:18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34111C71" w14:textId="5120A702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42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43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44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"_Toc24226734"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9: Đặc tả các phương thức trong lớp Render_MasterControl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45" w:author="HIKARI" w:date="2019-11-09T21:18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0F7CF2DF" w14:textId="155D4357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46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47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48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"_Toc24226735"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10: Đặc tả các phương thức trong lớp TensorModel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49" w:author="HIKARI" w:date="2019-11-09T21:18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477E03FE" w14:textId="65650BA8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50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51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52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"_Toc24226736"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11: Đặc tả các phương thức trong lớp ConnectorRender_Control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53" w:author="HIKARI" w:date="2019-11-09T21:18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486BFCD7" w14:textId="693235E6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54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55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56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"_Toc24226737"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12: Đặc tả các phương thức trong lớp SlidePanel_Control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57" w:author="HIKARI" w:date="2019-11-09T21:18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71CFAE93" w14:textId="62A03B4E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58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59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60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"_Toc24226738"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13: Đặc tả các phương thức trong lớp Arrow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61" w:author="HIKARI" w:date="2019-11-09T21:18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476941E0" w14:textId="129AB34A" w:rsidR="009C0A1F" w:rsidRDefault="009C0A1F" w:rsidP="009C0A1F">
      <w:pPr>
        <w:pStyle w:val="TableofFigures"/>
        <w:tabs>
          <w:tab w:val="right" w:leader="dot" w:pos="10358"/>
        </w:tabs>
        <w:spacing w:after="120"/>
        <w:rPr>
          <w:ins w:id="462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63" w:author="HIKARI" w:date="2019-11-09T21:18:00Z">
          <w:pPr>
            <w:pStyle w:val="TableofFigures"/>
            <w:tabs>
              <w:tab w:val="right" w:leader="dot" w:pos="10358"/>
            </w:tabs>
          </w:pPr>
        </w:pPrChange>
      </w:pPr>
      <w:ins w:id="464" w:author="HIKARI" w:date="2019-11-09T21:18:00Z">
        <w:r w:rsidRPr="008D64E2">
          <w:rPr>
            <w:rStyle w:val="Hyperlink"/>
            <w:noProof/>
          </w:rPr>
          <w:fldChar w:fldCharType="begin"/>
        </w:r>
        <w:r w:rsidRPr="008D64E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"_Toc24226739"</w:instrText>
        </w:r>
        <w:r w:rsidRPr="008D64E2">
          <w:rPr>
            <w:rStyle w:val="Hyperlink"/>
            <w:noProof/>
          </w:rPr>
          <w:instrText xml:space="preserve"> </w:instrText>
        </w:r>
        <w:r w:rsidRPr="008D64E2">
          <w:rPr>
            <w:rStyle w:val="Hyperlink"/>
            <w:noProof/>
          </w:rPr>
        </w:r>
        <w:r w:rsidRPr="008D64E2">
          <w:rPr>
            <w:rStyle w:val="Hyperlink"/>
            <w:noProof/>
          </w:rPr>
          <w:fldChar w:fldCharType="separate"/>
        </w:r>
        <w:r w:rsidRPr="008D64E2">
          <w:rPr>
            <w:rStyle w:val="Hyperlink"/>
            <w:noProof/>
          </w:rPr>
          <w:t>Bảng 14: Đặc tả các phương thức trong lớp TextInput_Hander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_Toc24226739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65" w:author="HIKARI" w:date="2019-11-09T21:18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8D64E2">
          <w:rPr>
            <w:rStyle w:val="Hyperlink"/>
            <w:noProof/>
          </w:rPr>
          <w:fldChar w:fldCharType="end"/>
        </w:r>
      </w:ins>
    </w:p>
    <w:p w14:paraId="46D93E83" w14:textId="2C110D9C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66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67" w:author="HIKARI" w:date="2019-11-09T21:18:00Z">
        <w:r w:rsidRPr="009C0A1F" w:rsidDel="009C0A1F">
          <w:rPr>
            <w:noProof/>
            <w:rPrChange w:id="468" w:author="HIKARI" w:date="2019-11-09T21:18:00Z">
              <w:rPr>
                <w:rStyle w:val="Hyperlink"/>
                <w:noProof/>
              </w:rPr>
            </w:rPrChange>
          </w:rPr>
          <w:delText>Bảng 1: Kế hoạch theo tuần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8</w:delText>
        </w:r>
      </w:del>
    </w:p>
    <w:p w14:paraId="174011D7" w14:textId="0112347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69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70" w:author="HIKARI" w:date="2019-11-09T21:18:00Z">
        <w:r w:rsidRPr="009C0A1F" w:rsidDel="009C0A1F">
          <w:rPr>
            <w:noProof/>
            <w:rPrChange w:id="471" w:author="HIKARI" w:date="2019-11-09T21:18:00Z">
              <w:rPr>
                <w:rStyle w:val="Hyperlink"/>
                <w:noProof/>
              </w:rPr>
            </w:rPrChange>
          </w:rPr>
          <w:delText>Bảng 2: Phân công công việc &amp; đóp góp của mỗi sinh viên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8</w:delText>
        </w:r>
      </w:del>
    </w:p>
    <w:p w14:paraId="0FF92E50" w14:textId="23650C5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72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73" w:author="HIKARI" w:date="2019-11-09T21:18:00Z">
        <w:r w:rsidRPr="009C0A1F" w:rsidDel="009C0A1F">
          <w:rPr>
            <w:noProof/>
            <w:rPrChange w:id="474" w:author="HIKARI" w:date="2019-11-09T21:18:00Z">
              <w:rPr>
                <w:rStyle w:val="Hyperlink"/>
                <w:noProof/>
              </w:rPr>
            </w:rPrChange>
          </w:rPr>
          <w:delText>Bảng 3: Đặc tả giao diện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11</w:delText>
        </w:r>
      </w:del>
    </w:p>
    <w:p w14:paraId="6572784B" w14:textId="4C8CC795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75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76" w:author="HIKARI" w:date="2019-11-09T21:18:00Z">
        <w:r w:rsidRPr="009C0A1F" w:rsidDel="009C0A1F">
          <w:rPr>
            <w:noProof/>
            <w:rPrChange w:id="477" w:author="HIKARI" w:date="2019-11-09T21:18:00Z">
              <w:rPr>
                <w:rStyle w:val="Hyperlink"/>
                <w:noProof/>
              </w:rPr>
            </w:rPrChange>
          </w:rPr>
          <w:delText>Bảng 4: Các Class và Attributes ứng với các layer.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14</w:delText>
        </w:r>
      </w:del>
    </w:p>
    <w:p w14:paraId="737DCF27" w14:textId="13C3FAA3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78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79" w:author="HIKARI" w:date="2019-11-09T21:18:00Z">
        <w:r w:rsidRPr="009C0A1F" w:rsidDel="009C0A1F">
          <w:rPr>
            <w:noProof/>
            <w:rPrChange w:id="480" w:author="HIKARI" w:date="2019-11-09T21:18:00Z">
              <w:rPr>
                <w:rStyle w:val="Hyperlink"/>
                <w:noProof/>
              </w:rPr>
            </w:rPrChange>
          </w:rPr>
          <w:delText>Bảng 5: Chi tiết chức năng các layer trong ANN Model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15</w:delText>
        </w:r>
      </w:del>
    </w:p>
    <w:p w14:paraId="3C80F950" w14:textId="721A066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81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82" w:author="HIKARI" w:date="2019-11-09T21:18:00Z">
        <w:r w:rsidRPr="009C0A1F" w:rsidDel="009C0A1F">
          <w:rPr>
            <w:noProof/>
            <w:rPrChange w:id="483" w:author="HIKARI" w:date="2019-11-09T21:18:00Z">
              <w:rPr>
                <w:rStyle w:val="Hyperlink"/>
                <w:noProof/>
              </w:rPr>
            </w:rPrChange>
          </w:rPr>
          <w:delText>Bảng 6: Danh mục các lớp cho các Layer của TensorFlow Layers API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16</w:delText>
        </w:r>
      </w:del>
    </w:p>
    <w:p w14:paraId="3AE94C80" w14:textId="004FEDE0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84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85" w:author="HIKARI" w:date="2019-11-09T21:18:00Z">
        <w:r w:rsidRPr="009C0A1F" w:rsidDel="009C0A1F">
          <w:rPr>
            <w:noProof/>
            <w:rPrChange w:id="486" w:author="HIKARI" w:date="2019-11-09T21:18:00Z">
              <w:rPr>
                <w:rStyle w:val="Hyperlink"/>
                <w:noProof/>
              </w:rPr>
            </w:rPrChange>
          </w:rPr>
          <w:delText>Bảng 7: Đặc tả các phươn thức trong lớp Layer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18</w:delText>
        </w:r>
      </w:del>
    </w:p>
    <w:p w14:paraId="2328AD8F" w14:textId="0E1FCCB4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87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88" w:author="HIKARI" w:date="2019-11-09T21:18:00Z">
        <w:r w:rsidRPr="009C0A1F" w:rsidDel="009C0A1F">
          <w:rPr>
            <w:noProof/>
            <w:rPrChange w:id="489" w:author="HIKARI" w:date="2019-11-09T21:18:00Z">
              <w:rPr>
                <w:rStyle w:val="Hyperlink"/>
                <w:noProof/>
              </w:rPr>
            </w:rPrChange>
          </w:rPr>
          <w:delText>Bảng 8: Đặc tả các lớp chức năng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19</w:delText>
        </w:r>
      </w:del>
    </w:p>
    <w:p w14:paraId="6A96FF5E" w14:textId="07358A05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90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91" w:author="HIKARI" w:date="2019-11-09T21:18:00Z">
        <w:r w:rsidRPr="009C0A1F" w:rsidDel="009C0A1F">
          <w:rPr>
            <w:noProof/>
            <w:rPrChange w:id="492" w:author="HIKARI" w:date="2019-11-09T21:18:00Z">
              <w:rPr>
                <w:rStyle w:val="Hyperlink"/>
                <w:noProof/>
              </w:rPr>
            </w:rPrChange>
          </w:rPr>
          <w:delText>Bảng 9: Đặc tả các phương thức trong lớp Render_MasterControl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20</w:delText>
        </w:r>
      </w:del>
    </w:p>
    <w:p w14:paraId="3DCFB0BC" w14:textId="7D92CEC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93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94" w:author="HIKARI" w:date="2019-11-09T21:18:00Z">
        <w:r w:rsidRPr="009C0A1F" w:rsidDel="009C0A1F">
          <w:rPr>
            <w:noProof/>
            <w:rPrChange w:id="495" w:author="HIKARI" w:date="2019-11-09T21:18:00Z">
              <w:rPr>
                <w:rStyle w:val="Hyperlink"/>
                <w:noProof/>
              </w:rPr>
            </w:rPrChange>
          </w:rPr>
          <w:delText>Bảng 10: Đặc tả các phương thức trong lớp TensorModel</w:delText>
        </w:r>
        <w:r w:rsidDel="009C0A1F">
          <w:rPr>
            <w:noProof/>
            <w:webHidden/>
          </w:rPr>
          <w:tab/>
        </w:r>
      </w:del>
      <w:del w:id="496" w:author="HIKARI" w:date="2019-11-08T21:26:00Z">
        <w:r w:rsidDel="00D2561B">
          <w:rPr>
            <w:noProof/>
            <w:webHidden/>
          </w:rPr>
          <w:delText>21</w:delText>
        </w:r>
      </w:del>
    </w:p>
    <w:p w14:paraId="63BBF23D" w14:textId="2C77D128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497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498" w:author="HIKARI" w:date="2019-11-09T21:18:00Z">
        <w:r w:rsidRPr="009C0A1F" w:rsidDel="009C0A1F">
          <w:rPr>
            <w:noProof/>
            <w:rPrChange w:id="499" w:author="HIKARI" w:date="2019-11-09T21:18:00Z">
              <w:rPr>
                <w:rStyle w:val="Hyperlink"/>
                <w:noProof/>
              </w:rPr>
            </w:rPrChange>
          </w:rPr>
          <w:delText>Bảng 11: Đặc tả các phương thức trong lớp ConnectorRender_Control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21</w:delText>
        </w:r>
      </w:del>
    </w:p>
    <w:p w14:paraId="3C48F51D" w14:textId="3154C0D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00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01" w:author="HIKARI" w:date="2019-11-09T21:18:00Z">
        <w:r w:rsidRPr="009C0A1F" w:rsidDel="009C0A1F">
          <w:rPr>
            <w:noProof/>
            <w:rPrChange w:id="502" w:author="HIKARI" w:date="2019-11-09T21:18:00Z">
              <w:rPr>
                <w:rStyle w:val="Hyperlink"/>
                <w:noProof/>
              </w:rPr>
            </w:rPrChange>
          </w:rPr>
          <w:delText>Bảng 12: Đặc tả các phương thức trong lớp SlidePanel_Control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22</w:delText>
        </w:r>
      </w:del>
    </w:p>
    <w:p w14:paraId="55F0230A" w14:textId="3D5BDD75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03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04" w:author="HIKARI" w:date="2019-11-09T21:18:00Z">
        <w:r w:rsidRPr="009C0A1F" w:rsidDel="009C0A1F">
          <w:rPr>
            <w:noProof/>
            <w:rPrChange w:id="505" w:author="HIKARI" w:date="2019-11-09T21:18:00Z">
              <w:rPr>
                <w:rStyle w:val="Hyperlink"/>
                <w:noProof/>
              </w:rPr>
            </w:rPrChange>
          </w:rPr>
          <w:delText>Bảng 13: Đặc tả các phương thức trong lớp Arrow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22</w:delText>
        </w:r>
      </w:del>
    </w:p>
    <w:p w14:paraId="787D17BD" w14:textId="2240C2B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06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07" w:author="HIKARI" w:date="2019-11-09T21:18:00Z">
        <w:r w:rsidRPr="009C0A1F" w:rsidDel="009C0A1F">
          <w:rPr>
            <w:noProof/>
            <w:rPrChange w:id="508" w:author="HIKARI" w:date="2019-11-09T21:18:00Z">
              <w:rPr>
                <w:rStyle w:val="Hyperlink"/>
                <w:noProof/>
              </w:rPr>
            </w:rPrChange>
          </w:rPr>
          <w:delText>Bảng 14: Đặc tả các phương thức trong lớp TextInput_Hander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22</w:delText>
        </w:r>
      </w:del>
    </w:p>
    <w:p w14:paraId="59DBA038" w14:textId="4FE5E652" w:rsidR="003B2EBF" w:rsidRDefault="008019A6" w:rsidP="003B2EBF">
      <w:pPr>
        <w:rPr>
          <w:b w:val="0"/>
          <w:i/>
          <w:szCs w:val="26"/>
        </w:rPr>
      </w:pPr>
      <w:r>
        <w:rPr>
          <w:b w:val="0"/>
          <w:i/>
          <w:szCs w:val="26"/>
        </w:rPr>
        <w:fldChar w:fldCharType="end"/>
      </w:r>
    </w:p>
    <w:p w14:paraId="41C1B2C1" w14:textId="16E72ECA" w:rsidR="008019A6" w:rsidRDefault="008019A6" w:rsidP="003B2EBF">
      <w:pPr>
        <w:rPr>
          <w:b w:val="0"/>
          <w:i/>
          <w:szCs w:val="26"/>
        </w:rPr>
      </w:pPr>
    </w:p>
    <w:p w14:paraId="3DFAB8AD" w14:textId="77777777" w:rsidR="008019A6" w:rsidRDefault="008019A6" w:rsidP="003B2EBF">
      <w:pPr>
        <w:rPr>
          <w:b w:val="0"/>
          <w:i/>
          <w:szCs w:val="26"/>
        </w:rPr>
      </w:pPr>
    </w:p>
    <w:p w14:paraId="2CFA3274" w14:textId="77777777" w:rsidR="003B2EBF" w:rsidRDefault="003B2EBF" w:rsidP="003B2EBF">
      <w:pPr>
        <w:rPr>
          <w:b w:val="0"/>
          <w:i/>
          <w:szCs w:val="26"/>
        </w:rPr>
      </w:pPr>
    </w:p>
    <w:p w14:paraId="44264411" w14:textId="77777777" w:rsidR="003B2EBF" w:rsidRDefault="003B2EBF" w:rsidP="003B2EBF">
      <w:pPr>
        <w:rPr>
          <w:b w:val="0"/>
          <w:i/>
          <w:szCs w:val="26"/>
        </w:rPr>
      </w:pPr>
    </w:p>
    <w:p w14:paraId="376A98BB" w14:textId="77777777" w:rsidR="003B2EBF" w:rsidRDefault="003B2EBF" w:rsidP="003B2EBF">
      <w:pPr>
        <w:rPr>
          <w:b w:val="0"/>
          <w:i/>
          <w:szCs w:val="26"/>
        </w:rPr>
      </w:pPr>
    </w:p>
    <w:p w14:paraId="23358493" w14:textId="77777777" w:rsidR="003B2EBF" w:rsidRDefault="003B2EBF" w:rsidP="003B2EBF">
      <w:pPr>
        <w:rPr>
          <w:b w:val="0"/>
          <w:i/>
          <w:szCs w:val="26"/>
        </w:rPr>
      </w:pPr>
    </w:p>
    <w:p w14:paraId="44D1DD87" w14:textId="77777777" w:rsidR="003B2EBF" w:rsidRDefault="003B2EBF" w:rsidP="003B2EBF">
      <w:pPr>
        <w:rPr>
          <w:b w:val="0"/>
          <w:i/>
          <w:szCs w:val="26"/>
        </w:rPr>
      </w:pPr>
    </w:p>
    <w:p w14:paraId="3A34831F" w14:textId="77777777" w:rsidR="003B2EBF" w:rsidRDefault="003B2EBF" w:rsidP="003B2EBF">
      <w:pPr>
        <w:rPr>
          <w:b w:val="0"/>
          <w:i/>
          <w:szCs w:val="26"/>
        </w:rPr>
      </w:pPr>
    </w:p>
    <w:p w14:paraId="62E4A1A2" w14:textId="77777777" w:rsidR="003B2EBF" w:rsidRDefault="003B2EBF" w:rsidP="003B2EBF">
      <w:pPr>
        <w:outlineLvl w:val="0"/>
        <w:rPr>
          <w:b w:val="0"/>
          <w:i/>
          <w:szCs w:val="26"/>
        </w:rPr>
      </w:pPr>
    </w:p>
    <w:p w14:paraId="21F68730" w14:textId="2A17820B" w:rsidR="00A05F94" w:rsidRPr="00E24C10" w:rsidRDefault="0048368C">
      <w:pPr>
        <w:pStyle w:val="Heading1"/>
        <w:pPrChange w:id="509" w:author="HIKARI" w:date="2019-11-08T21:12:00Z">
          <w:pPr>
            <w:jc w:val="center"/>
            <w:outlineLvl w:val="0"/>
          </w:pPr>
        </w:pPrChange>
      </w:pPr>
      <w:bookmarkStart w:id="510" w:name="_Toc24226678"/>
      <w:commentRangeStart w:id="511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1: </w:t>
      </w:r>
      <w:proofErr w:type="spellStart"/>
      <w:r>
        <w:t>T</w:t>
      </w:r>
      <w:r w:rsidRPr="00E24C10">
        <w:t>ổng</w:t>
      </w:r>
      <w:proofErr w:type="spellEnd"/>
      <w:r w:rsidRPr="00E24C10">
        <w:t xml:space="preserve"> </w:t>
      </w:r>
      <w:proofErr w:type="spellStart"/>
      <w:r w:rsidRPr="00E24C10">
        <w:t>q</w:t>
      </w:r>
      <w:bookmarkStart w:id="512" w:name="_GoBack"/>
      <w:bookmarkEnd w:id="512"/>
      <w:r w:rsidRPr="00E24C10">
        <w:t>uan</w:t>
      </w:r>
      <w:proofErr w:type="spellEnd"/>
      <w:r w:rsidRPr="00E24C10">
        <w:t xml:space="preserve"> </w:t>
      </w:r>
      <w:proofErr w:type="spellStart"/>
      <w:r w:rsidRPr="00E24C10">
        <w:t>chương</w:t>
      </w:r>
      <w:proofErr w:type="spellEnd"/>
      <w:r w:rsidRPr="00E24C10">
        <w:t xml:space="preserve"> </w:t>
      </w:r>
      <w:proofErr w:type="spellStart"/>
      <w:r w:rsidRPr="00E24C10">
        <w:t>trình</w:t>
      </w:r>
      <w:commentRangeEnd w:id="511"/>
      <w:proofErr w:type="spellEnd"/>
      <w:r w:rsidR="00F035EB">
        <w:rPr>
          <w:rStyle w:val="CommentReference"/>
        </w:rPr>
        <w:commentReference w:id="511"/>
      </w:r>
      <w:bookmarkEnd w:id="510"/>
    </w:p>
    <w:p w14:paraId="09AD0FB0" w14:textId="4F3DD209" w:rsidR="002A09CC" w:rsidRDefault="0008475D">
      <w:pPr>
        <w:pStyle w:val="Heading2"/>
        <w:numPr>
          <w:ilvl w:val="0"/>
          <w:numId w:val="42"/>
        </w:numPr>
        <w:pPrChange w:id="513" w:author="HIKARI" w:date="2019-11-08T21:15:00Z">
          <w:pPr>
            <w:pStyle w:val="ListParagraph"/>
            <w:numPr>
              <w:numId w:val="2"/>
            </w:numPr>
            <w:ind w:hanging="360"/>
            <w:outlineLvl w:val="1"/>
          </w:pPr>
        </w:pPrChange>
      </w:pPr>
      <w:bookmarkStart w:id="514" w:name="_Toc24226679"/>
      <w:commentRangeStart w:id="515"/>
      <w:proofErr w:type="spellStart"/>
      <w:r w:rsidRPr="00E24C10">
        <w:t>Giới</w:t>
      </w:r>
      <w:proofErr w:type="spellEnd"/>
      <w:r w:rsidRPr="00E24C10">
        <w:t xml:space="preserve"> </w:t>
      </w:r>
      <w:proofErr w:type="spellStart"/>
      <w:r w:rsidRPr="00E24C10">
        <w:t>thiệu</w:t>
      </w:r>
      <w:proofErr w:type="spellEnd"/>
      <w:r w:rsidRPr="00E24C10">
        <w:t xml:space="preserve"> </w:t>
      </w:r>
      <w:proofErr w:type="spellStart"/>
      <w:r w:rsidR="002F05EA" w:rsidRPr="00E24C10">
        <w:t>chung</w:t>
      </w:r>
      <w:commentRangeEnd w:id="515"/>
      <w:proofErr w:type="spellEnd"/>
      <w:r w:rsidR="00F035EB">
        <w:rPr>
          <w:rStyle w:val="CommentReference"/>
        </w:rPr>
        <w:commentReference w:id="515"/>
      </w:r>
      <w:bookmarkEnd w:id="514"/>
    </w:p>
    <w:p w14:paraId="13AA65EE" w14:textId="6917CF19" w:rsidR="00136198" w:rsidRDefault="00136198">
      <w:pPr>
        <w:pStyle w:val="Heading3"/>
        <w:numPr>
          <w:ilvl w:val="1"/>
          <w:numId w:val="42"/>
        </w:numPr>
        <w:ind w:left="1440"/>
        <w:pPrChange w:id="516" w:author="HIKARI" w:date="2019-11-08T21:16:00Z">
          <w:pPr>
            <w:pStyle w:val="ListParagraph"/>
            <w:numPr>
              <w:ilvl w:val="1"/>
              <w:numId w:val="2"/>
            </w:numPr>
            <w:ind w:left="1440" w:hanging="720"/>
            <w:outlineLvl w:val="1"/>
          </w:pPr>
        </w:pPrChange>
      </w:pPr>
      <w:bookmarkStart w:id="517" w:name="_Toc24226680"/>
      <w:commentRangeStart w:id="518"/>
      <w:proofErr w:type="spellStart"/>
      <w:r w:rsidRPr="00136198">
        <w:t>Về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proofErr w:type="spellEnd"/>
      <w:r w:rsidRPr="00136198">
        <w:t xml:space="preserve"> </w:t>
      </w:r>
      <w:proofErr w:type="spellStart"/>
      <w:r w:rsidRPr="00136198">
        <w:t>phần</w:t>
      </w:r>
      <w:proofErr w:type="spellEnd"/>
      <w:r w:rsidRPr="00136198">
        <w:t xml:space="preserve"> </w:t>
      </w:r>
      <w:proofErr w:type="spellStart"/>
      <w:r w:rsidRPr="00136198">
        <w:t>mềm</w:t>
      </w:r>
      <w:proofErr w:type="spellEnd"/>
      <w:r w:rsidRPr="00136198">
        <w:t xml:space="preserve"> </w:t>
      </w:r>
      <w:proofErr w:type="spellStart"/>
      <w:r w:rsidRPr="00136198">
        <w:t>vẽ</w:t>
      </w:r>
      <w:proofErr w:type="spellEnd"/>
      <w:r w:rsidRPr="00136198">
        <w:t xml:space="preserve"> Diagram TensorFlow</w:t>
      </w:r>
      <w:commentRangeEnd w:id="518"/>
      <w:r w:rsidR="00F035EB">
        <w:rPr>
          <w:rStyle w:val="CommentReference"/>
        </w:rPr>
        <w:commentReference w:id="518"/>
      </w:r>
      <w:bookmarkEnd w:id="517"/>
    </w:p>
    <w:p w14:paraId="523152DA" w14:textId="05830366" w:rsidR="00136198" w:rsidRDefault="00136198">
      <w:pPr>
        <w:pStyle w:val="Heading4"/>
        <w:numPr>
          <w:ilvl w:val="2"/>
          <w:numId w:val="42"/>
        </w:numPr>
        <w:ind w:left="2160"/>
        <w:rPr>
          <w:ins w:id="519" w:author="HIKARI" w:date="2019-11-08T22:06:00Z"/>
        </w:rPr>
      </w:pPr>
      <w:bookmarkStart w:id="520" w:name="_Toc24226681"/>
      <w:commentRangeStart w:id="521"/>
      <w:proofErr w:type="spellStart"/>
      <w:r w:rsidRPr="00136198">
        <w:t>Yêu</w:t>
      </w:r>
      <w:proofErr w:type="spellEnd"/>
      <w:r w:rsidRPr="00136198">
        <w:t xml:space="preserve"> </w:t>
      </w:r>
      <w:proofErr w:type="spellStart"/>
      <w:r w:rsidRPr="00136198">
        <w:t>cầu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bookmarkEnd w:id="520"/>
      <w:proofErr w:type="spellEnd"/>
    </w:p>
    <w:p w14:paraId="0E260273" w14:textId="0BC92F3A" w:rsidR="00101C72" w:rsidRPr="00101C72" w:rsidRDefault="00101C72">
      <w:pPr>
        <w:ind w:left="720"/>
        <w:rPr>
          <w:b w:val="0"/>
          <w:bCs/>
          <w:rPrChange w:id="522" w:author="HIKARI" w:date="2019-11-08T22:10:00Z">
            <w:rPr/>
          </w:rPrChange>
        </w:rPr>
        <w:pPrChange w:id="523" w:author="HIKARI" w:date="2019-11-08T22:06:00Z">
          <w:pPr>
            <w:pStyle w:val="ListParagraph"/>
            <w:numPr>
              <w:ilvl w:val="2"/>
              <w:numId w:val="2"/>
            </w:numPr>
            <w:ind w:left="2160" w:hanging="1080"/>
            <w:outlineLvl w:val="1"/>
          </w:pPr>
        </w:pPrChange>
      </w:pPr>
      <w:proofErr w:type="spellStart"/>
      <w:ins w:id="524" w:author="HIKARI" w:date="2019-11-08T22:07:00Z">
        <w:r w:rsidRPr="00101C72">
          <w:rPr>
            <w:b w:val="0"/>
            <w:bCs/>
            <w:rPrChange w:id="525" w:author="HIKARI" w:date="2019-11-08T22:10:00Z">
              <w:rPr/>
            </w:rPrChange>
          </w:rPr>
          <w:t>Thiết</w:t>
        </w:r>
        <w:proofErr w:type="spellEnd"/>
        <w:r w:rsidRPr="00101C72">
          <w:rPr>
            <w:b w:val="0"/>
            <w:bCs/>
            <w:rPrChange w:id="526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27" w:author="HIKARI" w:date="2019-11-08T22:10:00Z">
              <w:rPr/>
            </w:rPrChange>
          </w:rPr>
          <w:t>kế</w:t>
        </w:r>
        <w:proofErr w:type="spellEnd"/>
        <w:r w:rsidRPr="00101C72">
          <w:rPr>
            <w:b w:val="0"/>
            <w:bCs/>
            <w:rPrChange w:id="528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29" w:author="HIKARI" w:date="2019-11-08T22:10:00Z">
              <w:rPr/>
            </w:rPrChange>
          </w:rPr>
          <w:t>và</w:t>
        </w:r>
        <w:proofErr w:type="spellEnd"/>
        <w:r w:rsidRPr="00101C72">
          <w:rPr>
            <w:b w:val="0"/>
            <w:bCs/>
            <w:rPrChange w:id="530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31" w:author="HIKARI" w:date="2019-11-08T22:10:00Z">
              <w:rPr/>
            </w:rPrChange>
          </w:rPr>
          <w:t>xây</w:t>
        </w:r>
        <w:proofErr w:type="spellEnd"/>
        <w:r w:rsidRPr="00101C72">
          <w:rPr>
            <w:b w:val="0"/>
            <w:bCs/>
            <w:rPrChange w:id="532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33" w:author="HIKARI" w:date="2019-11-08T22:10:00Z">
              <w:rPr/>
            </w:rPrChange>
          </w:rPr>
          <w:t>dựng</w:t>
        </w:r>
        <w:proofErr w:type="spellEnd"/>
        <w:r w:rsidRPr="00101C72">
          <w:rPr>
            <w:b w:val="0"/>
            <w:bCs/>
            <w:rPrChange w:id="534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35" w:author="HIKARI" w:date="2019-11-08T22:10:00Z">
              <w:rPr/>
            </w:rPrChange>
          </w:rPr>
          <w:t>phần</w:t>
        </w:r>
        <w:proofErr w:type="spellEnd"/>
        <w:r w:rsidRPr="00101C72">
          <w:rPr>
            <w:b w:val="0"/>
            <w:bCs/>
            <w:rPrChange w:id="536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37" w:author="HIKARI" w:date="2019-11-08T22:10:00Z">
              <w:rPr/>
            </w:rPrChange>
          </w:rPr>
          <w:t>mềm</w:t>
        </w:r>
        <w:proofErr w:type="spellEnd"/>
        <w:r w:rsidRPr="00101C72">
          <w:rPr>
            <w:b w:val="0"/>
            <w:bCs/>
            <w:rPrChange w:id="538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39" w:author="HIKARI" w:date="2019-11-08T22:10:00Z">
              <w:rPr/>
            </w:rPrChange>
          </w:rPr>
          <w:t>hướng</w:t>
        </w:r>
        <w:proofErr w:type="spellEnd"/>
        <w:r w:rsidRPr="00101C72">
          <w:rPr>
            <w:b w:val="0"/>
            <w:bCs/>
            <w:rPrChange w:id="540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41" w:author="HIKARI" w:date="2019-11-08T22:10:00Z">
              <w:rPr/>
            </w:rPrChange>
          </w:rPr>
          <w:t>đối</w:t>
        </w:r>
        <w:proofErr w:type="spellEnd"/>
        <w:r w:rsidRPr="00101C72">
          <w:rPr>
            <w:b w:val="0"/>
            <w:bCs/>
            <w:rPrChange w:id="542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43" w:author="HIKARI" w:date="2019-11-08T22:10:00Z">
              <w:rPr/>
            </w:rPrChange>
          </w:rPr>
          <w:t>tượng</w:t>
        </w:r>
        <w:proofErr w:type="spellEnd"/>
        <w:r w:rsidRPr="00101C72">
          <w:rPr>
            <w:b w:val="0"/>
            <w:bCs/>
            <w:rPrChange w:id="544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45" w:author="HIKARI" w:date="2019-11-08T22:10:00Z">
              <w:rPr/>
            </w:rPrChange>
          </w:rPr>
          <w:t>giải</w:t>
        </w:r>
        <w:proofErr w:type="spellEnd"/>
        <w:r w:rsidRPr="00101C72">
          <w:rPr>
            <w:b w:val="0"/>
            <w:bCs/>
            <w:rPrChange w:id="546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47" w:author="HIKARI" w:date="2019-11-08T22:10:00Z">
              <w:rPr/>
            </w:rPrChange>
          </w:rPr>
          <w:t>quyết</w:t>
        </w:r>
        <w:proofErr w:type="spellEnd"/>
        <w:r w:rsidRPr="00101C72">
          <w:rPr>
            <w:b w:val="0"/>
            <w:bCs/>
            <w:rPrChange w:id="548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49" w:author="HIKARI" w:date="2019-11-08T22:10:00Z">
              <w:rPr/>
            </w:rPrChange>
          </w:rPr>
          <w:t>yêu</w:t>
        </w:r>
        <w:proofErr w:type="spellEnd"/>
        <w:r w:rsidRPr="00101C72">
          <w:rPr>
            <w:b w:val="0"/>
            <w:bCs/>
            <w:rPrChange w:id="550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51" w:author="HIKARI" w:date="2019-11-08T22:10:00Z">
              <w:rPr/>
            </w:rPrChange>
          </w:rPr>
          <w:t>cầu</w:t>
        </w:r>
        <w:proofErr w:type="spellEnd"/>
        <w:r w:rsidRPr="00101C72">
          <w:rPr>
            <w:b w:val="0"/>
            <w:bCs/>
            <w:rPrChange w:id="552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53" w:author="HIKARI" w:date="2019-11-08T22:10:00Z">
              <w:rPr/>
            </w:rPrChange>
          </w:rPr>
          <w:t>vẽ</w:t>
        </w:r>
        <w:proofErr w:type="spellEnd"/>
        <w:r w:rsidRPr="00101C72">
          <w:rPr>
            <w:b w:val="0"/>
            <w:bCs/>
            <w:rPrChange w:id="554" w:author="HIKARI" w:date="2019-11-08T22:10:00Z">
              <w:rPr/>
            </w:rPrChange>
          </w:rPr>
          <w:t xml:space="preserve"> Diagram</w:t>
        </w:r>
      </w:ins>
      <w:ins w:id="555" w:author="HIKARI" w:date="2019-11-08T22:09:00Z">
        <w:r w:rsidRPr="00101C72">
          <w:rPr>
            <w:b w:val="0"/>
            <w:bCs/>
            <w:rPrChange w:id="556" w:author="HIKARI" w:date="2019-11-08T22:10:00Z">
              <w:rPr/>
            </w:rPrChange>
          </w:rPr>
          <w:t xml:space="preserve"> </w:t>
        </w:r>
      </w:ins>
      <w:proofErr w:type="spellStart"/>
      <w:ins w:id="557" w:author="HIKARI" w:date="2019-11-08T22:10:00Z">
        <w:r w:rsidRPr="00101C72">
          <w:rPr>
            <w:b w:val="0"/>
            <w:bCs/>
            <w:rPrChange w:id="558" w:author="HIKARI" w:date="2019-11-08T22:10:00Z">
              <w:rPr/>
            </w:rPrChange>
          </w:rPr>
          <w:t>sử</w:t>
        </w:r>
        <w:proofErr w:type="spellEnd"/>
        <w:r w:rsidRPr="00101C72">
          <w:rPr>
            <w:b w:val="0"/>
            <w:bCs/>
            <w:rPrChange w:id="559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60" w:author="HIKARI" w:date="2019-11-08T22:10:00Z">
              <w:rPr/>
            </w:rPrChange>
          </w:rPr>
          <w:t>dụng</w:t>
        </w:r>
        <w:proofErr w:type="spellEnd"/>
        <w:r w:rsidRPr="00101C72">
          <w:rPr>
            <w:b w:val="0"/>
            <w:bCs/>
            <w:rPrChange w:id="561" w:author="HIKARI" w:date="2019-11-08T22:10:00Z">
              <w:rPr/>
            </w:rPrChange>
          </w:rPr>
          <w:t xml:space="preserve"> TensorFlow Layer API</w:t>
        </w:r>
      </w:ins>
      <w:ins w:id="562" w:author="HIKARI" w:date="2019-11-08T22:07:00Z">
        <w:r w:rsidRPr="00101C72">
          <w:rPr>
            <w:b w:val="0"/>
            <w:bCs/>
            <w:rPrChange w:id="563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64" w:author="HIKARI" w:date="2019-11-08T22:10:00Z">
              <w:rPr/>
            </w:rPrChange>
          </w:rPr>
          <w:t>cho</w:t>
        </w:r>
        <w:proofErr w:type="spellEnd"/>
        <w:r w:rsidRPr="00101C72">
          <w:rPr>
            <w:b w:val="0"/>
            <w:bCs/>
            <w:rPrChange w:id="565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66" w:author="HIKARI" w:date="2019-11-08T22:10:00Z">
              <w:rPr/>
            </w:rPrChange>
          </w:rPr>
          <w:t>mô</w:t>
        </w:r>
        <w:proofErr w:type="spellEnd"/>
        <w:r w:rsidRPr="00101C72">
          <w:rPr>
            <w:b w:val="0"/>
            <w:bCs/>
            <w:rPrChange w:id="567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68" w:author="HIKARI" w:date="2019-11-08T22:10:00Z">
              <w:rPr/>
            </w:rPrChange>
          </w:rPr>
          <w:t>hình</w:t>
        </w:r>
        <w:proofErr w:type="spellEnd"/>
        <w:r w:rsidRPr="00101C72">
          <w:rPr>
            <w:b w:val="0"/>
            <w:bCs/>
            <w:rPrChange w:id="569" w:author="HIKARI" w:date="2019-11-08T22:10:00Z">
              <w:rPr/>
            </w:rPrChange>
          </w:rPr>
          <w:t xml:space="preserve"> </w:t>
        </w:r>
      </w:ins>
      <w:proofErr w:type="spellStart"/>
      <w:ins w:id="570" w:author="HIKARI" w:date="2019-11-08T22:08:00Z">
        <w:r w:rsidRPr="00101C72">
          <w:rPr>
            <w:b w:val="0"/>
            <w:bCs/>
            <w:rPrChange w:id="571" w:author="HIKARI" w:date="2019-11-08T22:10:00Z">
              <w:rPr/>
            </w:rPrChange>
          </w:rPr>
          <w:t>mạng</w:t>
        </w:r>
        <w:proofErr w:type="spellEnd"/>
        <w:r w:rsidRPr="00101C72">
          <w:rPr>
            <w:b w:val="0"/>
            <w:bCs/>
            <w:rPrChange w:id="572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73" w:author="HIKARI" w:date="2019-11-08T22:10:00Z">
              <w:rPr/>
            </w:rPrChange>
          </w:rPr>
          <w:t>thần</w:t>
        </w:r>
        <w:proofErr w:type="spellEnd"/>
        <w:r w:rsidRPr="00101C72">
          <w:rPr>
            <w:b w:val="0"/>
            <w:bCs/>
            <w:rPrChange w:id="574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75" w:author="HIKARI" w:date="2019-11-08T22:10:00Z">
              <w:rPr/>
            </w:rPrChange>
          </w:rPr>
          <w:t>kinh</w:t>
        </w:r>
        <w:proofErr w:type="spellEnd"/>
        <w:r w:rsidRPr="00101C72">
          <w:rPr>
            <w:b w:val="0"/>
            <w:bCs/>
            <w:rPrChange w:id="576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77" w:author="HIKARI" w:date="2019-11-08T22:10:00Z">
              <w:rPr/>
            </w:rPrChange>
          </w:rPr>
          <w:t>nhân</w:t>
        </w:r>
        <w:proofErr w:type="spellEnd"/>
        <w:r w:rsidRPr="00101C72">
          <w:rPr>
            <w:b w:val="0"/>
            <w:bCs/>
            <w:rPrChange w:id="578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79" w:author="HIKARI" w:date="2019-11-08T22:10:00Z">
              <w:rPr/>
            </w:rPrChange>
          </w:rPr>
          <w:t>tạo</w:t>
        </w:r>
        <w:proofErr w:type="spellEnd"/>
        <w:r w:rsidRPr="00101C72">
          <w:rPr>
            <w:b w:val="0"/>
            <w:bCs/>
            <w:rPrChange w:id="580" w:author="HIKARI" w:date="2019-11-08T22:10:00Z">
              <w:rPr/>
            </w:rPrChange>
          </w:rPr>
          <w:t xml:space="preserve"> </w:t>
        </w:r>
      </w:ins>
      <w:proofErr w:type="spellStart"/>
      <w:ins w:id="581" w:author="HIKARI" w:date="2019-11-08T22:10:00Z">
        <w:r>
          <w:rPr>
            <w:b w:val="0"/>
            <w:bCs/>
          </w:rPr>
          <w:t>từ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mô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tả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bằng</w:t>
        </w:r>
        <w:proofErr w:type="spellEnd"/>
        <w:r>
          <w:rPr>
            <w:b w:val="0"/>
            <w:bCs/>
          </w:rPr>
          <w:t xml:space="preserve"> Python scripts </w:t>
        </w:r>
        <w:proofErr w:type="spellStart"/>
        <w:r>
          <w:rPr>
            <w:b w:val="0"/>
            <w:bCs/>
          </w:rPr>
          <w:t>của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người</w:t>
        </w:r>
        <w:proofErr w:type="spellEnd"/>
        <w:r>
          <w:rPr>
            <w:b w:val="0"/>
            <w:bCs/>
          </w:rPr>
          <w:t xml:space="preserve"> </w:t>
        </w:r>
      </w:ins>
      <w:proofErr w:type="spellStart"/>
      <w:ins w:id="582" w:author="HIKARI" w:date="2019-11-08T22:11:00Z">
        <w:r>
          <w:rPr>
            <w:b w:val="0"/>
            <w:bCs/>
          </w:rPr>
          <w:t>dùng</w:t>
        </w:r>
      </w:ins>
      <w:proofErr w:type="spellEnd"/>
    </w:p>
    <w:p w14:paraId="0767572B" w14:textId="065E4431" w:rsidR="00136198" w:rsidRDefault="00136198">
      <w:pPr>
        <w:pStyle w:val="Heading4"/>
        <w:numPr>
          <w:ilvl w:val="2"/>
          <w:numId w:val="42"/>
        </w:numPr>
        <w:ind w:left="2160"/>
        <w:rPr>
          <w:ins w:id="583" w:author="HIKARI" w:date="2019-11-08T22:10:00Z"/>
        </w:rPr>
      </w:pPr>
      <w:bookmarkStart w:id="584" w:name="_Toc24226682"/>
      <w:proofErr w:type="spellStart"/>
      <w:r w:rsidRPr="00136198">
        <w:t>Phân</w:t>
      </w:r>
      <w:proofErr w:type="spellEnd"/>
      <w:r w:rsidRPr="00136198">
        <w:t xml:space="preserve"> </w:t>
      </w:r>
      <w:proofErr w:type="spellStart"/>
      <w:r w:rsidRPr="00136198">
        <w:t>tích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bookmarkEnd w:id="584"/>
      <w:proofErr w:type="spellEnd"/>
    </w:p>
    <w:p w14:paraId="696AB336" w14:textId="1AF69075" w:rsidR="00101C72" w:rsidRDefault="00101C72" w:rsidP="00101C72">
      <w:pPr>
        <w:pStyle w:val="ListParagraph"/>
        <w:numPr>
          <w:ilvl w:val="0"/>
          <w:numId w:val="45"/>
        </w:numPr>
        <w:rPr>
          <w:ins w:id="585" w:author="HIKARI" w:date="2019-11-08T22:18:00Z"/>
          <w:b w:val="0"/>
          <w:bCs/>
        </w:rPr>
      </w:pPr>
      <w:proofErr w:type="spellStart"/>
      <w:ins w:id="586" w:author="HIKARI" w:date="2019-11-08T22:10:00Z">
        <w:r w:rsidRPr="00A5282E">
          <w:rPr>
            <w:b w:val="0"/>
            <w:bCs/>
            <w:rPrChange w:id="587" w:author="HIKARI" w:date="2019-11-08T22:18:00Z">
              <w:rPr/>
            </w:rPrChange>
          </w:rPr>
          <w:t>Xây</w:t>
        </w:r>
        <w:proofErr w:type="spellEnd"/>
        <w:r w:rsidRPr="00A5282E">
          <w:rPr>
            <w:b w:val="0"/>
            <w:bCs/>
            <w:rPrChange w:id="588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589" w:author="HIKARI" w:date="2019-11-08T22:18:00Z">
              <w:rPr/>
            </w:rPrChange>
          </w:rPr>
          <w:t>dựng</w:t>
        </w:r>
        <w:proofErr w:type="spellEnd"/>
        <w:r w:rsidRPr="00A5282E">
          <w:rPr>
            <w:b w:val="0"/>
            <w:bCs/>
            <w:rPrChange w:id="590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591" w:author="HIKARI" w:date="2019-11-08T22:18:00Z">
              <w:rPr/>
            </w:rPrChange>
          </w:rPr>
          <w:t>phần</w:t>
        </w:r>
        <w:proofErr w:type="spellEnd"/>
        <w:r w:rsidRPr="00A5282E">
          <w:rPr>
            <w:b w:val="0"/>
            <w:bCs/>
            <w:rPrChange w:id="592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593" w:author="HIKARI" w:date="2019-11-08T22:18:00Z">
              <w:rPr/>
            </w:rPrChange>
          </w:rPr>
          <w:t>mềm</w:t>
        </w:r>
        <w:proofErr w:type="spellEnd"/>
        <w:r w:rsidRPr="00A5282E">
          <w:rPr>
            <w:b w:val="0"/>
            <w:bCs/>
            <w:rPrChange w:id="594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595" w:author="HIKARI" w:date="2019-11-08T22:18:00Z">
              <w:rPr/>
            </w:rPrChange>
          </w:rPr>
          <w:t>hướng</w:t>
        </w:r>
        <w:proofErr w:type="spellEnd"/>
        <w:r w:rsidRPr="00A5282E">
          <w:rPr>
            <w:b w:val="0"/>
            <w:bCs/>
            <w:rPrChange w:id="596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597" w:author="HIKARI" w:date="2019-11-08T22:18:00Z">
              <w:rPr/>
            </w:rPrChange>
          </w:rPr>
          <w:t>đối</w:t>
        </w:r>
        <w:proofErr w:type="spellEnd"/>
        <w:r w:rsidRPr="00A5282E">
          <w:rPr>
            <w:b w:val="0"/>
            <w:bCs/>
            <w:rPrChange w:id="598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599" w:author="HIKARI" w:date="2019-11-08T22:18:00Z">
              <w:rPr/>
            </w:rPrChange>
          </w:rPr>
          <w:t>tượng</w:t>
        </w:r>
      </w:ins>
      <w:proofErr w:type="spellEnd"/>
      <w:ins w:id="600" w:author="HIKARI" w:date="2019-11-08T22:22:00Z">
        <w:r w:rsidR="00314126">
          <w:rPr>
            <w:b w:val="0"/>
            <w:bCs/>
          </w:rPr>
          <w:t>.</w:t>
        </w:r>
      </w:ins>
    </w:p>
    <w:p w14:paraId="1D908EBF" w14:textId="5633C417" w:rsidR="00A5282E" w:rsidRDefault="00A5282E" w:rsidP="00A5282E">
      <w:pPr>
        <w:pStyle w:val="ListParagraph"/>
        <w:numPr>
          <w:ilvl w:val="0"/>
          <w:numId w:val="45"/>
        </w:numPr>
        <w:rPr>
          <w:ins w:id="601" w:author="HIKARI" w:date="2019-11-08T22:18:00Z"/>
          <w:b w:val="0"/>
          <w:bCs/>
        </w:rPr>
      </w:pPr>
      <w:proofErr w:type="spellStart"/>
      <w:ins w:id="602" w:author="HIKARI" w:date="2019-11-08T22:18:00Z">
        <w:r>
          <w:rPr>
            <w:b w:val="0"/>
            <w:bCs/>
          </w:rPr>
          <w:t>Phân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tích</w:t>
        </w:r>
        <w:proofErr w:type="spellEnd"/>
        <w:r>
          <w:rPr>
            <w:b w:val="0"/>
            <w:bCs/>
          </w:rPr>
          <w:t xml:space="preserve"> text (</w:t>
        </w:r>
        <w:proofErr w:type="spellStart"/>
        <w:r>
          <w:rPr>
            <w:b w:val="0"/>
            <w:bCs/>
          </w:rPr>
          <w:t>Đọc</w:t>
        </w:r>
        <w:proofErr w:type="spellEnd"/>
        <w:r>
          <w:rPr>
            <w:b w:val="0"/>
            <w:bCs/>
          </w:rPr>
          <w:t xml:space="preserve"> string) </w:t>
        </w:r>
        <w:proofErr w:type="spellStart"/>
        <w:r>
          <w:rPr>
            <w:b w:val="0"/>
            <w:bCs/>
          </w:rPr>
          <w:t>để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lấy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dữ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đầu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vào</w:t>
        </w:r>
      </w:ins>
      <w:proofErr w:type="spellEnd"/>
      <w:ins w:id="603" w:author="HIKARI" w:date="2019-11-08T22:22:00Z">
        <w:r w:rsidR="00314126">
          <w:rPr>
            <w:b w:val="0"/>
            <w:bCs/>
          </w:rPr>
          <w:t>.</w:t>
        </w:r>
      </w:ins>
    </w:p>
    <w:p w14:paraId="1CC10DDC" w14:textId="1E203F94" w:rsidR="00A5282E" w:rsidRPr="00A5282E" w:rsidRDefault="00A5282E">
      <w:pPr>
        <w:pStyle w:val="ListParagraph"/>
        <w:numPr>
          <w:ilvl w:val="0"/>
          <w:numId w:val="45"/>
        </w:numPr>
        <w:rPr>
          <w:b w:val="0"/>
          <w:bCs/>
          <w:rPrChange w:id="604" w:author="HIKARI" w:date="2019-11-08T22:18:00Z">
            <w:rPr/>
          </w:rPrChange>
        </w:rPr>
        <w:pPrChange w:id="605" w:author="HIKARI" w:date="2019-11-08T22:18:00Z">
          <w:pPr>
            <w:pStyle w:val="ListParagraph"/>
            <w:numPr>
              <w:ilvl w:val="2"/>
              <w:numId w:val="2"/>
            </w:numPr>
            <w:ind w:left="2160" w:hanging="1080"/>
            <w:outlineLvl w:val="1"/>
          </w:pPr>
        </w:pPrChange>
      </w:pPr>
      <w:proofErr w:type="spellStart"/>
      <w:ins w:id="606" w:author="HIKARI" w:date="2019-11-08T22:18:00Z">
        <w:r>
          <w:rPr>
            <w:b w:val="0"/>
            <w:bCs/>
          </w:rPr>
          <w:t>Dữ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đầu</w:t>
        </w:r>
        <w:proofErr w:type="spellEnd"/>
        <w:r>
          <w:rPr>
            <w:b w:val="0"/>
            <w:bCs/>
          </w:rPr>
          <w:t xml:space="preserve"> ra </w:t>
        </w:r>
        <w:proofErr w:type="spellStart"/>
        <w:r>
          <w:rPr>
            <w:b w:val="0"/>
            <w:bCs/>
          </w:rPr>
          <w:t>đưa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tới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ch</w:t>
        </w:r>
      </w:ins>
      <w:ins w:id="607" w:author="HIKARI" w:date="2019-11-08T22:19:00Z">
        <w:r>
          <w:rPr>
            <w:b w:val="0"/>
            <w:bCs/>
          </w:rPr>
          <w:t>o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người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dùng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dạng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đồ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hoạ</w:t>
        </w:r>
      </w:ins>
      <w:proofErr w:type="spellEnd"/>
      <w:ins w:id="608" w:author="HIKARI" w:date="2019-11-08T22:22:00Z">
        <w:r w:rsidR="00314126">
          <w:rPr>
            <w:b w:val="0"/>
            <w:bCs/>
          </w:rPr>
          <w:t>.</w:t>
        </w:r>
      </w:ins>
    </w:p>
    <w:p w14:paraId="20AB3A97" w14:textId="001093C7" w:rsidR="00136198" w:rsidRDefault="00136198">
      <w:pPr>
        <w:pStyle w:val="Heading4"/>
        <w:numPr>
          <w:ilvl w:val="2"/>
          <w:numId w:val="42"/>
        </w:numPr>
        <w:ind w:left="2160"/>
        <w:rPr>
          <w:ins w:id="609" w:author="HIKARI" w:date="2019-11-08T22:22:00Z"/>
        </w:rPr>
      </w:pPr>
      <w:bookmarkStart w:id="610" w:name="_Toc24226683"/>
      <w:proofErr w:type="spellStart"/>
      <w:r w:rsidRPr="00136198">
        <w:t>Phương</w:t>
      </w:r>
      <w:proofErr w:type="spellEnd"/>
      <w:r w:rsidRPr="00136198">
        <w:t xml:space="preserve"> </w:t>
      </w:r>
      <w:proofErr w:type="spellStart"/>
      <w:r w:rsidRPr="00136198">
        <w:t>hướng</w:t>
      </w:r>
      <w:proofErr w:type="spellEnd"/>
      <w:r w:rsidRPr="00136198">
        <w:t xml:space="preserve"> </w:t>
      </w:r>
      <w:proofErr w:type="spellStart"/>
      <w:r w:rsidRPr="00136198">
        <w:t>thực</w:t>
      </w:r>
      <w:proofErr w:type="spellEnd"/>
      <w:r w:rsidRPr="00136198">
        <w:t xml:space="preserve"> </w:t>
      </w:r>
      <w:proofErr w:type="spellStart"/>
      <w:r w:rsidRPr="00136198">
        <w:t>hiện</w:t>
      </w:r>
      <w:commentRangeEnd w:id="521"/>
      <w:proofErr w:type="spellEnd"/>
      <w:r w:rsidR="006961FC">
        <w:rPr>
          <w:rStyle w:val="CommentReference"/>
        </w:rPr>
        <w:commentReference w:id="521"/>
      </w:r>
      <w:bookmarkEnd w:id="610"/>
    </w:p>
    <w:p w14:paraId="1701E069" w14:textId="388BA17D" w:rsidR="00314126" w:rsidRDefault="00314126" w:rsidP="00314126">
      <w:pPr>
        <w:pStyle w:val="ListParagraph"/>
        <w:numPr>
          <w:ilvl w:val="0"/>
          <w:numId w:val="45"/>
        </w:numPr>
        <w:rPr>
          <w:ins w:id="611" w:author="HIKARI" w:date="2019-11-08T22:25:00Z"/>
          <w:b w:val="0"/>
          <w:bCs/>
        </w:rPr>
      </w:pPr>
      <w:proofErr w:type="spellStart"/>
      <w:ins w:id="612" w:author="HIKARI" w:date="2019-11-08T22:22:00Z">
        <w:r w:rsidRPr="00314126">
          <w:rPr>
            <w:b w:val="0"/>
            <w:bCs/>
            <w:rPrChange w:id="613" w:author="HIKARI" w:date="2019-11-08T22:25:00Z">
              <w:rPr/>
            </w:rPrChange>
          </w:rPr>
          <w:t>Xây</w:t>
        </w:r>
        <w:proofErr w:type="spellEnd"/>
        <w:r w:rsidRPr="00314126">
          <w:rPr>
            <w:b w:val="0"/>
            <w:bCs/>
            <w:rPrChange w:id="614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15" w:author="HIKARI" w:date="2019-11-08T22:25:00Z">
              <w:rPr/>
            </w:rPrChange>
          </w:rPr>
          <w:t>dựng</w:t>
        </w:r>
        <w:proofErr w:type="spellEnd"/>
        <w:r w:rsidRPr="00314126">
          <w:rPr>
            <w:b w:val="0"/>
            <w:bCs/>
            <w:rPrChange w:id="616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17" w:author="HIKARI" w:date="2019-11-08T22:25:00Z">
              <w:rPr/>
            </w:rPrChange>
          </w:rPr>
          <w:t>phần</w:t>
        </w:r>
        <w:proofErr w:type="spellEnd"/>
        <w:r w:rsidRPr="00314126">
          <w:rPr>
            <w:b w:val="0"/>
            <w:bCs/>
            <w:rPrChange w:id="618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19" w:author="HIKARI" w:date="2019-11-08T22:25:00Z">
              <w:rPr/>
            </w:rPrChange>
          </w:rPr>
          <w:t>mềm</w:t>
        </w:r>
        <w:proofErr w:type="spellEnd"/>
        <w:r w:rsidRPr="00314126">
          <w:rPr>
            <w:b w:val="0"/>
            <w:bCs/>
            <w:rPrChange w:id="620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21" w:author="HIKARI" w:date="2019-11-08T22:25:00Z">
              <w:rPr/>
            </w:rPrChange>
          </w:rPr>
          <w:t>hướng</w:t>
        </w:r>
        <w:proofErr w:type="spellEnd"/>
        <w:r w:rsidRPr="00314126">
          <w:rPr>
            <w:b w:val="0"/>
            <w:bCs/>
            <w:rPrChange w:id="622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23" w:author="HIKARI" w:date="2019-11-08T22:25:00Z">
              <w:rPr/>
            </w:rPrChange>
          </w:rPr>
          <w:t>đối</w:t>
        </w:r>
        <w:proofErr w:type="spellEnd"/>
        <w:r w:rsidRPr="00314126">
          <w:rPr>
            <w:b w:val="0"/>
            <w:bCs/>
            <w:rPrChange w:id="624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25" w:author="HIKARI" w:date="2019-11-08T22:25:00Z">
              <w:rPr/>
            </w:rPrChange>
          </w:rPr>
          <w:t>tượng</w:t>
        </w:r>
        <w:proofErr w:type="spellEnd"/>
        <w:r w:rsidRPr="00314126">
          <w:rPr>
            <w:b w:val="0"/>
            <w:bCs/>
            <w:rPrChange w:id="626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27" w:author="HIKARI" w:date="2019-11-08T22:25:00Z">
              <w:rPr/>
            </w:rPrChange>
          </w:rPr>
          <w:t>bằng</w:t>
        </w:r>
        <w:proofErr w:type="spellEnd"/>
        <w:r w:rsidRPr="00314126">
          <w:rPr>
            <w:b w:val="0"/>
            <w:bCs/>
            <w:rPrChange w:id="628" w:author="HIKARI" w:date="2019-11-08T22:25:00Z">
              <w:rPr/>
            </w:rPrChange>
          </w:rPr>
          <w:t xml:space="preserve"> C#, </w:t>
        </w:r>
        <w:proofErr w:type="spellStart"/>
        <w:r w:rsidRPr="00314126">
          <w:rPr>
            <w:b w:val="0"/>
            <w:bCs/>
            <w:rPrChange w:id="629" w:author="HIKARI" w:date="2019-11-08T22:25:00Z">
              <w:rPr/>
            </w:rPrChange>
          </w:rPr>
          <w:t>đáp</w:t>
        </w:r>
        <w:proofErr w:type="spellEnd"/>
        <w:r w:rsidRPr="00314126">
          <w:rPr>
            <w:b w:val="0"/>
            <w:bCs/>
            <w:rPrChange w:id="630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31" w:author="HIKARI" w:date="2019-11-08T22:25:00Z">
              <w:rPr/>
            </w:rPrChange>
          </w:rPr>
          <w:t>ứng</w:t>
        </w:r>
        <w:proofErr w:type="spellEnd"/>
        <w:r w:rsidRPr="00314126">
          <w:rPr>
            <w:b w:val="0"/>
            <w:bCs/>
            <w:rPrChange w:id="632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33" w:author="HIKARI" w:date="2019-11-08T22:25:00Z">
              <w:rPr/>
            </w:rPrChange>
          </w:rPr>
          <w:t>cả</w:t>
        </w:r>
        <w:proofErr w:type="spellEnd"/>
        <w:r w:rsidRPr="00314126">
          <w:rPr>
            <w:b w:val="0"/>
            <w:bCs/>
            <w:rPrChange w:id="634" w:author="HIKARI" w:date="2019-11-08T22:25:00Z">
              <w:rPr/>
            </w:rPrChange>
          </w:rPr>
          <w:t xml:space="preserve"> </w:t>
        </w:r>
      </w:ins>
      <w:ins w:id="635" w:author="HIKARI" w:date="2019-11-08T22:23:00Z">
        <w:r w:rsidRPr="00314126">
          <w:rPr>
            <w:b w:val="0"/>
            <w:bCs/>
            <w:rPrChange w:id="636" w:author="HIKARI" w:date="2019-11-08T22:25:00Z">
              <w:rPr/>
            </w:rPrChange>
          </w:rPr>
          <w:t xml:space="preserve">4 </w:t>
        </w:r>
        <w:proofErr w:type="spellStart"/>
        <w:r w:rsidRPr="00314126">
          <w:rPr>
            <w:b w:val="0"/>
            <w:bCs/>
            <w:rPrChange w:id="637" w:author="HIKARI" w:date="2019-11-08T22:25:00Z">
              <w:rPr/>
            </w:rPrChange>
          </w:rPr>
          <w:t>tính</w:t>
        </w:r>
        <w:proofErr w:type="spellEnd"/>
        <w:r w:rsidRPr="00314126">
          <w:rPr>
            <w:b w:val="0"/>
            <w:bCs/>
            <w:rPrChange w:id="638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39" w:author="HIKARI" w:date="2019-11-08T22:25:00Z">
              <w:rPr/>
            </w:rPrChange>
          </w:rPr>
          <w:t>chất</w:t>
        </w:r>
        <w:proofErr w:type="spellEnd"/>
        <w:r w:rsidRPr="00314126">
          <w:rPr>
            <w:b w:val="0"/>
            <w:bCs/>
            <w:rPrChange w:id="640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41" w:author="HIKARI" w:date="2019-11-08T22:25:00Z">
              <w:rPr/>
            </w:rPrChange>
          </w:rPr>
          <w:t>kế</w:t>
        </w:r>
        <w:proofErr w:type="spellEnd"/>
        <w:r w:rsidRPr="00314126">
          <w:rPr>
            <w:b w:val="0"/>
            <w:bCs/>
            <w:rPrChange w:id="642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43" w:author="HIKARI" w:date="2019-11-08T22:25:00Z">
              <w:rPr/>
            </w:rPrChange>
          </w:rPr>
          <w:t>thừa</w:t>
        </w:r>
        <w:proofErr w:type="spellEnd"/>
        <w:r w:rsidRPr="00314126">
          <w:rPr>
            <w:b w:val="0"/>
            <w:bCs/>
            <w:rPrChange w:id="644" w:author="HIKARI" w:date="2019-11-08T22:25:00Z">
              <w:rPr/>
            </w:rPrChange>
          </w:rPr>
          <w:t xml:space="preserve">, </w:t>
        </w:r>
        <w:proofErr w:type="spellStart"/>
        <w:r w:rsidRPr="00314126">
          <w:rPr>
            <w:b w:val="0"/>
            <w:bCs/>
            <w:rPrChange w:id="645" w:author="HIKARI" w:date="2019-11-08T22:25:00Z">
              <w:rPr/>
            </w:rPrChange>
          </w:rPr>
          <w:t>đóng</w:t>
        </w:r>
        <w:proofErr w:type="spellEnd"/>
        <w:r w:rsidRPr="00314126">
          <w:rPr>
            <w:b w:val="0"/>
            <w:bCs/>
            <w:rPrChange w:id="646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47" w:author="HIKARI" w:date="2019-11-08T22:25:00Z">
              <w:rPr/>
            </w:rPrChange>
          </w:rPr>
          <w:t>gói</w:t>
        </w:r>
      </w:ins>
      <w:proofErr w:type="spellEnd"/>
      <w:ins w:id="648" w:author="HIKARI" w:date="2019-11-08T22:24:00Z">
        <w:r w:rsidRPr="00314126">
          <w:rPr>
            <w:b w:val="0"/>
            <w:bCs/>
            <w:rPrChange w:id="649" w:author="HIKARI" w:date="2019-11-08T22:25:00Z">
              <w:rPr/>
            </w:rPrChange>
          </w:rPr>
          <w:t xml:space="preserve">, </w:t>
        </w:r>
        <w:proofErr w:type="spellStart"/>
        <w:r w:rsidRPr="00314126">
          <w:rPr>
            <w:b w:val="0"/>
            <w:bCs/>
            <w:rPrChange w:id="650" w:author="HIKARI" w:date="2019-11-08T22:25:00Z">
              <w:rPr/>
            </w:rPrChange>
          </w:rPr>
          <w:t>đa</w:t>
        </w:r>
        <w:proofErr w:type="spellEnd"/>
        <w:r w:rsidRPr="00314126">
          <w:rPr>
            <w:b w:val="0"/>
            <w:bCs/>
            <w:rPrChange w:id="651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52" w:author="HIKARI" w:date="2019-11-08T22:25:00Z">
              <w:rPr/>
            </w:rPrChange>
          </w:rPr>
          <w:t>hình</w:t>
        </w:r>
        <w:proofErr w:type="spellEnd"/>
        <w:r w:rsidRPr="00314126">
          <w:rPr>
            <w:b w:val="0"/>
            <w:bCs/>
            <w:rPrChange w:id="653" w:author="HIKARI" w:date="2019-11-08T22:25:00Z">
              <w:rPr/>
            </w:rPrChange>
          </w:rPr>
          <w:t xml:space="preserve">, </w:t>
        </w:r>
        <w:proofErr w:type="spellStart"/>
        <w:r w:rsidRPr="00314126">
          <w:rPr>
            <w:b w:val="0"/>
            <w:bCs/>
            <w:rPrChange w:id="654" w:author="HIKARI" w:date="2019-11-08T22:25:00Z">
              <w:rPr/>
            </w:rPrChange>
          </w:rPr>
          <w:t>trù</w:t>
        </w:r>
        <w:proofErr w:type="spellEnd"/>
        <w:r w:rsidRPr="00314126">
          <w:rPr>
            <w:b w:val="0"/>
            <w:bCs/>
            <w:rPrChange w:id="655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56" w:author="HIKARI" w:date="2019-11-08T22:25:00Z">
              <w:rPr/>
            </w:rPrChange>
          </w:rPr>
          <w:t>tựng</w:t>
        </w:r>
      </w:ins>
      <w:proofErr w:type="spellEnd"/>
      <w:ins w:id="657" w:author="HIKARI" w:date="2019-11-08T22:25:00Z">
        <w:r w:rsidRPr="00314126">
          <w:rPr>
            <w:b w:val="0"/>
            <w:bCs/>
            <w:rPrChange w:id="658" w:author="HIKARI" w:date="2019-11-08T22:25:00Z">
              <w:rPr/>
            </w:rPrChange>
          </w:rPr>
          <w:t>.</w:t>
        </w:r>
      </w:ins>
    </w:p>
    <w:p w14:paraId="5FBEF866" w14:textId="7AE75CC3" w:rsidR="00314126" w:rsidRPr="00314126" w:rsidRDefault="00314126">
      <w:pPr>
        <w:pStyle w:val="ListParagraph"/>
        <w:numPr>
          <w:ilvl w:val="0"/>
          <w:numId w:val="45"/>
        </w:numPr>
        <w:rPr>
          <w:b w:val="0"/>
          <w:bCs/>
          <w:rPrChange w:id="659" w:author="HIKARI" w:date="2019-11-08T22:25:00Z">
            <w:rPr/>
          </w:rPrChange>
        </w:rPr>
        <w:pPrChange w:id="660" w:author="HIKARI" w:date="2019-11-08T22:22:00Z">
          <w:pPr>
            <w:pStyle w:val="ListParagraph"/>
            <w:numPr>
              <w:ilvl w:val="2"/>
              <w:numId w:val="2"/>
            </w:numPr>
            <w:ind w:left="2160" w:hanging="1080"/>
            <w:outlineLvl w:val="1"/>
          </w:pPr>
        </w:pPrChange>
      </w:pPr>
      <w:proofErr w:type="spellStart"/>
      <w:ins w:id="661" w:author="HIKARI" w:date="2019-11-08T22:26:00Z">
        <w:r>
          <w:rPr>
            <w:b w:val="0"/>
            <w:bCs/>
          </w:rPr>
          <w:t>Ứng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dụng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công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nghệ</w:t>
        </w:r>
        <w:proofErr w:type="spellEnd"/>
        <w:r>
          <w:rPr>
            <w:b w:val="0"/>
            <w:bCs/>
          </w:rPr>
          <w:t xml:space="preserve"> </w:t>
        </w:r>
        <w:r w:rsidRPr="00314126">
          <w:rPr>
            <w:b w:val="0"/>
            <w:bCs/>
          </w:rPr>
          <w:t>Windows Presentation Foundation</w:t>
        </w:r>
        <w:r>
          <w:rPr>
            <w:b w:val="0"/>
            <w:bCs/>
          </w:rPr>
          <w:t xml:space="preserve"> (WPF) </w:t>
        </w:r>
        <w:proofErr w:type="spellStart"/>
        <w:r>
          <w:rPr>
            <w:b w:val="0"/>
            <w:bCs/>
          </w:rPr>
          <w:t>vào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thiết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kế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giao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diện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người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dùng</w:t>
        </w:r>
        <w:proofErr w:type="spellEnd"/>
        <w:r>
          <w:rPr>
            <w:b w:val="0"/>
            <w:bCs/>
          </w:rPr>
          <w:t>.</w:t>
        </w:r>
      </w:ins>
    </w:p>
    <w:p w14:paraId="4F3F7ED8" w14:textId="71C3BF34" w:rsidR="006A52B7" w:rsidRPr="00E24C10" w:rsidRDefault="002F05EA">
      <w:pPr>
        <w:pStyle w:val="Heading3"/>
        <w:numPr>
          <w:ilvl w:val="1"/>
          <w:numId w:val="42"/>
        </w:numPr>
        <w:ind w:left="1440"/>
        <w:pPrChange w:id="662" w:author="HIKARI" w:date="2019-11-08T21:16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663" w:name="_Toc24226684"/>
      <w:r w:rsidRPr="00E24C10">
        <w:t xml:space="preserve">Machine Learning, </w:t>
      </w:r>
      <w:proofErr w:type="spellStart"/>
      <w:r w:rsidRPr="00E24C10">
        <w:t>Tensorflow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Layers API</w:t>
      </w:r>
      <w:bookmarkEnd w:id="663"/>
    </w:p>
    <w:p w14:paraId="51F20F3E" w14:textId="1CF246CF" w:rsidR="006A52B7" w:rsidRDefault="002F05EA">
      <w:pPr>
        <w:pStyle w:val="Heading4"/>
        <w:numPr>
          <w:ilvl w:val="2"/>
          <w:numId w:val="42"/>
        </w:numPr>
        <w:ind w:left="2160"/>
        <w:pPrChange w:id="664" w:author="HIKARI" w:date="2019-11-08T21:16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665" w:name="_Toc24226685"/>
      <w:proofErr w:type="spellStart"/>
      <w:r w:rsidRPr="00E24C10">
        <w:t>Lí</w:t>
      </w:r>
      <w:proofErr w:type="spellEnd"/>
      <w:r w:rsidRPr="00E24C10">
        <w:t xml:space="preserve"> </w:t>
      </w:r>
      <w:proofErr w:type="spellStart"/>
      <w:r w:rsidRPr="00E24C10">
        <w:t>thuyết</w:t>
      </w:r>
      <w:proofErr w:type="spellEnd"/>
      <w:r w:rsidRPr="00E24C10">
        <w:t xml:space="preserve"> Machine Learning </w:t>
      </w:r>
      <w:proofErr w:type="spellStart"/>
      <w:r w:rsidRPr="00E24C10">
        <w:t>cơ</w:t>
      </w:r>
      <w:proofErr w:type="spellEnd"/>
      <w:r w:rsidRPr="00E24C10">
        <w:t xml:space="preserve"> </w:t>
      </w:r>
      <w:proofErr w:type="spellStart"/>
      <w:r w:rsidRPr="00E24C10">
        <w:t>bản</w:t>
      </w:r>
      <w:bookmarkEnd w:id="665"/>
      <w:proofErr w:type="spellEnd"/>
    </w:p>
    <w:p w14:paraId="091E83A6" w14:textId="67443173" w:rsidR="00E24C10" w:rsidRDefault="00E24C10" w:rsidP="001719AC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năm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đây</w:t>
      </w:r>
      <w:proofErr w:type="spellEnd"/>
      <w:r w:rsidRPr="00E24C10">
        <w:rPr>
          <w:b w:val="0"/>
          <w:bCs/>
          <w:szCs w:val="26"/>
        </w:rPr>
        <w:t xml:space="preserve">, </w:t>
      </w:r>
      <w:del w:id="666" w:author="phunghx@gmail.com" w:date="2019-11-08T20:17:00Z">
        <w:r w:rsidRPr="00E24C10" w:rsidDel="006961FC">
          <w:rPr>
            <w:b w:val="0"/>
            <w:bCs/>
            <w:szCs w:val="26"/>
          </w:rPr>
          <w:delText xml:space="preserve">AI - </w:delText>
        </w:r>
      </w:del>
      <w:r w:rsidRPr="00E24C10">
        <w:rPr>
          <w:b w:val="0"/>
          <w:bCs/>
          <w:szCs w:val="26"/>
        </w:rPr>
        <w:t>Artificial Intelligence (</w:t>
      </w:r>
      <w:proofErr w:type="spellStart"/>
      <w:r w:rsidRPr="00E24C10">
        <w:rPr>
          <w:b w:val="0"/>
          <w:bCs/>
          <w:szCs w:val="26"/>
        </w:rPr>
        <w:t>Trí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Tuệ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ins w:id="667" w:author="phunghx@gmail.com" w:date="2019-11-08T20:17:00Z">
        <w:r w:rsidR="006961FC">
          <w:rPr>
            <w:b w:val="0"/>
            <w:bCs/>
            <w:szCs w:val="26"/>
          </w:rPr>
          <w:t xml:space="preserve"> - AI</w:t>
        </w:r>
      </w:ins>
      <w:r w:rsidRPr="00E24C10">
        <w:rPr>
          <w:b w:val="0"/>
          <w:bCs/>
          <w:szCs w:val="26"/>
        </w:rPr>
        <w:t xml:space="preserve">),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cụ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Machine Learning (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hoặc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) </w:t>
      </w:r>
      <w:proofErr w:type="spellStart"/>
      <w:r w:rsidRPr="00E24C10">
        <w:rPr>
          <w:b w:val="0"/>
          <w:bCs/>
          <w:szCs w:val="26"/>
        </w:rPr>
        <w:t>nổi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bằng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cuộc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mạng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tư</w:t>
      </w:r>
      <w:proofErr w:type="spellEnd"/>
      <w:r w:rsidRPr="00E24C10">
        <w:rPr>
          <w:b w:val="0"/>
          <w:bCs/>
          <w:szCs w:val="26"/>
        </w:rPr>
        <w:t xml:space="preserve">. </w:t>
      </w:r>
      <w:del w:id="668" w:author="phunghx@gmail.com" w:date="2019-11-08T20:18:00Z">
        <w:r w:rsidRPr="00E24C10" w:rsidDel="006961FC">
          <w:rPr>
            <w:b w:val="0"/>
            <w:bCs/>
            <w:szCs w:val="26"/>
          </w:rPr>
          <w:delText>Trí Tuệ Nhân Tạo</w:delText>
        </w:r>
      </w:del>
      <w:ins w:id="669" w:author="phunghx@gmail.com" w:date="2019-11-08T20:18:00Z">
        <w:r w:rsidR="006961FC">
          <w:rPr>
            <w:b w:val="0"/>
            <w:bCs/>
            <w:szCs w:val="26"/>
          </w:rPr>
          <w:t xml:space="preserve"> </w:t>
        </w:r>
        <w:proofErr w:type="spellStart"/>
        <w:r w:rsidR="006961FC">
          <w:rPr>
            <w:b w:val="0"/>
            <w:bCs/>
            <w:szCs w:val="26"/>
          </w:rPr>
          <w:t>AI</w:t>
        </w:r>
      </w:ins>
      <w:del w:id="670" w:author="phunghx@gmail.com" w:date="2019-11-08T20:18:00Z">
        <w:r w:rsidRPr="00E24C10" w:rsidDel="006961FC">
          <w:rPr>
            <w:b w:val="0"/>
            <w:bCs/>
            <w:szCs w:val="26"/>
          </w:rPr>
          <w:delText xml:space="preserve"> </w:delText>
        </w:r>
      </w:del>
      <w:r w:rsidRPr="00E24C10">
        <w:rPr>
          <w:b w:val="0"/>
          <w:bCs/>
          <w:szCs w:val="26"/>
        </w:rPr>
        <w:t>đang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len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mọi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lĩnh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ta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nhận</w:t>
      </w:r>
      <w:proofErr w:type="spellEnd"/>
      <w:r w:rsidRPr="00E24C10">
        <w:rPr>
          <w:b w:val="0"/>
          <w:bCs/>
          <w:szCs w:val="26"/>
        </w:rPr>
        <w:t xml:space="preserve"> ra. </w:t>
      </w:r>
      <w:proofErr w:type="spellStart"/>
      <w:r w:rsidRPr="00E24C10">
        <w:rPr>
          <w:b w:val="0"/>
          <w:bCs/>
          <w:szCs w:val="26"/>
        </w:rPr>
        <w:t>Xe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Google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Tesla,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tag </w:t>
      </w:r>
      <w:proofErr w:type="spellStart"/>
      <w:r w:rsidRPr="00E24C10">
        <w:rPr>
          <w:b w:val="0"/>
          <w:bCs/>
          <w:szCs w:val="26"/>
        </w:rPr>
        <w:t>khuôn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mặt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ảnh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Facebook, </w:t>
      </w:r>
      <w:proofErr w:type="spellStart"/>
      <w:r w:rsidRPr="00E24C10">
        <w:rPr>
          <w:b w:val="0"/>
          <w:bCs/>
          <w:szCs w:val="26"/>
        </w:rPr>
        <w:t>trợ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ảo</w:t>
      </w:r>
      <w:proofErr w:type="spellEnd"/>
      <w:r w:rsidRPr="00E24C10">
        <w:rPr>
          <w:b w:val="0"/>
          <w:bCs/>
          <w:szCs w:val="26"/>
        </w:rPr>
        <w:t xml:space="preserve"> Siri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Apple, </w:t>
      </w:r>
      <w:proofErr w:type="spellStart"/>
      <w:r>
        <w:rPr>
          <w:b w:val="0"/>
          <w:bCs/>
          <w:szCs w:val="26"/>
        </w:rPr>
        <w:t>trợ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ảo</w:t>
      </w:r>
      <w:proofErr w:type="spellEnd"/>
      <w:r>
        <w:rPr>
          <w:b w:val="0"/>
          <w:bCs/>
          <w:szCs w:val="26"/>
        </w:rPr>
        <w:t xml:space="preserve"> Alexa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Amazon, Cortana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Microsoft,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gợi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sản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phẩm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Amazon,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gợi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phim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Netflix,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chơi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cờ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vây</w:t>
      </w:r>
      <w:proofErr w:type="spellEnd"/>
      <w:r w:rsidRPr="00E24C10">
        <w:rPr>
          <w:b w:val="0"/>
          <w:bCs/>
          <w:szCs w:val="26"/>
        </w:rPr>
        <w:t xml:space="preserve"> AlphaGo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Google DeepMind, …, </w:t>
      </w:r>
      <w:proofErr w:type="spellStart"/>
      <w:r w:rsidRPr="00E24C10">
        <w:rPr>
          <w:b w:val="0"/>
          <w:bCs/>
          <w:szCs w:val="26"/>
        </w:rPr>
        <w:t>chỉ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dụng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AI</w:t>
      </w:r>
      <w:r>
        <w:rPr>
          <w:b w:val="0"/>
          <w:bCs/>
          <w:szCs w:val="26"/>
        </w:rPr>
        <w:t>.</w:t>
      </w:r>
    </w:p>
    <w:p w14:paraId="37318A85" w14:textId="49E7F7BD" w:rsidR="00E24C10" w:rsidDel="000D418A" w:rsidRDefault="00E24C10" w:rsidP="001719AC">
      <w:pPr>
        <w:ind w:firstLine="720"/>
        <w:jc w:val="both"/>
        <w:rPr>
          <w:del w:id="671" w:author="HIKARI" w:date="2019-11-09T20:37:00Z"/>
          <w:b w:val="0"/>
          <w:bCs/>
          <w:szCs w:val="26"/>
        </w:rPr>
      </w:pPr>
      <w:r w:rsidRPr="00E24C10">
        <w:rPr>
          <w:b w:val="0"/>
          <w:bCs/>
          <w:szCs w:val="26"/>
        </w:rPr>
        <w:t xml:space="preserve">Machine Learning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tập</w:t>
      </w:r>
      <w:proofErr w:type="spellEnd"/>
      <w:r w:rsidRPr="00E24C10">
        <w:rPr>
          <w:b w:val="0"/>
          <w:bCs/>
          <w:szCs w:val="26"/>
        </w:rPr>
        <w:t xml:space="preserve"> con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AI. Theo </w:t>
      </w:r>
      <w:proofErr w:type="spellStart"/>
      <w:r w:rsidRPr="00E24C10">
        <w:rPr>
          <w:b w:val="0"/>
          <w:bCs/>
          <w:szCs w:val="26"/>
        </w:rPr>
        <w:t>định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nghĩa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Wikipedia, Machine learning is the subfield of computer science that “gives computers the ability to learn without being explicitly programmed”.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giản</w:t>
      </w:r>
      <w:proofErr w:type="spellEnd"/>
      <w:r w:rsidRPr="00E24C10">
        <w:rPr>
          <w:b w:val="0"/>
          <w:bCs/>
          <w:szCs w:val="26"/>
        </w:rPr>
        <w:t xml:space="preserve">, Machine Learning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lĩnh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nhỏ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Tính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nó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năng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dựa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dữ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liệu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phải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lập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cụ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>.</w:t>
      </w:r>
    </w:p>
    <w:p w14:paraId="6317F2D0" w14:textId="77777777" w:rsidR="00F71041" w:rsidRPr="00E24C10" w:rsidRDefault="00F71041" w:rsidP="000D418A">
      <w:pPr>
        <w:ind w:firstLine="720"/>
        <w:jc w:val="both"/>
        <w:rPr>
          <w:b w:val="0"/>
        </w:rPr>
        <w:pPrChange w:id="672" w:author="HIKARI" w:date="2019-11-09T20:37:00Z">
          <w:pPr>
            <w:ind w:firstLine="720"/>
            <w:jc w:val="both"/>
          </w:pPr>
        </w:pPrChange>
      </w:pPr>
    </w:p>
    <w:p w14:paraId="1794D7BD" w14:textId="0246AD24" w:rsidR="006A52B7" w:rsidRDefault="002F05EA">
      <w:pPr>
        <w:pStyle w:val="Heading4"/>
        <w:numPr>
          <w:ilvl w:val="2"/>
          <w:numId w:val="42"/>
        </w:numPr>
        <w:ind w:left="1980"/>
        <w:pPrChange w:id="673" w:author="HIKARI" w:date="2019-11-08T21:17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674" w:name="_Toc24226686"/>
      <w:proofErr w:type="spellStart"/>
      <w:r w:rsidRPr="00E24C10">
        <w:lastRenderedPageBreak/>
        <w:t>Thư</w:t>
      </w:r>
      <w:proofErr w:type="spellEnd"/>
      <w:r w:rsidRPr="00E24C10">
        <w:t xml:space="preserve"> </w:t>
      </w:r>
      <w:proofErr w:type="spellStart"/>
      <w:r w:rsidRPr="00E24C10">
        <w:t>viện</w:t>
      </w:r>
      <w:proofErr w:type="spellEnd"/>
      <w:r w:rsidRPr="00E24C10">
        <w:t xml:space="preserve"> ML Tensor</w:t>
      </w:r>
      <w:ins w:id="675" w:author="HIKARI" w:date="2019-11-09T14:57:00Z">
        <w:r w:rsidR="00A758DB">
          <w:t>F</w:t>
        </w:r>
      </w:ins>
      <w:del w:id="676" w:author="HIKARI" w:date="2019-11-09T14:57:00Z">
        <w:r w:rsidRPr="00E24C10" w:rsidDel="00A758DB">
          <w:delText>f</w:delText>
        </w:r>
      </w:del>
      <w:r w:rsidRPr="00E24C10">
        <w:t>low</w:t>
      </w:r>
      <w:bookmarkEnd w:id="674"/>
    </w:p>
    <w:p w14:paraId="30009A37" w14:textId="7927F3AB" w:rsidR="00A66198" w:rsidDel="000D418A" w:rsidRDefault="00A66198" w:rsidP="00BC49E8">
      <w:pPr>
        <w:ind w:firstLine="720"/>
        <w:rPr>
          <w:del w:id="677" w:author="HIKARI" w:date="2019-11-09T20:37:00Z"/>
          <w:b w:val="0"/>
          <w:bCs/>
          <w:szCs w:val="26"/>
        </w:rPr>
      </w:pPr>
      <w:r w:rsidRPr="00A66198">
        <w:rPr>
          <w:b w:val="0"/>
          <w:bCs/>
          <w:szCs w:val="26"/>
        </w:rPr>
        <w:t>TensorFlow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viện</w:t>
      </w:r>
      <w:proofErr w:type="spellEnd"/>
      <w:r>
        <w:rPr>
          <w:b w:val="0"/>
          <w:bCs/>
          <w:szCs w:val="26"/>
        </w:rPr>
        <w:t xml:space="preserve"> Machine </w:t>
      </w:r>
      <w:proofErr w:type="spellStart"/>
      <w:r>
        <w:rPr>
          <w:b w:val="0"/>
          <w:bCs/>
          <w:szCs w:val="26"/>
        </w:rPr>
        <w:t>Learining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được</w:t>
      </w:r>
      <w:proofErr w:type="spellEnd"/>
      <w:r w:rsidRPr="00A66198">
        <w:rPr>
          <w:b w:val="0"/>
          <w:bCs/>
          <w:szCs w:val="26"/>
        </w:rPr>
        <w:t xml:space="preserve"> Google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triển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và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hành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tháng</w:t>
      </w:r>
      <w:proofErr w:type="spellEnd"/>
      <w:r w:rsidRPr="00A66198">
        <w:rPr>
          <w:b w:val="0"/>
          <w:bCs/>
          <w:szCs w:val="26"/>
        </w:rPr>
        <w:t xml:space="preserve"> 10 </w:t>
      </w:r>
      <w:proofErr w:type="spellStart"/>
      <w:r w:rsidRPr="00A66198">
        <w:rPr>
          <w:b w:val="0"/>
          <w:bCs/>
          <w:szCs w:val="26"/>
        </w:rPr>
        <w:t>năm</w:t>
      </w:r>
      <w:proofErr w:type="spellEnd"/>
      <w:r w:rsidRPr="00A66198">
        <w:rPr>
          <w:b w:val="0"/>
          <w:bCs/>
          <w:szCs w:val="26"/>
        </w:rPr>
        <w:t xml:space="preserve"> 2015. </w:t>
      </w:r>
      <w:proofErr w:type="spellStart"/>
      <w:r w:rsidRPr="00A66198">
        <w:rPr>
          <w:b w:val="0"/>
          <w:bCs/>
          <w:szCs w:val="26"/>
        </w:rPr>
        <w:t>Thư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viện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này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hỗ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trợ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xây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dựng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các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mô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Machine Learning</w:t>
      </w:r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rất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phức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tạp</w:t>
      </w:r>
      <w:proofErr w:type="spellEnd"/>
      <w:r w:rsidRPr="00A66198">
        <w:rPr>
          <w:b w:val="0"/>
          <w:bCs/>
          <w:szCs w:val="26"/>
        </w:rPr>
        <w:t xml:space="preserve"> qua </w:t>
      </w:r>
      <w:proofErr w:type="spellStart"/>
      <w:r w:rsidRPr="00A66198">
        <w:rPr>
          <w:b w:val="0"/>
          <w:bCs/>
          <w:szCs w:val="26"/>
        </w:rPr>
        <w:t>những</w:t>
      </w:r>
      <w:proofErr w:type="spellEnd"/>
      <w:r w:rsidRPr="00A66198">
        <w:rPr>
          <w:b w:val="0"/>
          <w:bCs/>
          <w:szCs w:val="26"/>
        </w:rPr>
        <w:t xml:space="preserve"> API </w:t>
      </w:r>
      <w:proofErr w:type="spellStart"/>
      <w:r w:rsidRPr="00A66198">
        <w:rPr>
          <w:b w:val="0"/>
          <w:bCs/>
          <w:szCs w:val="26"/>
        </w:rPr>
        <w:t>cực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kì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ngắn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gọn</w:t>
      </w:r>
      <w:proofErr w:type="spellEnd"/>
      <w:r w:rsidRPr="00A66198">
        <w:rPr>
          <w:b w:val="0"/>
          <w:bCs/>
          <w:szCs w:val="26"/>
        </w:rPr>
        <w:t xml:space="preserve">. </w:t>
      </w:r>
      <w:proofErr w:type="spellStart"/>
      <w:r w:rsidRPr="00A66198">
        <w:rPr>
          <w:b w:val="0"/>
          <w:bCs/>
          <w:szCs w:val="26"/>
        </w:rPr>
        <w:t>Các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mô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hình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Machine Learning</w:t>
      </w:r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triển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TensorFlow </w:t>
      </w:r>
      <w:proofErr w:type="spellStart"/>
      <w:r w:rsidRPr="00A66198">
        <w:rPr>
          <w:b w:val="0"/>
          <w:bCs/>
          <w:szCs w:val="26"/>
        </w:rPr>
        <w:t>có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thể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được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sử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dụng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nhiều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nền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tảng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khác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nhau</w:t>
      </w:r>
      <w:proofErr w:type="spellEnd"/>
      <w:r w:rsidRPr="00A66198">
        <w:rPr>
          <w:b w:val="0"/>
          <w:bCs/>
          <w:szCs w:val="26"/>
        </w:rPr>
        <w:t xml:space="preserve"> (</w:t>
      </w:r>
      <w:proofErr w:type="spellStart"/>
      <w:r w:rsidRPr="00A66198">
        <w:rPr>
          <w:b w:val="0"/>
          <w:bCs/>
          <w:szCs w:val="26"/>
        </w:rPr>
        <w:t>từ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S</w:t>
      </w:r>
      <w:r w:rsidRPr="00A66198">
        <w:rPr>
          <w:b w:val="0"/>
          <w:bCs/>
          <w:szCs w:val="26"/>
        </w:rPr>
        <w:t xml:space="preserve">martphone </w:t>
      </w:r>
      <w:proofErr w:type="spellStart"/>
      <w:r w:rsidRPr="00A66198">
        <w:rPr>
          <w:b w:val="0"/>
          <w:bCs/>
          <w:szCs w:val="26"/>
        </w:rPr>
        <w:t>tới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D</w:t>
      </w:r>
      <w:r w:rsidRPr="00A66198">
        <w:rPr>
          <w:b w:val="0"/>
          <w:bCs/>
          <w:szCs w:val="26"/>
        </w:rPr>
        <w:t xml:space="preserve">istributed </w:t>
      </w:r>
      <w:r>
        <w:rPr>
          <w:b w:val="0"/>
          <w:bCs/>
          <w:szCs w:val="26"/>
        </w:rPr>
        <w:t>S</w:t>
      </w:r>
      <w:r w:rsidRPr="00A66198">
        <w:rPr>
          <w:b w:val="0"/>
          <w:bCs/>
          <w:szCs w:val="26"/>
        </w:rPr>
        <w:t xml:space="preserve">ervers) </w:t>
      </w:r>
      <w:proofErr w:type="spellStart"/>
      <w:r w:rsidRPr="00A66198">
        <w:rPr>
          <w:b w:val="0"/>
          <w:bCs/>
          <w:szCs w:val="26"/>
        </w:rPr>
        <w:t>và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cả</w:t>
      </w:r>
      <w:proofErr w:type="spellEnd"/>
      <w:r w:rsidRPr="00A66198">
        <w:rPr>
          <w:b w:val="0"/>
          <w:bCs/>
          <w:szCs w:val="26"/>
        </w:rPr>
        <w:t xml:space="preserve"> CPUs </w:t>
      </w:r>
      <w:proofErr w:type="spellStart"/>
      <w:r w:rsidRPr="00A66198">
        <w:rPr>
          <w:b w:val="0"/>
          <w:bCs/>
          <w:szCs w:val="26"/>
        </w:rPr>
        <w:t>lẫn</w:t>
      </w:r>
      <w:proofErr w:type="spellEnd"/>
      <w:r w:rsidRPr="00A66198">
        <w:rPr>
          <w:b w:val="0"/>
          <w:bCs/>
          <w:szCs w:val="26"/>
        </w:rPr>
        <w:t xml:space="preserve"> GPUs.</w:t>
      </w:r>
    </w:p>
    <w:p w14:paraId="0CBBE60E" w14:textId="1F754F2D" w:rsidR="00A66198" w:rsidRDefault="00A66198" w:rsidP="000D418A">
      <w:pPr>
        <w:ind w:firstLine="720"/>
        <w:rPr>
          <w:b w:val="0"/>
          <w:bCs/>
          <w:szCs w:val="26"/>
        </w:rPr>
        <w:pPrChange w:id="678" w:author="HIKARI" w:date="2019-11-09T20:37:00Z">
          <w:pPr/>
        </w:pPrChange>
      </w:pPr>
    </w:p>
    <w:p w14:paraId="7327BAA7" w14:textId="77777777" w:rsidR="00A66198" w:rsidRPr="00A66198" w:rsidRDefault="00A66198" w:rsidP="001719AC">
      <w:pPr>
        <w:jc w:val="both"/>
        <w:outlineLvl w:val="3"/>
        <w:rPr>
          <w:b w:val="0"/>
          <w:bCs/>
          <w:szCs w:val="26"/>
        </w:rPr>
      </w:pPr>
    </w:p>
    <w:p w14:paraId="158B9B92" w14:textId="56833D1E" w:rsidR="003663AA" w:rsidRDefault="002F05EA">
      <w:pPr>
        <w:pStyle w:val="Heading4"/>
        <w:numPr>
          <w:ilvl w:val="2"/>
          <w:numId w:val="42"/>
        </w:numPr>
        <w:ind w:left="2160"/>
        <w:pPrChange w:id="679" w:author="HIKARI" w:date="2019-11-08T21:18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680" w:name="_Toc24226687"/>
      <w:r w:rsidRPr="00E24C10">
        <w:t xml:space="preserve">Layers API </w:t>
      </w:r>
      <w:proofErr w:type="spellStart"/>
      <w:r w:rsidRPr="00E24C10">
        <w:t>của</w:t>
      </w:r>
      <w:proofErr w:type="spellEnd"/>
      <w:r w:rsidRPr="00E24C10">
        <w:t xml:space="preserve"> Tensor</w:t>
      </w:r>
      <w:r w:rsidR="00A432C9">
        <w:t>F</w:t>
      </w:r>
      <w:r w:rsidRPr="00E24C10">
        <w:t>low</w:t>
      </w:r>
      <w:bookmarkEnd w:id="680"/>
    </w:p>
    <w:p w14:paraId="63E8C46C" w14:textId="23052605" w:rsidR="00A66198" w:rsidRPr="00A66198" w:rsidRDefault="00A66198">
      <w:pPr>
        <w:pStyle w:val="Heading5"/>
        <w:numPr>
          <w:ilvl w:val="3"/>
          <w:numId w:val="42"/>
        </w:numPr>
        <w:ind w:left="2880"/>
        <w:pPrChange w:id="681" w:author="HIKARI" w:date="2019-11-08T21:18:00Z">
          <w:pPr>
            <w:pStyle w:val="ListParagraph"/>
            <w:numPr>
              <w:ilvl w:val="3"/>
              <w:numId w:val="2"/>
            </w:numPr>
            <w:ind w:left="2520" w:hanging="1080"/>
            <w:outlineLvl w:val="4"/>
          </w:pPr>
        </w:pPrChange>
      </w:pPr>
      <w:bookmarkStart w:id="682" w:name="_Toc24226688"/>
      <w:r w:rsidRPr="00A66198">
        <w:t xml:space="preserve">Artificial Neural </w:t>
      </w:r>
      <w:ins w:id="683" w:author="HIKARI" w:date="2019-11-09T14:56:00Z">
        <w:r w:rsidR="00505291">
          <w:t>N</w:t>
        </w:r>
      </w:ins>
      <w:del w:id="684" w:author="HIKARI" w:date="2019-11-09T14:56:00Z">
        <w:r w:rsidRPr="00A66198" w:rsidDel="00505291">
          <w:delText>n</w:delText>
        </w:r>
      </w:del>
      <w:r w:rsidRPr="00A66198">
        <w:t>etwork</w:t>
      </w:r>
      <w:r w:rsidR="0053340C">
        <w:t xml:space="preserve"> (ANN)</w:t>
      </w:r>
      <w:bookmarkEnd w:id="682"/>
    </w:p>
    <w:p w14:paraId="5D58801F" w14:textId="77777777" w:rsidR="00324FE9" w:rsidRDefault="00A66198" w:rsidP="00324FE9">
      <w:pPr>
        <w:keepNext/>
      </w:pPr>
      <w:r>
        <w:rPr>
          <w:noProof/>
          <w:szCs w:val="26"/>
        </w:rPr>
        <w:drawing>
          <wp:inline distT="0" distB="0" distL="0" distR="0" wp14:anchorId="1B3F94E5" wp14:editId="5B842FBB">
            <wp:extent cx="6561734" cy="378400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217" cy="379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2E1" w14:textId="11A4C3B6" w:rsidR="00A66198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685" w:name="_Toc24051121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</w:t>
      </w:r>
      <w:proofErr w:type="spellStart"/>
      <w:r w:rsidRPr="00324FE9">
        <w:rPr>
          <w:sz w:val="20"/>
          <w:szCs w:val="20"/>
        </w:rPr>
        <w:t>Mô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mạng</w:t>
      </w:r>
      <w:proofErr w:type="spellEnd"/>
      <w:r w:rsidRPr="00324FE9">
        <w:rPr>
          <w:sz w:val="20"/>
          <w:szCs w:val="20"/>
        </w:rPr>
        <w:t xml:space="preserve"> Neural </w:t>
      </w:r>
      <w:proofErr w:type="spellStart"/>
      <w:r w:rsidRPr="00324FE9">
        <w:rPr>
          <w:sz w:val="20"/>
          <w:szCs w:val="20"/>
        </w:rPr>
        <w:t>nhân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tạo</w:t>
      </w:r>
      <w:bookmarkEnd w:id="685"/>
      <w:proofErr w:type="spellEnd"/>
    </w:p>
    <w:p w14:paraId="257FB78F" w14:textId="77777777" w:rsidR="00324FE9" w:rsidRPr="00324FE9" w:rsidRDefault="00324FE9" w:rsidP="00324FE9">
      <w:pPr>
        <w:keepNext/>
      </w:pPr>
    </w:p>
    <w:p w14:paraId="5565C45F" w14:textId="7A7040B8" w:rsidR="0053340C" w:rsidRDefault="0053340C" w:rsidP="003D5DE8">
      <w:pPr>
        <w:rPr>
          <w:b w:val="0"/>
          <w:bCs/>
          <w:szCs w:val="26"/>
        </w:rPr>
      </w:pPr>
      <w:r>
        <w:rPr>
          <w:b w:val="0"/>
          <w:bCs/>
          <w:szCs w:val="26"/>
        </w:rPr>
        <w:tab/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N</w:t>
      </w:r>
      <w:r w:rsidRPr="0053340C">
        <w:rPr>
          <w:b w:val="0"/>
          <w:bCs/>
          <w:szCs w:val="26"/>
        </w:rPr>
        <w:t xml:space="preserve">eural </w:t>
      </w:r>
      <w:proofErr w:type="spellStart"/>
      <w:r w:rsidRPr="0053340C">
        <w:rPr>
          <w:b w:val="0"/>
          <w:bCs/>
          <w:szCs w:val="26"/>
        </w:rPr>
        <w:t>nhân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sự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kết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hợp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perceptron hay </w:t>
      </w:r>
      <w:proofErr w:type="spellStart"/>
      <w:r w:rsidRPr="0053340C">
        <w:rPr>
          <w:b w:val="0"/>
          <w:bCs/>
          <w:szCs w:val="26"/>
        </w:rPr>
        <w:t>còn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được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gọi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perceptron </w:t>
      </w:r>
      <w:proofErr w:type="spellStart"/>
      <w:r w:rsidRPr="0053340C">
        <w:rPr>
          <w:b w:val="0"/>
          <w:bCs/>
          <w:szCs w:val="26"/>
        </w:rPr>
        <w:t>đa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>
        <w:rPr>
          <w:b w:val="0"/>
          <w:bCs/>
          <w:szCs w:val="26"/>
        </w:rPr>
        <w:t>.</w:t>
      </w:r>
    </w:p>
    <w:p w14:paraId="1E702D05" w14:textId="2B7F75A8" w:rsidR="0053340C" w:rsidRPr="0053340C" w:rsidRDefault="0053340C" w:rsidP="003D5DE8">
      <w:pPr>
        <w:rPr>
          <w:b w:val="0"/>
          <w:bCs/>
          <w:szCs w:val="26"/>
        </w:rPr>
      </w:pPr>
      <w:r w:rsidRPr="0053340C">
        <w:t xml:space="preserve"> </w:t>
      </w:r>
      <w:r>
        <w:tab/>
      </w:r>
      <w:proofErr w:type="spellStart"/>
      <w:r w:rsidRPr="0053340C">
        <w:rPr>
          <w:b w:val="0"/>
          <w:bCs/>
          <w:szCs w:val="26"/>
        </w:rPr>
        <w:t>Một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A</w:t>
      </w:r>
      <w:r w:rsidRPr="0053340C">
        <w:rPr>
          <w:b w:val="0"/>
          <w:bCs/>
          <w:szCs w:val="26"/>
        </w:rPr>
        <w:t xml:space="preserve">NN </w:t>
      </w:r>
      <w:proofErr w:type="spellStart"/>
      <w:r w:rsidRPr="0053340C">
        <w:rPr>
          <w:b w:val="0"/>
          <w:bCs/>
          <w:szCs w:val="26"/>
        </w:rPr>
        <w:t>sẽ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3 </w:t>
      </w:r>
      <w:proofErr w:type="spellStart"/>
      <w:r w:rsidRPr="0053340C">
        <w:rPr>
          <w:b w:val="0"/>
          <w:bCs/>
          <w:szCs w:val="26"/>
        </w:rPr>
        <w:t>kiểu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>:</w:t>
      </w:r>
    </w:p>
    <w:p w14:paraId="507BEC36" w14:textId="78F72333" w:rsidR="0053340C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(Input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bên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trái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cùng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các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đầu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.</w:t>
      </w:r>
    </w:p>
    <w:p w14:paraId="3D21B3D3" w14:textId="0EA3DB4B" w:rsidR="0053340C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lastRenderedPageBreak/>
        <w:t>Tầng</w:t>
      </w:r>
      <w:proofErr w:type="spellEnd"/>
      <w:r w:rsidRPr="003D5DE8">
        <w:rPr>
          <w:b w:val="0"/>
          <w:bCs/>
          <w:szCs w:val="26"/>
        </w:rPr>
        <w:t xml:space="preserve"> ra (Output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bên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phải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cùng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các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đầu</w:t>
      </w:r>
      <w:proofErr w:type="spellEnd"/>
      <w:r w:rsidRPr="003D5DE8">
        <w:rPr>
          <w:b w:val="0"/>
          <w:bCs/>
          <w:szCs w:val="26"/>
        </w:rPr>
        <w:t xml:space="preserve"> ra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.</w:t>
      </w:r>
    </w:p>
    <w:p w14:paraId="5949A941" w14:textId="5C77AD2B" w:rsidR="00A66198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ẩn</w:t>
      </w:r>
      <w:proofErr w:type="spellEnd"/>
      <w:r w:rsidRPr="003D5DE8">
        <w:rPr>
          <w:b w:val="0"/>
          <w:bCs/>
          <w:szCs w:val="26"/>
        </w:rPr>
        <w:t xml:space="preserve"> (Hidden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nằm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giữa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ra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việc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suy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luận</w:t>
      </w:r>
      <w:proofErr w:type="spellEnd"/>
      <w:r w:rsidRPr="003D5DE8">
        <w:rPr>
          <w:b w:val="0"/>
          <w:bCs/>
          <w:szCs w:val="26"/>
        </w:rPr>
        <w:t xml:space="preserve"> logic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).</w:t>
      </w:r>
    </w:p>
    <w:p w14:paraId="513E7E28" w14:textId="0F6A88D3" w:rsidR="0053340C" w:rsidRDefault="0053340C" w:rsidP="003D5DE8">
      <w:pPr>
        <w:ind w:firstLine="72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M</w:t>
      </w:r>
      <w:r w:rsidRPr="0053340C">
        <w:rPr>
          <w:b w:val="0"/>
          <w:bCs/>
          <w:szCs w:val="26"/>
        </w:rPr>
        <w:t>ột</w:t>
      </w:r>
      <w:proofErr w:type="spellEnd"/>
      <w:r w:rsidRPr="0053340C"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A</w:t>
      </w:r>
      <w:r w:rsidRPr="0053340C">
        <w:rPr>
          <w:b w:val="0"/>
          <w:bCs/>
          <w:szCs w:val="26"/>
        </w:rPr>
        <w:t xml:space="preserve">NN </w:t>
      </w:r>
      <w:proofErr w:type="spellStart"/>
      <w:r w:rsidRPr="0053340C">
        <w:rPr>
          <w:b w:val="0"/>
          <w:bCs/>
          <w:szCs w:val="26"/>
        </w:rPr>
        <w:t>chỉ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1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</w:t>
      </w:r>
      <w:proofErr w:type="spellEnd"/>
      <w:r w:rsidRPr="0053340C">
        <w:rPr>
          <w:b w:val="0"/>
          <w:bCs/>
          <w:szCs w:val="26"/>
        </w:rPr>
        <w:t xml:space="preserve"> 1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ra </w:t>
      </w:r>
      <w:proofErr w:type="spellStart"/>
      <w:r w:rsidRPr="0053340C">
        <w:rPr>
          <w:b w:val="0"/>
          <w:bCs/>
          <w:szCs w:val="26"/>
        </w:rPr>
        <w:t>nhưng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nhiều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ẩn</w:t>
      </w:r>
      <w:proofErr w:type="spellEnd"/>
      <w:r w:rsidRPr="0053340C">
        <w:rPr>
          <w:b w:val="0"/>
          <w:bCs/>
          <w:szCs w:val="26"/>
        </w:rPr>
        <w:t>.</w:t>
      </w:r>
      <w:r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Trong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ins w:id="686" w:author="HIKARI" w:date="2019-11-09T14:57:00Z">
        <w:r w:rsidR="00560ADA">
          <w:rPr>
            <w:b w:val="0"/>
            <w:bCs/>
            <w:szCs w:val="26"/>
          </w:rPr>
          <w:t>A</w:t>
        </w:r>
      </w:ins>
      <w:r w:rsidRPr="0053340C">
        <w:rPr>
          <w:b w:val="0"/>
          <w:bCs/>
          <w:szCs w:val="26"/>
        </w:rPr>
        <w:t xml:space="preserve">NN, </w:t>
      </w:r>
      <w:proofErr w:type="spellStart"/>
      <w:r w:rsidRPr="0053340C">
        <w:rPr>
          <w:b w:val="0"/>
          <w:bCs/>
          <w:szCs w:val="26"/>
        </w:rPr>
        <w:t>mỗi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nút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một</w:t>
      </w:r>
      <w:proofErr w:type="spellEnd"/>
      <w:r w:rsidRPr="0053340C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 xml:space="preserve">node </w:t>
      </w:r>
      <w:proofErr w:type="spellStart"/>
      <w:r>
        <w:rPr>
          <w:b w:val="0"/>
          <w:bCs/>
          <w:szCs w:val="26"/>
        </w:rPr>
        <w:t>đơn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lẻ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nhưng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chúng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khác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. </w:t>
      </w:r>
      <w:proofErr w:type="spellStart"/>
      <w:r w:rsidRPr="0053340C">
        <w:rPr>
          <w:b w:val="0"/>
          <w:bCs/>
          <w:szCs w:val="26"/>
        </w:rPr>
        <w:t>Tuy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nhiên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trong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thực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tế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người</w:t>
      </w:r>
      <w:proofErr w:type="spellEnd"/>
      <w:r w:rsidRPr="0053340C">
        <w:rPr>
          <w:b w:val="0"/>
          <w:bCs/>
          <w:szCs w:val="26"/>
        </w:rPr>
        <w:t xml:space="preserve"> ta </w:t>
      </w:r>
      <w:proofErr w:type="spellStart"/>
      <w:r w:rsidRPr="0053340C">
        <w:rPr>
          <w:b w:val="0"/>
          <w:bCs/>
          <w:szCs w:val="26"/>
        </w:rPr>
        <w:t>thường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chúng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cùng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dạng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với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tính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toán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thuận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lợi</w:t>
      </w:r>
      <w:proofErr w:type="spellEnd"/>
      <w:r w:rsidRPr="0053340C">
        <w:rPr>
          <w:b w:val="0"/>
          <w:bCs/>
          <w:szCs w:val="26"/>
        </w:rPr>
        <w:t>.</w:t>
      </w:r>
      <w:r>
        <w:rPr>
          <w:b w:val="0"/>
          <w:bCs/>
          <w:szCs w:val="26"/>
        </w:rPr>
        <w:t xml:space="preserve"> </w:t>
      </w:r>
      <w:r w:rsidRPr="0053340C">
        <w:rPr>
          <w:b w:val="0"/>
          <w:bCs/>
          <w:szCs w:val="26"/>
        </w:rPr>
        <w:t xml:space="preserve">Ở </w:t>
      </w:r>
      <w:proofErr w:type="spellStart"/>
      <w:r w:rsidRPr="0053340C">
        <w:rPr>
          <w:b w:val="0"/>
          <w:bCs/>
          <w:szCs w:val="26"/>
        </w:rPr>
        <w:t>mỗi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, </w:t>
      </w:r>
      <w:proofErr w:type="spellStart"/>
      <w:r w:rsidRPr="0053340C">
        <w:rPr>
          <w:b w:val="0"/>
          <w:bCs/>
          <w:szCs w:val="26"/>
        </w:rPr>
        <w:t>số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lượng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nút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khác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tuỳ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thuộc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bài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toán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cách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giải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quyết</w:t>
      </w:r>
      <w:proofErr w:type="spellEnd"/>
      <w:r w:rsidRPr="0053340C">
        <w:rPr>
          <w:b w:val="0"/>
          <w:bCs/>
          <w:szCs w:val="26"/>
        </w:rPr>
        <w:t>.</w:t>
      </w:r>
    </w:p>
    <w:p w14:paraId="2A03424F" w14:textId="77777777" w:rsidR="003D5DE8" w:rsidRDefault="003D5DE8" w:rsidP="0053340C">
      <w:pPr>
        <w:ind w:firstLine="720"/>
        <w:jc w:val="both"/>
        <w:rPr>
          <w:b w:val="0"/>
          <w:bCs/>
          <w:szCs w:val="26"/>
        </w:rPr>
      </w:pPr>
    </w:p>
    <w:p w14:paraId="28B6995F" w14:textId="18697485" w:rsidR="0053340C" w:rsidRDefault="0053340C">
      <w:pPr>
        <w:pStyle w:val="Heading5"/>
        <w:numPr>
          <w:ilvl w:val="3"/>
          <w:numId w:val="42"/>
        </w:numPr>
        <w:ind w:left="2880"/>
        <w:pPrChange w:id="687" w:author="HIKARI" w:date="2019-11-08T21:18:00Z">
          <w:pPr>
            <w:pStyle w:val="ListParagraph"/>
            <w:numPr>
              <w:ilvl w:val="3"/>
              <w:numId w:val="2"/>
            </w:numPr>
            <w:ind w:left="2520" w:hanging="1080"/>
            <w:jc w:val="both"/>
            <w:outlineLvl w:val="4"/>
          </w:pPr>
        </w:pPrChange>
      </w:pPr>
      <w:bookmarkStart w:id="688" w:name="_Toc24226689"/>
      <w:r w:rsidRPr="0053340C">
        <w:t>Layers API</w:t>
      </w:r>
      <w:bookmarkEnd w:id="688"/>
    </w:p>
    <w:p w14:paraId="1BB24898" w14:textId="12D001A6" w:rsidR="005478FC" w:rsidRDefault="007E6BED" w:rsidP="00136198">
      <w:pPr>
        <w:ind w:firstLine="720"/>
        <w:jc w:val="both"/>
        <w:rPr>
          <w:b w:val="0"/>
          <w:bCs/>
          <w:szCs w:val="26"/>
        </w:rPr>
      </w:pPr>
      <w:r>
        <w:rPr>
          <w:b w:val="0"/>
          <w:bCs/>
          <w:szCs w:val="26"/>
        </w:rPr>
        <w:t>Layer</w:t>
      </w:r>
      <w:r w:rsidR="00DC21C1">
        <w:rPr>
          <w:b w:val="0"/>
          <w:bCs/>
          <w:szCs w:val="26"/>
        </w:rPr>
        <w:t>s</w:t>
      </w:r>
      <w:r>
        <w:rPr>
          <w:b w:val="0"/>
          <w:bCs/>
          <w:szCs w:val="26"/>
        </w:rPr>
        <w:t xml:space="preserve"> API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module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TensorFlow,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bởi</w:t>
      </w:r>
      <w:proofErr w:type="spellEnd"/>
      <w:r>
        <w:rPr>
          <w:b w:val="0"/>
          <w:bCs/>
          <w:szCs w:val="26"/>
        </w:rPr>
        <w:t xml:space="preserve"> </w:t>
      </w:r>
      <w:r w:rsidRPr="007E6BED">
        <w:rPr>
          <w:b w:val="0"/>
          <w:bCs/>
          <w:szCs w:val="26"/>
        </w:rPr>
        <w:t xml:space="preserve">François </w:t>
      </w:r>
      <w:proofErr w:type="spellStart"/>
      <w:r w:rsidRPr="007E6BED">
        <w:rPr>
          <w:b w:val="0"/>
          <w:bCs/>
          <w:szCs w:val="26"/>
        </w:rPr>
        <w:t>Chollet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tác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bộ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Keras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tự</w:t>
      </w:r>
      <w:proofErr w:type="spellEnd"/>
      <w:r>
        <w:rPr>
          <w:b w:val="0"/>
          <w:bCs/>
          <w:szCs w:val="26"/>
        </w:rPr>
        <w:t xml:space="preserve">. </w:t>
      </w:r>
      <w:r w:rsidR="00DC21C1">
        <w:rPr>
          <w:b w:val="0"/>
          <w:bCs/>
          <w:szCs w:val="26"/>
        </w:rPr>
        <w:t xml:space="preserve">Layers API </w:t>
      </w:r>
      <w:proofErr w:type="spellStart"/>
      <w:r w:rsidR="00DC21C1">
        <w:rPr>
          <w:b w:val="0"/>
          <w:bCs/>
          <w:szCs w:val="26"/>
        </w:rPr>
        <w:t>được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dùng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để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tạo</w:t>
      </w:r>
      <w:proofErr w:type="spellEnd"/>
      <w:r w:rsidR="00DC21C1">
        <w:rPr>
          <w:b w:val="0"/>
          <w:bCs/>
          <w:szCs w:val="26"/>
        </w:rPr>
        <w:t xml:space="preserve"> ra </w:t>
      </w:r>
      <w:proofErr w:type="spellStart"/>
      <w:r w:rsidR="00DC21C1">
        <w:rPr>
          <w:b w:val="0"/>
          <w:bCs/>
          <w:szCs w:val="26"/>
        </w:rPr>
        <w:t>một</w:t>
      </w:r>
      <w:proofErr w:type="spellEnd"/>
      <w:r w:rsidR="00DC21C1">
        <w:rPr>
          <w:b w:val="0"/>
          <w:bCs/>
          <w:szCs w:val="26"/>
        </w:rPr>
        <w:t xml:space="preserve"> ANN</w:t>
      </w:r>
    </w:p>
    <w:p w14:paraId="7E79F8CD" w14:textId="77777777" w:rsidR="00136198" w:rsidRPr="00136198" w:rsidRDefault="00136198" w:rsidP="00136198">
      <w:pPr>
        <w:ind w:left="720"/>
        <w:jc w:val="both"/>
        <w:rPr>
          <w:b w:val="0"/>
          <w:bCs/>
          <w:szCs w:val="26"/>
        </w:rPr>
      </w:pPr>
    </w:p>
    <w:p w14:paraId="3EB168CF" w14:textId="535A29D5" w:rsidR="00B80E5B" w:rsidRPr="00E24C10" w:rsidRDefault="00D51566">
      <w:pPr>
        <w:pStyle w:val="Heading2"/>
        <w:numPr>
          <w:ilvl w:val="0"/>
          <w:numId w:val="42"/>
        </w:numPr>
        <w:pPrChange w:id="689" w:author="HIKARI" w:date="2019-11-08T21:19:00Z">
          <w:pPr>
            <w:pStyle w:val="ListParagraph"/>
            <w:numPr>
              <w:numId w:val="2"/>
            </w:numPr>
            <w:ind w:hanging="360"/>
            <w:outlineLvl w:val="1"/>
          </w:pPr>
        </w:pPrChange>
      </w:pPr>
      <w:bookmarkStart w:id="690" w:name="_Toc24226690"/>
      <w:proofErr w:type="spellStart"/>
      <w:r w:rsidRPr="00E24C10"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690"/>
      <w:proofErr w:type="spellEnd"/>
    </w:p>
    <w:p w14:paraId="0D4877D1" w14:textId="5FF442D0" w:rsidR="00B80E5B" w:rsidRPr="00E24C10" w:rsidRDefault="00B80E5B">
      <w:pPr>
        <w:pStyle w:val="Heading3"/>
        <w:numPr>
          <w:ilvl w:val="1"/>
          <w:numId w:val="42"/>
        </w:numPr>
        <w:ind w:left="1440"/>
        <w:pPrChange w:id="691" w:author="HIKARI" w:date="2019-11-08T21:19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692" w:name="_Toc24226691"/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692"/>
      <w:proofErr w:type="spellEnd"/>
    </w:p>
    <w:p w14:paraId="102C7BE9" w14:textId="41F385BF" w:rsidR="00B80E5B" w:rsidRDefault="00B022CD">
      <w:pPr>
        <w:pStyle w:val="Heading4"/>
        <w:numPr>
          <w:ilvl w:val="2"/>
          <w:numId w:val="42"/>
        </w:numPr>
        <w:ind w:left="2160"/>
        <w:pPrChange w:id="693" w:author="HIKARI" w:date="2019-11-08T21:19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694" w:name="_Toc24226692"/>
      <w:proofErr w:type="spellStart"/>
      <w:r w:rsidRPr="00E24C10">
        <w:t>Giới</w:t>
      </w:r>
      <w:proofErr w:type="spellEnd"/>
      <w:r w:rsidRPr="00E24C10">
        <w:t xml:space="preserve"> </w:t>
      </w:r>
      <w:proofErr w:type="spellStart"/>
      <w:r w:rsidRPr="00E24C10">
        <w:t>thiệu</w:t>
      </w:r>
      <w:proofErr w:type="spellEnd"/>
      <w:r w:rsidRPr="00E24C10">
        <w:t xml:space="preserve"> </w:t>
      </w:r>
      <w:proofErr w:type="spellStart"/>
      <w:r w:rsidRPr="00E24C10">
        <w:t>về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694"/>
      <w:proofErr w:type="spellEnd"/>
    </w:p>
    <w:p w14:paraId="06885195" w14:textId="67799F19" w:rsidR="00F31D18" w:rsidRPr="00F31D18" w:rsidRDefault="00F31D18" w:rsidP="00E80FEC">
      <w:pPr>
        <w:ind w:firstLine="72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Tensor</w:t>
      </w:r>
      <w:r w:rsidR="00BC49E8">
        <w:rPr>
          <w:b w:val="0"/>
          <w:bCs/>
          <w:szCs w:val="26"/>
        </w:rPr>
        <w:t>G</w:t>
      </w:r>
      <w:r>
        <w:rPr>
          <w:b w:val="0"/>
          <w:bCs/>
          <w:szCs w:val="26"/>
        </w:rPr>
        <w:t>ram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mềm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nhỏ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(portable) </w:t>
      </w:r>
      <w:proofErr w:type="spellStart"/>
      <w:r>
        <w:rPr>
          <w:b w:val="0"/>
          <w:bCs/>
          <w:szCs w:val="26"/>
        </w:rPr>
        <w:t>chạy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r w:rsidR="007704A2">
        <w:rPr>
          <w:b w:val="0"/>
          <w:bCs/>
          <w:i/>
          <w:iCs/>
          <w:szCs w:val="26"/>
        </w:rPr>
        <w:t>ANN</w:t>
      </w:r>
      <w:r>
        <w:rPr>
          <w:b w:val="0"/>
          <w:bCs/>
          <w:i/>
          <w:i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nghĩa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bởi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thông</w:t>
      </w:r>
      <w:proofErr w:type="spellEnd"/>
      <w:r>
        <w:rPr>
          <w:b w:val="0"/>
          <w:bCs/>
          <w:szCs w:val="26"/>
        </w:rPr>
        <w:t xml:space="preserve"> qua </w:t>
      </w:r>
      <w:proofErr w:type="spellStart"/>
      <w:r>
        <w:rPr>
          <w:b w:val="0"/>
          <w:bCs/>
          <w:szCs w:val="26"/>
        </w:rPr>
        <w:t>đoạn</w:t>
      </w:r>
      <w:proofErr w:type="spellEnd"/>
      <w:r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P</w:t>
      </w:r>
      <w:r>
        <w:rPr>
          <w:b w:val="0"/>
          <w:bCs/>
          <w:szCs w:val="26"/>
        </w:rPr>
        <w:t xml:space="preserve">ython </w:t>
      </w:r>
      <w:r w:rsidR="007704A2">
        <w:rPr>
          <w:b w:val="0"/>
          <w:bCs/>
          <w:szCs w:val="26"/>
        </w:rPr>
        <w:t>Sc</w:t>
      </w:r>
      <w:r>
        <w:rPr>
          <w:b w:val="0"/>
          <w:bCs/>
          <w:szCs w:val="26"/>
        </w:rPr>
        <w:t xml:space="preserve">ripts </w:t>
      </w:r>
      <w:proofErr w:type="spellStart"/>
      <w:r>
        <w:rPr>
          <w:b w:val="0"/>
          <w:bCs/>
          <w:szCs w:val="26"/>
        </w:rPr>
        <w:t>nhập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trực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soạn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thảo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i/>
          <w:i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thành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 w:rsidR="007704A2">
        <w:rPr>
          <w:b w:val="0"/>
          <w:bCs/>
          <w:szCs w:val="26"/>
        </w:rPr>
        <w:t xml:space="preserve"> TensorFlow</w:t>
      </w:r>
      <w:r>
        <w:rPr>
          <w:b w:val="0"/>
          <w:bCs/>
          <w:szCs w:val="26"/>
        </w:rPr>
        <w:t xml:space="preserve"> Layer</w:t>
      </w:r>
      <w:r w:rsidR="007704A2">
        <w:rPr>
          <w:b w:val="0"/>
          <w:bCs/>
          <w:szCs w:val="26"/>
        </w:rPr>
        <w:t>s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4207DE28" w14:textId="404C03A6" w:rsidR="00B80E5B" w:rsidRDefault="00B022CD">
      <w:pPr>
        <w:pStyle w:val="Heading4"/>
        <w:numPr>
          <w:ilvl w:val="2"/>
          <w:numId w:val="42"/>
        </w:numPr>
        <w:ind w:left="2160"/>
        <w:pPrChange w:id="695" w:author="HIKARI" w:date="2019-11-08T21:19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696" w:name="_Toc24226693"/>
      <w:r w:rsidRPr="00E24C10">
        <w:t>Use Case Diagram</w:t>
      </w:r>
      <w:bookmarkEnd w:id="696"/>
    </w:p>
    <w:p w14:paraId="79EB2EFA" w14:textId="77777777" w:rsidR="00324FE9" w:rsidRDefault="007361D0" w:rsidP="00324FE9">
      <w:pPr>
        <w:keepNext/>
      </w:pPr>
      <w:r>
        <w:rPr>
          <w:noProof/>
          <w:szCs w:val="26"/>
        </w:rPr>
        <w:drawing>
          <wp:inline distT="0" distB="0" distL="0" distR="0" wp14:anchorId="1ECF3578" wp14:editId="4173B380">
            <wp:extent cx="6569075" cy="1901825"/>
            <wp:effectExtent l="0" t="0" r="3175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B19A" w14:textId="09A7360E" w:rsidR="00F31D18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697" w:name="_Toc24051122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>: Use case diagram</w:t>
      </w:r>
      <w:bookmarkEnd w:id="697"/>
    </w:p>
    <w:p w14:paraId="5BF951C5" w14:textId="23673E3E" w:rsidR="002C0C40" w:rsidRDefault="002C0C40">
      <w:pPr>
        <w:pStyle w:val="Heading4"/>
        <w:numPr>
          <w:ilvl w:val="2"/>
          <w:numId w:val="42"/>
        </w:numPr>
        <w:ind w:left="2160"/>
        <w:pPrChange w:id="698" w:author="HIKARI" w:date="2019-11-08T21:20:00Z">
          <w:pPr>
            <w:pStyle w:val="ListParagraph"/>
            <w:numPr>
              <w:ilvl w:val="2"/>
              <w:numId w:val="2"/>
            </w:numPr>
            <w:ind w:left="2160" w:hanging="1080"/>
          </w:pPr>
        </w:pPrChange>
      </w:pPr>
      <w:del w:id="699" w:author="HIKARI" w:date="2019-11-09T13:51:00Z">
        <w:r w:rsidDel="00946202">
          <w:lastRenderedPageBreak/>
          <w:delText>Thông tin</w:delText>
        </w:r>
      </w:del>
      <w:bookmarkStart w:id="700" w:name="_Toc24226694"/>
      <w:proofErr w:type="spellStart"/>
      <w:ins w:id="701" w:author="HIKARI" w:date="2019-11-09T13:51:00Z">
        <w:r w:rsidR="00946202">
          <w:t>Dữ</w:t>
        </w:r>
        <w:proofErr w:type="spellEnd"/>
        <w:r w:rsidR="00946202">
          <w:t xml:space="preserve"> </w:t>
        </w:r>
        <w:proofErr w:type="spellStart"/>
        <w:r w:rsidR="00946202">
          <w:t>liệu</w:t>
        </w:r>
      </w:ins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– </w:t>
      </w:r>
      <w:proofErr w:type="spellStart"/>
      <w:r>
        <w:t>đầu</w:t>
      </w:r>
      <w:proofErr w:type="spellEnd"/>
      <w:r>
        <w:t xml:space="preserve"> ra (input - output)</w:t>
      </w:r>
      <w:bookmarkEnd w:id="700"/>
    </w:p>
    <w:p w14:paraId="2884D4C8" w14:textId="449E7500" w:rsidR="002C0C40" w:rsidRDefault="002C0C40">
      <w:pPr>
        <w:pStyle w:val="ListParagraph"/>
        <w:numPr>
          <w:ilvl w:val="1"/>
          <w:numId w:val="39"/>
        </w:numPr>
        <w:ind w:left="810"/>
        <w:jc w:val="both"/>
        <w:rPr>
          <w:szCs w:val="26"/>
        </w:rPr>
        <w:pPrChange w:id="702" w:author="HIKARI" w:date="2019-11-08T21:20:00Z">
          <w:pPr>
            <w:pStyle w:val="ListParagraph"/>
            <w:numPr>
              <w:ilvl w:val="1"/>
              <w:numId w:val="39"/>
            </w:numPr>
            <w:ind w:left="1800" w:hanging="360"/>
            <w:jc w:val="both"/>
          </w:pPr>
        </w:pPrChange>
      </w:pPr>
      <w:r w:rsidRPr="002C0C40">
        <w:rPr>
          <w:b w:val="0"/>
          <w:bCs/>
          <w:szCs w:val="26"/>
        </w:rPr>
        <w:t>Input</w:t>
      </w:r>
      <w:r>
        <w:rPr>
          <w:szCs w:val="26"/>
        </w:rPr>
        <w:t xml:space="preserve">: </w:t>
      </w:r>
      <w:r w:rsidRPr="00281028">
        <w:rPr>
          <w:b w:val="0"/>
          <w:bCs/>
          <w:szCs w:val="26"/>
        </w:rPr>
        <w:t xml:space="preserve">Python Scripts </w:t>
      </w:r>
      <w:proofErr w:type="spellStart"/>
      <w:r w:rsidRPr="00281028">
        <w:rPr>
          <w:b w:val="0"/>
          <w:bCs/>
          <w:szCs w:val="26"/>
        </w:rPr>
        <w:t>chứa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mô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tả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về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một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mạng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thần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kinh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nhân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>.</w:t>
      </w:r>
    </w:p>
    <w:p w14:paraId="0AE3B947" w14:textId="614304E9" w:rsidR="002C0C40" w:rsidRPr="002C0C40" w:rsidRDefault="002C0C40">
      <w:pPr>
        <w:pStyle w:val="ListParagraph"/>
        <w:numPr>
          <w:ilvl w:val="1"/>
          <w:numId w:val="39"/>
        </w:numPr>
        <w:ind w:left="810"/>
        <w:jc w:val="both"/>
        <w:rPr>
          <w:szCs w:val="26"/>
        </w:rPr>
        <w:pPrChange w:id="703" w:author="HIKARI" w:date="2019-11-08T21:20:00Z">
          <w:pPr>
            <w:pStyle w:val="ListParagraph"/>
            <w:numPr>
              <w:ilvl w:val="1"/>
              <w:numId w:val="39"/>
            </w:numPr>
            <w:ind w:left="1800" w:hanging="360"/>
            <w:jc w:val="both"/>
          </w:pPr>
        </w:pPrChange>
      </w:pPr>
      <w:r w:rsidRPr="002C0C40">
        <w:rPr>
          <w:b w:val="0"/>
          <w:bCs/>
          <w:szCs w:val="26"/>
        </w:rPr>
        <w:t>Output</w:t>
      </w:r>
      <w:r>
        <w:rPr>
          <w:szCs w:val="26"/>
        </w:rPr>
        <w:t xml:space="preserve">: </w:t>
      </w:r>
      <w:proofErr w:type="spellStart"/>
      <w:r w:rsidRPr="00281028">
        <w:rPr>
          <w:b w:val="0"/>
          <w:bCs/>
          <w:szCs w:val="26"/>
        </w:rPr>
        <w:t>Hiển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thị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lên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màn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hình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máy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tính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người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dùng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một</w:t>
      </w:r>
      <w:proofErr w:type="spellEnd"/>
      <w:r w:rsidRPr="0028102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D</w:t>
      </w:r>
      <w:r w:rsidRPr="00281028">
        <w:rPr>
          <w:b w:val="0"/>
          <w:bCs/>
          <w:szCs w:val="26"/>
        </w:rPr>
        <w:t xml:space="preserve">iagram </w:t>
      </w:r>
      <w:proofErr w:type="spellStart"/>
      <w:r w:rsidRPr="00281028">
        <w:rPr>
          <w:b w:val="0"/>
          <w:bCs/>
          <w:szCs w:val="26"/>
        </w:rPr>
        <w:t>dưới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dạng</w:t>
      </w:r>
      <w:proofErr w:type="spellEnd"/>
      <w:r w:rsidRPr="00281028">
        <w:rPr>
          <w:b w:val="0"/>
          <w:bCs/>
          <w:szCs w:val="26"/>
        </w:rPr>
        <w:t xml:space="preserve"> TensorFlow Layer API </w:t>
      </w:r>
      <w:proofErr w:type="spellStart"/>
      <w:r w:rsidRPr="00281028">
        <w:rPr>
          <w:b w:val="0"/>
          <w:bCs/>
          <w:szCs w:val="26"/>
        </w:rPr>
        <w:t>của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mạng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thần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kinh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nhân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tạo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được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mô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tả</w:t>
      </w:r>
      <w:proofErr w:type="spellEnd"/>
      <w:r w:rsidRPr="00281028">
        <w:rPr>
          <w:b w:val="0"/>
          <w:bCs/>
          <w:szCs w:val="26"/>
        </w:rPr>
        <w:t xml:space="preserve"> ở input</w:t>
      </w:r>
      <w:r>
        <w:rPr>
          <w:b w:val="0"/>
          <w:bCs/>
          <w:szCs w:val="26"/>
        </w:rPr>
        <w:t>.</w:t>
      </w:r>
    </w:p>
    <w:p w14:paraId="365C225A" w14:textId="336E26FC" w:rsidR="002C0C40" w:rsidDel="0016743F" w:rsidRDefault="002C0C40" w:rsidP="002C0C40">
      <w:pPr>
        <w:jc w:val="both"/>
        <w:rPr>
          <w:del w:id="704" w:author="HIKARI" w:date="2019-11-08T22:48:00Z"/>
          <w:szCs w:val="26"/>
        </w:rPr>
      </w:pPr>
    </w:p>
    <w:p w14:paraId="23DA5B5A" w14:textId="77777777" w:rsidR="00913508" w:rsidRPr="002C0C40" w:rsidRDefault="00913508" w:rsidP="002C0C40">
      <w:pPr>
        <w:jc w:val="both"/>
        <w:rPr>
          <w:szCs w:val="26"/>
        </w:rPr>
      </w:pPr>
    </w:p>
    <w:p w14:paraId="59F0C8AE" w14:textId="67CC3934" w:rsidR="002C0C40" w:rsidRDefault="002C0C40">
      <w:pPr>
        <w:pStyle w:val="Heading5"/>
        <w:numPr>
          <w:ilvl w:val="3"/>
          <w:numId w:val="42"/>
        </w:numPr>
        <w:ind w:left="2880"/>
        <w:pPrChange w:id="705" w:author="HIKARI" w:date="2019-11-09T13:52:00Z">
          <w:pPr>
            <w:pStyle w:val="ListParagraph"/>
            <w:numPr>
              <w:ilvl w:val="3"/>
              <w:numId w:val="2"/>
            </w:numPr>
            <w:ind w:left="2520" w:hanging="1080"/>
            <w:jc w:val="both"/>
          </w:pPr>
        </w:pPrChange>
      </w:pPr>
      <w:bookmarkStart w:id="706" w:name="_Toc2422669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(input)</w:t>
      </w:r>
      <w:bookmarkEnd w:id="706"/>
    </w:p>
    <w:p w14:paraId="39DD3991" w14:textId="77777777" w:rsidR="00324FE9" w:rsidRDefault="00467A56" w:rsidP="00324FE9">
      <w:pPr>
        <w:keepNext/>
        <w:jc w:val="both"/>
      </w:pPr>
      <w:r>
        <w:rPr>
          <w:szCs w:val="26"/>
        </w:rPr>
        <w:t xml:space="preserve">          </w:t>
      </w:r>
      <w:r w:rsidR="006C7A24">
        <w:rPr>
          <w:szCs w:val="26"/>
        </w:rPr>
        <w:t xml:space="preserve"> </w:t>
      </w:r>
      <w:r w:rsidRPr="00467A56">
        <w:rPr>
          <w:noProof/>
          <w:szCs w:val="26"/>
        </w:rPr>
        <w:drawing>
          <wp:inline distT="0" distB="0" distL="0" distR="0" wp14:anchorId="083C73F1" wp14:editId="6A6C45C3">
            <wp:extent cx="5557655" cy="1238250"/>
            <wp:effectExtent l="0" t="0" r="508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914" cy="12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6814" w14:textId="7F311CB0" w:rsidR="001229A4" w:rsidRPr="00324FE9" w:rsidRDefault="00324FE9" w:rsidP="00324FE9">
      <w:pPr>
        <w:pStyle w:val="Caption"/>
        <w:jc w:val="center"/>
        <w:rPr>
          <w:i w:val="0"/>
          <w:iCs w:val="0"/>
          <w:sz w:val="20"/>
          <w:szCs w:val="20"/>
        </w:rPr>
      </w:pPr>
      <w:bookmarkStart w:id="707" w:name="_Toc24051123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3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Minh </w:t>
      </w:r>
      <w:proofErr w:type="spellStart"/>
      <w:r w:rsidRPr="00324FE9">
        <w:rPr>
          <w:sz w:val="20"/>
          <w:szCs w:val="20"/>
        </w:rPr>
        <w:t>hoạ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dữ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liệu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đầu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vào</w:t>
      </w:r>
      <w:proofErr w:type="spellEnd"/>
      <w:r w:rsidRPr="00324FE9">
        <w:rPr>
          <w:sz w:val="20"/>
          <w:szCs w:val="20"/>
        </w:rPr>
        <w:t>.</w:t>
      </w:r>
      <w:bookmarkEnd w:id="707"/>
    </w:p>
    <w:p w14:paraId="044E5E7C" w14:textId="77777777" w:rsidR="001229A4" w:rsidRDefault="001229A4" w:rsidP="002C0C40">
      <w:pPr>
        <w:jc w:val="both"/>
        <w:rPr>
          <w:szCs w:val="26"/>
        </w:rPr>
      </w:pPr>
    </w:p>
    <w:p w14:paraId="3C5CFF4F" w14:textId="6FCE1CCD" w:rsidR="006C7A24" w:rsidRPr="006C7A24" w:rsidRDefault="006C7A24" w:rsidP="002C0C40">
      <w:pPr>
        <w:jc w:val="both"/>
        <w:rPr>
          <w:b w:val="0"/>
          <w:bCs/>
          <w:szCs w:val="26"/>
        </w:rPr>
      </w:pPr>
      <w:r>
        <w:rPr>
          <w:szCs w:val="26"/>
        </w:rPr>
        <w:tab/>
      </w:r>
      <w:proofErr w:type="spellStart"/>
      <w:r w:rsidRPr="006C7A24">
        <w:rPr>
          <w:b w:val="0"/>
          <w:bCs/>
          <w:szCs w:val="26"/>
        </w:rPr>
        <w:t>Đoạn</w:t>
      </w:r>
      <w:proofErr w:type="spellEnd"/>
      <w:r w:rsidRPr="006C7A24">
        <w:rPr>
          <w:b w:val="0"/>
          <w:bCs/>
          <w:szCs w:val="26"/>
        </w:rPr>
        <w:t xml:space="preserve"> scripts </w:t>
      </w:r>
      <w:proofErr w:type="spellStart"/>
      <w:r w:rsidRPr="006C7A24">
        <w:rPr>
          <w:b w:val="0"/>
          <w:bCs/>
          <w:szCs w:val="26"/>
        </w:rPr>
        <w:t>đầu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vào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thể</w:t>
      </w:r>
      <w:proofErr w:type="spellEnd"/>
      <w:r w:rsidRPr="006C7A24">
        <w:rPr>
          <w:b w:val="0"/>
          <w:bCs/>
          <w:szCs w:val="26"/>
        </w:rPr>
        <w:t xml:space="preserve"> chia </w:t>
      </w:r>
      <w:proofErr w:type="spellStart"/>
      <w:r w:rsidRPr="006C7A24">
        <w:rPr>
          <w:b w:val="0"/>
          <w:bCs/>
          <w:szCs w:val="26"/>
        </w:rPr>
        <w:t>làm</w:t>
      </w:r>
      <w:proofErr w:type="spellEnd"/>
      <w:r w:rsidRPr="006C7A24">
        <w:rPr>
          <w:b w:val="0"/>
          <w:bCs/>
          <w:szCs w:val="26"/>
        </w:rPr>
        <w:t xml:space="preserve"> 3 </w:t>
      </w:r>
      <w:proofErr w:type="spellStart"/>
      <w:r w:rsidRPr="006C7A24">
        <w:rPr>
          <w:b w:val="0"/>
          <w:bCs/>
          <w:szCs w:val="26"/>
        </w:rPr>
        <w:t>phần</w:t>
      </w:r>
      <w:proofErr w:type="spellEnd"/>
      <w:r w:rsidRPr="006C7A24">
        <w:rPr>
          <w:b w:val="0"/>
          <w:bCs/>
          <w:szCs w:val="26"/>
        </w:rPr>
        <w:t>:</w:t>
      </w:r>
    </w:p>
    <w:p w14:paraId="40ED7F19" w14:textId="3988F335" w:rsid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nghĩa</w:t>
      </w:r>
      <w:proofErr w:type="spellEnd"/>
      <w:r>
        <w:rPr>
          <w:b w:val="0"/>
          <w:bCs/>
          <w:szCs w:val="26"/>
        </w:rPr>
        <w:t xml:space="preserve">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InputLayer</w:t>
      </w:r>
      <w:proofErr w:type="spellEnd"/>
    </w:p>
    <w:p w14:paraId="55E70FFE" w14:textId="5F733CC6" w:rsid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mô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giữa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chúng</w:t>
      </w:r>
      <w:proofErr w:type="spellEnd"/>
    </w:p>
    <w:p w14:paraId="62EF69BE" w14:textId="036BB2DF" w:rsidR="006C7A24" w:rsidRP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cuối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output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cả</w:t>
      </w:r>
      <w:proofErr w:type="spellEnd"/>
      <w:r>
        <w:rPr>
          <w:b w:val="0"/>
          <w:bCs/>
          <w:szCs w:val="26"/>
        </w:rPr>
        <w:t xml:space="preserve"> Model</w:t>
      </w:r>
    </w:p>
    <w:p w14:paraId="17264C63" w14:textId="77777777" w:rsidR="002C0C40" w:rsidRPr="002C0C40" w:rsidRDefault="002C0C40" w:rsidP="002C0C40">
      <w:pPr>
        <w:jc w:val="both"/>
        <w:rPr>
          <w:szCs w:val="26"/>
        </w:rPr>
      </w:pPr>
    </w:p>
    <w:p w14:paraId="33DD244E" w14:textId="29F6F750" w:rsidR="00797749" w:rsidRPr="00797749" w:rsidRDefault="002C0C40">
      <w:pPr>
        <w:pStyle w:val="Heading5"/>
        <w:numPr>
          <w:ilvl w:val="3"/>
          <w:numId w:val="42"/>
        </w:numPr>
        <w:ind w:left="2880"/>
        <w:pPrChange w:id="708" w:author="HIKARI" w:date="2019-11-09T13:52:00Z">
          <w:pPr>
            <w:pStyle w:val="ListParagraph"/>
            <w:numPr>
              <w:ilvl w:val="3"/>
              <w:numId w:val="2"/>
            </w:numPr>
            <w:ind w:left="2520" w:hanging="1080"/>
            <w:jc w:val="both"/>
          </w:pPr>
        </w:pPrChange>
      </w:pPr>
      <w:bookmarkStart w:id="709" w:name="_Toc24226696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(output)</w:t>
      </w:r>
      <w:bookmarkEnd w:id="709"/>
    </w:p>
    <w:p w14:paraId="103D7EEC" w14:textId="77777777" w:rsidR="00324FE9" w:rsidRDefault="00797749" w:rsidP="00324FE9">
      <w:pPr>
        <w:keepNext/>
      </w:pPr>
      <w:r>
        <w:rPr>
          <w:noProof/>
          <w:szCs w:val="26"/>
        </w:rPr>
        <w:t xml:space="preserve">           </w:t>
      </w:r>
      <w:r>
        <w:rPr>
          <w:noProof/>
          <w:szCs w:val="26"/>
        </w:rPr>
        <w:drawing>
          <wp:inline distT="0" distB="0" distL="0" distR="0" wp14:anchorId="7E042883" wp14:editId="7AD38FBA">
            <wp:extent cx="6069132" cy="152887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97" b="14601"/>
                    <a:stretch/>
                  </pic:blipFill>
                  <pic:spPr bwMode="auto">
                    <a:xfrm>
                      <a:off x="0" y="0"/>
                      <a:ext cx="6213228" cy="15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23D4A" w14:textId="3787479B" w:rsidR="001229A4" w:rsidRPr="00324FE9" w:rsidRDefault="00324FE9" w:rsidP="00324FE9">
      <w:pPr>
        <w:pStyle w:val="Caption"/>
        <w:jc w:val="center"/>
        <w:rPr>
          <w:i w:val="0"/>
          <w:iCs w:val="0"/>
          <w:noProof/>
          <w:sz w:val="20"/>
          <w:szCs w:val="20"/>
        </w:rPr>
      </w:pPr>
      <w:bookmarkStart w:id="710" w:name="_Toc24051124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Minh </w:t>
      </w:r>
      <w:proofErr w:type="spellStart"/>
      <w:r w:rsidRPr="00324FE9">
        <w:rPr>
          <w:sz w:val="20"/>
          <w:szCs w:val="20"/>
        </w:rPr>
        <w:t>hoạ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dữ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liệu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trả</w:t>
      </w:r>
      <w:proofErr w:type="spellEnd"/>
      <w:r w:rsidRPr="00324FE9">
        <w:rPr>
          <w:sz w:val="20"/>
          <w:szCs w:val="20"/>
        </w:rPr>
        <w:t xml:space="preserve"> ra.</w:t>
      </w:r>
      <w:bookmarkEnd w:id="710"/>
    </w:p>
    <w:p w14:paraId="4FD6C85F" w14:textId="77777777" w:rsidR="002C0C40" w:rsidRPr="002C0C40" w:rsidRDefault="002C0C40" w:rsidP="002C0C40">
      <w:pPr>
        <w:rPr>
          <w:szCs w:val="26"/>
        </w:rPr>
      </w:pPr>
    </w:p>
    <w:p w14:paraId="40E81E5B" w14:textId="442B019E" w:rsidR="00B022CD" w:rsidRDefault="00B022CD">
      <w:pPr>
        <w:pStyle w:val="Heading4"/>
        <w:numPr>
          <w:ilvl w:val="2"/>
          <w:numId w:val="42"/>
        </w:numPr>
        <w:ind w:left="2070"/>
        <w:pPrChange w:id="711" w:author="HIKARI" w:date="2019-11-08T21:20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712" w:name="_Toc24226697"/>
      <w:proofErr w:type="spellStart"/>
      <w:r w:rsidRPr="00E24C10">
        <w:t>Tính</w:t>
      </w:r>
      <w:proofErr w:type="spellEnd"/>
      <w:r w:rsidRPr="00E24C10">
        <w:t xml:space="preserve"> </w:t>
      </w:r>
      <w:proofErr w:type="spellStart"/>
      <w:r w:rsidRPr="00E24C10">
        <w:t>năng</w:t>
      </w:r>
      <w:proofErr w:type="spellEnd"/>
      <w:r w:rsidRPr="00E24C10">
        <w:t xml:space="preserve"> </w:t>
      </w:r>
      <w:proofErr w:type="spellStart"/>
      <w:r w:rsidRPr="00E24C10">
        <w:t>chính</w:t>
      </w:r>
      <w:bookmarkEnd w:id="712"/>
      <w:proofErr w:type="spellEnd"/>
    </w:p>
    <w:p w14:paraId="23B7BA88" w14:textId="447EAD3E" w:rsidR="007704A2" w:rsidRPr="007704A2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Di</w:t>
      </w:r>
      <w:del w:id="713" w:author="HIKARI" w:date="2019-11-09T14:57:00Z">
        <w:r w:rsidDel="00322CF3">
          <w:rPr>
            <w:b w:val="0"/>
            <w:bCs/>
            <w:szCs w:val="26"/>
          </w:rPr>
          <w:delText>r</w:delText>
        </w:r>
      </w:del>
      <w:r>
        <w:rPr>
          <w:b w:val="0"/>
          <w:bCs/>
          <w:szCs w:val="26"/>
        </w:rPr>
        <w:t xml:space="preserve">agram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ANN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>
        <w:rPr>
          <w:b w:val="0"/>
          <w:bCs/>
          <w:szCs w:val="26"/>
        </w:rPr>
        <w:t xml:space="preserve"> TensorFlow Layer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49033D47" w14:textId="29B2EA75" w:rsidR="007704A2" w:rsidRPr="007704A2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thông</w:t>
      </w:r>
      <w:proofErr w:type="spellEnd"/>
      <w:r>
        <w:rPr>
          <w:b w:val="0"/>
          <w:bCs/>
          <w:szCs w:val="26"/>
        </w:rPr>
        <w:t xml:space="preserve"> tin chi </w:t>
      </w:r>
      <w:proofErr w:type="spellStart"/>
      <w:r>
        <w:rPr>
          <w:b w:val="0"/>
          <w:bCs/>
          <w:szCs w:val="26"/>
        </w:rPr>
        <w:t>tiết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từng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mạng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>.</w:t>
      </w:r>
    </w:p>
    <w:p w14:paraId="28FC0CEC" w14:textId="5F09E5E7" w:rsidR="007704A2" w:rsidRPr="00D82891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lastRenderedPageBreak/>
        <w:t>Tìm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kiếm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tên</w:t>
      </w:r>
      <w:proofErr w:type="spellEnd"/>
      <w:r w:rsidR="00D82891">
        <w:rPr>
          <w:b w:val="0"/>
          <w:bCs/>
          <w:szCs w:val="26"/>
        </w:rPr>
        <w:t>.</w:t>
      </w:r>
    </w:p>
    <w:p w14:paraId="7B2C2CD5" w14:textId="6CB37C32" w:rsidR="00DC21C1" w:rsidRPr="00D82891" w:rsidRDefault="00D82891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 w:rsidRPr="00D82891">
        <w:rPr>
          <w:b w:val="0"/>
          <w:bCs/>
          <w:szCs w:val="26"/>
        </w:rPr>
        <w:t>Thực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hiện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các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tương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tác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trên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vùng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hiển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thị</w:t>
      </w:r>
      <w:proofErr w:type="spellEnd"/>
      <w:r w:rsidRPr="00D82891">
        <w:rPr>
          <w:b w:val="0"/>
          <w:bCs/>
          <w:szCs w:val="26"/>
        </w:rPr>
        <w:t xml:space="preserve"> diagram</w:t>
      </w:r>
      <w:r>
        <w:rPr>
          <w:b w:val="0"/>
          <w:bCs/>
          <w:szCs w:val="26"/>
        </w:rPr>
        <w:t>:</w:t>
      </w:r>
    </w:p>
    <w:p w14:paraId="5B8B0BF7" w14:textId="36D46714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proofErr w:type="spellStart"/>
      <w:r w:rsidRPr="00D82891">
        <w:rPr>
          <w:b w:val="0"/>
          <w:bCs/>
          <w:szCs w:val="26"/>
        </w:rPr>
        <w:t>Phóng</w:t>
      </w:r>
      <w:proofErr w:type="spellEnd"/>
      <w:r w:rsidRPr="00D82891">
        <w:rPr>
          <w:b w:val="0"/>
          <w:bCs/>
          <w:szCs w:val="26"/>
        </w:rPr>
        <w:t xml:space="preserve"> to </w:t>
      </w:r>
      <w:r>
        <w:rPr>
          <w:b w:val="0"/>
          <w:bCs/>
          <w:szCs w:val="26"/>
        </w:rPr>
        <w:t>diagram.</w:t>
      </w:r>
    </w:p>
    <w:p w14:paraId="741CE082" w14:textId="0D8329BC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r>
        <w:rPr>
          <w:b w:val="0"/>
          <w:bCs/>
          <w:szCs w:val="26"/>
        </w:rPr>
        <w:t xml:space="preserve">Thu </w:t>
      </w:r>
      <w:proofErr w:type="spellStart"/>
      <w:r>
        <w:rPr>
          <w:b w:val="0"/>
          <w:bCs/>
          <w:szCs w:val="26"/>
        </w:rPr>
        <w:t>nhỏ</w:t>
      </w:r>
      <w:proofErr w:type="spellEnd"/>
      <w:r>
        <w:rPr>
          <w:b w:val="0"/>
          <w:bCs/>
          <w:szCs w:val="26"/>
        </w:rPr>
        <w:t xml:space="preserve"> </w:t>
      </w:r>
      <w:proofErr w:type="gramStart"/>
      <w:r>
        <w:rPr>
          <w:b w:val="0"/>
          <w:bCs/>
          <w:szCs w:val="26"/>
        </w:rPr>
        <w:t>diagram .</w:t>
      </w:r>
      <w:proofErr w:type="gramEnd"/>
    </w:p>
    <w:p w14:paraId="3CB0892B" w14:textId="63B52189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r>
        <w:rPr>
          <w:b w:val="0"/>
          <w:bCs/>
          <w:szCs w:val="26"/>
        </w:rPr>
        <w:t xml:space="preserve">Di </w:t>
      </w:r>
      <w:proofErr w:type="spellStart"/>
      <w:r>
        <w:rPr>
          <w:b w:val="0"/>
          <w:bCs/>
          <w:szCs w:val="26"/>
        </w:rPr>
        <w:t>chuyển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nhìn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tập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đến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nhau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diagram.</w:t>
      </w:r>
    </w:p>
    <w:p w14:paraId="4C87841C" w14:textId="0F14E397" w:rsidR="00AB4C11" w:rsidRPr="00DC21C1" w:rsidRDefault="00AB4C11" w:rsidP="00DC21C1">
      <w:pPr>
        <w:rPr>
          <w:szCs w:val="26"/>
        </w:rPr>
      </w:pPr>
    </w:p>
    <w:p w14:paraId="09BA6AF3" w14:textId="41DC523A" w:rsidR="00B022CD" w:rsidRDefault="00B022CD">
      <w:pPr>
        <w:pStyle w:val="Heading4"/>
        <w:numPr>
          <w:ilvl w:val="2"/>
          <w:numId w:val="42"/>
        </w:numPr>
        <w:ind w:left="2160"/>
        <w:pPrChange w:id="714" w:author="HIKARI" w:date="2019-11-08T21:21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715" w:name="_Toc24226698"/>
      <w:proofErr w:type="spellStart"/>
      <w:r w:rsidRPr="00E24C10">
        <w:t>Ứng</w:t>
      </w:r>
      <w:proofErr w:type="spellEnd"/>
      <w:r w:rsidRPr="00E24C10">
        <w:t xml:space="preserve"> </w:t>
      </w:r>
      <w:proofErr w:type="spellStart"/>
      <w:r w:rsidRPr="00E24C10">
        <w:t>dụng</w:t>
      </w:r>
      <w:bookmarkEnd w:id="715"/>
      <w:proofErr w:type="spellEnd"/>
    </w:p>
    <w:p w14:paraId="44C9D4CC" w14:textId="0FDF680C" w:rsidR="00F81E4A" w:rsidRDefault="007704A2" w:rsidP="00214C88">
      <w:pPr>
        <w:ind w:left="720" w:firstLine="720"/>
        <w:jc w:val="both"/>
        <w:rPr>
          <w:b w:val="0"/>
          <w:bCs/>
          <w:szCs w:val="26"/>
        </w:rPr>
      </w:pPr>
      <w:proofErr w:type="spellStart"/>
      <w:r w:rsidRPr="007704A2">
        <w:rPr>
          <w:b w:val="0"/>
          <w:bCs/>
          <w:szCs w:val="26"/>
        </w:rPr>
        <w:t>Giúp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người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dùng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có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cái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nhìn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trực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quan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về</w:t>
      </w:r>
      <w:proofErr w:type="spellEnd"/>
      <w:r w:rsidRPr="007704A2">
        <w:rPr>
          <w:b w:val="0"/>
          <w:bCs/>
          <w:szCs w:val="26"/>
        </w:rPr>
        <w:t xml:space="preserve"> ANN </w:t>
      </w:r>
      <w:proofErr w:type="spellStart"/>
      <w:r w:rsidRPr="007704A2">
        <w:rPr>
          <w:b w:val="0"/>
          <w:bCs/>
          <w:szCs w:val="26"/>
        </w:rPr>
        <w:t>của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mình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>
        <w:rPr>
          <w:b w:val="0"/>
          <w:bCs/>
          <w:szCs w:val="26"/>
        </w:rPr>
        <w:t xml:space="preserve"> TensorFlow Layer Diagram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dụng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TensorBoard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cồng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kềnh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tạp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cũng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lại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đủ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ANN </w:t>
      </w:r>
      <w:proofErr w:type="spellStart"/>
      <w:r>
        <w:rPr>
          <w:b w:val="0"/>
          <w:bCs/>
          <w:szCs w:val="26"/>
        </w:rPr>
        <w:t>thì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giờ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chỉ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câu</w:t>
      </w:r>
      <w:proofErr w:type="spellEnd"/>
      <w:r>
        <w:rPr>
          <w:b w:val="0"/>
          <w:bCs/>
          <w:szCs w:val="26"/>
        </w:rPr>
        <w:t xml:space="preserve"> python scripts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7E7673">
        <w:rPr>
          <w:b w:val="0"/>
          <w:bCs/>
          <w:szCs w:val="26"/>
        </w:rPr>
        <w:t>có</w:t>
      </w:r>
      <w:proofErr w:type="spellEnd"/>
      <w:r w:rsidR="007E7673">
        <w:rPr>
          <w:b w:val="0"/>
          <w:bCs/>
          <w:szCs w:val="26"/>
        </w:rPr>
        <w:t xml:space="preserve"> </w:t>
      </w:r>
      <w:proofErr w:type="spellStart"/>
      <w:r w:rsidR="007E7673"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xây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dựng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ANN </w:t>
      </w:r>
      <w:r w:rsidR="00677093">
        <w:rPr>
          <w:b w:val="0"/>
          <w:bCs/>
          <w:szCs w:val="26"/>
        </w:rPr>
        <w:t>O</w:t>
      </w:r>
      <w:r>
        <w:rPr>
          <w:b w:val="0"/>
          <w:bCs/>
          <w:szCs w:val="26"/>
        </w:rPr>
        <w:t>n-</w:t>
      </w:r>
      <w:r w:rsidR="00677093">
        <w:rPr>
          <w:b w:val="0"/>
          <w:bCs/>
          <w:szCs w:val="26"/>
        </w:rPr>
        <w:t>T</w:t>
      </w:r>
      <w:r>
        <w:rPr>
          <w:b w:val="0"/>
          <w:bCs/>
          <w:szCs w:val="26"/>
        </w:rPr>
        <w:t>he-</w:t>
      </w:r>
      <w:r w:rsidR="00677093">
        <w:rPr>
          <w:b w:val="0"/>
          <w:bCs/>
          <w:szCs w:val="26"/>
        </w:rPr>
        <w:t>G</w:t>
      </w:r>
      <w:r>
        <w:rPr>
          <w:b w:val="0"/>
          <w:bCs/>
          <w:szCs w:val="26"/>
        </w:rPr>
        <w:t>o</w:t>
      </w:r>
      <w:r w:rsidR="00677093">
        <w:rPr>
          <w:b w:val="0"/>
          <w:bCs/>
          <w:szCs w:val="26"/>
        </w:rPr>
        <w:t xml:space="preserve"> (</w:t>
      </w:r>
      <w:proofErr w:type="spellStart"/>
      <w:r w:rsidR="00677093">
        <w:rPr>
          <w:b w:val="0"/>
          <w:bCs/>
          <w:szCs w:val="26"/>
        </w:rPr>
        <w:t>Tất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nhiên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là</w:t>
      </w:r>
      <w:proofErr w:type="spellEnd"/>
      <w:r w:rsidR="00677093">
        <w:rPr>
          <w:b w:val="0"/>
          <w:bCs/>
          <w:szCs w:val="26"/>
        </w:rPr>
        <w:t xml:space="preserve"> model </w:t>
      </w:r>
      <w:proofErr w:type="spellStart"/>
      <w:r w:rsidR="00677093">
        <w:rPr>
          <w:b w:val="0"/>
          <w:bCs/>
          <w:szCs w:val="26"/>
        </w:rPr>
        <w:t>này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vẫn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chưa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có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135ABF">
        <w:rPr>
          <w:b w:val="0"/>
          <w:bCs/>
          <w:szCs w:val="26"/>
        </w:rPr>
        <w:t>dữ</w:t>
      </w:r>
      <w:proofErr w:type="spellEnd"/>
      <w:r w:rsidR="00135ABF">
        <w:rPr>
          <w:b w:val="0"/>
          <w:bCs/>
          <w:szCs w:val="26"/>
        </w:rPr>
        <w:t xml:space="preserve"> </w:t>
      </w:r>
      <w:proofErr w:type="spellStart"/>
      <w:r w:rsidR="00135ABF">
        <w:rPr>
          <w:b w:val="0"/>
          <w:bCs/>
          <w:szCs w:val="26"/>
        </w:rPr>
        <w:t>liệu</w:t>
      </w:r>
      <w:proofErr w:type="spellEnd"/>
      <w:r w:rsidR="00677093">
        <w:rPr>
          <w:b w:val="0"/>
          <w:bCs/>
          <w:szCs w:val="26"/>
        </w:rPr>
        <w:t>)</w:t>
      </w:r>
      <w:r>
        <w:rPr>
          <w:b w:val="0"/>
          <w:bCs/>
          <w:szCs w:val="26"/>
        </w:rPr>
        <w:t>.</w:t>
      </w:r>
    </w:p>
    <w:p w14:paraId="2736EEFE" w14:textId="77777777" w:rsidR="00145AEE" w:rsidRPr="00214C88" w:rsidRDefault="00145AEE" w:rsidP="00214C88">
      <w:pPr>
        <w:ind w:left="720" w:firstLine="720"/>
        <w:jc w:val="both"/>
        <w:rPr>
          <w:b w:val="0"/>
          <w:bCs/>
          <w:szCs w:val="26"/>
        </w:rPr>
      </w:pPr>
    </w:p>
    <w:p w14:paraId="658B5E7F" w14:textId="65DFA3C0" w:rsidR="00145AEE" w:rsidRDefault="00B022CD">
      <w:pPr>
        <w:pStyle w:val="Heading3"/>
        <w:numPr>
          <w:ilvl w:val="1"/>
          <w:numId w:val="42"/>
        </w:numPr>
        <w:ind w:left="1440"/>
        <w:pPrChange w:id="716" w:author="HIKARI" w:date="2019-11-08T21:21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717" w:name="_Toc24226699"/>
      <w:proofErr w:type="spellStart"/>
      <w:r w:rsidRPr="00E24C10">
        <w:t>Yêu</w:t>
      </w:r>
      <w:proofErr w:type="spellEnd"/>
      <w:r w:rsidRPr="00E24C10">
        <w:t xml:space="preserve"> </w:t>
      </w:r>
      <w:proofErr w:type="spellStart"/>
      <w:r w:rsidRPr="00E24C10">
        <w:t>cầu</w:t>
      </w:r>
      <w:proofErr w:type="spellEnd"/>
      <w:r w:rsidRPr="00E24C10">
        <w:t xml:space="preserve"> </w:t>
      </w:r>
      <w:proofErr w:type="spellStart"/>
      <w:r w:rsidRPr="00E24C10">
        <w:t>kĩ</w:t>
      </w:r>
      <w:proofErr w:type="spellEnd"/>
      <w:r w:rsidRPr="00E24C10">
        <w:t xml:space="preserve"> </w:t>
      </w:r>
      <w:proofErr w:type="spellStart"/>
      <w:r w:rsidRPr="00E24C10">
        <w:t>thuật</w:t>
      </w:r>
      <w:bookmarkEnd w:id="717"/>
      <w:proofErr w:type="spellEnd"/>
    </w:p>
    <w:p w14:paraId="3F47B7F0" w14:textId="450B34F6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proofErr w:type="spellStart"/>
      <w:r w:rsidRPr="00245541">
        <w:rPr>
          <w:b w:val="0"/>
          <w:bCs/>
          <w:szCs w:val="26"/>
        </w:rPr>
        <w:t>Thực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hiện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được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yêu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cầu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mà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đồ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án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đề</w:t>
      </w:r>
      <w:proofErr w:type="spellEnd"/>
      <w:r w:rsidRPr="00245541">
        <w:rPr>
          <w:b w:val="0"/>
          <w:bCs/>
          <w:szCs w:val="26"/>
        </w:rPr>
        <w:t xml:space="preserve"> ra.</w:t>
      </w:r>
    </w:p>
    <w:p w14:paraId="59FB8C85" w14:textId="5C4B4E3E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proofErr w:type="spellStart"/>
      <w:r w:rsidRPr="00245541">
        <w:rPr>
          <w:b w:val="0"/>
          <w:bCs/>
          <w:szCs w:val="26"/>
        </w:rPr>
        <w:t>Áp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d</w:t>
      </w:r>
      <w:ins w:id="718" w:author="HIKARI" w:date="2019-11-09T14:57:00Z">
        <w:r w:rsidR="00B11AC4">
          <w:rPr>
            <w:b w:val="0"/>
            <w:bCs/>
            <w:szCs w:val="26"/>
          </w:rPr>
          <w:t>ụ</w:t>
        </w:r>
      </w:ins>
      <w:del w:id="719" w:author="HIKARI" w:date="2019-11-09T14:57:00Z">
        <w:r w:rsidRPr="00245541" w:rsidDel="00B11AC4">
          <w:rPr>
            <w:b w:val="0"/>
            <w:bCs/>
            <w:szCs w:val="26"/>
          </w:rPr>
          <w:delText>ù</w:delText>
        </w:r>
      </w:del>
      <w:r w:rsidRPr="00245541">
        <w:rPr>
          <w:b w:val="0"/>
          <w:bCs/>
          <w:szCs w:val="26"/>
        </w:rPr>
        <w:t>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lập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trình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hư</w:t>
      </w:r>
      <w:ins w:id="720" w:author="HIKARI" w:date="2019-11-09T14:57:00Z">
        <w:r w:rsidR="00B11AC4">
          <w:rPr>
            <w:b w:val="0"/>
            <w:bCs/>
            <w:szCs w:val="26"/>
          </w:rPr>
          <w:t>ớ</w:t>
        </w:r>
      </w:ins>
      <w:del w:id="721" w:author="HIKARI" w:date="2019-11-09T14:57:00Z">
        <w:r w:rsidRPr="00245541" w:rsidDel="00B11AC4">
          <w:rPr>
            <w:b w:val="0"/>
            <w:bCs/>
            <w:szCs w:val="26"/>
          </w:rPr>
          <w:delText>ờ</w:delText>
        </w:r>
      </w:del>
      <w:r w:rsidRPr="00245541">
        <w:rPr>
          <w:b w:val="0"/>
          <w:bCs/>
          <w:szCs w:val="26"/>
        </w:rPr>
        <w:t>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đối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tượng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và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các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công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nghệ</w:t>
      </w:r>
      <w:proofErr w:type="spellEnd"/>
      <w:r w:rsidR="00BE0C3D" w:rsidRPr="00245541">
        <w:rPr>
          <w:b w:val="0"/>
          <w:bCs/>
          <w:szCs w:val="26"/>
        </w:rPr>
        <w:t xml:space="preserve"> </w:t>
      </w:r>
      <w:proofErr w:type="spellStart"/>
      <w:r w:rsidR="00BE0C3D" w:rsidRPr="00245541">
        <w:rPr>
          <w:b w:val="0"/>
          <w:bCs/>
          <w:szCs w:val="26"/>
        </w:rPr>
        <w:t>phần</w:t>
      </w:r>
      <w:proofErr w:type="spellEnd"/>
      <w:r w:rsidR="00BE0C3D" w:rsidRPr="00245541">
        <w:rPr>
          <w:b w:val="0"/>
          <w:bCs/>
          <w:szCs w:val="26"/>
        </w:rPr>
        <w:t xml:space="preserve"> </w:t>
      </w:r>
      <w:proofErr w:type="spellStart"/>
      <w:r w:rsidR="00BE0C3D" w:rsidRPr="00245541">
        <w:rPr>
          <w:b w:val="0"/>
          <w:bCs/>
          <w:szCs w:val="26"/>
        </w:rPr>
        <w:t>mềm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mới</w:t>
      </w:r>
      <w:proofErr w:type="spellEnd"/>
      <w:r w:rsidR="00BE0C3D" w:rsidRPr="00245541">
        <w:rPr>
          <w:b w:val="0"/>
          <w:bCs/>
          <w:szCs w:val="26"/>
        </w:rPr>
        <w:t>.</w:t>
      </w:r>
    </w:p>
    <w:p w14:paraId="796BAE54" w14:textId="698D4279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r w:rsidRPr="00245541">
        <w:rPr>
          <w:b w:val="0"/>
          <w:bCs/>
          <w:szCs w:val="26"/>
        </w:rPr>
        <w:t xml:space="preserve">Dung </w:t>
      </w:r>
      <w:proofErr w:type="spellStart"/>
      <w:r w:rsidRPr="00245541">
        <w:rPr>
          <w:b w:val="0"/>
          <w:bCs/>
          <w:szCs w:val="26"/>
        </w:rPr>
        <w:t>lượng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phần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mềm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nhẹ</w:t>
      </w:r>
      <w:proofErr w:type="spellEnd"/>
      <w:r w:rsidRPr="00245541">
        <w:rPr>
          <w:b w:val="0"/>
          <w:bCs/>
          <w:szCs w:val="26"/>
        </w:rPr>
        <w:t xml:space="preserve">, </w:t>
      </w:r>
      <w:proofErr w:type="spellStart"/>
      <w:r w:rsidRPr="00245541">
        <w:rPr>
          <w:b w:val="0"/>
          <w:bCs/>
          <w:szCs w:val="26"/>
        </w:rPr>
        <w:t>chạy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ổn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định</w:t>
      </w:r>
      <w:proofErr w:type="spellEnd"/>
      <w:r w:rsidRPr="00245541">
        <w:rPr>
          <w:b w:val="0"/>
          <w:bCs/>
          <w:szCs w:val="26"/>
        </w:rPr>
        <w:t>.</w:t>
      </w:r>
    </w:p>
    <w:p w14:paraId="6B3BFAAA" w14:textId="77777777" w:rsidR="00145AEE" w:rsidRPr="00145AEE" w:rsidRDefault="00145AEE" w:rsidP="00AB4C11">
      <w:pPr>
        <w:rPr>
          <w:b w:val="0"/>
          <w:bCs/>
          <w:szCs w:val="26"/>
        </w:rPr>
      </w:pPr>
    </w:p>
    <w:p w14:paraId="7B0FD40F" w14:textId="55A9C842" w:rsidR="00510CB9" w:rsidRDefault="00510CB9">
      <w:pPr>
        <w:pStyle w:val="Heading3"/>
        <w:numPr>
          <w:ilvl w:val="1"/>
          <w:numId w:val="42"/>
        </w:numPr>
        <w:ind w:left="1440"/>
        <w:pPrChange w:id="722" w:author="HIKARI" w:date="2019-11-08T21:21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723" w:name="_Toc2422670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 w:rsidR="00B42EE1">
        <w:t xml:space="preserve"> </w:t>
      </w:r>
      <w:proofErr w:type="spellStart"/>
      <w:r w:rsidR="00B42EE1">
        <w:t>và</w:t>
      </w:r>
      <w:proofErr w:type="spellEnd"/>
      <w:r w:rsidR="00B42EE1">
        <w:t xml:space="preserve"> </w:t>
      </w:r>
      <w:proofErr w:type="spellStart"/>
      <w:r w:rsidR="00B42EE1">
        <w:t>công</w:t>
      </w:r>
      <w:proofErr w:type="spellEnd"/>
      <w:r w:rsidR="00B42EE1">
        <w:t xml:space="preserve"> </w:t>
      </w:r>
      <w:proofErr w:type="spellStart"/>
      <w:r w:rsidR="00B42EE1">
        <w:t>nghệ</w:t>
      </w:r>
      <w:proofErr w:type="spellEnd"/>
      <w:r>
        <w:t xml:space="preserve"> </w:t>
      </w:r>
      <w:proofErr w:type="spellStart"/>
      <w:r w:rsidR="00B42EE1">
        <w:t>sử</w:t>
      </w:r>
      <w:proofErr w:type="spellEnd"/>
      <w:r w:rsidR="00B42EE1">
        <w:t xml:space="preserve"> </w:t>
      </w:r>
      <w:proofErr w:type="spellStart"/>
      <w:r w:rsidR="00B42EE1">
        <w:t>dụng</w:t>
      </w:r>
      <w:bookmarkEnd w:id="723"/>
      <w:proofErr w:type="spellEnd"/>
    </w:p>
    <w:p w14:paraId="606FD11D" w14:textId="23B63519" w:rsidR="00F81E4A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 w:rsidRPr="00F81E4A">
        <w:rPr>
          <w:b w:val="0"/>
          <w:bCs/>
          <w:szCs w:val="26"/>
        </w:rPr>
        <w:t>Xây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dựng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phần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mềm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bằng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công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nghệ</w:t>
      </w:r>
      <w:proofErr w:type="spellEnd"/>
      <w:r w:rsidRPr="00F81E4A">
        <w:rPr>
          <w:b w:val="0"/>
          <w:bCs/>
          <w:szCs w:val="26"/>
        </w:rPr>
        <w:t xml:space="preserve"> WPF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nền</w:t>
      </w:r>
      <w:proofErr w:type="spellEnd"/>
      <w:r>
        <w:rPr>
          <w:b w:val="0"/>
          <w:bCs/>
          <w:szCs w:val="26"/>
        </w:rPr>
        <w:t xml:space="preserve"> .NET Framework 4.7.2</w:t>
      </w:r>
    </w:p>
    <w:p w14:paraId="201FBFC6" w14:textId="5A88E5FC" w:rsidR="00F81E4A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(GUI)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Blend for Visual Studio 2019 (Code </w:t>
      </w:r>
      <w:proofErr w:type="spellStart"/>
      <w:r>
        <w:rPr>
          <w:b w:val="0"/>
          <w:bCs/>
          <w:szCs w:val="26"/>
        </w:rPr>
        <w:t>Xaml</w:t>
      </w:r>
      <w:proofErr w:type="spellEnd"/>
      <w:r>
        <w:rPr>
          <w:b w:val="0"/>
          <w:bCs/>
          <w:szCs w:val="26"/>
        </w:rPr>
        <w:t>)</w:t>
      </w:r>
    </w:p>
    <w:p w14:paraId="6268433E" w14:textId="689BD907" w:rsidR="00510CB9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</w:t>
      </w:r>
      <w:proofErr w:type="spellEnd"/>
      <w:r>
        <w:rPr>
          <w:b w:val="0"/>
          <w:bCs/>
          <w:szCs w:val="26"/>
        </w:rPr>
        <w:t xml:space="preserve"> View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Data Model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Visual Studio 2019 (Code C#)</w:t>
      </w:r>
    </w:p>
    <w:p w14:paraId="09AA40FD" w14:textId="35852F85" w:rsidR="00F81E4A" w:rsidRDefault="00F81E4A" w:rsidP="00E70C9E">
      <w:pPr>
        <w:rPr>
          <w:b w:val="0"/>
          <w:bCs/>
          <w:szCs w:val="26"/>
        </w:rPr>
      </w:pPr>
    </w:p>
    <w:p w14:paraId="517CD16A" w14:textId="4E0C0905" w:rsidR="00E70C9E" w:rsidRDefault="00E70C9E" w:rsidP="00E70C9E">
      <w:pPr>
        <w:rPr>
          <w:b w:val="0"/>
          <w:bCs/>
          <w:szCs w:val="26"/>
        </w:rPr>
      </w:pPr>
    </w:p>
    <w:p w14:paraId="3EC2F463" w14:textId="6ED9AFAE" w:rsidR="00E70C9E" w:rsidRDefault="00E70C9E" w:rsidP="00E70C9E">
      <w:pPr>
        <w:rPr>
          <w:b w:val="0"/>
          <w:bCs/>
          <w:szCs w:val="26"/>
        </w:rPr>
      </w:pPr>
    </w:p>
    <w:p w14:paraId="3035A6DD" w14:textId="54AA96C7" w:rsidR="00E70C9E" w:rsidRDefault="00E70C9E" w:rsidP="00E70C9E">
      <w:pPr>
        <w:rPr>
          <w:b w:val="0"/>
          <w:bCs/>
          <w:szCs w:val="26"/>
        </w:rPr>
      </w:pPr>
    </w:p>
    <w:p w14:paraId="2F672DA8" w14:textId="492457CB" w:rsidR="00E70C9E" w:rsidDel="000D418A" w:rsidRDefault="00E70C9E" w:rsidP="00E70C9E">
      <w:pPr>
        <w:rPr>
          <w:del w:id="724" w:author="HIKARI" w:date="2019-11-09T20:37:00Z"/>
          <w:b w:val="0"/>
          <w:bCs/>
          <w:szCs w:val="26"/>
        </w:rPr>
      </w:pPr>
    </w:p>
    <w:p w14:paraId="50BF5025" w14:textId="77777777" w:rsidR="002D460A" w:rsidDel="000D418A" w:rsidRDefault="002D460A" w:rsidP="00E70C9E">
      <w:pPr>
        <w:rPr>
          <w:del w:id="725" w:author="HIKARI" w:date="2019-11-09T20:37:00Z"/>
          <w:b w:val="0"/>
          <w:bCs/>
          <w:szCs w:val="26"/>
        </w:rPr>
      </w:pPr>
    </w:p>
    <w:p w14:paraId="5A2CF032" w14:textId="3BADAF9E" w:rsidR="00E70C9E" w:rsidDel="000D418A" w:rsidRDefault="00E70C9E" w:rsidP="00E70C9E">
      <w:pPr>
        <w:rPr>
          <w:del w:id="726" w:author="HIKARI" w:date="2019-11-09T20:37:00Z"/>
          <w:b w:val="0"/>
          <w:bCs/>
          <w:szCs w:val="26"/>
        </w:rPr>
      </w:pPr>
    </w:p>
    <w:p w14:paraId="11370D5A" w14:textId="0807FE14" w:rsidR="001719AC" w:rsidDel="000D418A" w:rsidRDefault="001719AC" w:rsidP="00E70C9E">
      <w:pPr>
        <w:rPr>
          <w:del w:id="727" w:author="HIKARI" w:date="2019-11-09T20:37:00Z"/>
          <w:b w:val="0"/>
          <w:bCs/>
          <w:szCs w:val="26"/>
        </w:rPr>
      </w:pPr>
    </w:p>
    <w:p w14:paraId="61DC0B1C" w14:textId="77777777" w:rsidR="001719AC" w:rsidRPr="00F81E4A" w:rsidRDefault="001719AC" w:rsidP="00E70C9E">
      <w:pPr>
        <w:rPr>
          <w:b w:val="0"/>
          <w:bCs/>
          <w:szCs w:val="26"/>
        </w:rPr>
      </w:pPr>
    </w:p>
    <w:p w14:paraId="16CC0C20" w14:textId="69CEB4D1" w:rsidR="00B543A0" w:rsidRPr="00E24C10" w:rsidRDefault="0048368C">
      <w:pPr>
        <w:pStyle w:val="Heading1"/>
        <w:pPrChange w:id="728" w:author="HIKARI" w:date="2019-11-08T21:21:00Z">
          <w:pPr>
            <w:jc w:val="center"/>
            <w:outlineLvl w:val="0"/>
          </w:pPr>
        </w:pPrChange>
      </w:pPr>
      <w:bookmarkStart w:id="729" w:name="_Toc24226701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2: </w:t>
      </w:r>
      <w:proofErr w:type="spellStart"/>
      <w:r>
        <w:t>K</w:t>
      </w:r>
      <w:r w:rsidRPr="00E24C10">
        <w:t>ế</w:t>
      </w:r>
      <w:proofErr w:type="spellEnd"/>
      <w:r w:rsidRPr="00E24C10">
        <w:t xml:space="preserve"> </w:t>
      </w:r>
      <w:proofErr w:type="spellStart"/>
      <w:r w:rsidRPr="00E24C10">
        <w:t>hoạch</w:t>
      </w:r>
      <w:proofErr w:type="spellEnd"/>
      <w:r w:rsidRPr="00E24C10">
        <w:t xml:space="preserve"> </w:t>
      </w:r>
      <w:proofErr w:type="spellStart"/>
      <w:r w:rsidRPr="00E24C10">
        <w:t>thực</w:t>
      </w:r>
      <w:proofErr w:type="spellEnd"/>
      <w:r w:rsidRPr="00E24C10">
        <w:t xml:space="preserve"> </w:t>
      </w:r>
      <w:proofErr w:type="spellStart"/>
      <w:r w:rsidRPr="00E24C10">
        <w:t>hiện</w:t>
      </w:r>
      <w:bookmarkEnd w:id="729"/>
      <w:proofErr w:type="spellEnd"/>
    </w:p>
    <w:p w14:paraId="57F0D031" w14:textId="67954084" w:rsidR="001229A4" w:rsidRPr="001719AC" w:rsidRDefault="00E231C7">
      <w:pPr>
        <w:pStyle w:val="Heading2"/>
        <w:numPr>
          <w:ilvl w:val="0"/>
          <w:numId w:val="43"/>
        </w:numPr>
        <w:pPrChange w:id="730" w:author="HIKARI" w:date="2019-11-08T21:22:00Z">
          <w:pPr>
            <w:pStyle w:val="ListParagraph"/>
            <w:numPr>
              <w:numId w:val="20"/>
            </w:numPr>
            <w:ind w:hanging="360"/>
            <w:outlineLvl w:val="1"/>
          </w:pPr>
        </w:pPrChange>
      </w:pPr>
      <w:bookmarkStart w:id="731" w:name="_Toc24226702"/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hoạch</w:t>
      </w:r>
      <w:bookmarkEnd w:id="731"/>
      <w:proofErr w:type="spellEnd"/>
    </w:p>
    <w:p w14:paraId="609155FE" w14:textId="7BE60E64" w:rsidR="001719AC" w:rsidRPr="00913508" w:rsidRDefault="001719AC" w:rsidP="00913508">
      <w:pPr>
        <w:pStyle w:val="Caption"/>
        <w:keepNext/>
        <w:jc w:val="center"/>
        <w:rPr>
          <w:sz w:val="20"/>
          <w:szCs w:val="20"/>
        </w:rPr>
      </w:pPr>
      <w:bookmarkStart w:id="732" w:name="_Toc24052623"/>
      <w:bookmarkStart w:id="733" w:name="_Toc24226726"/>
      <w:proofErr w:type="spellStart"/>
      <w:r w:rsidRPr="00913508">
        <w:rPr>
          <w:sz w:val="20"/>
          <w:szCs w:val="20"/>
        </w:rPr>
        <w:t>Bảng</w:t>
      </w:r>
      <w:proofErr w:type="spellEnd"/>
      <w:r w:rsidRPr="00913508">
        <w:rPr>
          <w:sz w:val="20"/>
          <w:szCs w:val="20"/>
        </w:rPr>
        <w:t xml:space="preserve"> </w:t>
      </w:r>
      <w:r w:rsidRPr="00913508">
        <w:rPr>
          <w:sz w:val="20"/>
          <w:szCs w:val="20"/>
        </w:rPr>
        <w:fldChar w:fldCharType="begin"/>
      </w:r>
      <w:r w:rsidRPr="00913508">
        <w:rPr>
          <w:sz w:val="20"/>
          <w:szCs w:val="20"/>
        </w:rPr>
        <w:instrText xml:space="preserve"> SEQ Bảng \* ARABIC </w:instrText>
      </w:r>
      <w:r w:rsidRPr="00913508">
        <w:rPr>
          <w:sz w:val="20"/>
          <w:szCs w:val="20"/>
        </w:rPr>
        <w:fldChar w:fldCharType="separate"/>
      </w:r>
      <w:r w:rsidRPr="00913508">
        <w:rPr>
          <w:noProof/>
          <w:sz w:val="20"/>
          <w:szCs w:val="20"/>
        </w:rPr>
        <w:t>1</w:t>
      </w:r>
      <w:r w:rsidRPr="00913508">
        <w:rPr>
          <w:sz w:val="20"/>
          <w:szCs w:val="20"/>
        </w:rPr>
        <w:fldChar w:fldCharType="end"/>
      </w:r>
      <w:r w:rsidRPr="00913508">
        <w:rPr>
          <w:sz w:val="20"/>
          <w:szCs w:val="20"/>
        </w:rPr>
        <w:t xml:space="preserve">: </w:t>
      </w:r>
      <w:proofErr w:type="spellStart"/>
      <w:r w:rsidRPr="00913508">
        <w:rPr>
          <w:sz w:val="20"/>
          <w:szCs w:val="20"/>
        </w:rPr>
        <w:t>Kế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hoạch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theo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tuần</w:t>
      </w:r>
      <w:bookmarkEnd w:id="732"/>
      <w:bookmarkEnd w:id="733"/>
      <w:proofErr w:type="spellEnd"/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  <w:tblPrChange w:id="734" w:author="HIKARI" w:date="2019-11-09T14:25:00Z">
          <w:tblPr>
            <w:tblStyle w:val="TableGrid"/>
            <w:tblW w:w="0" w:type="auto"/>
            <w:tblInd w:w="-5" w:type="dxa"/>
            <w:tblLook w:val="04A0" w:firstRow="1" w:lastRow="0" w:firstColumn="1" w:lastColumn="0" w:noHBand="0" w:noVBand="1"/>
          </w:tblPr>
        </w:tblPrChange>
      </w:tblPr>
      <w:tblGrid>
        <w:gridCol w:w="751"/>
        <w:gridCol w:w="9959"/>
        <w:tblGridChange w:id="735">
          <w:tblGrid>
            <w:gridCol w:w="752"/>
            <w:gridCol w:w="9611"/>
          </w:tblGrid>
        </w:tblGridChange>
      </w:tblGrid>
      <w:tr w:rsidR="00F87BDF" w:rsidRPr="00E24C10" w14:paraId="785CA3F6" w14:textId="77777777" w:rsidTr="008A6D23">
        <w:tc>
          <w:tcPr>
            <w:tcW w:w="630" w:type="dxa"/>
            <w:tcPrChange w:id="736" w:author="HIKARI" w:date="2019-11-09T14:25:00Z">
              <w:tcPr>
                <w:tcW w:w="751" w:type="dxa"/>
              </w:tcPr>
            </w:tcPrChange>
          </w:tcPr>
          <w:p w14:paraId="7E0FDD18" w14:textId="3FC6AF52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37" w:author="HIKARI" w:date="2019-11-09T13:52:00Z">
                <w:pPr>
                  <w:jc w:val="center"/>
                </w:pPr>
              </w:pPrChange>
            </w:pPr>
            <w:commentRangeStart w:id="738"/>
            <w:proofErr w:type="spellStart"/>
            <w:r w:rsidRPr="00E24C10">
              <w:rPr>
                <w:b w:val="0"/>
                <w:bCs/>
                <w:szCs w:val="26"/>
              </w:rPr>
              <w:t>Tuần</w:t>
            </w:r>
            <w:proofErr w:type="spellEnd"/>
          </w:p>
        </w:tc>
        <w:tc>
          <w:tcPr>
            <w:tcW w:w="10080" w:type="dxa"/>
            <w:tcPrChange w:id="739" w:author="HIKARI" w:date="2019-11-09T14:25:00Z">
              <w:tcPr>
                <w:tcW w:w="9612" w:type="dxa"/>
              </w:tcPr>
            </w:tcPrChange>
          </w:tcPr>
          <w:p w14:paraId="41A1D45C" w14:textId="0609FC29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40" w:author="HIKARI" w:date="2019-11-09T13:52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Công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việc</w:t>
            </w:r>
            <w:proofErr w:type="spellEnd"/>
          </w:p>
        </w:tc>
      </w:tr>
      <w:tr w:rsidR="00F87BDF" w:rsidRPr="00E24C10" w14:paraId="01C9CEBC" w14:textId="77777777" w:rsidTr="008A6D23">
        <w:tc>
          <w:tcPr>
            <w:tcW w:w="630" w:type="dxa"/>
            <w:tcPrChange w:id="741" w:author="HIKARI" w:date="2019-11-09T14:25:00Z">
              <w:tcPr>
                <w:tcW w:w="751" w:type="dxa"/>
              </w:tcPr>
            </w:tcPrChange>
          </w:tcPr>
          <w:p w14:paraId="150B0CB4" w14:textId="07BD6CD8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42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5</w:t>
            </w:r>
          </w:p>
        </w:tc>
        <w:tc>
          <w:tcPr>
            <w:tcW w:w="10080" w:type="dxa"/>
            <w:tcPrChange w:id="743" w:author="HIKARI" w:date="2019-11-09T14:25:00Z">
              <w:tcPr>
                <w:tcW w:w="9612" w:type="dxa"/>
              </w:tcPr>
            </w:tcPrChange>
          </w:tcPr>
          <w:p w14:paraId="63F32470" w14:textId="7C47EFA7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744" w:author="HIKARI" w:date="2019-11-09T13:52:00Z">
                <w:pPr/>
              </w:pPrChange>
            </w:pPr>
            <w:proofErr w:type="spellStart"/>
            <w:ins w:id="745" w:author="HIKARI" w:date="2019-11-09T14:19:00Z">
              <w:r>
                <w:rPr>
                  <w:b w:val="0"/>
                  <w:bCs/>
                  <w:szCs w:val="26"/>
                </w:rPr>
                <w:t>Tìm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hiểu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về</w:t>
              </w:r>
            </w:ins>
            <w:proofErr w:type="spellEnd"/>
            <w:ins w:id="746" w:author="HIKARI" w:date="2019-11-09T14:20:00Z">
              <w:r>
                <w:rPr>
                  <w:b w:val="0"/>
                  <w:bCs/>
                  <w:szCs w:val="26"/>
                </w:rPr>
                <w:t xml:space="preserve"> Machine Learning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</w:ins>
            <w:proofErr w:type="spellEnd"/>
            <w:ins w:id="747" w:author="HIKARI" w:date="2019-11-09T14:19:00Z"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mô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Mạng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748" w:author="HIKARI" w:date="2019-11-09T14:20:00Z">
              <w:r>
                <w:rPr>
                  <w:b w:val="0"/>
                  <w:bCs/>
                  <w:szCs w:val="26"/>
                </w:rPr>
                <w:t>kinh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nhân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tạo</w:t>
              </w:r>
            </w:ins>
            <w:proofErr w:type="spellEnd"/>
          </w:p>
        </w:tc>
      </w:tr>
      <w:tr w:rsidR="00F87BDF" w:rsidRPr="00E24C10" w14:paraId="64458CBB" w14:textId="77777777" w:rsidTr="008A6D23">
        <w:tc>
          <w:tcPr>
            <w:tcW w:w="630" w:type="dxa"/>
            <w:tcPrChange w:id="749" w:author="HIKARI" w:date="2019-11-09T14:25:00Z">
              <w:tcPr>
                <w:tcW w:w="751" w:type="dxa"/>
              </w:tcPr>
            </w:tcPrChange>
          </w:tcPr>
          <w:p w14:paraId="360CA0F2" w14:textId="644C44A2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50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6</w:t>
            </w:r>
          </w:p>
        </w:tc>
        <w:tc>
          <w:tcPr>
            <w:tcW w:w="10080" w:type="dxa"/>
            <w:tcPrChange w:id="751" w:author="HIKARI" w:date="2019-11-09T14:25:00Z">
              <w:tcPr>
                <w:tcW w:w="9612" w:type="dxa"/>
              </w:tcPr>
            </w:tcPrChange>
          </w:tcPr>
          <w:p w14:paraId="1D87228F" w14:textId="1D7F0E29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752" w:author="HIKARI" w:date="2019-11-09T13:52:00Z">
                <w:pPr/>
              </w:pPrChange>
            </w:pPr>
            <w:proofErr w:type="spellStart"/>
            <w:ins w:id="753" w:author="HIKARI" w:date="2019-11-09T14:20:00Z">
              <w:r>
                <w:rPr>
                  <w:b w:val="0"/>
                  <w:bCs/>
                  <w:szCs w:val="26"/>
                </w:rPr>
                <w:t>Tìm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hiểu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về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Tensorflow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bộ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Layer API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công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nghệ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ins w:id="754" w:author="HIKARI" w:date="2019-11-09T14:21:00Z">
              <w:r>
                <w:rPr>
                  <w:b w:val="0"/>
                  <w:bCs/>
                  <w:szCs w:val="26"/>
                </w:rPr>
                <w:t>W</w:t>
              </w:r>
            </w:ins>
            <w:ins w:id="755" w:author="HIKARI" w:date="2019-11-09T14:20:00Z">
              <w:r w:rsidRPr="008A6D23">
                <w:rPr>
                  <w:b w:val="0"/>
                  <w:bCs/>
                  <w:szCs w:val="26"/>
                </w:rPr>
                <w:t>indows</w:t>
              </w:r>
            </w:ins>
            <w:ins w:id="756" w:author="HIKARI" w:date="2019-11-09T14:21:00Z">
              <w:r>
                <w:rPr>
                  <w:b w:val="0"/>
                  <w:bCs/>
                  <w:szCs w:val="26"/>
                </w:rPr>
                <w:t xml:space="preserve"> P</w:t>
              </w:r>
            </w:ins>
            <w:ins w:id="757" w:author="HIKARI" w:date="2019-11-09T14:20:00Z">
              <w:r w:rsidRPr="008A6D23">
                <w:rPr>
                  <w:b w:val="0"/>
                  <w:bCs/>
                  <w:szCs w:val="26"/>
                </w:rPr>
                <w:t xml:space="preserve">resentation </w:t>
              </w:r>
            </w:ins>
            <w:ins w:id="758" w:author="HIKARI" w:date="2019-11-09T14:21:00Z">
              <w:r>
                <w:rPr>
                  <w:b w:val="0"/>
                  <w:bCs/>
                  <w:szCs w:val="26"/>
                </w:rPr>
                <w:t>F</w:t>
              </w:r>
            </w:ins>
            <w:ins w:id="759" w:author="HIKARI" w:date="2019-11-09T14:20:00Z">
              <w:r w:rsidRPr="008A6D23">
                <w:rPr>
                  <w:b w:val="0"/>
                  <w:bCs/>
                  <w:szCs w:val="26"/>
                </w:rPr>
                <w:t>oundation</w:t>
              </w:r>
            </w:ins>
          </w:p>
        </w:tc>
      </w:tr>
      <w:tr w:rsidR="00F87BDF" w:rsidRPr="00E24C10" w14:paraId="64A92B91" w14:textId="77777777" w:rsidTr="008A6D23">
        <w:tc>
          <w:tcPr>
            <w:tcW w:w="630" w:type="dxa"/>
            <w:tcPrChange w:id="760" w:author="HIKARI" w:date="2019-11-09T14:25:00Z">
              <w:tcPr>
                <w:tcW w:w="751" w:type="dxa"/>
              </w:tcPr>
            </w:tcPrChange>
          </w:tcPr>
          <w:p w14:paraId="5B34D865" w14:textId="5CF1DB0F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61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7</w:t>
            </w:r>
          </w:p>
        </w:tc>
        <w:tc>
          <w:tcPr>
            <w:tcW w:w="10080" w:type="dxa"/>
            <w:tcPrChange w:id="762" w:author="HIKARI" w:date="2019-11-09T14:25:00Z">
              <w:tcPr>
                <w:tcW w:w="9612" w:type="dxa"/>
              </w:tcPr>
            </w:tcPrChange>
          </w:tcPr>
          <w:p w14:paraId="155E7B34" w14:textId="0B9CA919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763" w:author="HIKARI" w:date="2019-11-09T13:52:00Z">
                <w:pPr/>
              </w:pPrChange>
            </w:pPr>
            <w:proofErr w:type="spellStart"/>
            <w:ins w:id="764" w:author="HIKARI" w:date="2019-11-09T14:22:00Z">
              <w:r>
                <w:rPr>
                  <w:b w:val="0"/>
                  <w:bCs/>
                  <w:szCs w:val="26"/>
                </w:rPr>
                <w:t>Phân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</w:t>
              </w:r>
            </w:ins>
            <w:ins w:id="765" w:author="HIKARI" w:date="2019-11-09T14:23:00Z">
              <w:r>
                <w:rPr>
                  <w:b w:val="0"/>
                  <w:bCs/>
                  <w:szCs w:val="26"/>
                </w:rPr>
                <w:t>ích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input, </w:t>
              </w:r>
              <w:proofErr w:type="spellStart"/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thuật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proofErr w:type="gramStart"/>
              <w:r>
                <w:rPr>
                  <w:b w:val="0"/>
                  <w:bCs/>
                  <w:szCs w:val="26"/>
                </w:rPr>
                <w:t>toán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 </w:t>
              </w:r>
              <w:proofErr w:type="spellStart"/>
              <w:r>
                <w:rPr>
                  <w:b w:val="0"/>
                  <w:bCs/>
                  <w:szCs w:val="26"/>
                </w:rPr>
                <w:t>đọc</w:t>
              </w:r>
              <w:proofErr w:type="spellEnd"/>
              <w:proofErr w:type="gramEnd"/>
              <w:r>
                <w:rPr>
                  <w:b w:val="0"/>
                  <w:bCs/>
                  <w:szCs w:val="26"/>
                </w:rPr>
                <w:t xml:space="preserve"> input</w:t>
              </w:r>
            </w:ins>
            <w:ins w:id="766" w:author="HIKARI" w:date="2019-11-09T14:25:00Z">
              <w:r>
                <w:rPr>
                  <w:b w:val="0"/>
                  <w:bCs/>
                  <w:szCs w:val="26"/>
                </w:rPr>
                <w:t xml:space="preserve">. </w:t>
              </w:r>
              <w:proofErr w:type="spellStart"/>
              <w:r>
                <w:rPr>
                  <w:b w:val="0"/>
                  <w:bCs/>
                  <w:szCs w:val="26"/>
                </w:rPr>
                <w:t>Bắt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đầu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giao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diện</w:t>
              </w:r>
            </w:ins>
            <w:proofErr w:type="spellEnd"/>
          </w:p>
        </w:tc>
      </w:tr>
      <w:tr w:rsidR="00F87BDF" w:rsidRPr="00E24C10" w14:paraId="763F0991" w14:textId="77777777" w:rsidTr="008A6D23">
        <w:tc>
          <w:tcPr>
            <w:tcW w:w="630" w:type="dxa"/>
            <w:tcPrChange w:id="767" w:author="HIKARI" w:date="2019-11-09T14:25:00Z">
              <w:tcPr>
                <w:tcW w:w="751" w:type="dxa"/>
              </w:tcPr>
            </w:tcPrChange>
          </w:tcPr>
          <w:p w14:paraId="48F943ED" w14:textId="24086D3B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68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8</w:t>
            </w:r>
          </w:p>
        </w:tc>
        <w:tc>
          <w:tcPr>
            <w:tcW w:w="10080" w:type="dxa"/>
            <w:tcPrChange w:id="769" w:author="HIKARI" w:date="2019-11-09T14:25:00Z">
              <w:tcPr>
                <w:tcW w:w="9612" w:type="dxa"/>
              </w:tcPr>
            </w:tcPrChange>
          </w:tcPr>
          <w:p w14:paraId="1DAFA44E" w14:textId="747D618C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770" w:author="HIKARI" w:date="2019-11-09T13:52:00Z">
                <w:pPr/>
              </w:pPrChange>
            </w:pPr>
            <w:proofErr w:type="spellStart"/>
            <w:ins w:id="771" w:author="HIKARI" w:date="2019-11-09T14:23:00Z"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TensorFlow Layer API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772" w:author="HIKARI" w:date="2019-11-09T14:24:00Z"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chức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năng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của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</w:ins>
            <w:proofErr w:type="spellEnd"/>
          </w:p>
        </w:tc>
      </w:tr>
      <w:tr w:rsidR="00F87BDF" w:rsidRPr="00E24C10" w14:paraId="651BB2A9" w14:textId="77777777" w:rsidTr="008A6D23">
        <w:tc>
          <w:tcPr>
            <w:tcW w:w="630" w:type="dxa"/>
            <w:tcPrChange w:id="773" w:author="HIKARI" w:date="2019-11-09T14:25:00Z">
              <w:tcPr>
                <w:tcW w:w="751" w:type="dxa"/>
              </w:tcPr>
            </w:tcPrChange>
          </w:tcPr>
          <w:p w14:paraId="6B5EF995" w14:textId="1C2B618E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74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9</w:t>
            </w:r>
          </w:p>
        </w:tc>
        <w:tc>
          <w:tcPr>
            <w:tcW w:w="10080" w:type="dxa"/>
            <w:tcPrChange w:id="775" w:author="HIKARI" w:date="2019-11-09T14:25:00Z">
              <w:tcPr>
                <w:tcW w:w="9612" w:type="dxa"/>
              </w:tcPr>
            </w:tcPrChange>
          </w:tcPr>
          <w:p w14:paraId="3599B759" w14:textId="5AF2B43A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776" w:author="HIKARI" w:date="2019-11-09T13:52:00Z">
                <w:pPr/>
              </w:pPrChange>
            </w:pPr>
            <w:proofErr w:type="spellStart"/>
            <w:ins w:id="777" w:author="HIKARI" w:date="2019-11-09T14:25:00Z"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thuật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toán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hình</w:t>
              </w:r>
            </w:ins>
            <w:proofErr w:type="spellEnd"/>
          </w:p>
        </w:tc>
      </w:tr>
      <w:tr w:rsidR="00F87BDF" w:rsidRPr="00E24C10" w14:paraId="5C8547CF" w14:textId="77777777" w:rsidTr="008A6D23">
        <w:tc>
          <w:tcPr>
            <w:tcW w:w="630" w:type="dxa"/>
            <w:tcPrChange w:id="778" w:author="HIKARI" w:date="2019-11-09T14:25:00Z">
              <w:tcPr>
                <w:tcW w:w="751" w:type="dxa"/>
              </w:tcPr>
            </w:tcPrChange>
          </w:tcPr>
          <w:p w14:paraId="72A1FBB9" w14:textId="5BCF6CFA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79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10</w:t>
            </w:r>
          </w:p>
        </w:tc>
        <w:tc>
          <w:tcPr>
            <w:tcW w:w="10080" w:type="dxa"/>
            <w:tcPrChange w:id="780" w:author="HIKARI" w:date="2019-11-09T14:25:00Z">
              <w:tcPr>
                <w:tcW w:w="9612" w:type="dxa"/>
              </w:tcPr>
            </w:tcPrChange>
          </w:tcPr>
          <w:p w14:paraId="4B42CB7D" w14:textId="12444456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781" w:author="HIKARI" w:date="2019-11-09T13:52:00Z">
                <w:pPr/>
              </w:pPrChange>
            </w:pPr>
            <w:proofErr w:type="spellStart"/>
            <w:ins w:id="782" w:author="HIKARI" w:date="2019-11-09T14:26:00Z"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chức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năng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tìm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kiếm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hoàn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thành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. </w:t>
              </w:r>
              <w:proofErr w:type="spellStart"/>
              <w:r>
                <w:rPr>
                  <w:b w:val="0"/>
                  <w:bCs/>
                  <w:szCs w:val="26"/>
                </w:rPr>
                <w:t>Soát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lỗi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kiểm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thử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  <w:proofErr w:type="spellEnd"/>
              <w:r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F87BDF" w:rsidRPr="00E24C10" w14:paraId="64FE1377" w14:textId="77777777" w:rsidTr="008A6D23">
        <w:tc>
          <w:tcPr>
            <w:tcW w:w="630" w:type="dxa"/>
            <w:tcPrChange w:id="783" w:author="HIKARI" w:date="2019-11-09T14:25:00Z">
              <w:tcPr>
                <w:tcW w:w="751" w:type="dxa"/>
              </w:tcPr>
            </w:tcPrChange>
          </w:tcPr>
          <w:p w14:paraId="45FA2325" w14:textId="1378D6C3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84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11</w:t>
            </w:r>
            <w:commentRangeEnd w:id="738"/>
            <w:r w:rsidR="006961FC">
              <w:rPr>
                <w:rStyle w:val="CommentReference"/>
              </w:rPr>
              <w:commentReference w:id="738"/>
            </w:r>
          </w:p>
        </w:tc>
        <w:tc>
          <w:tcPr>
            <w:tcW w:w="10080" w:type="dxa"/>
            <w:tcPrChange w:id="785" w:author="HIKARI" w:date="2019-11-09T14:25:00Z">
              <w:tcPr>
                <w:tcW w:w="9612" w:type="dxa"/>
              </w:tcPr>
            </w:tcPrChange>
          </w:tcPr>
          <w:p w14:paraId="2823158A" w14:textId="139A10F8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786" w:author="HIKARI" w:date="2019-11-09T13:52:00Z">
                <w:pPr/>
              </w:pPrChange>
            </w:pPr>
            <w:proofErr w:type="spellStart"/>
            <w:ins w:id="787" w:author="HIKARI" w:date="2019-11-09T14:26:00Z">
              <w:r>
                <w:rPr>
                  <w:b w:val="0"/>
                  <w:bCs/>
                  <w:szCs w:val="26"/>
                </w:rPr>
                <w:t>Viết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788" w:author="HIKARI" w:date="2019-11-09T14:27:00Z">
              <w:r>
                <w:rPr>
                  <w:b w:val="0"/>
                  <w:bCs/>
                  <w:szCs w:val="26"/>
                </w:rPr>
                <w:t>làm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file </w:t>
              </w:r>
              <w:proofErr w:type="spellStart"/>
              <w:r>
                <w:rPr>
                  <w:b w:val="0"/>
                  <w:bCs/>
                  <w:szCs w:val="26"/>
                </w:rPr>
                <w:t>trình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chiếu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phục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vụ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việc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thuyết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trình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đồ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án</w:t>
              </w:r>
            </w:ins>
            <w:proofErr w:type="spellEnd"/>
          </w:p>
        </w:tc>
      </w:tr>
    </w:tbl>
    <w:p w14:paraId="6B291A4C" w14:textId="77777777" w:rsidR="00200D3E" w:rsidRPr="00E24C10" w:rsidRDefault="00200D3E" w:rsidP="00F87BDF">
      <w:pPr>
        <w:rPr>
          <w:i/>
          <w:iCs/>
          <w:sz w:val="32"/>
        </w:rPr>
      </w:pPr>
    </w:p>
    <w:p w14:paraId="538CA2B7" w14:textId="386443F7" w:rsidR="001229A4" w:rsidRPr="001719AC" w:rsidRDefault="004564FE">
      <w:pPr>
        <w:pStyle w:val="Heading2"/>
        <w:numPr>
          <w:ilvl w:val="0"/>
          <w:numId w:val="43"/>
        </w:numPr>
        <w:pPrChange w:id="789" w:author="HIKARI" w:date="2019-11-08T21:22:00Z">
          <w:pPr>
            <w:pStyle w:val="ListParagraph"/>
            <w:numPr>
              <w:numId w:val="20"/>
            </w:numPr>
            <w:ind w:hanging="360"/>
            <w:outlineLvl w:val="1"/>
          </w:pPr>
        </w:pPrChange>
      </w:pPr>
      <w:bookmarkStart w:id="790" w:name="_Toc24226703"/>
      <w:proofErr w:type="spellStart"/>
      <w:r w:rsidRPr="00E24C10">
        <w:t>Phân</w:t>
      </w:r>
      <w:proofErr w:type="spellEnd"/>
      <w:r w:rsidRPr="00E24C10">
        <w:t xml:space="preserve"> </w:t>
      </w:r>
      <w:proofErr w:type="spellStart"/>
      <w:r w:rsidRPr="00E24C10">
        <w:t>công</w:t>
      </w:r>
      <w:proofErr w:type="spellEnd"/>
      <w:r w:rsidRPr="00E24C10">
        <w:t xml:space="preserve"> </w:t>
      </w:r>
      <w:proofErr w:type="spellStart"/>
      <w:r w:rsidRPr="00E24C10">
        <w:t>công</w:t>
      </w:r>
      <w:proofErr w:type="spellEnd"/>
      <w:r w:rsidRPr="00E24C10">
        <w:t xml:space="preserve"> </w:t>
      </w:r>
      <w:proofErr w:type="spellStart"/>
      <w:r w:rsidRPr="00E24C10">
        <w:t>việc</w:t>
      </w:r>
      <w:bookmarkEnd w:id="790"/>
      <w:proofErr w:type="spellEnd"/>
    </w:p>
    <w:p w14:paraId="6C419B7B" w14:textId="11503B78" w:rsidR="001719AC" w:rsidRPr="00913508" w:rsidRDefault="001719AC" w:rsidP="00913508">
      <w:pPr>
        <w:pStyle w:val="Caption"/>
        <w:keepNext/>
        <w:jc w:val="center"/>
        <w:rPr>
          <w:sz w:val="20"/>
          <w:szCs w:val="20"/>
        </w:rPr>
      </w:pPr>
      <w:bookmarkStart w:id="791" w:name="_Toc24052624"/>
      <w:bookmarkStart w:id="792" w:name="_Toc24226727"/>
      <w:proofErr w:type="spellStart"/>
      <w:r w:rsidRPr="00913508">
        <w:rPr>
          <w:sz w:val="20"/>
          <w:szCs w:val="20"/>
        </w:rPr>
        <w:t>Bảng</w:t>
      </w:r>
      <w:proofErr w:type="spellEnd"/>
      <w:r w:rsidRPr="00913508">
        <w:rPr>
          <w:sz w:val="20"/>
          <w:szCs w:val="20"/>
        </w:rPr>
        <w:t xml:space="preserve"> </w:t>
      </w:r>
      <w:r w:rsidRPr="00913508">
        <w:rPr>
          <w:sz w:val="20"/>
          <w:szCs w:val="20"/>
        </w:rPr>
        <w:fldChar w:fldCharType="begin"/>
      </w:r>
      <w:r w:rsidRPr="00913508">
        <w:rPr>
          <w:sz w:val="20"/>
          <w:szCs w:val="20"/>
        </w:rPr>
        <w:instrText xml:space="preserve"> SEQ Bảng \* ARABIC </w:instrText>
      </w:r>
      <w:r w:rsidRPr="00913508">
        <w:rPr>
          <w:sz w:val="20"/>
          <w:szCs w:val="20"/>
        </w:rPr>
        <w:fldChar w:fldCharType="separate"/>
      </w:r>
      <w:r w:rsidRPr="00913508">
        <w:rPr>
          <w:noProof/>
          <w:sz w:val="20"/>
          <w:szCs w:val="20"/>
        </w:rPr>
        <w:t>2</w:t>
      </w:r>
      <w:r w:rsidRPr="00913508">
        <w:rPr>
          <w:sz w:val="20"/>
          <w:szCs w:val="20"/>
        </w:rPr>
        <w:fldChar w:fldCharType="end"/>
      </w:r>
      <w:r w:rsidRPr="00913508">
        <w:rPr>
          <w:sz w:val="20"/>
          <w:szCs w:val="20"/>
        </w:rPr>
        <w:t xml:space="preserve">: </w:t>
      </w:r>
      <w:proofErr w:type="spellStart"/>
      <w:r w:rsidRPr="00913508">
        <w:rPr>
          <w:sz w:val="20"/>
          <w:szCs w:val="20"/>
        </w:rPr>
        <w:t>Phân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công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công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việc</w:t>
      </w:r>
      <w:proofErr w:type="spellEnd"/>
      <w:r w:rsidRPr="00913508">
        <w:rPr>
          <w:sz w:val="20"/>
          <w:szCs w:val="20"/>
        </w:rPr>
        <w:t xml:space="preserve"> &amp; </w:t>
      </w:r>
      <w:proofErr w:type="spellStart"/>
      <w:r w:rsidRPr="00913508">
        <w:rPr>
          <w:sz w:val="20"/>
          <w:szCs w:val="20"/>
        </w:rPr>
        <w:t>đóp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góp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của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mỗi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sinh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viên</w:t>
      </w:r>
      <w:bookmarkEnd w:id="791"/>
      <w:bookmarkEnd w:id="792"/>
      <w:proofErr w:type="spellEnd"/>
    </w:p>
    <w:tbl>
      <w:tblPr>
        <w:tblStyle w:val="TableGrid"/>
        <w:tblW w:w="10705" w:type="dxa"/>
        <w:tblLook w:val="04A0" w:firstRow="1" w:lastRow="0" w:firstColumn="1" w:lastColumn="0" w:noHBand="0" w:noVBand="1"/>
        <w:tblPrChange w:id="793" w:author="HIKARI" w:date="2019-11-09T14:24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25"/>
        <w:gridCol w:w="2430"/>
        <w:gridCol w:w="6300"/>
        <w:gridCol w:w="1350"/>
        <w:tblGridChange w:id="794">
          <w:tblGrid>
            <w:gridCol w:w="625"/>
            <w:gridCol w:w="2430"/>
            <w:gridCol w:w="6030"/>
            <w:gridCol w:w="1273"/>
          </w:tblGrid>
        </w:tblGridChange>
      </w:tblGrid>
      <w:tr w:rsidR="00F87BDF" w:rsidRPr="00E24C10" w14:paraId="54EC7E91" w14:textId="77777777" w:rsidTr="008A6D23">
        <w:tc>
          <w:tcPr>
            <w:tcW w:w="625" w:type="dxa"/>
            <w:tcPrChange w:id="795" w:author="HIKARI" w:date="2019-11-09T14:24:00Z">
              <w:tcPr>
                <w:tcW w:w="625" w:type="dxa"/>
              </w:tcPr>
            </w:tcPrChange>
          </w:tcPr>
          <w:p w14:paraId="0F91FAEF" w14:textId="44C4CA88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96" w:author="HIKARI" w:date="2019-11-08T23:00:00Z">
                <w:pPr>
                  <w:jc w:val="center"/>
                </w:pPr>
              </w:pPrChange>
            </w:pPr>
            <w:commentRangeStart w:id="797"/>
            <w:r w:rsidRPr="00E24C10">
              <w:rPr>
                <w:b w:val="0"/>
                <w:bCs/>
                <w:szCs w:val="26"/>
              </w:rPr>
              <w:t>TT</w:t>
            </w:r>
          </w:p>
        </w:tc>
        <w:tc>
          <w:tcPr>
            <w:tcW w:w="2430" w:type="dxa"/>
            <w:tcPrChange w:id="798" w:author="HIKARI" w:date="2019-11-09T14:24:00Z">
              <w:tcPr>
                <w:tcW w:w="2430" w:type="dxa"/>
              </w:tcPr>
            </w:tcPrChange>
          </w:tcPr>
          <w:p w14:paraId="6E544ECE" w14:textId="61216252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99" w:author="HIKARI" w:date="2019-11-08T23:00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Tên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45FFD" w:rsidRPr="00E24C10">
              <w:rPr>
                <w:b w:val="0"/>
                <w:bCs/>
                <w:szCs w:val="26"/>
              </w:rPr>
              <w:t>sinh</w:t>
            </w:r>
            <w:proofErr w:type="spellEnd"/>
            <w:r w:rsidR="00E45FFD"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45FFD" w:rsidRPr="00E24C10">
              <w:rPr>
                <w:b w:val="0"/>
                <w:bCs/>
                <w:szCs w:val="26"/>
              </w:rPr>
              <w:t>viên</w:t>
            </w:r>
            <w:proofErr w:type="spellEnd"/>
          </w:p>
        </w:tc>
        <w:tc>
          <w:tcPr>
            <w:tcW w:w="6300" w:type="dxa"/>
            <w:tcPrChange w:id="800" w:author="HIKARI" w:date="2019-11-09T14:24:00Z">
              <w:tcPr>
                <w:tcW w:w="6030" w:type="dxa"/>
              </w:tcPr>
            </w:tcPrChange>
          </w:tcPr>
          <w:p w14:paraId="33602694" w14:textId="662994EF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01" w:author="HIKARI" w:date="2019-11-08T23:00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Miêu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tả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công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việc</w:t>
            </w:r>
            <w:proofErr w:type="spellEnd"/>
          </w:p>
        </w:tc>
        <w:tc>
          <w:tcPr>
            <w:tcW w:w="1350" w:type="dxa"/>
            <w:vAlign w:val="center"/>
            <w:tcPrChange w:id="802" w:author="HIKARI" w:date="2019-11-09T14:24:00Z">
              <w:tcPr>
                <w:tcW w:w="1273" w:type="dxa"/>
              </w:tcPr>
            </w:tcPrChange>
          </w:tcPr>
          <w:p w14:paraId="0AB4CB6B" w14:textId="1A831B29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03" w:author="HIKARI" w:date="2019-11-08T23:02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Đóng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góp</w:t>
            </w:r>
            <w:proofErr w:type="spellEnd"/>
          </w:p>
        </w:tc>
      </w:tr>
      <w:tr w:rsidR="00F87BDF" w:rsidRPr="00E24C10" w14:paraId="3F8ABF60" w14:textId="77777777" w:rsidTr="008A6D23">
        <w:tc>
          <w:tcPr>
            <w:tcW w:w="625" w:type="dxa"/>
            <w:tcPrChange w:id="804" w:author="HIKARI" w:date="2019-11-09T14:24:00Z">
              <w:tcPr>
                <w:tcW w:w="625" w:type="dxa"/>
              </w:tcPr>
            </w:tcPrChange>
          </w:tcPr>
          <w:p w14:paraId="0FC07172" w14:textId="38A76FE8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05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1</w:t>
            </w:r>
          </w:p>
        </w:tc>
        <w:tc>
          <w:tcPr>
            <w:tcW w:w="2430" w:type="dxa"/>
            <w:tcPrChange w:id="806" w:author="HIKARI" w:date="2019-11-09T14:24:00Z">
              <w:tcPr>
                <w:tcW w:w="2430" w:type="dxa"/>
              </w:tcPr>
            </w:tcPrChange>
          </w:tcPr>
          <w:p w14:paraId="64CCE40D" w14:textId="416454D8" w:rsidR="00F87BDF" w:rsidRPr="00E24C10" w:rsidRDefault="00F87BDF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07" w:author="HIKARI" w:date="2019-11-08T23:00:00Z">
                <w:pPr/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Huỳnh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Q.H. </w:t>
            </w:r>
            <w:proofErr w:type="spellStart"/>
            <w:r w:rsidRPr="00E24C10">
              <w:rPr>
                <w:b w:val="0"/>
                <w:bCs/>
                <w:szCs w:val="26"/>
              </w:rPr>
              <w:t>Vương</w:t>
            </w:r>
            <w:proofErr w:type="spellEnd"/>
          </w:p>
        </w:tc>
        <w:tc>
          <w:tcPr>
            <w:tcW w:w="6300" w:type="dxa"/>
            <w:tcPrChange w:id="808" w:author="HIKARI" w:date="2019-11-09T14:24:00Z">
              <w:tcPr>
                <w:tcW w:w="6030" w:type="dxa"/>
              </w:tcPr>
            </w:tcPrChange>
          </w:tcPr>
          <w:p w14:paraId="7CEAE40C" w14:textId="194A2FA9" w:rsidR="00F87BDF" w:rsidRDefault="000A1F2E" w:rsidP="000A1F2E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rPr>
                <w:ins w:id="809" w:author="HIKARI" w:date="2019-11-08T23:01:00Z"/>
                <w:b w:val="0"/>
                <w:bCs/>
                <w:szCs w:val="26"/>
              </w:rPr>
            </w:pPr>
            <w:proofErr w:type="spellStart"/>
            <w:ins w:id="810" w:author="HIKARI" w:date="2019-11-08T23:00:00Z"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</w:ins>
            <w:proofErr w:type="spellEnd"/>
            <w:ins w:id="811" w:author="HIKARI" w:date="2019-11-08T23:01:00Z"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chính</w:t>
              </w:r>
            </w:ins>
            <w:proofErr w:type="spellEnd"/>
            <w:ins w:id="812" w:author="HIKARI" w:date="2019-11-08T23:00:00Z"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của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ins w:id="813" w:author="HIKARI" w:date="2019-11-08T23:01:00Z">
              <w:r>
                <w:rPr>
                  <w:b w:val="0"/>
                  <w:bCs/>
                  <w:szCs w:val="26"/>
                </w:rPr>
                <w:t>TensorFlow Layer API</w:t>
              </w:r>
            </w:ins>
          </w:p>
          <w:p w14:paraId="57E6182B" w14:textId="77777777" w:rsidR="000A1F2E" w:rsidRDefault="000A1F2E" w:rsidP="000A1F2E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rPr>
                <w:ins w:id="814" w:author="HIKARI" w:date="2019-11-08T23:01:00Z"/>
                <w:b w:val="0"/>
                <w:bCs/>
                <w:szCs w:val="26"/>
              </w:rPr>
            </w:pPr>
            <w:proofErr w:type="spellStart"/>
            <w:ins w:id="815" w:author="HIKARI" w:date="2019-11-08T23:01:00Z"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chính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chức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năng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  <w:proofErr w:type="spellEnd"/>
            </w:ins>
          </w:p>
          <w:p w14:paraId="2355A50F" w14:textId="23BC6291" w:rsidR="000A1F2E" w:rsidRPr="000A1F2E" w:rsidRDefault="000A1F2E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bCs/>
                <w:szCs w:val="26"/>
                <w:rPrChange w:id="816" w:author="HIKARI" w:date="2019-11-08T23:00:00Z">
                  <w:rPr>
                    <w:b w:val="0"/>
                  </w:rPr>
                </w:rPrChange>
              </w:rPr>
              <w:pPrChange w:id="817" w:author="HIKARI" w:date="2019-11-08T23:00:00Z">
                <w:pPr/>
              </w:pPrChange>
            </w:pPr>
            <w:proofErr w:type="spellStart"/>
            <w:ins w:id="818" w:author="HIKARI" w:date="2019-11-08T23:01:00Z"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thuật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toán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đọc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input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đồ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819" w:author="HIKARI" w:date="2019-11-08T23:02:00Z">
              <w:r>
                <w:rPr>
                  <w:b w:val="0"/>
                  <w:bCs/>
                  <w:szCs w:val="26"/>
                </w:rPr>
                <w:t>hoạ</w:t>
              </w:r>
            </w:ins>
            <w:proofErr w:type="spellEnd"/>
          </w:p>
        </w:tc>
        <w:tc>
          <w:tcPr>
            <w:tcW w:w="1350" w:type="dxa"/>
            <w:vAlign w:val="center"/>
            <w:tcPrChange w:id="820" w:author="HIKARI" w:date="2019-11-09T14:24:00Z">
              <w:tcPr>
                <w:tcW w:w="1273" w:type="dxa"/>
              </w:tcPr>
            </w:tcPrChange>
          </w:tcPr>
          <w:p w14:paraId="27A9FE3A" w14:textId="4AFAA8D0" w:rsidR="00F87BDF" w:rsidRPr="00E24C10" w:rsidRDefault="008B2530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21" w:author="HIKARI" w:date="2019-11-08T23:02:00Z">
                <w:pPr/>
              </w:pPrChange>
            </w:pPr>
            <w:ins w:id="822" w:author="HIKARI" w:date="2019-11-09T16:45:00Z">
              <w:r>
                <w:rPr>
                  <w:b w:val="0"/>
                  <w:bCs/>
                  <w:szCs w:val="26"/>
                </w:rPr>
                <w:t>60</w:t>
              </w:r>
            </w:ins>
            <w:ins w:id="823" w:author="HIKARI" w:date="2019-11-09T13:53:00Z">
              <w:r w:rsidR="00722752">
                <w:rPr>
                  <w:b w:val="0"/>
                  <w:bCs/>
                  <w:szCs w:val="26"/>
                </w:rPr>
                <w:t>%</w:t>
              </w:r>
            </w:ins>
          </w:p>
        </w:tc>
      </w:tr>
      <w:tr w:rsidR="00F87BDF" w:rsidRPr="00E24C10" w14:paraId="1C2F509B" w14:textId="77777777" w:rsidTr="008A6D23">
        <w:tc>
          <w:tcPr>
            <w:tcW w:w="625" w:type="dxa"/>
            <w:tcPrChange w:id="824" w:author="HIKARI" w:date="2019-11-09T14:24:00Z">
              <w:tcPr>
                <w:tcW w:w="625" w:type="dxa"/>
              </w:tcPr>
            </w:tcPrChange>
          </w:tcPr>
          <w:p w14:paraId="48DCAA94" w14:textId="0A7CF76B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25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2</w:t>
            </w:r>
          </w:p>
        </w:tc>
        <w:tc>
          <w:tcPr>
            <w:tcW w:w="2430" w:type="dxa"/>
            <w:tcPrChange w:id="826" w:author="HIKARI" w:date="2019-11-09T14:24:00Z">
              <w:tcPr>
                <w:tcW w:w="2430" w:type="dxa"/>
              </w:tcPr>
            </w:tcPrChange>
          </w:tcPr>
          <w:p w14:paraId="5488CE66" w14:textId="7A21C7F5" w:rsidR="00F87BDF" w:rsidRPr="00E24C10" w:rsidRDefault="00722752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27" w:author="HIKARI" w:date="2019-11-08T23:00:00Z">
                <w:pPr/>
              </w:pPrChange>
            </w:pPr>
            <w:proofErr w:type="spellStart"/>
            <w:ins w:id="828" w:author="HIKARI" w:date="2019-11-09T13:53:00Z">
              <w:r>
                <w:rPr>
                  <w:b w:val="0"/>
                  <w:bCs/>
                  <w:szCs w:val="26"/>
                </w:rPr>
                <w:t>Bùi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r w:rsidR="00F87BDF" w:rsidRPr="00E24C10">
              <w:rPr>
                <w:b w:val="0"/>
                <w:bCs/>
                <w:szCs w:val="26"/>
              </w:rPr>
              <w:t xml:space="preserve">Minh </w:t>
            </w:r>
            <w:proofErr w:type="spellStart"/>
            <w:r w:rsidR="00F87BDF" w:rsidRPr="00E24C10">
              <w:rPr>
                <w:b w:val="0"/>
                <w:bCs/>
                <w:szCs w:val="26"/>
              </w:rPr>
              <w:t>Trung</w:t>
            </w:r>
            <w:proofErr w:type="spellEnd"/>
          </w:p>
        </w:tc>
        <w:tc>
          <w:tcPr>
            <w:tcW w:w="6300" w:type="dxa"/>
            <w:tcPrChange w:id="829" w:author="HIKARI" w:date="2019-11-09T14:24:00Z">
              <w:tcPr>
                <w:tcW w:w="6030" w:type="dxa"/>
              </w:tcPr>
            </w:tcPrChange>
          </w:tcPr>
          <w:p w14:paraId="1F6308B5" w14:textId="4A6B0757" w:rsidR="00F87BDF" w:rsidRPr="00B11AC4" w:rsidRDefault="00B11AC4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bCs/>
                <w:szCs w:val="26"/>
                <w:rPrChange w:id="830" w:author="HIKARI" w:date="2019-11-09T14:58:00Z">
                  <w:rPr>
                    <w:b w:val="0"/>
                  </w:rPr>
                </w:rPrChange>
              </w:rPr>
              <w:pPrChange w:id="831" w:author="HIKARI" w:date="2019-11-09T14:58:00Z">
                <w:pPr/>
              </w:pPrChange>
            </w:pPr>
            <w:proofErr w:type="spellStart"/>
            <w:ins w:id="832" w:author="HIKARI" w:date="2019-11-09T14:58:00Z">
              <w:r w:rsidRPr="00B11AC4">
                <w:rPr>
                  <w:b w:val="0"/>
                  <w:bCs/>
                  <w:szCs w:val="26"/>
                  <w:rPrChange w:id="833" w:author="HIKARI" w:date="2019-11-09T14:58:00Z">
                    <w:rPr>
                      <w:b w:val="0"/>
                    </w:rPr>
                  </w:rPrChange>
                </w:rPr>
                <w:t>Thiết</w:t>
              </w:r>
              <w:proofErr w:type="spellEnd"/>
              <w:r w:rsidRPr="00B11AC4">
                <w:rPr>
                  <w:b w:val="0"/>
                  <w:bCs/>
                  <w:szCs w:val="26"/>
                  <w:rPrChange w:id="834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35" w:author="HIKARI" w:date="2019-11-09T14:58:00Z">
                    <w:rPr>
                      <w:b w:val="0"/>
                    </w:rPr>
                  </w:rPrChange>
                </w:rPr>
                <w:t>kế</w:t>
              </w:r>
              <w:proofErr w:type="spellEnd"/>
              <w:r w:rsidRPr="00B11AC4">
                <w:rPr>
                  <w:b w:val="0"/>
                  <w:bCs/>
                  <w:szCs w:val="26"/>
                  <w:rPrChange w:id="836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37" w:author="HIKARI" w:date="2019-11-09T14:58:00Z">
                    <w:rPr>
                      <w:b w:val="0"/>
                    </w:rPr>
                  </w:rPrChange>
                </w:rPr>
                <w:t>giao</w:t>
              </w:r>
              <w:proofErr w:type="spellEnd"/>
              <w:r w:rsidRPr="00B11AC4">
                <w:rPr>
                  <w:b w:val="0"/>
                  <w:bCs/>
                  <w:szCs w:val="26"/>
                  <w:rPrChange w:id="838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39" w:author="HIKARI" w:date="2019-11-09T14:58:00Z">
                    <w:rPr>
                      <w:b w:val="0"/>
                    </w:rPr>
                  </w:rPrChange>
                </w:rPr>
                <w:t>diện</w:t>
              </w:r>
              <w:proofErr w:type="spellEnd"/>
              <w:r w:rsidRPr="00B11AC4">
                <w:rPr>
                  <w:b w:val="0"/>
                  <w:bCs/>
                  <w:szCs w:val="26"/>
                  <w:rPrChange w:id="840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41" w:author="HIKARI" w:date="2019-11-09T14:58:00Z">
                    <w:rPr>
                      <w:b w:val="0"/>
                    </w:rPr>
                  </w:rPrChange>
                </w:rPr>
                <w:t>phần</w:t>
              </w:r>
              <w:proofErr w:type="spellEnd"/>
              <w:r w:rsidRPr="00B11AC4">
                <w:rPr>
                  <w:b w:val="0"/>
                  <w:bCs/>
                  <w:szCs w:val="26"/>
                  <w:rPrChange w:id="842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43" w:author="HIKARI" w:date="2019-11-09T14:58:00Z">
                    <w:rPr>
                      <w:b w:val="0"/>
                    </w:rPr>
                  </w:rPrChange>
                </w:rPr>
                <w:t>mềm</w:t>
              </w:r>
              <w:proofErr w:type="spellEnd"/>
              <w:r w:rsidRPr="00B11AC4">
                <w:rPr>
                  <w:b w:val="0"/>
                  <w:bCs/>
                  <w:szCs w:val="26"/>
                  <w:rPrChange w:id="844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45" w:author="HIKARI" w:date="2019-11-09T14:58:00Z">
                    <w:rPr>
                      <w:b w:val="0"/>
                    </w:rPr>
                  </w:rPrChange>
                </w:rPr>
                <w:t>và</w:t>
              </w:r>
              <w:proofErr w:type="spellEnd"/>
              <w:r w:rsidRPr="00B11AC4">
                <w:rPr>
                  <w:b w:val="0"/>
                  <w:bCs/>
                  <w:szCs w:val="26"/>
                  <w:rPrChange w:id="846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47" w:author="HIKARI" w:date="2019-11-09T14:58:00Z">
                    <w:rPr>
                      <w:b w:val="0"/>
                    </w:rPr>
                  </w:rPrChange>
                </w:rPr>
                <w:t>báo</w:t>
              </w:r>
              <w:proofErr w:type="spellEnd"/>
              <w:r w:rsidRPr="00B11AC4">
                <w:rPr>
                  <w:b w:val="0"/>
                  <w:bCs/>
                  <w:szCs w:val="26"/>
                  <w:rPrChange w:id="848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49" w:author="HIKARI" w:date="2019-11-09T14:58:00Z">
                    <w:rPr>
                      <w:b w:val="0"/>
                    </w:rPr>
                  </w:rPrChange>
                </w:rPr>
                <w:t>cáo</w:t>
              </w:r>
            </w:ins>
            <w:proofErr w:type="spellEnd"/>
          </w:p>
        </w:tc>
        <w:tc>
          <w:tcPr>
            <w:tcW w:w="1350" w:type="dxa"/>
            <w:vAlign w:val="center"/>
            <w:tcPrChange w:id="850" w:author="HIKARI" w:date="2019-11-09T14:24:00Z">
              <w:tcPr>
                <w:tcW w:w="1273" w:type="dxa"/>
              </w:tcPr>
            </w:tcPrChange>
          </w:tcPr>
          <w:p w14:paraId="3551BF94" w14:textId="45E7CE86" w:rsidR="00F87BDF" w:rsidRPr="00E24C10" w:rsidRDefault="008B2530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51" w:author="HIKARI" w:date="2019-11-08T23:02:00Z">
                <w:pPr/>
              </w:pPrChange>
            </w:pPr>
            <w:ins w:id="852" w:author="HIKARI" w:date="2019-11-09T16:45:00Z">
              <w:r>
                <w:rPr>
                  <w:b w:val="0"/>
                  <w:bCs/>
                  <w:szCs w:val="26"/>
                </w:rPr>
                <w:t>20</w:t>
              </w:r>
            </w:ins>
            <w:ins w:id="853" w:author="HIKARI" w:date="2019-11-09T13:53:00Z">
              <w:r w:rsidR="00722752">
                <w:rPr>
                  <w:b w:val="0"/>
                  <w:bCs/>
                  <w:szCs w:val="26"/>
                </w:rPr>
                <w:t>%</w:t>
              </w:r>
            </w:ins>
          </w:p>
        </w:tc>
      </w:tr>
      <w:tr w:rsidR="00F87BDF" w:rsidRPr="00E24C10" w14:paraId="7548C9F6" w14:textId="77777777" w:rsidTr="008A6D23">
        <w:tc>
          <w:tcPr>
            <w:tcW w:w="625" w:type="dxa"/>
            <w:tcPrChange w:id="854" w:author="HIKARI" w:date="2019-11-09T14:24:00Z">
              <w:tcPr>
                <w:tcW w:w="625" w:type="dxa"/>
              </w:tcPr>
            </w:tcPrChange>
          </w:tcPr>
          <w:p w14:paraId="5E341ADB" w14:textId="772C7911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55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3</w:t>
            </w:r>
          </w:p>
        </w:tc>
        <w:tc>
          <w:tcPr>
            <w:tcW w:w="2430" w:type="dxa"/>
            <w:tcPrChange w:id="856" w:author="HIKARI" w:date="2019-11-09T14:24:00Z">
              <w:tcPr>
                <w:tcW w:w="2430" w:type="dxa"/>
              </w:tcPr>
            </w:tcPrChange>
          </w:tcPr>
          <w:p w14:paraId="0FF72784" w14:textId="1A1BDCFF" w:rsidR="00F87BDF" w:rsidRPr="00722752" w:rsidRDefault="00722752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57" w:author="HIKARI" w:date="2019-11-08T23:00:00Z">
                <w:pPr/>
              </w:pPrChange>
            </w:pPr>
            <w:proofErr w:type="spellStart"/>
            <w:ins w:id="858" w:author="HIKARI" w:date="2019-11-09T13:53:00Z">
              <w:r w:rsidRPr="00722752">
                <w:rPr>
                  <w:b w:val="0"/>
                  <w:bCs/>
                  <w:szCs w:val="26"/>
                  <w:rPrChange w:id="859" w:author="HIKARI" w:date="2019-11-09T13:53:00Z">
                    <w:rPr>
                      <w:sz w:val="32"/>
                      <w:szCs w:val="28"/>
                    </w:rPr>
                  </w:rPrChange>
                </w:rPr>
                <w:t>Phạm</w:t>
              </w:r>
              <w:proofErr w:type="spellEnd"/>
              <w:r w:rsidRPr="00722752">
                <w:rPr>
                  <w:b w:val="0"/>
                  <w:bCs/>
                  <w:szCs w:val="26"/>
                  <w:rPrChange w:id="860" w:author="HIKARI" w:date="2019-11-09T13:53:00Z">
                    <w:rPr>
                      <w:sz w:val="32"/>
                      <w:szCs w:val="28"/>
                    </w:rPr>
                  </w:rPrChange>
                </w:rPr>
                <w:t xml:space="preserve"> </w:t>
              </w:r>
              <w:proofErr w:type="spellStart"/>
              <w:r w:rsidRPr="00722752">
                <w:rPr>
                  <w:b w:val="0"/>
                  <w:bCs/>
                  <w:szCs w:val="26"/>
                  <w:rPrChange w:id="861" w:author="HIKARI" w:date="2019-11-09T13:53:00Z">
                    <w:rPr>
                      <w:sz w:val="32"/>
                      <w:szCs w:val="28"/>
                    </w:rPr>
                  </w:rPrChange>
                </w:rPr>
                <w:t>Quốc</w:t>
              </w:r>
              <w:proofErr w:type="spellEnd"/>
              <w:r w:rsidRPr="00722752">
                <w:rPr>
                  <w:b w:val="0"/>
                  <w:bCs/>
                  <w:szCs w:val="26"/>
                  <w:rPrChange w:id="862" w:author="HIKARI" w:date="2019-11-09T13:53:00Z">
                    <w:rPr>
                      <w:sz w:val="32"/>
                      <w:szCs w:val="28"/>
                    </w:rPr>
                  </w:rPrChange>
                </w:rPr>
                <w:t xml:space="preserve"> </w:t>
              </w:r>
              <w:proofErr w:type="spellStart"/>
              <w:r w:rsidRPr="00722752">
                <w:rPr>
                  <w:b w:val="0"/>
                  <w:bCs/>
                  <w:szCs w:val="26"/>
                  <w:rPrChange w:id="863" w:author="HIKARI" w:date="2019-11-09T13:53:00Z">
                    <w:rPr>
                      <w:sz w:val="32"/>
                      <w:szCs w:val="28"/>
                    </w:rPr>
                  </w:rPrChange>
                </w:rPr>
                <w:t>Việt</w:t>
              </w:r>
            </w:ins>
            <w:proofErr w:type="spellEnd"/>
            <w:del w:id="864" w:author="HIKARI" w:date="2019-11-09T13:53:00Z">
              <w:r w:rsidR="00F87BDF" w:rsidRPr="00722752" w:rsidDel="00722752">
                <w:rPr>
                  <w:b w:val="0"/>
                  <w:bCs/>
                  <w:szCs w:val="26"/>
                </w:rPr>
                <w:delText>Việt</w:delText>
              </w:r>
            </w:del>
          </w:p>
        </w:tc>
        <w:commentRangeEnd w:id="797"/>
        <w:tc>
          <w:tcPr>
            <w:tcW w:w="6300" w:type="dxa"/>
            <w:tcPrChange w:id="865" w:author="HIKARI" w:date="2019-11-09T14:24:00Z">
              <w:tcPr>
                <w:tcW w:w="6030" w:type="dxa"/>
              </w:tcPr>
            </w:tcPrChange>
          </w:tcPr>
          <w:p w14:paraId="17B3B245" w14:textId="0BE5A457" w:rsidR="00F87BDF" w:rsidRPr="00B11AC4" w:rsidRDefault="006961FC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szCs w:val="26"/>
                <w:rPrChange w:id="866" w:author="HIKARI" w:date="2019-11-09T14:58:00Z">
                  <w:rPr>
                    <w:b w:val="0"/>
                  </w:rPr>
                </w:rPrChange>
              </w:rPr>
              <w:pPrChange w:id="867" w:author="HIKARI" w:date="2019-11-09T14:58:00Z">
                <w:pPr/>
              </w:pPrChange>
            </w:pPr>
            <w:r>
              <w:rPr>
                <w:rStyle w:val="CommentReference"/>
              </w:rPr>
              <w:commentReference w:id="797"/>
            </w:r>
            <w:proofErr w:type="spellStart"/>
            <w:ins w:id="868" w:author="HIKARI" w:date="2019-11-09T14:58:00Z">
              <w:r w:rsidR="00B11AC4" w:rsidRPr="00B11AC4">
                <w:rPr>
                  <w:b w:val="0"/>
                  <w:szCs w:val="26"/>
                  <w:rPrChange w:id="869" w:author="HIKARI" w:date="2019-11-09T14:58:00Z">
                    <w:rPr/>
                  </w:rPrChange>
                </w:rPr>
                <w:t>Báo</w:t>
              </w:r>
              <w:proofErr w:type="spellEnd"/>
              <w:r w:rsidR="00B11AC4" w:rsidRPr="00B11AC4">
                <w:rPr>
                  <w:b w:val="0"/>
                  <w:szCs w:val="26"/>
                  <w:rPrChange w:id="870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871" w:author="HIKARI" w:date="2019-11-09T14:58:00Z">
                    <w:rPr/>
                  </w:rPrChange>
                </w:rPr>
                <w:t>cáo</w:t>
              </w:r>
              <w:proofErr w:type="spellEnd"/>
              <w:r w:rsidR="00B11AC4" w:rsidRPr="00B11AC4">
                <w:rPr>
                  <w:b w:val="0"/>
                  <w:szCs w:val="26"/>
                  <w:rPrChange w:id="872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873" w:author="HIKARI" w:date="2019-11-09T14:58:00Z">
                    <w:rPr/>
                  </w:rPrChange>
                </w:rPr>
                <w:t>và</w:t>
              </w:r>
              <w:proofErr w:type="spellEnd"/>
              <w:r w:rsidR="00B11AC4" w:rsidRPr="00B11AC4">
                <w:rPr>
                  <w:b w:val="0"/>
                  <w:szCs w:val="26"/>
                  <w:rPrChange w:id="874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875" w:author="HIKARI" w:date="2019-11-09T14:58:00Z">
                    <w:rPr/>
                  </w:rPrChange>
                </w:rPr>
                <w:t>cài</w:t>
              </w:r>
              <w:proofErr w:type="spellEnd"/>
              <w:r w:rsidR="00B11AC4" w:rsidRPr="00B11AC4">
                <w:rPr>
                  <w:b w:val="0"/>
                  <w:szCs w:val="26"/>
                  <w:rPrChange w:id="876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877" w:author="HIKARI" w:date="2019-11-09T14:58:00Z">
                    <w:rPr/>
                  </w:rPrChange>
                </w:rPr>
                <w:t>đặt</w:t>
              </w:r>
              <w:proofErr w:type="spellEnd"/>
              <w:r w:rsidR="00B11AC4" w:rsidRPr="00B11AC4">
                <w:rPr>
                  <w:b w:val="0"/>
                  <w:szCs w:val="26"/>
                  <w:rPrChange w:id="878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879" w:author="HIKARI" w:date="2019-11-09T14:58:00Z">
                    <w:rPr/>
                  </w:rPrChange>
                </w:rPr>
                <w:t>và</w:t>
              </w:r>
              <w:proofErr w:type="spellEnd"/>
              <w:r w:rsidR="00B11AC4" w:rsidRPr="00B11AC4">
                <w:rPr>
                  <w:b w:val="0"/>
                  <w:szCs w:val="26"/>
                  <w:rPrChange w:id="880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881" w:author="HIKARI" w:date="2019-11-09T14:58:00Z">
                    <w:rPr/>
                  </w:rPrChange>
                </w:rPr>
                <w:t>kiểm</w:t>
              </w:r>
              <w:proofErr w:type="spellEnd"/>
              <w:r w:rsidR="00B11AC4" w:rsidRPr="00B11AC4">
                <w:rPr>
                  <w:b w:val="0"/>
                  <w:szCs w:val="26"/>
                  <w:rPrChange w:id="882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883" w:author="HIKARI" w:date="2019-11-09T14:58:00Z">
                    <w:rPr/>
                  </w:rPrChange>
                </w:rPr>
                <w:t>thử</w:t>
              </w:r>
              <w:proofErr w:type="spellEnd"/>
              <w:r w:rsidR="00B11AC4" w:rsidRPr="00B11AC4">
                <w:rPr>
                  <w:b w:val="0"/>
                  <w:szCs w:val="26"/>
                  <w:rPrChange w:id="884" w:author="HIKARI" w:date="2019-11-09T14:58:00Z">
                    <w:rPr/>
                  </w:rPrChange>
                </w:rPr>
                <w:t>.</w:t>
              </w:r>
            </w:ins>
          </w:p>
        </w:tc>
        <w:tc>
          <w:tcPr>
            <w:tcW w:w="1350" w:type="dxa"/>
            <w:vAlign w:val="center"/>
            <w:tcPrChange w:id="885" w:author="HIKARI" w:date="2019-11-09T14:24:00Z">
              <w:tcPr>
                <w:tcW w:w="1273" w:type="dxa"/>
              </w:tcPr>
            </w:tcPrChange>
          </w:tcPr>
          <w:p w14:paraId="63CAC733" w14:textId="11487694" w:rsidR="00F87BDF" w:rsidRPr="00E24C10" w:rsidRDefault="008B2530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86" w:author="HIKARI" w:date="2019-11-08T23:02:00Z">
                <w:pPr/>
              </w:pPrChange>
            </w:pPr>
            <w:ins w:id="887" w:author="HIKARI" w:date="2019-11-09T16:45:00Z">
              <w:r>
                <w:rPr>
                  <w:b w:val="0"/>
                  <w:bCs/>
                  <w:szCs w:val="26"/>
                </w:rPr>
                <w:t>20</w:t>
              </w:r>
            </w:ins>
            <w:ins w:id="888" w:author="HIKARI" w:date="2019-11-09T13:53:00Z">
              <w:r w:rsidR="00722752">
                <w:rPr>
                  <w:b w:val="0"/>
                  <w:bCs/>
                  <w:szCs w:val="26"/>
                </w:rPr>
                <w:t>%</w:t>
              </w:r>
            </w:ins>
          </w:p>
        </w:tc>
      </w:tr>
    </w:tbl>
    <w:p w14:paraId="1443E024" w14:textId="34A86413" w:rsidR="00214C88" w:rsidRDefault="00214C88" w:rsidP="004564FE">
      <w:pPr>
        <w:rPr>
          <w:b w:val="0"/>
          <w:szCs w:val="26"/>
        </w:rPr>
      </w:pPr>
    </w:p>
    <w:p w14:paraId="3B13EE18" w14:textId="1ACDB709" w:rsidR="00E70C9E" w:rsidRDefault="00E70C9E" w:rsidP="004564FE">
      <w:pPr>
        <w:rPr>
          <w:b w:val="0"/>
          <w:szCs w:val="26"/>
        </w:rPr>
      </w:pPr>
    </w:p>
    <w:p w14:paraId="60F3A7AA" w14:textId="506690C9" w:rsidR="00E70C9E" w:rsidRDefault="00E70C9E" w:rsidP="004564FE">
      <w:pPr>
        <w:rPr>
          <w:b w:val="0"/>
          <w:szCs w:val="26"/>
        </w:rPr>
      </w:pPr>
    </w:p>
    <w:p w14:paraId="09CD3DB3" w14:textId="5A04D9AF" w:rsidR="00E70C9E" w:rsidDel="00722752" w:rsidRDefault="00E70C9E" w:rsidP="004564FE">
      <w:pPr>
        <w:rPr>
          <w:del w:id="889" w:author="HIKARI" w:date="2019-11-09T13:52:00Z"/>
          <w:b w:val="0"/>
          <w:szCs w:val="26"/>
        </w:rPr>
      </w:pPr>
    </w:p>
    <w:p w14:paraId="071FF455" w14:textId="7B2365E8" w:rsidR="00E70C9E" w:rsidDel="00722752" w:rsidRDefault="00E70C9E" w:rsidP="004564FE">
      <w:pPr>
        <w:rPr>
          <w:del w:id="890" w:author="HIKARI" w:date="2019-11-09T13:52:00Z"/>
          <w:b w:val="0"/>
          <w:szCs w:val="26"/>
        </w:rPr>
      </w:pPr>
    </w:p>
    <w:p w14:paraId="180976FC" w14:textId="079614F9" w:rsidR="00E70C9E" w:rsidDel="00722752" w:rsidRDefault="00E70C9E" w:rsidP="004564FE">
      <w:pPr>
        <w:rPr>
          <w:del w:id="891" w:author="HIKARI" w:date="2019-11-09T13:52:00Z"/>
          <w:b w:val="0"/>
          <w:szCs w:val="26"/>
        </w:rPr>
      </w:pPr>
    </w:p>
    <w:p w14:paraId="23AF4084" w14:textId="30465732" w:rsidR="00E70C9E" w:rsidDel="00434820" w:rsidRDefault="00E70C9E" w:rsidP="004564FE">
      <w:pPr>
        <w:rPr>
          <w:del w:id="892" w:author="HIKARI" w:date="2019-11-08T23:10:00Z"/>
          <w:b w:val="0"/>
          <w:szCs w:val="26"/>
        </w:rPr>
      </w:pPr>
    </w:p>
    <w:p w14:paraId="158BE85E" w14:textId="05E408A2" w:rsidR="00E70C9E" w:rsidDel="00434820" w:rsidRDefault="00E70C9E" w:rsidP="004564FE">
      <w:pPr>
        <w:rPr>
          <w:del w:id="893" w:author="HIKARI" w:date="2019-11-08T23:10:00Z"/>
          <w:b w:val="0"/>
          <w:szCs w:val="26"/>
        </w:rPr>
      </w:pPr>
    </w:p>
    <w:p w14:paraId="182BD5E4" w14:textId="5BDB088A" w:rsidR="00AB4C11" w:rsidDel="00434820" w:rsidRDefault="00AB4C11" w:rsidP="004564FE">
      <w:pPr>
        <w:rPr>
          <w:del w:id="894" w:author="HIKARI" w:date="2019-11-08T23:10:00Z"/>
          <w:b w:val="0"/>
          <w:szCs w:val="26"/>
        </w:rPr>
      </w:pPr>
    </w:p>
    <w:p w14:paraId="7CE37D28" w14:textId="77777777" w:rsidR="001719AC" w:rsidDel="00434820" w:rsidRDefault="001719AC" w:rsidP="004564FE">
      <w:pPr>
        <w:rPr>
          <w:del w:id="895" w:author="HIKARI" w:date="2019-11-08T23:10:00Z"/>
          <w:b w:val="0"/>
          <w:szCs w:val="26"/>
        </w:rPr>
      </w:pPr>
    </w:p>
    <w:p w14:paraId="35649AFA" w14:textId="6F9A4594" w:rsidR="00AB4C11" w:rsidDel="00434820" w:rsidRDefault="00AB4C11" w:rsidP="004564FE">
      <w:pPr>
        <w:rPr>
          <w:del w:id="896" w:author="HIKARI" w:date="2019-11-08T23:10:00Z"/>
          <w:b w:val="0"/>
          <w:szCs w:val="26"/>
        </w:rPr>
      </w:pPr>
    </w:p>
    <w:p w14:paraId="25B0137B" w14:textId="77777777" w:rsidR="00E70C9E" w:rsidRPr="00E24C10" w:rsidRDefault="00E70C9E" w:rsidP="004564FE">
      <w:pPr>
        <w:rPr>
          <w:b w:val="0"/>
          <w:szCs w:val="26"/>
        </w:rPr>
      </w:pPr>
    </w:p>
    <w:p w14:paraId="2EBF7281" w14:textId="4E17A90C" w:rsidR="004564FE" w:rsidRDefault="008D15B5">
      <w:pPr>
        <w:pStyle w:val="Heading1"/>
        <w:pPrChange w:id="897" w:author="HIKARI" w:date="2019-11-08T21:22:00Z">
          <w:pPr>
            <w:jc w:val="center"/>
            <w:outlineLvl w:val="0"/>
          </w:pPr>
        </w:pPrChange>
      </w:pPr>
      <w:bookmarkStart w:id="898" w:name="_Toc24226704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3: </w:t>
      </w:r>
      <w:proofErr w:type="spellStart"/>
      <w:r>
        <w:t>T</w:t>
      </w:r>
      <w:r w:rsidRPr="00E24C10">
        <w:t>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bookmarkEnd w:id="898"/>
      <w:proofErr w:type="spellEnd"/>
    </w:p>
    <w:p w14:paraId="7CBCFEE8" w14:textId="53519F51" w:rsidR="00A86CCA" w:rsidRDefault="00A86CCA">
      <w:pPr>
        <w:pStyle w:val="Heading2"/>
        <w:numPr>
          <w:ilvl w:val="0"/>
          <w:numId w:val="21"/>
        </w:numPr>
        <w:pPrChange w:id="899" w:author="HIKARI" w:date="2019-11-08T21:22:00Z">
          <w:pPr>
            <w:pStyle w:val="ListParagraph"/>
            <w:numPr>
              <w:numId w:val="21"/>
            </w:numPr>
            <w:ind w:hanging="360"/>
            <w:outlineLvl w:val="0"/>
          </w:pPr>
        </w:pPrChange>
      </w:pPr>
      <w:bookmarkStart w:id="900" w:name="_Toc24226705"/>
      <w:proofErr w:type="spellStart"/>
      <w:r w:rsidRPr="00A86CCA">
        <w:t>Thuật</w:t>
      </w:r>
      <w:proofErr w:type="spellEnd"/>
      <w:r w:rsidRPr="00A86CCA">
        <w:t xml:space="preserve"> </w:t>
      </w:r>
      <w:proofErr w:type="spellStart"/>
      <w:r w:rsidRPr="00A86CCA">
        <w:t>toán</w:t>
      </w:r>
      <w:bookmarkEnd w:id="900"/>
      <w:proofErr w:type="spellEnd"/>
    </w:p>
    <w:p w14:paraId="0BE1514A" w14:textId="52A82015" w:rsidR="00A86CCA" w:rsidRDefault="00A86CCA">
      <w:pPr>
        <w:pStyle w:val="Heading3"/>
        <w:numPr>
          <w:ilvl w:val="1"/>
          <w:numId w:val="21"/>
        </w:numPr>
        <w:pPrChange w:id="901" w:author="HIKARI" w:date="2019-11-08T21:22:00Z">
          <w:pPr>
            <w:pStyle w:val="ListParagraph"/>
            <w:numPr>
              <w:ilvl w:val="1"/>
              <w:numId w:val="21"/>
            </w:numPr>
            <w:ind w:left="1440" w:hanging="720"/>
            <w:outlineLvl w:val="0"/>
          </w:pPr>
        </w:pPrChange>
      </w:pPr>
      <w:bookmarkStart w:id="902" w:name="_Toc24226706"/>
      <w:proofErr w:type="spellStart"/>
      <w:r w:rsidRPr="00A86CCA">
        <w:t>Đọc</w:t>
      </w:r>
      <w:proofErr w:type="spellEnd"/>
      <w:r w:rsidRPr="00A86CCA">
        <w:t xml:space="preserve"> </w:t>
      </w:r>
      <w:r>
        <w:t>input</w:t>
      </w:r>
      <w:bookmarkEnd w:id="902"/>
    </w:p>
    <w:p w14:paraId="63F28437" w14:textId="77777777" w:rsidR="00324FE9" w:rsidRDefault="00AF7E7F" w:rsidP="00324FE9">
      <w:pPr>
        <w:keepNext/>
      </w:pPr>
      <w:r>
        <w:rPr>
          <w:noProof/>
        </w:rPr>
        <w:t xml:space="preserve">            </w:t>
      </w:r>
      <w:r w:rsidR="002B6FC2">
        <w:rPr>
          <w:noProof/>
        </w:rPr>
        <w:drawing>
          <wp:inline distT="0" distB="0" distL="0" distR="0" wp14:anchorId="425783CE" wp14:editId="541B8617">
            <wp:extent cx="6058601" cy="81868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1237" cy="8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E7E5" w14:textId="13530F70" w:rsidR="002B6FC2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903" w:name="_Toc24051125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</w:t>
      </w:r>
      <w:proofErr w:type="spellStart"/>
      <w:r w:rsidRPr="00324FE9">
        <w:rPr>
          <w:sz w:val="20"/>
          <w:szCs w:val="20"/>
        </w:rPr>
        <w:t>Cấu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trúc</w:t>
      </w:r>
      <w:proofErr w:type="spellEnd"/>
      <w:r w:rsidRPr="00324FE9">
        <w:rPr>
          <w:sz w:val="20"/>
          <w:szCs w:val="20"/>
        </w:rPr>
        <w:t xml:space="preserve"> file script </w:t>
      </w:r>
      <w:proofErr w:type="spellStart"/>
      <w:r w:rsidRPr="00324FE9">
        <w:rPr>
          <w:sz w:val="20"/>
          <w:szCs w:val="20"/>
        </w:rPr>
        <w:t>mô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tả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một</w:t>
      </w:r>
      <w:proofErr w:type="spellEnd"/>
      <w:r w:rsidRPr="00324FE9">
        <w:rPr>
          <w:sz w:val="20"/>
          <w:szCs w:val="20"/>
        </w:rPr>
        <w:t xml:space="preserve"> layer </w:t>
      </w:r>
      <w:proofErr w:type="spellStart"/>
      <w:r w:rsidRPr="00324FE9">
        <w:rPr>
          <w:sz w:val="20"/>
          <w:szCs w:val="20"/>
        </w:rPr>
        <w:t>trong</w:t>
      </w:r>
      <w:proofErr w:type="spellEnd"/>
      <w:r w:rsidRPr="00324FE9">
        <w:rPr>
          <w:sz w:val="20"/>
          <w:szCs w:val="20"/>
        </w:rPr>
        <w:t xml:space="preserve"> Model </w:t>
      </w:r>
      <w:proofErr w:type="spellStart"/>
      <w:r w:rsidRPr="00324FE9">
        <w:rPr>
          <w:sz w:val="20"/>
          <w:szCs w:val="20"/>
        </w:rPr>
        <w:t>Tensorflow</w:t>
      </w:r>
      <w:proofErr w:type="spellEnd"/>
      <w:r w:rsidRPr="00324FE9">
        <w:rPr>
          <w:sz w:val="20"/>
          <w:szCs w:val="20"/>
        </w:rPr>
        <w:t xml:space="preserve"> ANN</w:t>
      </w:r>
      <w:bookmarkEnd w:id="903"/>
    </w:p>
    <w:p w14:paraId="3D15D870" w14:textId="081AC519" w:rsidR="003B2FCF" w:rsidRDefault="003B2FCF" w:rsidP="006C7A24">
      <w:pPr>
        <w:jc w:val="both"/>
        <w:rPr>
          <w:b w:val="0"/>
          <w:bCs/>
          <w:szCs w:val="26"/>
        </w:rPr>
      </w:pPr>
      <w:r>
        <w:rPr>
          <w:sz w:val="28"/>
          <w:szCs w:val="28"/>
        </w:rPr>
        <w:tab/>
      </w:r>
      <w:proofErr w:type="spellStart"/>
      <w:r w:rsidRPr="003B2FCF">
        <w:rPr>
          <w:b w:val="0"/>
          <w:bCs/>
          <w:szCs w:val="26"/>
        </w:rPr>
        <w:t>Như</w:t>
      </w:r>
      <w:proofErr w:type="spellEnd"/>
      <w:r w:rsidRPr="003B2FCF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biểu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diễn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câu</w:t>
      </w:r>
      <w:proofErr w:type="spellEnd"/>
      <w:r>
        <w:rPr>
          <w:b w:val="0"/>
          <w:bCs/>
          <w:szCs w:val="26"/>
        </w:rPr>
        <w:t xml:space="preserve"> scripts </w:t>
      </w:r>
      <w:proofErr w:type="spellStart"/>
      <w:r w:rsidR="00660ED0">
        <w:rPr>
          <w:b w:val="0"/>
          <w:bCs/>
          <w:szCs w:val="26"/>
        </w:rPr>
        <w:t>miêu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tả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một</w:t>
      </w:r>
      <w:proofErr w:type="spellEnd"/>
      <w:r w:rsidR="00660ED0">
        <w:rPr>
          <w:b w:val="0"/>
          <w:bCs/>
          <w:szCs w:val="26"/>
        </w:rPr>
        <w:t xml:space="preserve"> Layer </w:t>
      </w:r>
      <w:proofErr w:type="spellStart"/>
      <w:r w:rsidR="00660ED0">
        <w:rPr>
          <w:b w:val="0"/>
          <w:bCs/>
          <w:szCs w:val="26"/>
        </w:rPr>
        <w:t>đều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có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thuộc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tính</w:t>
      </w:r>
      <w:proofErr w:type="spellEnd"/>
      <w:r w:rsidR="00660ED0">
        <w:rPr>
          <w:b w:val="0"/>
          <w:bCs/>
          <w:szCs w:val="26"/>
        </w:rPr>
        <w:t xml:space="preserve"> bao </w:t>
      </w:r>
      <w:proofErr w:type="spellStart"/>
      <w:r w:rsidR="00660ED0">
        <w:rPr>
          <w:b w:val="0"/>
          <w:bCs/>
          <w:szCs w:val="26"/>
        </w:rPr>
        <w:t>gồm</w:t>
      </w:r>
      <w:proofErr w:type="spellEnd"/>
      <w:r w:rsidR="00660ED0">
        <w:rPr>
          <w:b w:val="0"/>
          <w:bCs/>
          <w:szCs w:val="26"/>
        </w:rPr>
        <w:t>:</w:t>
      </w:r>
    </w:p>
    <w:p w14:paraId="3ECB2926" w14:textId="3C31D6FB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>Output</w:t>
      </w:r>
    </w:p>
    <w:p w14:paraId="17860DCE" w14:textId="3DECEC8C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</w:t>
      </w:r>
    </w:p>
    <w:p w14:paraId="4D0D1EFF" w14:textId="03352FE4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Tên</w:t>
      </w:r>
      <w:proofErr w:type="spellEnd"/>
      <w:r w:rsidRPr="006C7A24">
        <w:rPr>
          <w:b w:val="0"/>
          <w:bCs/>
          <w:szCs w:val="26"/>
        </w:rPr>
        <w:t xml:space="preserve"> Layer</w:t>
      </w:r>
    </w:p>
    <w:p w14:paraId="4D1BDBC9" w14:textId="6982D19F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>Input</w:t>
      </w:r>
    </w:p>
    <w:p w14:paraId="74928B2F" w14:textId="78B8C2E0" w:rsidR="00660ED0" w:rsidRDefault="00660ED0" w:rsidP="006C7A24">
      <w:pPr>
        <w:ind w:left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Vì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do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câu</w:t>
      </w:r>
      <w:proofErr w:type="spellEnd"/>
      <w:r w:rsidR="00C568BE">
        <w:rPr>
          <w:b w:val="0"/>
          <w:bCs/>
          <w:szCs w:val="26"/>
        </w:rPr>
        <w:t xml:space="preserve"> script </w:t>
      </w:r>
      <w:proofErr w:type="spellStart"/>
      <w:r w:rsidR="00C568BE">
        <w:rPr>
          <w:b w:val="0"/>
          <w:bCs/>
          <w:szCs w:val="26"/>
        </w:rPr>
        <w:t>sẽ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được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xử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lí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thô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thông</w:t>
      </w:r>
      <w:proofErr w:type="spellEnd"/>
      <w:r w:rsidR="00C568BE">
        <w:rPr>
          <w:b w:val="0"/>
          <w:bCs/>
          <w:szCs w:val="26"/>
        </w:rPr>
        <w:t xml:space="preserve"> qua </w:t>
      </w:r>
      <w:proofErr w:type="spellStart"/>
      <w:r w:rsidR="00C568BE">
        <w:rPr>
          <w:b w:val="0"/>
          <w:bCs/>
          <w:szCs w:val="26"/>
        </w:rPr>
        <w:t>lớp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 w:rsidRPr="00C568BE">
        <w:rPr>
          <w:b w:val="0"/>
          <w:bCs/>
          <w:szCs w:val="26"/>
        </w:rPr>
        <w:t>InputHander</w:t>
      </w:r>
      <w:proofErr w:type="spellEnd"/>
      <w:r w:rsidR="00C568BE">
        <w:rPr>
          <w:b w:val="0"/>
          <w:bCs/>
          <w:szCs w:val="26"/>
        </w:rPr>
        <w:t xml:space="preserve">. </w:t>
      </w:r>
      <w:proofErr w:type="spellStart"/>
      <w:r w:rsidR="00C568BE">
        <w:rPr>
          <w:b w:val="0"/>
          <w:bCs/>
          <w:szCs w:val="26"/>
        </w:rPr>
        <w:t>Tại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đây</w:t>
      </w:r>
      <w:proofErr w:type="spellEnd"/>
      <w:r w:rsidR="00C568BE">
        <w:rPr>
          <w:b w:val="0"/>
          <w:bCs/>
          <w:szCs w:val="26"/>
        </w:rPr>
        <w:t xml:space="preserve">, </w:t>
      </w:r>
      <w:proofErr w:type="spellStart"/>
      <w:r w:rsidR="00C568BE">
        <w:rPr>
          <w:b w:val="0"/>
          <w:bCs/>
          <w:szCs w:val="26"/>
        </w:rPr>
        <w:t>các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câu</w:t>
      </w:r>
      <w:proofErr w:type="spellEnd"/>
      <w:r w:rsidR="00C568BE">
        <w:rPr>
          <w:b w:val="0"/>
          <w:bCs/>
          <w:szCs w:val="26"/>
        </w:rPr>
        <w:t xml:space="preserve"> script </w:t>
      </w:r>
      <w:proofErr w:type="spellStart"/>
      <w:r w:rsidR="00C568BE">
        <w:rPr>
          <w:b w:val="0"/>
          <w:bCs/>
          <w:szCs w:val="26"/>
        </w:rPr>
        <w:t>sẽ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được</w:t>
      </w:r>
      <w:proofErr w:type="spellEnd"/>
      <w:r w:rsidR="00C568BE">
        <w:rPr>
          <w:b w:val="0"/>
          <w:bCs/>
          <w:szCs w:val="26"/>
        </w:rPr>
        <w:t>:</w:t>
      </w:r>
    </w:p>
    <w:p w14:paraId="631902A9" w14:textId="289AB16D" w:rsidR="00C568BE" w:rsidRPr="006C7A24" w:rsidRDefault="00C568BE" w:rsidP="006E035F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Chuẩn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hoá</w:t>
      </w:r>
      <w:proofErr w:type="spellEnd"/>
      <w:r w:rsidRPr="006C7A24">
        <w:rPr>
          <w:b w:val="0"/>
          <w:bCs/>
          <w:szCs w:val="26"/>
        </w:rPr>
        <w:t xml:space="preserve"> (</w:t>
      </w:r>
      <w:proofErr w:type="spellStart"/>
      <w:r w:rsidRPr="006C7A24">
        <w:rPr>
          <w:b w:val="0"/>
          <w:bCs/>
          <w:szCs w:val="26"/>
        </w:rPr>
        <w:t>Bỏ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khoảng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trắng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thừa</w:t>
      </w:r>
      <w:proofErr w:type="spellEnd"/>
      <w:r w:rsidRPr="006C7A24">
        <w:rPr>
          <w:b w:val="0"/>
          <w:bCs/>
          <w:szCs w:val="26"/>
        </w:rPr>
        <w:t>)</w:t>
      </w:r>
    </w:p>
    <w:p w14:paraId="26B3DBB2" w14:textId="2527934B" w:rsidR="00C568BE" w:rsidRPr="006C7A24" w:rsidRDefault="00C568BE" w:rsidP="006E035F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Tác</w:t>
      </w:r>
      <w:r w:rsidR="006C7A24">
        <w:rPr>
          <w:b w:val="0"/>
          <w:bCs/>
          <w:szCs w:val="26"/>
        </w:rPr>
        <w:t>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từ</w:t>
      </w:r>
      <w:proofErr w:type="spellEnd"/>
      <w:r w:rsidRPr="006C7A24">
        <w:rPr>
          <w:b w:val="0"/>
          <w:bCs/>
          <w:szCs w:val="26"/>
        </w:rPr>
        <w:t xml:space="preserve"> (trim) </w:t>
      </w:r>
      <w:proofErr w:type="spellStart"/>
      <w:r w:rsidRPr="006C7A24">
        <w:rPr>
          <w:b w:val="0"/>
          <w:bCs/>
          <w:szCs w:val="26"/>
        </w:rPr>
        <w:t>theo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dấu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hiệu</w:t>
      </w:r>
      <w:proofErr w:type="spellEnd"/>
      <w:r w:rsidRPr="006C7A24">
        <w:rPr>
          <w:b w:val="0"/>
          <w:bCs/>
          <w:szCs w:val="26"/>
        </w:rPr>
        <w:t xml:space="preserve"> (</w:t>
      </w:r>
      <w:proofErr w:type="spellStart"/>
      <w:r w:rsidRPr="006C7A24">
        <w:rPr>
          <w:b w:val="0"/>
          <w:bCs/>
          <w:szCs w:val="26"/>
        </w:rPr>
        <w:t>dấu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gramStart"/>
      <w:r w:rsidRPr="006C7A24">
        <w:rPr>
          <w:b w:val="0"/>
          <w:bCs/>
          <w:szCs w:val="26"/>
        </w:rPr>
        <w:t>= .</w:t>
      </w:r>
      <w:proofErr w:type="gramEnd"/>
      <w:r w:rsidRPr="006C7A24">
        <w:rPr>
          <w:b w:val="0"/>
          <w:bCs/>
          <w:szCs w:val="26"/>
        </w:rPr>
        <w:t xml:space="preserve"> , ( ) ) </w:t>
      </w:r>
      <w:proofErr w:type="spellStart"/>
      <w:r w:rsidRPr="006C7A24">
        <w:rPr>
          <w:b w:val="0"/>
          <w:bCs/>
          <w:szCs w:val="26"/>
        </w:rPr>
        <w:t>tư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tách</w:t>
      </w:r>
      <w:proofErr w:type="spellEnd"/>
      <w:r w:rsidRPr="006C7A24">
        <w:rPr>
          <w:b w:val="0"/>
          <w:bCs/>
          <w:szCs w:val="26"/>
        </w:rPr>
        <w:t xml:space="preserve"> ra 4 </w:t>
      </w:r>
      <w:proofErr w:type="spellStart"/>
      <w:ins w:id="904" w:author="HIKARI" w:date="2019-11-09T14:58:00Z">
        <w:r w:rsidR="008D1990">
          <w:rPr>
            <w:b w:val="0"/>
            <w:bCs/>
            <w:szCs w:val="26"/>
          </w:rPr>
          <w:t>thuộc</w:t>
        </w:r>
      </w:ins>
      <w:proofErr w:type="spellEnd"/>
      <w:del w:id="905" w:author="HIKARI" w:date="2019-11-09T14:58:00Z">
        <w:r w:rsidRPr="006C7A24" w:rsidDel="008D1990">
          <w:rPr>
            <w:b w:val="0"/>
            <w:bCs/>
            <w:szCs w:val="26"/>
          </w:rPr>
          <w:delText>thuôc</w:delText>
        </w:r>
      </w:del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tính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chung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của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mà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câu</w:t>
      </w:r>
      <w:proofErr w:type="spellEnd"/>
      <w:r w:rsidRPr="006C7A24">
        <w:rPr>
          <w:b w:val="0"/>
          <w:bCs/>
          <w:szCs w:val="26"/>
        </w:rPr>
        <w:t xml:space="preserve"> scripts </w:t>
      </w:r>
      <w:proofErr w:type="spellStart"/>
      <w:r w:rsidRPr="006C7A24">
        <w:rPr>
          <w:b w:val="0"/>
          <w:bCs/>
          <w:szCs w:val="26"/>
        </w:rPr>
        <w:t>đó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miêu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tả</w:t>
      </w:r>
      <w:proofErr w:type="spellEnd"/>
      <w:r w:rsidR="001D7E5A" w:rsidRPr="006C7A24">
        <w:rPr>
          <w:b w:val="0"/>
          <w:bCs/>
          <w:szCs w:val="26"/>
        </w:rPr>
        <w:t>.</w:t>
      </w:r>
    </w:p>
    <w:p w14:paraId="784B4532" w14:textId="49FC2991" w:rsidR="00C568BE" w:rsidRPr="006C7A24" w:rsidRDefault="001D7E5A" w:rsidP="006E035F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 xml:space="preserve">Sau </w:t>
      </w:r>
      <w:proofErr w:type="spellStart"/>
      <w:r w:rsidRPr="006C7A24">
        <w:rPr>
          <w:b w:val="0"/>
          <w:bCs/>
          <w:szCs w:val="26"/>
        </w:rPr>
        <w:t>khi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xác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định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 ở </w:t>
      </w:r>
      <w:proofErr w:type="spellStart"/>
      <w:r w:rsidRPr="006C7A24">
        <w:rPr>
          <w:b w:val="0"/>
          <w:bCs/>
          <w:szCs w:val="26"/>
        </w:rPr>
        <w:t>bước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trên</w:t>
      </w:r>
      <w:proofErr w:type="spellEnd"/>
      <w:r w:rsidRPr="006C7A24">
        <w:rPr>
          <w:b w:val="0"/>
          <w:bCs/>
          <w:szCs w:val="26"/>
        </w:rPr>
        <w:t xml:space="preserve">, </w:t>
      </w:r>
      <w:proofErr w:type="spellStart"/>
      <w:r w:rsidRPr="006C7A24">
        <w:rPr>
          <w:b w:val="0"/>
          <w:bCs/>
          <w:szCs w:val="26"/>
        </w:rPr>
        <w:t>chương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trình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tạo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dựa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trên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và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đồng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thời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truyền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ba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thông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số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vừa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đọc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được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từ</w:t>
      </w:r>
      <w:proofErr w:type="spellEnd"/>
      <w:r w:rsidRPr="006C7A24">
        <w:rPr>
          <w:b w:val="0"/>
          <w:bCs/>
          <w:szCs w:val="26"/>
        </w:rPr>
        <w:t xml:space="preserve"> script. </w:t>
      </w:r>
    </w:p>
    <w:p w14:paraId="3B4B51EE" w14:textId="62353789" w:rsidR="001D7E5A" w:rsidRDefault="001D7E5A" w:rsidP="006E035F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Cuối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cùng</w:t>
      </w:r>
      <w:proofErr w:type="spellEnd"/>
      <w:r w:rsidRPr="006C7A24">
        <w:rPr>
          <w:b w:val="0"/>
          <w:bCs/>
          <w:szCs w:val="26"/>
        </w:rPr>
        <w:t xml:space="preserve">, </w:t>
      </w:r>
      <w:proofErr w:type="spellStart"/>
      <w:r w:rsidRPr="006C7A24">
        <w:rPr>
          <w:b w:val="0"/>
          <w:bCs/>
          <w:szCs w:val="26"/>
        </w:rPr>
        <w:t>dữ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liệu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thô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về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các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thuộc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tính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riêng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của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từng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được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trích</w:t>
      </w:r>
      <w:proofErr w:type="spellEnd"/>
      <w:r w:rsidR="0063465E" w:rsidRPr="006C7A24">
        <w:rPr>
          <w:b w:val="0"/>
          <w:bCs/>
          <w:szCs w:val="26"/>
        </w:rPr>
        <w:t xml:space="preserve"> ra </w:t>
      </w:r>
      <w:proofErr w:type="spellStart"/>
      <w:r w:rsidR="0063465E" w:rsidRPr="006C7A24">
        <w:rPr>
          <w:b w:val="0"/>
          <w:bCs/>
          <w:szCs w:val="26"/>
        </w:rPr>
        <w:t>từ</w:t>
      </w:r>
      <w:proofErr w:type="spellEnd"/>
      <w:r w:rsidR="0063465E" w:rsidRPr="006C7A24">
        <w:rPr>
          <w:b w:val="0"/>
          <w:bCs/>
          <w:szCs w:val="26"/>
        </w:rPr>
        <w:t xml:space="preserve"> script </w:t>
      </w:r>
      <w:proofErr w:type="spellStart"/>
      <w:r w:rsidR="0063465E" w:rsidRPr="006C7A24">
        <w:rPr>
          <w:b w:val="0"/>
          <w:bCs/>
          <w:szCs w:val="26"/>
        </w:rPr>
        <w:t>và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truyền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vào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cho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hàm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ReadAttribute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trong</w:t>
      </w:r>
      <w:proofErr w:type="spellEnd"/>
      <w:r w:rsidR="0063465E" w:rsidRPr="006C7A24">
        <w:rPr>
          <w:b w:val="0"/>
          <w:bCs/>
          <w:szCs w:val="26"/>
        </w:rPr>
        <w:t xml:space="preserve"> class </w:t>
      </w:r>
      <w:proofErr w:type="spellStart"/>
      <w:ins w:id="906" w:author="HIKARI" w:date="2019-11-09T14:59:00Z">
        <w:r w:rsidR="008D1990">
          <w:rPr>
            <w:b w:val="0"/>
            <w:bCs/>
            <w:szCs w:val="26"/>
          </w:rPr>
          <w:t>ứ</w:t>
        </w:r>
      </w:ins>
      <w:del w:id="907" w:author="HIKARI" w:date="2019-11-09T14:59:00Z">
        <w:r w:rsidR="0063465E" w:rsidRPr="006C7A24" w:rsidDel="008D1990">
          <w:rPr>
            <w:b w:val="0"/>
            <w:bCs/>
            <w:szCs w:val="26"/>
          </w:rPr>
          <w:delText>ừ</w:delText>
        </w:r>
      </w:del>
      <w:r w:rsidR="0063465E" w:rsidRPr="006C7A24">
        <w:rPr>
          <w:b w:val="0"/>
          <w:bCs/>
          <w:szCs w:val="26"/>
        </w:rPr>
        <w:t>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với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nó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hiện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thực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để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xử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lí</w:t>
      </w:r>
      <w:proofErr w:type="spellEnd"/>
      <w:r w:rsidR="0063465E" w:rsidRPr="006C7A24">
        <w:rPr>
          <w:b w:val="0"/>
          <w:bCs/>
          <w:szCs w:val="26"/>
        </w:rPr>
        <w:t xml:space="preserve">. </w:t>
      </w:r>
      <w:proofErr w:type="spellStart"/>
      <w:r w:rsidR="0063465E" w:rsidRPr="006C7A24">
        <w:rPr>
          <w:b w:val="0"/>
          <w:bCs/>
          <w:szCs w:val="26"/>
        </w:rPr>
        <w:t>Đối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với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một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số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đặc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biệt</w:t>
      </w:r>
      <w:proofErr w:type="spellEnd"/>
      <w:r w:rsidR="0063465E" w:rsidRPr="006C7A24">
        <w:rPr>
          <w:b w:val="0"/>
          <w:bCs/>
          <w:szCs w:val="26"/>
        </w:rPr>
        <w:t xml:space="preserve"> (Add, Average, </w:t>
      </w:r>
      <w:proofErr w:type="spellStart"/>
      <w:r w:rsidR="0063465E" w:rsidRPr="006C7A24">
        <w:rPr>
          <w:b w:val="0"/>
          <w:bCs/>
          <w:szCs w:val="26"/>
        </w:rPr>
        <w:t>InputLayer</w:t>
      </w:r>
      <w:proofErr w:type="spellEnd"/>
      <w:r w:rsidR="0063465E" w:rsidRPr="006C7A24">
        <w:rPr>
          <w:b w:val="0"/>
          <w:bCs/>
          <w:szCs w:val="26"/>
        </w:rPr>
        <w:t xml:space="preserve">) </w:t>
      </w:r>
      <w:proofErr w:type="spellStart"/>
      <w:r w:rsidR="0063465E" w:rsidRPr="006C7A24">
        <w:rPr>
          <w:b w:val="0"/>
          <w:bCs/>
          <w:szCs w:val="26"/>
        </w:rPr>
        <w:t>không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có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thuộc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tính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riêng</w:t>
      </w:r>
      <w:proofErr w:type="spellEnd"/>
      <w:r w:rsidR="0063465E" w:rsidRPr="006C7A24">
        <w:rPr>
          <w:b w:val="0"/>
          <w:bCs/>
          <w:szCs w:val="26"/>
        </w:rPr>
        <w:t xml:space="preserve">, </w:t>
      </w:r>
      <w:proofErr w:type="spellStart"/>
      <w:r w:rsidR="0063465E" w:rsidRPr="006C7A24">
        <w:rPr>
          <w:b w:val="0"/>
          <w:bCs/>
          <w:szCs w:val="26"/>
        </w:rPr>
        <w:t>không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cần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thực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hiện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bước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này</w:t>
      </w:r>
      <w:proofErr w:type="spellEnd"/>
      <w:r w:rsidR="0063465E" w:rsidRPr="006C7A24">
        <w:rPr>
          <w:b w:val="0"/>
          <w:bCs/>
          <w:szCs w:val="26"/>
        </w:rPr>
        <w:t>.</w:t>
      </w:r>
    </w:p>
    <w:p w14:paraId="2D9926BB" w14:textId="77777777" w:rsidR="0085341D" w:rsidRPr="0085341D" w:rsidRDefault="0085341D" w:rsidP="0085341D">
      <w:pPr>
        <w:jc w:val="both"/>
        <w:rPr>
          <w:b w:val="0"/>
          <w:bCs/>
          <w:szCs w:val="26"/>
        </w:rPr>
      </w:pPr>
    </w:p>
    <w:p w14:paraId="4C960A10" w14:textId="02167ADF" w:rsidR="00A86CCA" w:rsidRDefault="00A86CCA">
      <w:pPr>
        <w:pStyle w:val="Heading3"/>
        <w:numPr>
          <w:ilvl w:val="1"/>
          <w:numId w:val="21"/>
        </w:numPr>
        <w:pPrChange w:id="908" w:author="HIKARI" w:date="2019-11-08T21:22:00Z">
          <w:pPr>
            <w:pStyle w:val="ListParagraph"/>
            <w:numPr>
              <w:ilvl w:val="1"/>
              <w:numId w:val="21"/>
            </w:numPr>
            <w:ind w:left="1440" w:hanging="720"/>
            <w:outlineLvl w:val="0"/>
          </w:pPr>
        </w:pPrChange>
      </w:pPr>
      <w:bookmarkStart w:id="909" w:name="_Toc24226707"/>
      <w:proofErr w:type="spellStart"/>
      <w:r w:rsidRPr="00A86CCA">
        <w:t>Dựng</w:t>
      </w:r>
      <w:proofErr w:type="spellEnd"/>
      <w:r w:rsidRPr="00A86CCA">
        <w:t xml:space="preserve"> </w:t>
      </w:r>
      <w:proofErr w:type="spellStart"/>
      <w:r w:rsidRPr="00A86CCA">
        <w:t>hình</w:t>
      </w:r>
      <w:bookmarkEnd w:id="909"/>
      <w:proofErr w:type="spellEnd"/>
    </w:p>
    <w:p w14:paraId="4BA282B8" w14:textId="6A18EB65" w:rsidR="00BE0C3D" w:rsidRPr="006E035F" w:rsidRDefault="00BE0C3D" w:rsidP="006E035F">
      <w:pPr>
        <w:ind w:left="720"/>
        <w:rPr>
          <w:b w:val="0"/>
          <w:bCs/>
          <w:szCs w:val="26"/>
        </w:rPr>
      </w:pPr>
      <w:proofErr w:type="spellStart"/>
      <w:r w:rsidRPr="006E035F">
        <w:rPr>
          <w:b w:val="0"/>
          <w:bCs/>
          <w:szCs w:val="26"/>
        </w:rPr>
        <w:t>Để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dựng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được</w:t>
      </w:r>
      <w:proofErr w:type="spellEnd"/>
      <w:r w:rsidRPr="006E035F">
        <w:rPr>
          <w:b w:val="0"/>
          <w:bCs/>
          <w:szCs w:val="26"/>
        </w:rPr>
        <w:t xml:space="preserve"> diagram </w:t>
      </w:r>
      <w:proofErr w:type="spellStart"/>
      <w:r w:rsidRPr="006E035F">
        <w:rPr>
          <w:b w:val="0"/>
          <w:bCs/>
          <w:szCs w:val="26"/>
        </w:rPr>
        <w:t>theo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mô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tả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người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dùng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dưới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dạng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đồ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hoạ</w:t>
      </w:r>
      <w:proofErr w:type="spellEnd"/>
      <w:r w:rsidR="006E035F" w:rsidRPr="006E035F">
        <w:rPr>
          <w:b w:val="0"/>
          <w:bCs/>
          <w:szCs w:val="26"/>
        </w:rPr>
        <w:t xml:space="preserve">, </w:t>
      </w:r>
      <w:proofErr w:type="spellStart"/>
      <w:r w:rsidR="006E035F" w:rsidRPr="006E035F">
        <w:rPr>
          <w:b w:val="0"/>
          <w:bCs/>
          <w:szCs w:val="26"/>
        </w:rPr>
        <w:t>cần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r w:rsidR="006E035F" w:rsidRPr="006E035F">
        <w:rPr>
          <w:b w:val="0"/>
          <w:bCs/>
          <w:szCs w:val="26"/>
        </w:rPr>
        <w:t>trải</w:t>
      </w:r>
      <w:proofErr w:type="spellEnd"/>
      <w:r w:rsidR="006E035F" w:rsidRPr="006E035F">
        <w:rPr>
          <w:b w:val="0"/>
          <w:bCs/>
          <w:szCs w:val="26"/>
        </w:rPr>
        <w:t xml:space="preserve"> qua </w:t>
      </w:r>
      <w:proofErr w:type="spellStart"/>
      <w:r w:rsidR="006E035F" w:rsidRPr="006E035F">
        <w:rPr>
          <w:b w:val="0"/>
          <w:bCs/>
          <w:szCs w:val="26"/>
        </w:rPr>
        <w:t>các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r w:rsidR="006E035F" w:rsidRPr="006E035F">
        <w:rPr>
          <w:b w:val="0"/>
          <w:bCs/>
          <w:szCs w:val="26"/>
        </w:rPr>
        <w:t>quá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proofErr w:type="gramStart"/>
      <w:r w:rsidR="006E035F" w:rsidRPr="006E035F">
        <w:rPr>
          <w:b w:val="0"/>
          <w:bCs/>
          <w:szCs w:val="26"/>
        </w:rPr>
        <w:t>trình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r w:rsidR="00324FE9">
        <w:rPr>
          <w:b w:val="0"/>
          <w:bCs/>
          <w:szCs w:val="26"/>
        </w:rPr>
        <w:t>:</w:t>
      </w:r>
      <w:proofErr w:type="gramEnd"/>
    </w:p>
    <w:p w14:paraId="4E50A0E4" w14:textId="621C1C3B" w:rsidR="006E035F" w:rsidRDefault="006E035F" w:rsidP="00C6005A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 w:rsidRPr="006E035F">
        <w:rPr>
          <w:b w:val="0"/>
          <w:bCs/>
          <w:szCs w:val="26"/>
        </w:rPr>
        <w:t>Xác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định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lớp</w:t>
      </w:r>
      <w:proofErr w:type="spellEnd"/>
      <w:r w:rsidRPr="006E035F">
        <w:rPr>
          <w:b w:val="0"/>
          <w:bCs/>
          <w:szCs w:val="26"/>
        </w:rPr>
        <w:t xml:space="preserve"> cha – </w:t>
      </w:r>
      <w:proofErr w:type="spellStart"/>
      <w:r w:rsidRPr="006E035F">
        <w:rPr>
          <w:b w:val="0"/>
          <w:bCs/>
          <w:szCs w:val="26"/>
        </w:rPr>
        <w:t>lớp</w:t>
      </w:r>
      <w:proofErr w:type="spellEnd"/>
      <w:r w:rsidRPr="006E035F">
        <w:rPr>
          <w:b w:val="0"/>
          <w:bCs/>
          <w:szCs w:val="26"/>
        </w:rPr>
        <w:t xml:space="preserve"> con</w:t>
      </w:r>
    </w:p>
    <w:p w14:paraId="6B73F9BE" w14:textId="45CA5229" w:rsidR="006E035F" w:rsidRDefault="006E035F" w:rsidP="00C6005A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lastRenderedPageBreak/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cây</w:t>
      </w:r>
      <w:proofErr w:type="spellEnd"/>
      <w:r>
        <w:rPr>
          <w:b w:val="0"/>
          <w:bCs/>
          <w:szCs w:val="26"/>
        </w:rPr>
        <w:t xml:space="preserve"> con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</w:t>
      </w:r>
      <w:ins w:id="910" w:author="HIKARI" w:date="2019-11-09T14:59:00Z">
        <w:r w:rsidR="007C0FE9" w:rsidRPr="007C0FE9">
          <w:rPr>
            <w:b w:val="0"/>
            <w:szCs w:val="26"/>
            <w:rPrChange w:id="911" w:author="HIKARI" w:date="2019-11-09T14:59:00Z">
              <w:rPr>
                <w:bCs/>
                <w:szCs w:val="26"/>
              </w:rPr>
            </w:rPrChange>
          </w:rPr>
          <w:t>D</w:t>
        </w:r>
        <w:r w:rsidR="007C0FE9" w:rsidRPr="007C0FE9">
          <w:rPr>
            <w:b w:val="0"/>
            <w:szCs w:val="26"/>
            <w:rPrChange w:id="912" w:author="HIKARI" w:date="2019-11-09T14:59:00Z">
              <w:rPr>
                <w:b w:val="0"/>
                <w:bCs/>
                <w:color w:val="FF0000"/>
                <w:szCs w:val="26"/>
              </w:rPr>
            </w:rPrChange>
          </w:rPr>
          <w:t>ictionary</w:t>
        </w:r>
        <w:r w:rsidR="007C0FE9">
          <w:rPr>
            <w:bCs/>
            <w:szCs w:val="26"/>
          </w:rPr>
          <w:t xml:space="preserve"> </w:t>
        </w:r>
      </w:ins>
      <w:del w:id="913" w:author="HIKARI" w:date="2019-11-09T14:59:00Z">
        <w:r w:rsidDel="007C0FE9">
          <w:rPr>
            <w:b w:val="0"/>
            <w:bCs/>
            <w:szCs w:val="26"/>
          </w:rPr>
          <w:delText xml:space="preserve">Dictonary </w:delText>
        </w:r>
      </w:del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key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ins w:id="914" w:author="HIKARI" w:date="2019-11-09T14:59:00Z">
        <w:r w:rsidR="007C0FE9">
          <w:rPr>
            <w:b w:val="0"/>
            <w:bCs/>
            <w:szCs w:val="26"/>
          </w:rPr>
          <w:t>L</w:t>
        </w:r>
      </w:ins>
      <w:del w:id="915" w:author="HIKARI" w:date="2019-11-09T14:59:00Z">
        <w:r w:rsidDel="007C0FE9">
          <w:rPr>
            <w:b w:val="0"/>
            <w:bCs/>
            <w:szCs w:val="26"/>
          </w:rPr>
          <w:delText>l</w:delText>
        </w:r>
      </w:del>
      <w:r>
        <w:rPr>
          <w:b w:val="0"/>
          <w:bCs/>
          <w:szCs w:val="26"/>
        </w:rPr>
        <w:t>evel (</w:t>
      </w:r>
      <w:proofErr w:type="spellStart"/>
      <w:r>
        <w:rPr>
          <w:b w:val="0"/>
          <w:bCs/>
          <w:szCs w:val="26"/>
        </w:rPr>
        <w:t>biểu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diễn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số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nguyên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1 </w:t>
      </w:r>
      <w:r w:rsidRPr="006E035F">
        <w:rPr>
          <w:b w:val="0"/>
          <w:bCs/>
          <w:szCs w:val="26"/>
        </w:rPr>
        <w:sym w:font="Wingdings" w:char="F0E0"/>
      </w:r>
      <w:r>
        <w:rPr>
          <w:b w:val="0"/>
          <w:bCs/>
          <w:szCs w:val="26"/>
        </w:rPr>
        <w:t xml:space="preserve"> n)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danh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sách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thuộc</w:t>
      </w:r>
      <w:proofErr w:type="spellEnd"/>
      <w:r>
        <w:rPr>
          <w:b w:val="0"/>
          <w:bCs/>
          <w:szCs w:val="26"/>
        </w:rPr>
        <w:t xml:space="preserve"> Level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 xml:space="preserve">.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chia level </w:t>
      </w:r>
      <w:proofErr w:type="spellStart"/>
      <w:r>
        <w:rPr>
          <w:b w:val="0"/>
          <w:bCs/>
          <w:szCs w:val="26"/>
        </w:rPr>
        <w:t>thì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InputLayer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ở level 1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OutputLayer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ở level </w:t>
      </w:r>
      <w:proofErr w:type="spellStart"/>
      <w:r>
        <w:rPr>
          <w:b w:val="0"/>
          <w:bCs/>
          <w:szCs w:val="26"/>
        </w:rPr>
        <w:t>cuối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cùng</w:t>
      </w:r>
      <w:proofErr w:type="spellEnd"/>
      <w:r>
        <w:rPr>
          <w:b w:val="0"/>
          <w:bCs/>
          <w:szCs w:val="26"/>
        </w:rPr>
        <w:t xml:space="preserve">, Layer con ở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 </w:t>
      </w:r>
      <w:proofErr w:type="spellStart"/>
      <w:r>
        <w:rPr>
          <w:b w:val="0"/>
          <w:bCs/>
          <w:szCs w:val="26"/>
        </w:rPr>
        <w:t>tối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thiểu</w:t>
      </w:r>
      <w:proofErr w:type="spellEnd"/>
      <w:r>
        <w:rPr>
          <w:b w:val="0"/>
          <w:bCs/>
          <w:szCs w:val="26"/>
        </w:rPr>
        <w:t xml:space="preserve"> 1 level.</w:t>
      </w:r>
    </w:p>
    <w:p w14:paraId="27771C4D" w14:textId="3D9ED5D8" w:rsidR="006E035F" w:rsidRDefault="00C6005A" w:rsidP="00C6005A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diagram </w:t>
      </w:r>
      <w:proofErr w:type="spellStart"/>
      <w:r>
        <w:rPr>
          <w:b w:val="0"/>
          <w:bCs/>
          <w:szCs w:val="26"/>
        </w:rPr>
        <w:t>dựa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cây</w:t>
      </w:r>
      <w:proofErr w:type="spellEnd"/>
      <w:r>
        <w:rPr>
          <w:b w:val="0"/>
          <w:bCs/>
          <w:szCs w:val="26"/>
        </w:rPr>
        <w:t xml:space="preserve"> con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vừa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ở </w:t>
      </w:r>
      <w:proofErr w:type="spellStart"/>
      <w:r>
        <w:rPr>
          <w:b w:val="0"/>
          <w:bCs/>
          <w:szCs w:val="26"/>
        </w:rPr>
        <w:t>trên</w:t>
      </w:r>
      <w:proofErr w:type="spellEnd"/>
    </w:p>
    <w:p w14:paraId="19932A88" w14:textId="4669C76C" w:rsidR="00993E32" w:rsidRDefault="00C6005A" w:rsidP="00C6005A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giữa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</w:t>
      </w:r>
    </w:p>
    <w:p w14:paraId="6AD3D765" w14:textId="6B3EEEDF" w:rsidR="00C6005A" w:rsidRDefault="00C6005A" w:rsidP="00C6005A">
      <w:pPr>
        <w:rPr>
          <w:ins w:id="916" w:author="HIKARI" w:date="2019-11-08T23:09:00Z"/>
          <w:b w:val="0"/>
          <w:bCs/>
          <w:szCs w:val="26"/>
        </w:rPr>
      </w:pPr>
    </w:p>
    <w:p w14:paraId="685ED154" w14:textId="18916826" w:rsidR="00003E1F" w:rsidRDefault="00003E1F" w:rsidP="00C6005A">
      <w:pPr>
        <w:rPr>
          <w:ins w:id="917" w:author="HIKARI" w:date="2019-11-08T23:09:00Z"/>
          <w:b w:val="0"/>
          <w:bCs/>
          <w:szCs w:val="26"/>
        </w:rPr>
      </w:pPr>
    </w:p>
    <w:p w14:paraId="1D552B1C" w14:textId="46EA4820" w:rsidR="00003E1F" w:rsidRDefault="00003E1F" w:rsidP="00C6005A">
      <w:pPr>
        <w:rPr>
          <w:ins w:id="918" w:author="HIKARI" w:date="2019-11-08T23:09:00Z"/>
          <w:b w:val="0"/>
          <w:bCs/>
          <w:szCs w:val="26"/>
        </w:rPr>
      </w:pPr>
    </w:p>
    <w:p w14:paraId="24DDD8DB" w14:textId="396BD5D2" w:rsidR="00003E1F" w:rsidRDefault="00003E1F" w:rsidP="00C6005A">
      <w:pPr>
        <w:rPr>
          <w:ins w:id="919" w:author="HIKARI" w:date="2019-11-08T23:09:00Z"/>
          <w:b w:val="0"/>
          <w:bCs/>
          <w:szCs w:val="26"/>
        </w:rPr>
      </w:pPr>
    </w:p>
    <w:p w14:paraId="78F6ADCE" w14:textId="34FC24B8" w:rsidR="00003E1F" w:rsidRDefault="00003E1F" w:rsidP="00C6005A">
      <w:pPr>
        <w:rPr>
          <w:ins w:id="920" w:author="HIKARI" w:date="2019-11-08T23:09:00Z"/>
          <w:b w:val="0"/>
          <w:bCs/>
          <w:szCs w:val="26"/>
        </w:rPr>
      </w:pPr>
    </w:p>
    <w:p w14:paraId="48198255" w14:textId="38015B7B" w:rsidR="00003E1F" w:rsidRDefault="00003E1F" w:rsidP="00C6005A">
      <w:pPr>
        <w:rPr>
          <w:ins w:id="921" w:author="HIKARI" w:date="2019-11-08T23:09:00Z"/>
          <w:b w:val="0"/>
          <w:bCs/>
          <w:szCs w:val="26"/>
        </w:rPr>
      </w:pPr>
    </w:p>
    <w:p w14:paraId="271F48B0" w14:textId="74969924" w:rsidR="00003E1F" w:rsidRDefault="00003E1F" w:rsidP="00C6005A">
      <w:pPr>
        <w:rPr>
          <w:ins w:id="922" w:author="HIKARI" w:date="2019-11-08T23:09:00Z"/>
          <w:b w:val="0"/>
          <w:bCs/>
          <w:szCs w:val="26"/>
        </w:rPr>
      </w:pPr>
    </w:p>
    <w:p w14:paraId="507DF9E8" w14:textId="4992A1C6" w:rsidR="00003E1F" w:rsidRDefault="00003E1F" w:rsidP="00C6005A">
      <w:pPr>
        <w:rPr>
          <w:ins w:id="923" w:author="HIKARI" w:date="2019-11-08T23:09:00Z"/>
          <w:b w:val="0"/>
          <w:bCs/>
          <w:szCs w:val="26"/>
        </w:rPr>
      </w:pPr>
    </w:p>
    <w:p w14:paraId="1955070B" w14:textId="7F5D0D27" w:rsidR="00003E1F" w:rsidRDefault="00003E1F" w:rsidP="00C6005A">
      <w:pPr>
        <w:rPr>
          <w:ins w:id="924" w:author="HIKARI" w:date="2019-11-08T23:09:00Z"/>
          <w:b w:val="0"/>
          <w:bCs/>
          <w:szCs w:val="26"/>
        </w:rPr>
      </w:pPr>
    </w:p>
    <w:p w14:paraId="2FCE8861" w14:textId="4E961C04" w:rsidR="00003E1F" w:rsidRDefault="00003E1F" w:rsidP="00C6005A">
      <w:pPr>
        <w:rPr>
          <w:ins w:id="925" w:author="HIKARI" w:date="2019-11-08T23:09:00Z"/>
          <w:b w:val="0"/>
          <w:bCs/>
          <w:szCs w:val="26"/>
        </w:rPr>
      </w:pPr>
    </w:p>
    <w:p w14:paraId="6FBD922E" w14:textId="6BCC6775" w:rsidR="00003E1F" w:rsidRDefault="00003E1F" w:rsidP="00C6005A">
      <w:pPr>
        <w:rPr>
          <w:ins w:id="926" w:author="HIKARI" w:date="2019-11-08T23:09:00Z"/>
          <w:b w:val="0"/>
          <w:bCs/>
          <w:szCs w:val="26"/>
        </w:rPr>
      </w:pPr>
    </w:p>
    <w:p w14:paraId="1BA9DF2E" w14:textId="1C7B637A" w:rsidR="00003E1F" w:rsidRDefault="00003E1F" w:rsidP="00C6005A">
      <w:pPr>
        <w:rPr>
          <w:ins w:id="927" w:author="HIKARI" w:date="2019-11-08T23:09:00Z"/>
          <w:b w:val="0"/>
          <w:bCs/>
          <w:szCs w:val="26"/>
        </w:rPr>
      </w:pPr>
    </w:p>
    <w:p w14:paraId="44A40C7F" w14:textId="6379DC45" w:rsidR="00003E1F" w:rsidRDefault="00003E1F" w:rsidP="00C6005A">
      <w:pPr>
        <w:rPr>
          <w:ins w:id="928" w:author="HIKARI" w:date="2019-11-08T23:11:00Z"/>
          <w:b w:val="0"/>
          <w:bCs/>
          <w:szCs w:val="26"/>
        </w:rPr>
      </w:pPr>
    </w:p>
    <w:p w14:paraId="5504333C" w14:textId="1D2E5B6B" w:rsidR="00BE1FC8" w:rsidRDefault="00BE1FC8" w:rsidP="00C6005A">
      <w:pPr>
        <w:rPr>
          <w:ins w:id="929" w:author="HIKARI" w:date="2019-11-08T23:11:00Z"/>
          <w:b w:val="0"/>
          <w:bCs/>
          <w:szCs w:val="26"/>
        </w:rPr>
      </w:pPr>
    </w:p>
    <w:p w14:paraId="1675CA73" w14:textId="6C1EF9E7" w:rsidR="00BE1FC8" w:rsidRDefault="00BE1FC8" w:rsidP="00C6005A">
      <w:pPr>
        <w:rPr>
          <w:ins w:id="930" w:author="HIKARI" w:date="2019-11-08T23:11:00Z"/>
          <w:b w:val="0"/>
          <w:bCs/>
          <w:szCs w:val="26"/>
        </w:rPr>
      </w:pPr>
    </w:p>
    <w:p w14:paraId="7B6608ED" w14:textId="62678164" w:rsidR="00BE1FC8" w:rsidRDefault="00BE1FC8" w:rsidP="00C6005A">
      <w:pPr>
        <w:rPr>
          <w:ins w:id="931" w:author="HIKARI" w:date="2019-11-08T23:11:00Z"/>
          <w:b w:val="0"/>
          <w:bCs/>
          <w:szCs w:val="26"/>
        </w:rPr>
      </w:pPr>
    </w:p>
    <w:p w14:paraId="37DBB3EB" w14:textId="62DD7578" w:rsidR="00BE1FC8" w:rsidRDefault="00BE1FC8" w:rsidP="00C6005A">
      <w:pPr>
        <w:rPr>
          <w:ins w:id="932" w:author="HIKARI" w:date="2019-11-08T23:11:00Z"/>
          <w:b w:val="0"/>
          <w:bCs/>
          <w:szCs w:val="26"/>
        </w:rPr>
      </w:pPr>
    </w:p>
    <w:p w14:paraId="64F0627F" w14:textId="77777777" w:rsidR="00BE1FC8" w:rsidRPr="00C6005A" w:rsidRDefault="00BE1FC8" w:rsidP="00C6005A">
      <w:pPr>
        <w:rPr>
          <w:b w:val="0"/>
          <w:bCs/>
          <w:szCs w:val="26"/>
        </w:rPr>
      </w:pPr>
    </w:p>
    <w:p w14:paraId="308761F2" w14:textId="4D27098C" w:rsidR="00510CB9" w:rsidRDefault="008D15B5">
      <w:pPr>
        <w:pStyle w:val="Heading2"/>
        <w:numPr>
          <w:ilvl w:val="0"/>
          <w:numId w:val="21"/>
        </w:numPr>
        <w:pPrChange w:id="933" w:author="HIKARI" w:date="2019-11-08T21:22:00Z">
          <w:pPr>
            <w:pStyle w:val="ListParagraph"/>
            <w:numPr>
              <w:numId w:val="21"/>
            </w:numPr>
            <w:ind w:hanging="360"/>
            <w:outlineLvl w:val="1"/>
          </w:pPr>
        </w:pPrChange>
      </w:pPr>
      <w:bookmarkStart w:id="934" w:name="_Toc24226708"/>
      <w:proofErr w:type="spellStart"/>
      <w:r w:rsidRPr="008D15B5">
        <w:lastRenderedPageBreak/>
        <w:t>Thiết</w:t>
      </w:r>
      <w:proofErr w:type="spellEnd"/>
      <w:r w:rsidRPr="008D15B5">
        <w:t xml:space="preserve"> </w:t>
      </w:r>
      <w:proofErr w:type="spellStart"/>
      <w:r w:rsidRPr="008D15B5">
        <w:t>kế</w:t>
      </w:r>
      <w:proofErr w:type="spellEnd"/>
      <w:r w:rsidRPr="008D15B5">
        <w:t xml:space="preserve"> </w:t>
      </w:r>
      <w:proofErr w:type="spellStart"/>
      <w:r w:rsidRPr="008D15B5">
        <w:t>giao</w:t>
      </w:r>
      <w:proofErr w:type="spellEnd"/>
      <w:r w:rsidRPr="008D15B5">
        <w:t xml:space="preserve"> </w:t>
      </w:r>
      <w:proofErr w:type="spellStart"/>
      <w:r w:rsidRPr="008D15B5">
        <w:t>diện</w:t>
      </w:r>
      <w:bookmarkEnd w:id="934"/>
      <w:proofErr w:type="spellEnd"/>
    </w:p>
    <w:p w14:paraId="7AD2AFD1" w14:textId="58F0AA98" w:rsidR="00214C88" w:rsidRDefault="000A704B">
      <w:pPr>
        <w:pStyle w:val="Heading3"/>
        <w:numPr>
          <w:ilvl w:val="1"/>
          <w:numId w:val="21"/>
        </w:numPr>
        <w:pPrChange w:id="935" w:author="HIKARI" w:date="2019-11-08T21:22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936" w:name="_Toc24226709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ED263C" wp14:editId="0EF6B073">
                <wp:simplePos x="0" y="0"/>
                <wp:positionH relativeFrom="column">
                  <wp:posOffset>2355215</wp:posOffset>
                </wp:positionH>
                <wp:positionV relativeFrom="paragraph">
                  <wp:posOffset>376555</wp:posOffset>
                </wp:positionV>
                <wp:extent cx="1938528" cy="885139"/>
                <wp:effectExtent l="0" t="0" r="24130" b="1079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8851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6BAE3" w14:textId="0C25C509" w:rsidR="000D418A" w:rsidRPr="00337569" w:rsidRDefault="000D418A" w:rsidP="000A704B"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chuyển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phóng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263C" id="Text Box 88" o:spid="_x0000_s1027" type="#_x0000_t202" style="position:absolute;left:0;text-align:left;margin-left:185.45pt;margin-top:29.65pt;width:152.65pt;height:6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" fillcolor="white [3201]" strokecolor="black [3200]" strokeweight="1pt">
                <v:textbox>
                  <w:txbxContent>
                    <w:p w14:paraId="4736BAE3" w14:textId="0C25C509" w:rsidR="000D418A" w:rsidRPr="00337569" w:rsidRDefault="000D418A" w:rsidP="000A704B"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chuyển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phóng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214C88" w:rsidRPr="00E24C10">
        <w:t>Giao</w:t>
      </w:r>
      <w:proofErr w:type="spellEnd"/>
      <w:r w:rsidR="00214C88" w:rsidRPr="00E24C10">
        <w:t xml:space="preserve"> </w:t>
      </w:r>
      <w:proofErr w:type="spellStart"/>
      <w:r w:rsidR="00214C88" w:rsidRPr="00E24C10">
        <w:t>diện</w:t>
      </w:r>
      <w:proofErr w:type="spellEnd"/>
      <w:r w:rsidR="00214C88" w:rsidRPr="00E24C10">
        <w:t xml:space="preserve"> </w:t>
      </w:r>
      <w:proofErr w:type="spellStart"/>
      <w:r w:rsidR="00214C88">
        <w:t>chương</w:t>
      </w:r>
      <w:proofErr w:type="spellEnd"/>
      <w:r w:rsidR="00214C88">
        <w:t xml:space="preserve"> </w:t>
      </w:r>
      <w:proofErr w:type="spellStart"/>
      <w:r w:rsidR="00214C88">
        <w:t>trình</w:t>
      </w:r>
      <w:bookmarkEnd w:id="936"/>
      <w:proofErr w:type="spellEnd"/>
    </w:p>
    <w:p w14:paraId="380171AF" w14:textId="6B0B394F" w:rsidR="000A704B" w:rsidRPr="000A704B" w:rsidRDefault="000A704B" w:rsidP="006C7A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6D23A" wp14:editId="388CAF94">
                <wp:simplePos x="0" y="0"/>
                <wp:positionH relativeFrom="column">
                  <wp:posOffset>4615205</wp:posOffset>
                </wp:positionH>
                <wp:positionV relativeFrom="paragraph">
                  <wp:posOffset>277368</wp:posOffset>
                </wp:positionV>
                <wp:extent cx="1938528" cy="606831"/>
                <wp:effectExtent l="0" t="0" r="24130" b="222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606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7A169" w14:textId="77777777" w:rsidR="000D418A" w:rsidRPr="00337569" w:rsidRDefault="000D418A" w:rsidP="00214C88">
                            <w:proofErr w:type="spellStart"/>
                            <w:r w:rsidRPr="00337569">
                              <w:t>Nơi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proofErr w:type="spellStart"/>
                            <w:r w:rsidRPr="00337569">
                              <w:t>hiển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proofErr w:type="spellStart"/>
                            <w:r w:rsidRPr="00337569">
                              <w:t>thị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r w:rsidRPr="00337569">
                              <w:rPr>
                                <w:szCs w:val="26"/>
                              </w:rPr>
                              <w:t>TensorFlow</w:t>
                            </w:r>
                            <w:r>
                              <w:rPr>
                                <w:szCs w:val="26"/>
                              </w:rPr>
                              <w:t xml:space="preserve"> </w:t>
                            </w:r>
                            <w:r w:rsidRPr="00337569">
                              <w:rPr>
                                <w:szCs w:val="26"/>
                              </w:rPr>
                              <w:t>Layer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D23A" id="Text Box 78" o:spid="_x0000_s1028" type="#_x0000_t202" style="position:absolute;margin-left:363.4pt;margin-top:21.85pt;width:152.65pt;height:4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" fillcolor="white [3201]" strokecolor="black [3200]" strokeweight="1pt">
                <v:textbox>
                  <w:txbxContent>
                    <w:p w14:paraId="2007A169" w14:textId="77777777" w:rsidR="000D418A" w:rsidRPr="00337569" w:rsidRDefault="000D418A" w:rsidP="00214C88">
                      <w:proofErr w:type="spellStart"/>
                      <w:r w:rsidRPr="00337569">
                        <w:t>Nơi</w:t>
                      </w:r>
                      <w:proofErr w:type="spellEnd"/>
                      <w:r w:rsidRPr="00337569">
                        <w:t xml:space="preserve"> </w:t>
                      </w:r>
                      <w:proofErr w:type="spellStart"/>
                      <w:r w:rsidRPr="00337569">
                        <w:t>hiển</w:t>
                      </w:r>
                      <w:proofErr w:type="spellEnd"/>
                      <w:r w:rsidRPr="00337569">
                        <w:t xml:space="preserve"> </w:t>
                      </w:r>
                      <w:proofErr w:type="spellStart"/>
                      <w:r w:rsidRPr="00337569">
                        <w:t>thị</w:t>
                      </w:r>
                      <w:proofErr w:type="spellEnd"/>
                      <w:r w:rsidRPr="00337569">
                        <w:t xml:space="preserve"> </w:t>
                      </w:r>
                      <w:r w:rsidRPr="00337569">
                        <w:rPr>
                          <w:szCs w:val="26"/>
                        </w:rPr>
                        <w:t>TensorFlow</w:t>
                      </w:r>
                      <w:r>
                        <w:rPr>
                          <w:szCs w:val="26"/>
                        </w:rPr>
                        <w:t xml:space="preserve"> </w:t>
                      </w:r>
                      <w:r w:rsidRPr="00337569">
                        <w:rPr>
                          <w:szCs w:val="26"/>
                        </w:rPr>
                        <w:t>Layer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7FAFEA25" w14:textId="77777777" w:rsidR="00214C88" w:rsidRDefault="00214C88" w:rsidP="00214C8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3D2D2D" wp14:editId="3DFAF4A2">
                <wp:simplePos x="0" y="0"/>
                <wp:positionH relativeFrom="column">
                  <wp:posOffset>738835</wp:posOffset>
                </wp:positionH>
                <wp:positionV relativeFrom="paragraph">
                  <wp:posOffset>188366</wp:posOffset>
                </wp:positionV>
                <wp:extent cx="1280160" cy="306705"/>
                <wp:effectExtent l="0" t="0" r="15240" b="1714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067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807E4" w14:textId="77777777" w:rsidR="000D418A" w:rsidRDefault="000D418A" w:rsidP="00214C88">
                            <w:r>
                              <w:t xml:space="preserve">Thanh </w:t>
                            </w:r>
                            <w:proofErr w:type="spellStart"/>
                            <w:r>
                              <w:t>công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cụ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2D2D" id="Text Box 80" o:spid="_x0000_s1029" type="#_x0000_t202" style="position:absolute;margin-left:58.2pt;margin-top:14.85pt;width:100.8pt;height:24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" fillcolor="white [3201]" strokecolor="black [3200]" strokeweight="1pt">
                <v:textbox>
                  <w:txbxContent>
                    <w:p w14:paraId="5FC807E4" w14:textId="77777777" w:rsidR="000D418A" w:rsidRDefault="000D418A" w:rsidP="00214C88">
                      <w:r>
                        <w:t xml:space="preserve">Thanh </w:t>
                      </w:r>
                      <w:proofErr w:type="spellStart"/>
                      <w:r>
                        <w:t>công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cụ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AB68C26" w14:textId="61557C17" w:rsidR="00214C88" w:rsidRPr="00030FA5" w:rsidRDefault="000A704B" w:rsidP="00214C8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865726" wp14:editId="6B51DA59">
                <wp:simplePos x="0" y="0"/>
                <wp:positionH relativeFrom="column">
                  <wp:posOffset>2809037</wp:posOffset>
                </wp:positionH>
                <wp:positionV relativeFrom="paragraph">
                  <wp:posOffset>121082</wp:posOffset>
                </wp:positionV>
                <wp:extent cx="570585" cy="541325"/>
                <wp:effectExtent l="38100" t="0" r="20320" b="4953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0585" cy="541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89E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9" o:spid="_x0000_s1026" type="#_x0000_t32" style="position:absolute;margin-left:221.2pt;margin-top:9.55pt;width:44.95pt;height:42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214C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7CA29" wp14:editId="4639E87D">
                <wp:simplePos x="0" y="0"/>
                <wp:positionH relativeFrom="column">
                  <wp:posOffset>4002937</wp:posOffset>
                </wp:positionH>
                <wp:positionV relativeFrom="paragraph">
                  <wp:posOffset>113182</wp:posOffset>
                </wp:positionV>
                <wp:extent cx="1520038" cy="1713815"/>
                <wp:effectExtent l="38100" t="0" r="23495" b="5842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0038" cy="1713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369F8" id="Straight Arrow Connector 79" o:spid="_x0000_s1026" type="#_x0000_t32" style="position:absolute;margin-left:315.2pt;margin-top:8.9pt;width:119.7pt;height:134.9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214C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7DADE" wp14:editId="20243A03">
                <wp:simplePos x="0" y="0"/>
                <wp:positionH relativeFrom="column">
                  <wp:posOffset>696467</wp:posOffset>
                </wp:positionH>
                <wp:positionV relativeFrom="paragraph">
                  <wp:posOffset>112700</wp:posOffset>
                </wp:positionV>
                <wp:extent cx="627583" cy="490474"/>
                <wp:effectExtent l="38100" t="0" r="20320" b="6223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583" cy="4904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5D75A" id="Straight Arrow Connector 81" o:spid="_x0000_s1026" type="#_x0000_t32" style="position:absolute;margin-left:54.85pt;margin-top:8.85pt;width:49.4pt;height:38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</w:p>
    <w:p w14:paraId="03D72DB0" w14:textId="6ACC8106" w:rsidR="00324FE9" w:rsidRDefault="00324FE9" w:rsidP="00324FE9">
      <w:pPr>
        <w:keepNext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5D7937" wp14:editId="139B6651">
                <wp:simplePos x="0" y="0"/>
                <wp:positionH relativeFrom="column">
                  <wp:posOffset>1574292</wp:posOffset>
                </wp:positionH>
                <wp:positionV relativeFrom="paragraph">
                  <wp:posOffset>2466772</wp:posOffset>
                </wp:positionV>
                <wp:extent cx="861670" cy="1783385"/>
                <wp:effectExtent l="38100" t="38100" r="34290" b="2667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670" cy="1783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17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7" o:spid="_x0000_s1026" type="#_x0000_t32" style="position:absolute;margin-left:123.95pt;margin-top:194.25pt;width:67.85pt;height:140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D243E2" wp14:editId="3E5DA5BE">
                <wp:simplePos x="0" y="0"/>
                <wp:positionH relativeFrom="column">
                  <wp:posOffset>5383987</wp:posOffset>
                </wp:positionH>
                <wp:positionV relativeFrom="paragraph">
                  <wp:posOffset>2569184</wp:posOffset>
                </wp:positionV>
                <wp:extent cx="695097" cy="1483461"/>
                <wp:effectExtent l="0" t="38100" r="67310" b="2159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097" cy="1483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1E84C" id="Straight Arrow Connector 86" o:spid="_x0000_s1026" type="#_x0000_t32" style="position:absolute;margin-left:423.95pt;margin-top:202.3pt;width:54.75pt;height:116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35DCCB" wp14:editId="708D5AAB">
                <wp:simplePos x="0" y="0"/>
                <wp:positionH relativeFrom="column">
                  <wp:posOffset>863193</wp:posOffset>
                </wp:positionH>
                <wp:positionV relativeFrom="paragraph">
                  <wp:posOffset>3673780</wp:posOffset>
                </wp:positionV>
                <wp:extent cx="672439" cy="583692"/>
                <wp:effectExtent l="0" t="38100" r="52070" b="2603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439" cy="583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AF38" id="Straight Arrow Connector 83" o:spid="_x0000_s1026" type="#_x0000_t32" style="position:absolute;margin-left:67.95pt;margin-top:289.25pt;width:52.95pt;height:45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" strokecolor="#ffc000 [3207]" strokeweight="1.5pt">
                <v:stroke endarrow="block" joinstyle="miter"/>
              </v:shape>
            </w:pict>
          </mc:Fallback>
        </mc:AlternateContent>
      </w:r>
      <w:r w:rsidR="000A70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63ACAA" wp14:editId="7CEE9CA8">
                <wp:simplePos x="0" y="0"/>
                <wp:positionH relativeFrom="column">
                  <wp:posOffset>2018665</wp:posOffset>
                </wp:positionH>
                <wp:positionV relativeFrom="paragraph">
                  <wp:posOffset>288595</wp:posOffset>
                </wp:positionV>
                <wp:extent cx="1265530" cy="131674"/>
                <wp:effectExtent l="0" t="0" r="11430" b="2095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13167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72894" id="Rectangle 87" o:spid="_x0000_s1026" style="position:absolute;margin-left:158.95pt;margin-top:22.7pt;width:99.65pt;height:1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" filled="f" strokecolor="#ffc000 [3207]" strokeweight="1.5pt">
                <v:stroke joinstyle="round"/>
              </v:rect>
            </w:pict>
          </mc:Fallback>
        </mc:AlternateContent>
      </w:r>
      <w:r w:rsidR="00214C88" w:rsidRPr="00030FA5">
        <w:rPr>
          <w:noProof/>
          <w:sz w:val="28"/>
          <w:szCs w:val="28"/>
        </w:rPr>
        <w:drawing>
          <wp:inline distT="0" distB="0" distL="0" distR="0" wp14:anchorId="7EE2B5BA" wp14:editId="5A628FB0">
            <wp:extent cx="6583680" cy="37649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4746" w14:textId="4424DEBC" w:rsidR="00214C88" w:rsidRDefault="00324FE9" w:rsidP="00324FE9">
      <w:pPr>
        <w:pStyle w:val="Caption"/>
        <w:jc w:val="center"/>
        <w:rPr>
          <w:sz w:val="28"/>
          <w:szCs w:val="28"/>
        </w:rPr>
      </w:pPr>
      <w:bookmarkStart w:id="937" w:name="_Toc24051126"/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2F46B4" wp14:editId="6BFD3DA4">
                <wp:simplePos x="0" y="0"/>
                <wp:positionH relativeFrom="column">
                  <wp:posOffset>4424934</wp:posOffset>
                </wp:positionH>
                <wp:positionV relativeFrom="paragraph">
                  <wp:posOffset>104444</wp:posOffset>
                </wp:positionV>
                <wp:extent cx="2011680" cy="884605"/>
                <wp:effectExtent l="0" t="0" r="26670" b="1079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8846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3B25D" w14:textId="77777777" w:rsidR="000D418A" w:rsidRDefault="000D418A" w:rsidP="00214C88">
                            <w:proofErr w:type="spellStart"/>
                            <w:r>
                              <w:t>Khu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Layer </w:t>
                            </w:r>
                            <w:proofErr w:type="spellStart"/>
                            <w:r>
                              <w:t>được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F46B4" id="Text Box 85" o:spid="_x0000_s1030" type="#_x0000_t202" style="position:absolute;left:0;text-align:left;margin-left:348.4pt;margin-top:8.2pt;width:158.4pt;height:6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" fillcolor="white [3201]" strokecolor="black [3200]" strokeweight="1pt">
                <v:textbox>
                  <w:txbxContent>
                    <w:p w14:paraId="17E3B25D" w14:textId="77777777" w:rsidR="000D418A" w:rsidRDefault="000D418A" w:rsidP="00214C88">
                      <w:proofErr w:type="spellStart"/>
                      <w:r>
                        <w:t>Khu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Layer </w:t>
                      </w:r>
                      <w:proofErr w:type="spellStart"/>
                      <w:r>
                        <w:t>được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6</w:t>
        </w:r>
      </w:fldSimple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937"/>
      <w:proofErr w:type="spellEnd"/>
    </w:p>
    <w:p w14:paraId="1C96DC81" w14:textId="2F776E09" w:rsidR="003059AA" w:rsidRDefault="003059AA" w:rsidP="00B87616">
      <w:pPr>
        <w:rPr>
          <w:ins w:id="938" w:author="HIKARI" w:date="2019-11-08T21:22:00Z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F03D7" wp14:editId="69D65EE0">
                <wp:simplePos x="0" y="0"/>
                <wp:positionH relativeFrom="column">
                  <wp:posOffset>2164715</wp:posOffset>
                </wp:positionH>
                <wp:positionV relativeFrom="paragraph">
                  <wp:posOffset>43815</wp:posOffset>
                </wp:positionV>
                <wp:extent cx="1901952" cy="607162"/>
                <wp:effectExtent l="0" t="0" r="22225" b="2159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60716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01C84" w14:textId="77777777" w:rsidR="000D418A" w:rsidRDefault="000D418A" w:rsidP="00214C88">
                            <w:proofErr w:type="spellStart"/>
                            <w:r>
                              <w:t>Nơi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python scripts </w:t>
                            </w:r>
                            <w:proofErr w:type="spellStart"/>
                            <w:r>
                              <w:t>chứa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về</w:t>
                            </w:r>
                            <w:proofErr w:type="spellEnd"/>
                            <w:r>
                              <w:t xml:space="preserve"> ANN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03D7" id="Text Box 75" o:spid="_x0000_s1031" type="#_x0000_t202" style="position:absolute;margin-left:170.45pt;margin-top:3.45pt;width:149.75pt;height:4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" fillcolor="white [3201]" strokecolor="black [3200]" strokeweight="1pt">
                <v:textbox>
                  <w:txbxContent>
                    <w:p w14:paraId="11801C84" w14:textId="77777777" w:rsidR="000D418A" w:rsidRDefault="000D418A" w:rsidP="00214C88">
                      <w:proofErr w:type="spellStart"/>
                      <w:r>
                        <w:t>Nơi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python scripts </w:t>
                      </w:r>
                      <w:proofErr w:type="spellStart"/>
                      <w:r>
                        <w:t>chứa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về</w:t>
                      </w:r>
                      <w:proofErr w:type="spellEnd"/>
                      <w:r>
                        <w:t xml:space="preserve"> ANN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91BE4A" wp14:editId="152F4A1D">
                <wp:simplePos x="0" y="0"/>
                <wp:positionH relativeFrom="column">
                  <wp:posOffset>-2540</wp:posOffset>
                </wp:positionH>
                <wp:positionV relativeFrom="paragraph">
                  <wp:posOffset>32385</wp:posOffset>
                </wp:positionV>
                <wp:extent cx="1799539" cy="606425"/>
                <wp:effectExtent l="0" t="0" r="10795" b="222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39" cy="60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E48EB" w14:textId="77777777" w:rsidR="000D418A" w:rsidRDefault="000D418A" w:rsidP="00214C88">
                            <w:proofErr w:type="spellStart"/>
                            <w:r>
                              <w:t>Nút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</w:t>
                            </w:r>
                            <w:proofErr w:type="spellEnd"/>
                            <w:r>
                              <w:t xml:space="preserve"> python scripts </w:t>
                            </w:r>
                            <w:r>
                              <w:sym w:font="Wingdings" w:char="F0E0"/>
                            </w:r>
                            <w:r>
                              <w:t xml:space="preserve">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1BE4A" id="Text Box 82" o:spid="_x0000_s1032" type="#_x0000_t202" style="position:absolute;margin-left:-.2pt;margin-top:2.55pt;width:141.7pt;height:4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" fillcolor="white [3201]" strokeweight=".5pt">
                <v:textbox>
                  <w:txbxContent>
                    <w:p w14:paraId="153E48EB" w14:textId="77777777" w:rsidR="000D418A" w:rsidRDefault="000D418A" w:rsidP="00214C88">
                      <w:proofErr w:type="spellStart"/>
                      <w:r>
                        <w:t>Nút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</w:t>
                      </w:r>
                      <w:proofErr w:type="spellEnd"/>
                      <w:r>
                        <w:t xml:space="preserve"> python scripts </w:t>
                      </w:r>
                      <w:r>
                        <w:sym w:font="Wingdings" w:char="F0E0"/>
                      </w:r>
                      <w:r>
                        <w:t xml:space="preserve">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0BCB8185" w14:textId="1CD19615" w:rsidR="00E70C9E" w:rsidRPr="0085341D" w:rsidRDefault="00E70C9E" w:rsidP="00B87616">
      <w:pPr>
        <w:rPr>
          <w:sz w:val="28"/>
          <w:szCs w:val="28"/>
        </w:rPr>
      </w:pPr>
    </w:p>
    <w:p w14:paraId="19F8A265" w14:textId="291536C9" w:rsidR="001229A4" w:rsidRPr="001719AC" w:rsidRDefault="00510CB9">
      <w:pPr>
        <w:pStyle w:val="Heading3"/>
        <w:numPr>
          <w:ilvl w:val="1"/>
          <w:numId w:val="21"/>
        </w:numPr>
        <w:pPrChange w:id="939" w:author="HIKARI" w:date="2019-11-08T21:23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940" w:name="_Toc24226710"/>
      <w:proofErr w:type="spellStart"/>
      <w:r w:rsidRPr="00510CB9">
        <w:t>Đặc</w:t>
      </w:r>
      <w:proofErr w:type="spellEnd"/>
      <w:r w:rsidRPr="00510CB9">
        <w:t xml:space="preserve"> </w:t>
      </w:r>
      <w:proofErr w:type="spellStart"/>
      <w:r w:rsidRPr="00510CB9">
        <w:t>tả</w:t>
      </w:r>
      <w:proofErr w:type="spellEnd"/>
      <w:r w:rsidRPr="00510CB9">
        <w:t xml:space="preserve"> </w:t>
      </w:r>
      <w:proofErr w:type="spellStart"/>
      <w:r w:rsidRPr="00510CB9">
        <w:t>giao</w:t>
      </w:r>
      <w:proofErr w:type="spellEnd"/>
      <w:r w:rsidRPr="00510CB9">
        <w:t xml:space="preserve"> </w:t>
      </w:r>
      <w:proofErr w:type="spellStart"/>
      <w:r w:rsidRPr="00510CB9">
        <w:t>diện</w:t>
      </w:r>
      <w:bookmarkEnd w:id="940"/>
      <w:proofErr w:type="spellEnd"/>
    </w:p>
    <w:p w14:paraId="4DE364D0" w14:textId="104FDDF5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941" w:name="_Toc24052625"/>
      <w:bookmarkStart w:id="942" w:name="_Toc24226728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3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giao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diện</w:t>
      </w:r>
      <w:bookmarkEnd w:id="941"/>
      <w:bookmarkEnd w:id="942"/>
      <w:proofErr w:type="spellEnd"/>
    </w:p>
    <w:tbl>
      <w:tblPr>
        <w:tblStyle w:val="TableGrid"/>
        <w:tblW w:w="11049" w:type="dxa"/>
        <w:tblInd w:w="-365" w:type="dxa"/>
        <w:tblLook w:val="04A0" w:firstRow="1" w:lastRow="0" w:firstColumn="1" w:lastColumn="0" w:noHBand="0" w:noVBand="1"/>
        <w:tblPrChange w:id="943" w:author="HIKARI" w:date="2019-11-08T23:03:00Z">
          <w:tblPr>
            <w:tblStyle w:val="TableGrid"/>
            <w:tblW w:w="11049" w:type="dxa"/>
            <w:tblInd w:w="-365" w:type="dxa"/>
            <w:tblLook w:val="04A0" w:firstRow="1" w:lastRow="0" w:firstColumn="1" w:lastColumn="0" w:noHBand="0" w:noVBand="1"/>
          </w:tblPr>
        </w:tblPrChange>
      </w:tblPr>
      <w:tblGrid>
        <w:gridCol w:w="563"/>
        <w:gridCol w:w="1594"/>
        <w:gridCol w:w="1617"/>
        <w:gridCol w:w="3846"/>
        <w:gridCol w:w="3429"/>
        <w:tblGridChange w:id="944">
          <w:tblGrid>
            <w:gridCol w:w="563"/>
            <w:gridCol w:w="1594"/>
            <w:gridCol w:w="1617"/>
            <w:gridCol w:w="3846"/>
            <w:gridCol w:w="3429"/>
          </w:tblGrid>
        </w:tblGridChange>
      </w:tblGrid>
      <w:tr w:rsidR="009713C6" w:rsidRPr="0076613B" w14:paraId="3B034C92" w14:textId="77777777" w:rsidTr="000A1F2E">
        <w:trPr>
          <w:trHeight w:val="348"/>
          <w:trPrChange w:id="945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946" w:author="HIKARI" w:date="2019-11-08T23:03:00Z">
              <w:tcPr>
                <w:tcW w:w="563" w:type="dxa"/>
              </w:tcPr>
            </w:tcPrChange>
          </w:tcPr>
          <w:p w14:paraId="59737361" w14:textId="1F4AD1C6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947" w:author="HIKARI" w:date="2019-11-08T23:03:00Z">
                <w:pPr>
                  <w:jc w:val="center"/>
                </w:pPr>
              </w:pPrChange>
            </w:pPr>
            <w:r w:rsidRPr="0076613B">
              <w:rPr>
                <w:szCs w:val="26"/>
              </w:rPr>
              <w:t>TT</w:t>
            </w:r>
          </w:p>
        </w:tc>
        <w:tc>
          <w:tcPr>
            <w:tcW w:w="1594" w:type="dxa"/>
            <w:vAlign w:val="center"/>
            <w:tcPrChange w:id="948" w:author="HIKARI" w:date="2019-11-08T23:03:00Z">
              <w:tcPr>
                <w:tcW w:w="1594" w:type="dxa"/>
              </w:tcPr>
            </w:tcPrChange>
          </w:tcPr>
          <w:p w14:paraId="3D1E40EE" w14:textId="67F8DDC9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949" w:author="HIKARI" w:date="2019-11-08T23:03:00Z">
                <w:pPr>
                  <w:jc w:val="center"/>
                </w:pPr>
              </w:pPrChange>
            </w:pPr>
            <w:proofErr w:type="spellStart"/>
            <w:r w:rsidRPr="0076613B">
              <w:rPr>
                <w:szCs w:val="26"/>
              </w:rPr>
              <w:t>Tên</w:t>
            </w:r>
            <w:proofErr w:type="spellEnd"/>
          </w:p>
        </w:tc>
        <w:tc>
          <w:tcPr>
            <w:tcW w:w="1617" w:type="dxa"/>
            <w:vAlign w:val="center"/>
            <w:tcPrChange w:id="950" w:author="HIKARI" w:date="2019-11-08T23:03:00Z">
              <w:tcPr>
                <w:tcW w:w="1617" w:type="dxa"/>
              </w:tcPr>
            </w:tcPrChange>
          </w:tcPr>
          <w:p w14:paraId="5B54C92E" w14:textId="4F290891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951" w:author="HIKARI" w:date="2019-11-08T23:03:00Z">
                <w:pPr>
                  <w:jc w:val="center"/>
                </w:pPr>
              </w:pPrChange>
            </w:pPr>
            <w:proofErr w:type="spellStart"/>
            <w:r w:rsidRPr="0076613B">
              <w:rPr>
                <w:szCs w:val="26"/>
              </w:rPr>
              <w:t>Phân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loại</w:t>
            </w:r>
            <w:proofErr w:type="spellEnd"/>
          </w:p>
        </w:tc>
        <w:tc>
          <w:tcPr>
            <w:tcW w:w="3846" w:type="dxa"/>
            <w:tcPrChange w:id="952" w:author="HIKARI" w:date="2019-11-08T23:03:00Z">
              <w:tcPr>
                <w:tcW w:w="3846" w:type="dxa"/>
              </w:tcPr>
            </w:tcPrChange>
          </w:tcPr>
          <w:p w14:paraId="4CADCB7E" w14:textId="3E33912A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953" w:author="HIKARI" w:date="2019-11-08T23:03:00Z">
                <w:pPr>
                  <w:jc w:val="center"/>
                </w:pPr>
              </w:pPrChange>
            </w:pPr>
            <w:r w:rsidRPr="0076613B">
              <w:rPr>
                <w:szCs w:val="26"/>
              </w:rPr>
              <w:t>Make-up</w:t>
            </w:r>
          </w:p>
        </w:tc>
        <w:tc>
          <w:tcPr>
            <w:tcW w:w="3429" w:type="dxa"/>
            <w:vAlign w:val="center"/>
            <w:tcPrChange w:id="954" w:author="HIKARI" w:date="2019-11-08T23:03:00Z">
              <w:tcPr>
                <w:tcW w:w="3429" w:type="dxa"/>
              </w:tcPr>
            </w:tcPrChange>
          </w:tcPr>
          <w:p w14:paraId="250B3BD6" w14:textId="1F8266FB" w:rsidR="00481971" w:rsidRPr="0076613B" w:rsidRDefault="00481971">
            <w:pPr>
              <w:spacing w:beforeLines="60" w:before="144" w:afterLines="60" w:after="144" w:line="360" w:lineRule="auto"/>
              <w:jc w:val="both"/>
              <w:rPr>
                <w:szCs w:val="26"/>
              </w:rPr>
              <w:pPrChange w:id="955" w:author="HIKARI" w:date="2019-11-08T23:04:00Z">
                <w:pPr>
                  <w:jc w:val="center"/>
                </w:pPr>
              </w:pPrChange>
            </w:pPr>
            <w:proofErr w:type="spellStart"/>
            <w:r w:rsidRPr="0076613B">
              <w:rPr>
                <w:szCs w:val="26"/>
              </w:rPr>
              <w:t>Chức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- </w:t>
            </w:r>
            <w:proofErr w:type="spellStart"/>
            <w:r>
              <w:rPr>
                <w:szCs w:val="26"/>
              </w:rPr>
              <w:t>c</w:t>
            </w:r>
            <w:r w:rsidRPr="0076613B">
              <w:rPr>
                <w:szCs w:val="26"/>
              </w:rPr>
              <w:t>hú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thích</w:t>
            </w:r>
            <w:proofErr w:type="spellEnd"/>
          </w:p>
        </w:tc>
      </w:tr>
      <w:tr w:rsidR="009713C6" w:rsidRPr="0076613B" w14:paraId="76436237" w14:textId="77777777" w:rsidTr="000A1F2E">
        <w:trPr>
          <w:trHeight w:val="348"/>
          <w:trPrChange w:id="956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957" w:author="HIKARI" w:date="2019-11-08T23:03:00Z">
              <w:tcPr>
                <w:tcW w:w="563" w:type="dxa"/>
              </w:tcPr>
            </w:tcPrChange>
          </w:tcPr>
          <w:p w14:paraId="05FEEF38" w14:textId="20CE7D24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958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1</w:t>
            </w:r>
          </w:p>
        </w:tc>
        <w:tc>
          <w:tcPr>
            <w:tcW w:w="1594" w:type="dxa"/>
            <w:vAlign w:val="center"/>
            <w:tcPrChange w:id="959" w:author="HIKARI" w:date="2019-11-08T23:03:00Z">
              <w:tcPr>
                <w:tcW w:w="1594" w:type="dxa"/>
              </w:tcPr>
            </w:tcPrChange>
          </w:tcPr>
          <w:p w14:paraId="202BFD67" w14:textId="230169AC" w:rsidR="00481971" w:rsidRPr="00CE6699" w:rsidRDefault="00CE669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960" w:author="HIKARI" w:date="2019-11-08T23:03:00Z">
                <w:pPr/>
              </w:pPrChange>
            </w:pPr>
            <w:proofErr w:type="spellStart"/>
            <w:r w:rsidRPr="00CE6699">
              <w:rPr>
                <w:b w:val="0"/>
                <w:bCs/>
                <w:szCs w:val="26"/>
              </w:rPr>
              <w:t>HeaderMenu</w:t>
            </w:r>
            <w:proofErr w:type="spellEnd"/>
          </w:p>
        </w:tc>
        <w:tc>
          <w:tcPr>
            <w:tcW w:w="1617" w:type="dxa"/>
            <w:vAlign w:val="center"/>
            <w:tcPrChange w:id="961" w:author="HIKARI" w:date="2019-11-08T23:03:00Z">
              <w:tcPr>
                <w:tcW w:w="1617" w:type="dxa"/>
              </w:tcPr>
            </w:tcPrChange>
          </w:tcPr>
          <w:p w14:paraId="52A52BE3" w14:textId="6A32EA7D" w:rsidR="00481971" w:rsidRPr="00CE6699" w:rsidRDefault="00A65B00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962" w:author="HIKARI" w:date="2019-11-08T23:03:00Z">
                <w:pPr/>
              </w:pPrChange>
            </w:pPr>
            <w:r w:rsidRPr="00CE6699">
              <w:rPr>
                <w:b w:val="0"/>
                <w:bCs/>
                <w:szCs w:val="26"/>
              </w:rPr>
              <w:t>Menu</w:t>
            </w:r>
          </w:p>
        </w:tc>
        <w:tc>
          <w:tcPr>
            <w:tcW w:w="3846" w:type="dxa"/>
            <w:tcPrChange w:id="963" w:author="HIKARI" w:date="2019-11-08T23:03:00Z">
              <w:tcPr>
                <w:tcW w:w="3846" w:type="dxa"/>
              </w:tcPr>
            </w:tcPrChange>
          </w:tcPr>
          <w:p w14:paraId="66C549E3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64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CE6699">
              <w:rPr>
                <w:b w:val="0"/>
                <w:bCs/>
                <w:color w:val="FF0000"/>
                <w:sz w:val="19"/>
                <w:szCs w:val="19"/>
              </w:rPr>
              <w:t>Grid.ColumnSpan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="2"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="18"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CE6699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="#FF292A2D"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39B072F7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65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lastRenderedPageBreak/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="_File"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41373DFB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66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="_Open"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 /&gt;</w:t>
            </w:r>
          </w:p>
          <w:p w14:paraId="7F518E43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67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="_Export"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 /&gt;</w:t>
            </w:r>
          </w:p>
          <w:p w14:paraId="76CB9680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68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Separator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 xml:space="preserve"> /&gt;</w:t>
            </w:r>
          </w:p>
          <w:p w14:paraId="7B599792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69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="_Exit"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CE6699">
              <w:rPr>
                <w:b w:val="0"/>
                <w:bCs/>
                <w:color w:val="0000FF"/>
                <w:sz w:val="19"/>
                <w:szCs w:val="19"/>
              </w:rPr>
              <w:t>MenuItem_Click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" /&gt;</w:t>
            </w:r>
          </w:p>
          <w:p w14:paraId="487C44FB" w14:textId="6EC94271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70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626F2BB2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71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="View"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5DEC35B0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72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="_Find"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CE6699">
              <w:rPr>
                <w:b w:val="0"/>
                <w:bCs/>
                <w:color w:val="0000FF"/>
                <w:sz w:val="19"/>
                <w:szCs w:val="19"/>
              </w:rPr>
              <w:t>MenuItem_Find_Click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" /&gt;</w:t>
            </w:r>
          </w:p>
          <w:p w14:paraId="7796948A" w14:textId="063D0A85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73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718B8BB7" w14:textId="6AEFA294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74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="Help"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117BDD3A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975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25918AA5" w14:textId="57E2A35B" w:rsidR="00481971" w:rsidRPr="00CE6699" w:rsidRDefault="00481971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976" w:author="HIKARI" w:date="2019-11-08T23:03:00Z">
                <w:pPr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977" w:author="HIKARI" w:date="2019-11-08T23:03:00Z">
              <w:tcPr>
                <w:tcW w:w="3429" w:type="dxa"/>
              </w:tcPr>
            </w:tcPrChange>
          </w:tcPr>
          <w:p w14:paraId="796CBDDA" w14:textId="77777777" w:rsidR="00481971" w:rsidRDefault="00CE669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978" w:author="HIKARI" w:date="2019-11-08T23:04:00Z">
                <w:pPr>
                  <w:spacing w:after="120" w:line="360" w:lineRule="auto"/>
                </w:pPr>
              </w:pPrChange>
            </w:pPr>
            <w:r w:rsidRPr="00CE6699">
              <w:rPr>
                <w:b w:val="0"/>
                <w:bCs/>
                <w:szCs w:val="26"/>
              </w:rPr>
              <w:lastRenderedPageBreak/>
              <w:t xml:space="preserve">Menu </w:t>
            </w:r>
            <w:proofErr w:type="spellStart"/>
            <w:r w:rsidRPr="00CE6699">
              <w:rPr>
                <w:b w:val="0"/>
                <w:bCs/>
                <w:szCs w:val="26"/>
              </w:rPr>
              <w:t>chức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năng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cho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phần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mềm</w:t>
            </w:r>
            <w:proofErr w:type="spellEnd"/>
          </w:p>
          <w:p w14:paraId="6BC3B4D9" w14:textId="77777777" w:rsidR="00CE6699" w:rsidRDefault="00CE669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979" w:author="HIKARI" w:date="2019-11-08T23:04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lastRenderedPageBreak/>
              <w:t>Cấu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trúc</w:t>
            </w:r>
            <w:proofErr w:type="spellEnd"/>
            <w:r>
              <w:rPr>
                <w:b w:val="0"/>
                <w:bCs/>
                <w:szCs w:val="26"/>
              </w:rPr>
              <w:t xml:space="preserve"> menu:</w:t>
            </w:r>
          </w:p>
          <w:p w14:paraId="08177BFC" w14:textId="5C7892BB" w:rsidR="00CE6699" w:rsidRDefault="00CE669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980" w:author="HIKARI" w:date="2019-11-08T23:04:00Z">
                <w:pPr>
                  <w:pStyle w:val="ListParagraph"/>
                  <w:numPr>
                    <w:numId w:val="30"/>
                  </w:numPr>
                  <w:spacing w:after="120" w:line="360" w:lineRule="auto"/>
                  <w:ind w:left="1080" w:hanging="360"/>
                </w:pPr>
              </w:pPrChange>
            </w:pPr>
            <w:r>
              <w:rPr>
                <w:b w:val="0"/>
                <w:bCs/>
                <w:szCs w:val="26"/>
              </w:rPr>
              <w:t>File</w:t>
            </w:r>
          </w:p>
          <w:p w14:paraId="18A1F3AA" w14:textId="137893A6" w:rsidR="00CE6699" w:rsidRDefault="00CE669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981" w:author="HIKARI" w:date="2019-11-08T23:04:00Z">
                <w:pPr>
                  <w:pStyle w:val="ListParagraph"/>
                  <w:numPr>
                    <w:numId w:val="34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Open</w:t>
            </w:r>
          </w:p>
          <w:p w14:paraId="13C4F95C" w14:textId="1C52A247" w:rsidR="00CE6699" w:rsidRDefault="00CE669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982" w:author="HIKARI" w:date="2019-11-08T23:04:00Z">
                <w:pPr>
                  <w:pStyle w:val="ListParagraph"/>
                  <w:numPr>
                    <w:numId w:val="34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Export</w:t>
            </w:r>
          </w:p>
          <w:p w14:paraId="3348A737" w14:textId="03835E13" w:rsidR="00CE6699" w:rsidRPr="00CE6699" w:rsidRDefault="00CE669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983" w:author="HIKARI" w:date="2019-11-08T23:04:00Z">
                <w:pPr>
                  <w:pStyle w:val="ListParagraph"/>
                  <w:numPr>
                    <w:numId w:val="34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Exit</w:t>
            </w:r>
          </w:p>
          <w:p w14:paraId="3FDD6673" w14:textId="354E7760" w:rsidR="00CE6699" w:rsidRDefault="00CE669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984" w:author="HIKARI" w:date="2019-11-08T23:04:00Z">
                <w:pPr>
                  <w:pStyle w:val="ListParagraph"/>
                  <w:numPr>
                    <w:numId w:val="30"/>
                  </w:numPr>
                  <w:spacing w:after="120" w:line="360" w:lineRule="auto"/>
                  <w:ind w:left="1080" w:hanging="360"/>
                </w:pPr>
              </w:pPrChange>
            </w:pPr>
            <w:r>
              <w:rPr>
                <w:b w:val="0"/>
                <w:bCs/>
                <w:szCs w:val="26"/>
              </w:rPr>
              <w:t>View</w:t>
            </w:r>
          </w:p>
          <w:p w14:paraId="00506238" w14:textId="46CBB9D9" w:rsidR="00CE6699" w:rsidRPr="00CE6699" w:rsidRDefault="00CE6699">
            <w:pPr>
              <w:pStyle w:val="ListParagraph"/>
              <w:numPr>
                <w:ilvl w:val="0"/>
                <w:numId w:val="35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985" w:author="HIKARI" w:date="2019-11-08T23:04:00Z">
                <w:pPr>
                  <w:pStyle w:val="ListParagraph"/>
                  <w:numPr>
                    <w:numId w:val="35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Find</w:t>
            </w:r>
          </w:p>
          <w:p w14:paraId="6EBA25A7" w14:textId="2194972E" w:rsidR="00CE6699" w:rsidRPr="00CE6699" w:rsidRDefault="00CE669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986" w:author="HIKARI" w:date="2019-11-08T23:04:00Z">
                <w:pPr>
                  <w:pStyle w:val="ListParagraph"/>
                  <w:numPr>
                    <w:numId w:val="30"/>
                  </w:numPr>
                  <w:spacing w:after="120" w:line="360" w:lineRule="auto"/>
                  <w:ind w:left="1080" w:hanging="360"/>
                </w:pPr>
              </w:pPrChange>
            </w:pPr>
            <w:r>
              <w:rPr>
                <w:b w:val="0"/>
                <w:bCs/>
                <w:szCs w:val="26"/>
              </w:rPr>
              <w:t>Help</w:t>
            </w:r>
          </w:p>
        </w:tc>
      </w:tr>
      <w:tr w:rsidR="00926065" w:rsidRPr="0076613B" w14:paraId="37B205C8" w14:textId="77777777" w:rsidTr="000A1F2E">
        <w:trPr>
          <w:trHeight w:val="348"/>
          <w:trPrChange w:id="987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988" w:author="HIKARI" w:date="2019-11-08T23:03:00Z">
              <w:tcPr>
                <w:tcW w:w="563" w:type="dxa"/>
              </w:tcPr>
            </w:tcPrChange>
          </w:tcPr>
          <w:p w14:paraId="7F803790" w14:textId="35D5CD64" w:rsidR="00926065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989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lastRenderedPageBreak/>
              <w:t>2</w:t>
            </w:r>
          </w:p>
        </w:tc>
        <w:tc>
          <w:tcPr>
            <w:tcW w:w="1594" w:type="dxa"/>
            <w:vAlign w:val="center"/>
            <w:tcPrChange w:id="990" w:author="HIKARI" w:date="2019-11-08T23:03:00Z">
              <w:tcPr>
                <w:tcW w:w="1594" w:type="dxa"/>
              </w:tcPr>
            </w:tcPrChange>
          </w:tcPr>
          <w:p w14:paraId="74E08360" w14:textId="4BC54222" w:rsidR="00926065" w:rsidRPr="00926065" w:rsidRDefault="00926065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991" w:author="HIKARI" w:date="2019-11-08T23:03:00Z">
                <w:pPr/>
              </w:pPrChange>
            </w:pPr>
            <w:proofErr w:type="spellStart"/>
            <w:r w:rsidRPr="00926065">
              <w:rPr>
                <w:b w:val="0"/>
                <w:bCs/>
                <w:szCs w:val="26"/>
              </w:rPr>
              <w:t>txtCodeInput</w:t>
            </w:r>
            <w:proofErr w:type="spellEnd"/>
          </w:p>
        </w:tc>
        <w:tc>
          <w:tcPr>
            <w:tcW w:w="1617" w:type="dxa"/>
            <w:vAlign w:val="center"/>
            <w:tcPrChange w:id="992" w:author="HIKARI" w:date="2019-11-08T23:03:00Z">
              <w:tcPr>
                <w:tcW w:w="1617" w:type="dxa"/>
              </w:tcPr>
            </w:tcPrChange>
          </w:tcPr>
          <w:p w14:paraId="641CE1A6" w14:textId="7DB5C911" w:rsidR="00926065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993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RichTextBox</w:t>
            </w:r>
            <w:proofErr w:type="spellEnd"/>
          </w:p>
        </w:tc>
        <w:tc>
          <w:tcPr>
            <w:tcW w:w="3846" w:type="dxa"/>
            <w:tcPrChange w:id="994" w:author="HIKARI" w:date="2019-11-08T23:03:00Z">
              <w:tcPr>
                <w:tcW w:w="3846" w:type="dxa"/>
              </w:tcPr>
            </w:tcPrChange>
          </w:tcPr>
          <w:p w14:paraId="1AAB20E9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995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RichTextBox</w:t>
            </w:r>
            <w:proofErr w:type="spellEnd"/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="txtCodeInput"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="#FF2D2D2D"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FontFamily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="Consolas"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Block.LineHeight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="4"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="631"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="#FF2D2D2D"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SelectionBrush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}"&gt;</w:t>
            </w:r>
          </w:p>
          <w:p w14:paraId="321A44F1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996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FlowDocument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34D3912A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997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Paragraph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3374DA44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998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Run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Text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=""/&gt;</w:t>
            </w:r>
          </w:p>
          <w:p w14:paraId="24E62CA9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999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Paragraph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2D4C0D96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000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FlowDocument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43098D2C" w14:textId="59B20430" w:rsidR="00926065" w:rsidRPr="00CE6699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001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RichTextBox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002" w:author="HIKARI" w:date="2019-11-08T23:03:00Z">
              <w:tcPr>
                <w:tcW w:w="3429" w:type="dxa"/>
              </w:tcPr>
            </w:tcPrChange>
          </w:tcPr>
          <w:p w14:paraId="6079B217" w14:textId="333261A0" w:rsidR="00926065" w:rsidRPr="00CE6699" w:rsidRDefault="00926065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03" w:author="HIKARI" w:date="2019-11-08T23:04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nhập</w:t>
            </w:r>
            <w:proofErr w:type="spellEnd"/>
            <w:r>
              <w:rPr>
                <w:b w:val="0"/>
                <w:bCs/>
                <w:szCs w:val="26"/>
              </w:rPr>
              <w:t xml:space="preserve"> input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chương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</w:p>
        </w:tc>
      </w:tr>
      <w:tr w:rsidR="00926065" w:rsidRPr="0076613B" w14:paraId="353F8E86" w14:textId="77777777" w:rsidTr="000A1F2E">
        <w:trPr>
          <w:trHeight w:val="348"/>
          <w:trPrChange w:id="1004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05" w:author="HIKARI" w:date="2019-11-08T23:03:00Z">
              <w:tcPr>
                <w:tcW w:w="563" w:type="dxa"/>
              </w:tcPr>
            </w:tcPrChange>
          </w:tcPr>
          <w:p w14:paraId="76B6A7CF" w14:textId="624B8B7C" w:rsidR="00926065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06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lastRenderedPageBreak/>
              <w:t>3</w:t>
            </w:r>
          </w:p>
        </w:tc>
        <w:tc>
          <w:tcPr>
            <w:tcW w:w="1594" w:type="dxa"/>
            <w:vAlign w:val="center"/>
            <w:tcPrChange w:id="1007" w:author="HIKARI" w:date="2019-11-08T23:03:00Z">
              <w:tcPr>
                <w:tcW w:w="1594" w:type="dxa"/>
              </w:tcPr>
            </w:tcPrChange>
          </w:tcPr>
          <w:p w14:paraId="5850A696" w14:textId="4BC6F582" w:rsidR="00926065" w:rsidRPr="00CE6699" w:rsidRDefault="00926065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08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bntExec</w:t>
            </w:r>
            <w:proofErr w:type="spellEnd"/>
          </w:p>
        </w:tc>
        <w:tc>
          <w:tcPr>
            <w:tcW w:w="1617" w:type="dxa"/>
            <w:vAlign w:val="center"/>
            <w:tcPrChange w:id="1009" w:author="HIKARI" w:date="2019-11-08T23:03:00Z">
              <w:tcPr>
                <w:tcW w:w="1617" w:type="dxa"/>
              </w:tcPr>
            </w:tcPrChange>
          </w:tcPr>
          <w:p w14:paraId="2913A209" w14:textId="468D6334" w:rsidR="00926065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10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Button</w:t>
            </w:r>
          </w:p>
        </w:tc>
        <w:tc>
          <w:tcPr>
            <w:tcW w:w="3846" w:type="dxa"/>
            <w:tcPrChange w:id="1011" w:author="HIKARI" w:date="2019-11-08T23:03:00Z">
              <w:tcPr>
                <w:tcW w:w="3846" w:type="dxa"/>
              </w:tcPr>
            </w:tcPrChange>
          </w:tcPr>
          <w:p w14:paraId="713BE911" w14:textId="32C1F463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12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Button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="bntExec"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Padding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="0, 0, 0, 0"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="53"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Content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="Execute"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="36"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926065">
              <w:rPr>
                <w:b w:val="0"/>
                <w:bCs/>
                <w:color w:val="0000FF"/>
                <w:sz w:val="19"/>
                <w:szCs w:val="19"/>
              </w:rPr>
              <w:t>BntExec_Click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HorizontalContentAlignment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="Center"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VerticalContentAlignment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="Center"/&gt;</w:t>
            </w:r>
          </w:p>
        </w:tc>
        <w:tc>
          <w:tcPr>
            <w:tcW w:w="3429" w:type="dxa"/>
            <w:vAlign w:val="center"/>
            <w:tcPrChange w:id="1013" w:author="HIKARI" w:date="2019-11-08T23:03:00Z">
              <w:tcPr>
                <w:tcW w:w="3429" w:type="dxa"/>
              </w:tcPr>
            </w:tcPrChange>
          </w:tcPr>
          <w:p w14:paraId="22691B0D" w14:textId="3631B921" w:rsidR="00926065" w:rsidRPr="00CE6699" w:rsidRDefault="000A1F2E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14" w:author="HIKARI" w:date="2019-11-08T23:04:00Z">
                <w:pPr/>
              </w:pPrChange>
            </w:pPr>
            <w:proofErr w:type="spellStart"/>
            <w:ins w:id="1015" w:author="HIKARI" w:date="2019-11-08T23:02:00Z">
              <w:r>
                <w:rPr>
                  <w:b w:val="0"/>
                  <w:bCs/>
                  <w:szCs w:val="26"/>
                </w:rPr>
                <w:t>Dùng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để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hiệu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chương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trình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bắt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đầu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xử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lí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1016" w:author="HIKARI" w:date="2019-11-08T23:03:00Z">
              <w:r>
                <w:rPr>
                  <w:b w:val="0"/>
                  <w:bCs/>
                  <w:szCs w:val="26"/>
                </w:rPr>
                <w:t>xuất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quả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dữ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liệu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người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dùng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vừa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nhập</w:t>
              </w:r>
            </w:ins>
            <w:proofErr w:type="spellEnd"/>
            <w:ins w:id="1017" w:author="HIKARI" w:date="2019-11-08T23:04:00Z">
              <w:r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14F5AF8C" w14:textId="77777777" w:rsidTr="000A1F2E">
        <w:trPr>
          <w:trHeight w:val="348"/>
          <w:trPrChange w:id="1018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19" w:author="HIKARI" w:date="2019-11-08T23:03:00Z">
              <w:tcPr>
                <w:tcW w:w="563" w:type="dxa"/>
              </w:tcPr>
            </w:tcPrChange>
          </w:tcPr>
          <w:p w14:paraId="07D46024" w14:textId="2CA38F7E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20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2</w:t>
            </w:r>
          </w:p>
        </w:tc>
        <w:tc>
          <w:tcPr>
            <w:tcW w:w="1594" w:type="dxa"/>
            <w:vAlign w:val="center"/>
            <w:tcPrChange w:id="1021" w:author="HIKARI" w:date="2019-11-08T23:03:00Z">
              <w:tcPr>
                <w:tcW w:w="1594" w:type="dxa"/>
              </w:tcPr>
            </w:tcPrChange>
          </w:tcPr>
          <w:p w14:paraId="283742C6" w14:textId="77777777" w:rsidR="002C1163" w:rsidRDefault="002C1163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22" w:author="HIKARI" w:date="2019-11-08T23:03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HolderFor</w:t>
            </w:r>
            <w:proofErr w:type="spellEnd"/>
          </w:p>
          <w:p w14:paraId="7978FE18" w14:textId="37B7FB7A" w:rsidR="00481971" w:rsidRPr="00CE6699" w:rsidRDefault="002C1163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23" w:author="HIKARI" w:date="2019-11-08T23:03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UserInput</w:t>
            </w:r>
            <w:proofErr w:type="spellEnd"/>
          </w:p>
        </w:tc>
        <w:tc>
          <w:tcPr>
            <w:tcW w:w="1617" w:type="dxa"/>
            <w:vAlign w:val="center"/>
            <w:tcPrChange w:id="1024" w:author="HIKARI" w:date="2019-11-08T23:03:00Z">
              <w:tcPr>
                <w:tcW w:w="1617" w:type="dxa"/>
              </w:tcPr>
            </w:tcPrChange>
          </w:tcPr>
          <w:p w14:paraId="31B8E7B0" w14:textId="27190C05" w:rsidR="00481971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25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3846" w:type="dxa"/>
            <w:tcPrChange w:id="1026" w:author="HIKARI" w:date="2019-11-08T23:03:00Z">
              <w:tcPr>
                <w:tcW w:w="3846" w:type="dxa"/>
              </w:tcPr>
            </w:tcPrChange>
          </w:tcPr>
          <w:p w14:paraId="1D9D2647" w14:textId="31331B4B" w:rsidR="00481971" w:rsidRPr="00926065" w:rsidRDefault="00926065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27" w:author="HIKARI" w:date="2019-11-08T23:03:00Z">
                <w:pPr>
                  <w:spacing w:after="120"/>
                </w:pPr>
              </w:pPrChange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StackPanel</w:t>
            </w:r>
            <w:proofErr w:type="spellEnd"/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="HolderForUserInput"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="#FF05B405"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="0,18,0,0"</w:t>
            </w:r>
            <w:r>
              <w:rPr>
                <w:b w:val="0"/>
                <w:bCs/>
                <w:color w:val="0000FF"/>
                <w:sz w:val="19"/>
                <w:szCs w:val="19"/>
              </w:rPr>
              <w:t>/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028" w:author="HIKARI" w:date="2019-11-08T23:03:00Z">
              <w:tcPr>
                <w:tcW w:w="3429" w:type="dxa"/>
              </w:tcPr>
            </w:tcPrChange>
          </w:tcPr>
          <w:p w14:paraId="0B569DF0" w14:textId="2C97EA85" w:rsidR="00481971" w:rsidRPr="00CE6699" w:rsidRDefault="00926065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29" w:author="HIKARI" w:date="2019-11-08T23:04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Chứa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nhóm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hai</w:t>
            </w:r>
            <w:proofErr w:type="spellEnd"/>
            <w:r>
              <w:rPr>
                <w:b w:val="0"/>
                <w:bCs/>
                <w:szCs w:val="26"/>
              </w:rPr>
              <w:t xml:space="preserve"> control</w:t>
            </w:r>
            <w:r w:rsidR="009713C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9713C6">
              <w:rPr>
                <w:b w:val="0"/>
                <w:bCs/>
                <w:szCs w:val="26"/>
              </w:rPr>
              <w:t>bntExec</w:t>
            </w:r>
            <w:proofErr w:type="spellEnd"/>
            <w:r w:rsidR="009713C6" w:rsidRPr="00926065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9713C6">
              <w:rPr>
                <w:b w:val="0"/>
                <w:bCs/>
                <w:szCs w:val="26"/>
              </w:rPr>
              <w:t>và</w:t>
            </w:r>
            <w:proofErr w:type="spellEnd"/>
            <w:r w:rsidR="009713C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807FE3" w:rsidRPr="00926065">
              <w:rPr>
                <w:b w:val="0"/>
                <w:bCs/>
                <w:szCs w:val="26"/>
              </w:rPr>
              <w:t>txtCodeInput</w:t>
            </w:r>
            <w:proofErr w:type="spellEnd"/>
            <w:ins w:id="1030" w:author="HIKARI" w:date="2019-11-08T23:04:00Z">
              <w:r w:rsidR="000A1F2E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4F447B25" w14:textId="77777777" w:rsidTr="000A1F2E">
        <w:trPr>
          <w:trHeight w:val="348"/>
          <w:trPrChange w:id="1031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32" w:author="HIKARI" w:date="2019-11-08T23:03:00Z">
              <w:tcPr>
                <w:tcW w:w="563" w:type="dxa"/>
              </w:tcPr>
            </w:tcPrChange>
          </w:tcPr>
          <w:p w14:paraId="532B39BB" w14:textId="19C49E35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33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3</w:t>
            </w:r>
          </w:p>
        </w:tc>
        <w:tc>
          <w:tcPr>
            <w:tcW w:w="1594" w:type="dxa"/>
            <w:vAlign w:val="center"/>
            <w:tcPrChange w:id="1034" w:author="HIKARI" w:date="2019-11-08T23:03:00Z">
              <w:tcPr>
                <w:tcW w:w="1594" w:type="dxa"/>
              </w:tcPr>
            </w:tcPrChange>
          </w:tcPr>
          <w:p w14:paraId="3C529333" w14:textId="28F66170" w:rsidR="00481971" w:rsidRPr="00CE6699" w:rsidRDefault="00234D8E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35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MainCanvas</w:t>
            </w:r>
            <w:proofErr w:type="spellEnd"/>
          </w:p>
        </w:tc>
        <w:tc>
          <w:tcPr>
            <w:tcW w:w="1617" w:type="dxa"/>
            <w:vAlign w:val="center"/>
            <w:tcPrChange w:id="1036" w:author="HIKARI" w:date="2019-11-08T23:03:00Z">
              <w:tcPr>
                <w:tcW w:w="1617" w:type="dxa"/>
              </w:tcPr>
            </w:tcPrChange>
          </w:tcPr>
          <w:p w14:paraId="46E5E451" w14:textId="35096087" w:rsidR="00481971" w:rsidRPr="00CE6699" w:rsidRDefault="00234D8E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37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Canvas</w:t>
            </w:r>
          </w:p>
        </w:tc>
        <w:tc>
          <w:tcPr>
            <w:tcW w:w="3846" w:type="dxa"/>
            <w:tcPrChange w:id="1038" w:author="HIKARI" w:date="2019-11-08T23:03:00Z">
              <w:tcPr>
                <w:tcW w:w="3846" w:type="dxa"/>
              </w:tcPr>
            </w:tcPrChange>
          </w:tcPr>
          <w:p w14:paraId="7C74DAA1" w14:textId="5682699F" w:rsidR="00481971" w:rsidRPr="00234D8E" w:rsidRDefault="0058318E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39" w:author="HIKARI" w:date="2019-11-08T23:03:00Z">
                <w:pPr>
                  <w:spacing w:after="120"/>
                </w:pPr>
              </w:pPrChange>
            </w:pPr>
            <w:r w:rsidRPr="00234D8E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234D8E">
              <w:rPr>
                <w:b w:val="0"/>
                <w:bCs/>
                <w:color w:val="A31515"/>
                <w:sz w:val="19"/>
                <w:szCs w:val="19"/>
              </w:rPr>
              <w:t>Canvas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="MainCanvas"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="#FF414141"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="5000"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="Center"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="5000"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="-2500,0,-2500,-4300"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="Top"/&gt;</w:t>
            </w:r>
          </w:p>
        </w:tc>
        <w:tc>
          <w:tcPr>
            <w:tcW w:w="3429" w:type="dxa"/>
            <w:vAlign w:val="center"/>
            <w:tcPrChange w:id="1040" w:author="HIKARI" w:date="2019-11-08T23:03:00Z">
              <w:tcPr>
                <w:tcW w:w="3429" w:type="dxa"/>
              </w:tcPr>
            </w:tcPrChange>
          </w:tcPr>
          <w:p w14:paraId="1A29C3AD" w14:textId="6BFF4E4E" w:rsidR="00481971" w:rsidRPr="00CE6699" w:rsidRDefault="00234D8E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41" w:author="HIKARI" w:date="2019-11-08T23:04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Nôi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digram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sau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xử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lí</w:t>
            </w:r>
            <w:proofErr w:type="spellEnd"/>
            <w:r>
              <w:rPr>
                <w:b w:val="0"/>
                <w:bCs/>
                <w:szCs w:val="26"/>
              </w:rPr>
              <w:t xml:space="preserve"> input, </w:t>
            </w:r>
            <w:proofErr w:type="spellStart"/>
            <w:r>
              <w:rPr>
                <w:b w:val="0"/>
                <w:bCs/>
                <w:szCs w:val="26"/>
              </w:rPr>
              <w:t>kích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thước</w:t>
            </w:r>
            <w:proofErr w:type="spellEnd"/>
            <w:r>
              <w:rPr>
                <w:b w:val="0"/>
                <w:bCs/>
                <w:szCs w:val="26"/>
              </w:rPr>
              <w:t xml:space="preserve"> 5000x</w:t>
            </w:r>
            <w:ins w:id="1042" w:author="HIKARI" w:date="2019-11-08T23:04:00Z">
              <w:r w:rsidR="000A1F2E">
                <w:rPr>
                  <w:b w:val="0"/>
                  <w:bCs/>
                  <w:szCs w:val="26"/>
                </w:rPr>
                <w:t>5</w:t>
              </w:r>
            </w:ins>
            <w:del w:id="1043" w:author="HIKARI" w:date="2019-11-08T23:04:00Z">
              <w:r w:rsidDel="000A1F2E">
                <w:rPr>
                  <w:b w:val="0"/>
                  <w:bCs/>
                  <w:szCs w:val="26"/>
                </w:rPr>
                <w:delText>5</w:delText>
              </w:r>
            </w:del>
            <w:r>
              <w:rPr>
                <w:b w:val="0"/>
                <w:bCs/>
                <w:szCs w:val="26"/>
              </w:rPr>
              <w:t>000</w:t>
            </w:r>
            <w:r w:rsidR="009713C6">
              <w:rPr>
                <w:b w:val="0"/>
                <w:bCs/>
                <w:szCs w:val="26"/>
              </w:rPr>
              <w:t xml:space="preserve"> </w:t>
            </w:r>
            <w:r>
              <w:rPr>
                <w:b w:val="0"/>
                <w:bCs/>
                <w:szCs w:val="26"/>
              </w:rPr>
              <w:t>px</w:t>
            </w:r>
            <w:ins w:id="1044" w:author="HIKARI" w:date="2019-11-08T23:04:00Z">
              <w:r w:rsidR="000A1F2E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5C9517E1" w14:textId="77777777" w:rsidTr="000A1F2E">
        <w:trPr>
          <w:trHeight w:val="348"/>
          <w:trPrChange w:id="1045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46" w:author="HIKARI" w:date="2019-11-08T23:03:00Z">
              <w:tcPr>
                <w:tcW w:w="563" w:type="dxa"/>
              </w:tcPr>
            </w:tcPrChange>
          </w:tcPr>
          <w:p w14:paraId="660EE4FE" w14:textId="753ABF0A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47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4</w:t>
            </w:r>
          </w:p>
        </w:tc>
        <w:tc>
          <w:tcPr>
            <w:tcW w:w="1594" w:type="dxa"/>
            <w:vAlign w:val="center"/>
            <w:tcPrChange w:id="1048" w:author="HIKARI" w:date="2019-11-08T23:03:00Z">
              <w:tcPr>
                <w:tcW w:w="1594" w:type="dxa"/>
              </w:tcPr>
            </w:tcPrChange>
          </w:tcPr>
          <w:p w14:paraId="78C6537A" w14:textId="6B7D59B7" w:rsidR="009713C6" w:rsidRDefault="009713C6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49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MainScroll</w:t>
            </w:r>
            <w:proofErr w:type="spellEnd"/>
            <w:r>
              <w:rPr>
                <w:b w:val="0"/>
                <w:bCs/>
                <w:szCs w:val="26"/>
              </w:rPr>
              <w:t>-</w:t>
            </w:r>
          </w:p>
          <w:p w14:paraId="6473E154" w14:textId="65D6B40D" w:rsidR="00481971" w:rsidRPr="00CE6699" w:rsidRDefault="009713C6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50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Viewer</w:t>
            </w:r>
          </w:p>
        </w:tc>
        <w:tc>
          <w:tcPr>
            <w:tcW w:w="1617" w:type="dxa"/>
            <w:vAlign w:val="center"/>
            <w:tcPrChange w:id="1051" w:author="HIKARI" w:date="2019-11-08T23:03:00Z">
              <w:tcPr>
                <w:tcW w:w="1617" w:type="dxa"/>
              </w:tcPr>
            </w:tcPrChange>
          </w:tcPr>
          <w:p w14:paraId="4C98336C" w14:textId="37F2B6C2" w:rsidR="00481971" w:rsidRPr="00CE6699" w:rsidRDefault="009713C6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52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ScrollViewer</w:t>
            </w:r>
            <w:proofErr w:type="spellEnd"/>
          </w:p>
        </w:tc>
        <w:tc>
          <w:tcPr>
            <w:tcW w:w="3846" w:type="dxa"/>
            <w:tcPrChange w:id="1053" w:author="HIKARI" w:date="2019-11-08T23:03:00Z">
              <w:tcPr>
                <w:tcW w:w="3846" w:type="dxa"/>
              </w:tcPr>
            </w:tcPrChange>
          </w:tcPr>
          <w:p w14:paraId="05F9A342" w14:textId="707CFBBB" w:rsidR="00481971" w:rsidRPr="009713C6" w:rsidRDefault="009713C6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54" w:author="HIKARI" w:date="2019-11-08T23:03:00Z">
                <w:pPr>
                  <w:spacing w:after="120"/>
                </w:pPr>
              </w:pPrChange>
            </w:pPr>
            <w:r w:rsidRPr="009713C6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ScrollViewer</w:t>
            </w:r>
            <w:proofErr w:type="spellEnd"/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="MainScrollViewer"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="1"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VerticalScrollBarVisibility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="Visible"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HorizontalScrollBarVisibility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="Visible"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DynamicResource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 xml:space="preserve"> {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713C6">
              <w:rPr>
                <w:b w:val="0"/>
                <w:bCs/>
                <w:color w:val="A31515"/>
                <w:sz w:val="19"/>
                <w:szCs w:val="19"/>
              </w:rPr>
              <w:t>Static</w:t>
            </w:r>
            <w:proofErr w:type="spellEnd"/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SystemColors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.HighlightBrushKey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}}"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="0,18,0,0"&gt;</w:t>
            </w:r>
          </w:p>
        </w:tc>
        <w:tc>
          <w:tcPr>
            <w:tcW w:w="3429" w:type="dxa"/>
            <w:vAlign w:val="center"/>
            <w:tcPrChange w:id="1055" w:author="HIKARI" w:date="2019-11-08T23:03:00Z">
              <w:tcPr>
                <w:tcW w:w="3429" w:type="dxa"/>
              </w:tcPr>
            </w:tcPrChange>
          </w:tcPr>
          <w:p w14:paraId="69BB96CD" w14:textId="3C6BFADA" w:rsidR="00481971" w:rsidRPr="00CE6699" w:rsidRDefault="009713C6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56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Tạo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khung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nhìn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có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kích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thước</w:t>
            </w:r>
            <w:proofErr w:type="spellEnd"/>
            <w:r>
              <w:rPr>
                <w:b w:val="0"/>
                <w:bCs/>
                <w:szCs w:val="26"/>
              </w:rPr>
              <w:t xml:space="preserve"> 886x683 px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MainCanvas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Khung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nhìn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này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có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thể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dịch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chuyển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được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trong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vùng</w:t>
            </w:r>
            <w:proofErr w:type="spellEnd"/>
            <w:r>
              <w:rPr>
                <w:b w:val="0"/>
                <w:bCs/>
                <w:szCs w:val="26"/>
              </w:rPr>
              <w:t xml:space="preserve"> Canvas </w:t>
            </w:r>
            <w:proofErr w:type="spellStart"/>
            <w:r>
              <w:rPr>
                <w:b w:val="0"/>
                <w:bCs/>
                <w:szCs w:val="26"/>
              </w:rPr>
              <w:t>bằng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hai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thanh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cuộn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dọc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ngang</w:t>
            </w:r>
            <w:proofErr w:type="spellEnd"/>
            <w:ins w:id="1057" w:author="HIKARI" w:date="2019-11-08T23:04:00Z">
              <w:r w:rsidR="000A1F2E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5AEC6FF1" w14:textId="77777777" w:rsidTr="000A1F2E">
        <w:trPr>
          <w:trHeight w:val="348"/>
          <w:trPrChange w:id="1058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59" w:author="HIKARI" w:date="2019-11-08T23:03:00Z">
              <w:tcPr>
                <w:tcW w:w="563" w:type="dxa"/>
              </w:tcPr>
            </w:tcPrChange>
          </w:tcPr>
          <w:p w14:paraId="07654D14" w14:textId="69BFD5F2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60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5</w:t>
            </w:r>
          </w:p>
        </w:tc>
        <w:tc>
          <w:tcPr>
            <w:tcW w:w="1594" w:type="dxa"/>
            <w:vAlign w:val="center"/>
            <w:tcPrChange w:id="1061" w:author="HIKARI" w:date="2019-11-08T23:03:00Z">
              <w:tcPr>
                <w:tcW w:w="1594" w:type="dxa"/>
              </w:tcPr>
            </w:tcPrChange>
          </w:tcPr>
          <w:p w14:paraId="3EA8050C" w14:textId="155CC90E" w:rsidR="008844C8" w:rsidRDefault="008844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62" w:author="HIKARI" w:date="2019-11-08T23:03:00Z">
                <w:pPr/>
              </w:pPrChange>
            </w:pPr>
            <w:proofErr w:type="spellStart"/>
            <w:r w:rsidRPr="008844C8">
              <w:rPr>
                <w:b w:val="0"/>
                <w:bCs/>
                <w:szCs w:val="26"/>
              </w:rPr>
              <w:t>SlideMenu</w:t>
            </w:r>
            <w:proofErr w:type="spellEnd"/>
            <w:r>
              <w:rPr>
                <w:b w:val="0"/>
                <w:bCs/>
                <w:szCs w:val="26"/>
              </w:rPr>
              <w:t>_</w:t>
            </w:r>
          </w:p>
          <w:p w14:paraId="544AB136" w14:textId="508FFB49" w:rsidR="00481971" w:rsidRPr="008844C8" w:rsidRDefault="008844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63" w:author="HIKARI" w:date="2019-11-08T23:03:00Z">
                <w:pPr/>
              </w:pPrChange>
            </w:pPr>
            <w:proofErr w:type="spellStart"/>
            <w:r w:rsidRPr="008844C8"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1617" w:type="dxa"/>
            <w:vAlign w:val="center"/>
            <w:tcPrChange w:id="1064" w:author="HIKARI" w:date="2019-11-08T23:03:00Z">
              <w:tcPr>
                <w:tcW w:w="1617" w:type="dxa"/>
              </w:tcPr>
            </w:tcPrChange>
          </w:tcPr>
          <w:p w14:paraId="507D4041" w14:textId="3FF63449" w:rsidR="00481971" w:rsidRPr="00CE6699" w:rsidRDefault="008844C8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65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3846" w:type="dxa"/>
            <w:tcPrChange w:id="1066" w:author="HIKARI" w:date="2019-11-08T23:03:00Z">
              <w:tcPr>
                <w:tcW w:w="3846" w:type="dxa"/>
              </w:tcPr>
            </w:tcPrChange>
          </w:tcPr>
          <w:p w14:paraId="7016DD12" w14:textId="6A7A41B6" w:rsidR="00481971" w:rsidRPr="008844C8" w:rsidRDefault="008844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67" w:author="HIKARI" w:date="2019-11-08T23:03:00Z">
                <w:pPr>
                  <w:spacing w:after="120"/>
                </w:pPr>
              </w:pPrChange>
            </w:pPr>
            <w:r w:rsidRPr="008844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8844C8">
              <w:rPr>
                <w:b w:val="0"/>
                <w:bCs/>
                <w:color w:val="A31515"/>
                <w:sz w:val="19"/>
                <w:szCs w:val="19"/>
              </w:rPr>
              <w:t>StackPanel</w:t>
            </w:r>
            <w:proofErr w:type="spellEnd"/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="1"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Panel.ZIndex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="2"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Name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8844C8">
              <w:rPr>
                <w:b w:val="0"/>
                <w:bCs/>
                <w:color w:val="0000FF"/>
                <w:sz w:val="19"/>
                <w:szCs w:val="19"/>
              </w:rPr>
              <w:t>SlideMenu_StackPanel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Orientation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="Horizontal"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="250"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="Right"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="0,</w:t>
            </w:r>
            <w:proofErr w:type="gramStart"/>
            <w:r w:rsidRPr="008844C8">
              <w:rPr>
                <w:b w:val="0"/>
                <w:bCs/>
                <w:color w:val="0000FF"/>
                <w:sz w:val="19"/>
                <w:szCs w:val="19"/>
              </w:rPr>
              <w:t>18,-</w:t>
            </w:r>
            <w:proofErr w:type="gram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250,0"&gt;</w:t>
            </w:r>
          </w:p>
        </w:tc>
        <w:tc>
          <w:tcPr>
            <w:tcW w:w="3429" w:type="dxa"/>
            <w:vAlign w:val="center"/>
            <w:tcPrChange w:id="1068" w:author="HIKARI" w:date="2019-11-08T23:03:00Z">
              <w:tcPr>
                <w:tcW w:w="3429" w:type="dxa"/>
              </w:tcPr>
            </w:tcPrChange>
          </w:tcPr>
          <w:p w14:paraId="070160D5" w14:textId="5789AAD5" w:rsidR="00481971" w:rsidRPr="003503E9" w:rsidRDefault="00191787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 w:themeColor="text1"/>
                <w:szCs w:val="26"/>
              </w:rPr>
              <w:pPrChange w:id="1069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proofErr w:type="spellStart"/>
            <w:r w:rsidRPr="003503E9">
              <w:rPr>
                <w:b w:val="0"/>
                <w:bCs/>
                <w:szCs w:val="26"/>
              </w:rPr>
              <w:t>Tạo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một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khung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năm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bên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phải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cửa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sổ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chính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của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chương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trình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Pr="003503E9">
              <w:rPr>
                <w:b w:val="0"/>
                <w:bCs/>
                <w:szCs w:val="26"/>
              </w:rPr>
              <w:t>có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thể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ẩn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và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theo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ý </w:t>
            </w:r>
            <w:proofErr w:type="spellStart"/>
            <w:r w:rsidRPr="003503E9">
              <w:rPr>
                <w:b w:val="0"/>
                <w:bCs/>
                <w:szCs w:val="26"/>
              </w:rPr>
              <w:t>người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dùng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Pr="003503E9">
              <w:rPr>
                <w:b w:val="0"/>
                <w:bCs/>
                <w:szCs w:val="26"/>
              </w:rPr>
              <w:t>điều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khiển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bởi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hai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Storyboard </w:t>
            </w:r>
            <w:proofErr w:type="spellStart"/>
            <w:r w:rsidRPr="003503E9">
              <w:rPr>
                <w:b w:val="0"/>
                <w:bCs/>
                <w:szCs w:val="26"/>
              </w:rPr>
              <w:t>là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00FF"/>
                <w:szCs w:val="26"/>
              </w:rPr>
              <w:t>ShowMenu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và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00FF"/>
                <w:szCs w:val="26"/>
              </w:rPr>
              <w:t>HideMenu</w:t>
            </w:r>
            <w:proofErr w:type="spellEnd"/>
            <w:r w:rsidR="003503E9">
              <w:rPr>
                <w:b w:val="0"/>
                <w:bCs/>
                <w:color w:val="0000FF"/>
                <w:szCs w:val="26"/>
              </w:rPr>
              <w:t xml:space="preserve">. </w:t>
            </w:r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Control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này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là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nơi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hiển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thị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thông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tin chi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tiết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của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Layer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mà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người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dùng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chỉ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định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đ</w:t>
            </w:r>
            <w:ins w:id="1070" w:author="HIKARI" w:date="2019-11-09T14:59:00Z">
              <w:r w:rsidR="007C0FE9">
                <w:rPr>
                  <w:b w:val="0"/>
                  <w:bCs/>
                  <w:color w:val="000000" w:themeColor="text1"/>
                  <w:szCs w:val="26"/>
                </w:rPr>
                <w:t>ồ</w:t>
              </w:r>
            </w:ins>
            <w:del w:id="1071" w:author="HIKARI" w:date="2019-11-09T14:59:00Z">
              <w:r w:rsidR="003503E9" w:rsidDel="007C0FE9">
                <w:rPr>
                  <w:b w:val="0"/>
                  <w:bCs/>
                  <w:color w:val="000000" w:themeColor="text1"/>
                  <w:szCs w:val="26"/>
                </w:rPr>
                <w:delText>ố</w:delText>
              </w:r>
            </w:del>
            <w:r w:rsidR="003503E9">
              <w:rPr>
                <w:b w:val="0"/>
                <w:bCs/>
                <w:color w:val="000000" w:themeColor="text1"/>
                <w:szCs w:val="26"/>
              </w:rPr>
              <w:t>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là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</w:t>
            </w:r>
            <w:ins w:id="1072" w:author="HIKARI" w:date="2019-11-09T14:59:00Z">
              <w:r w:rsidR="007C0FE9">
                <w:rPr>
                  <w:b w:val="0"/>
                  <w:bCs/>
                  <w:color w:val="000000" w:themeColor="text1"/>
                  <w:szCs w:val="26"/>
                </w:rPr>
                <w:t>ơ</w:t>
              </w:r>
            </w:ins>
            <w:del w:id="1073" w:author="HIKARI" w:date="2019-11-09T14:59:00Z">
              <w:r w:rsidR="003503E9" w:rsidDel="007C0FE9">
                <w:rPr>
                  <w:b w:val="0"/>
                  <w:bCs/>
                  <w:color w:val="000000" w:themeColor="text1"/>
                  <w:szCs w:val="26"/>
                </w:rPr>
                <w:delText>ợ</w:delText>
              </w:r>
            </w:del>
            <w:r w:rsidR="003503E9">
              <w:rPr>
                <w:b w:val="0"/>
                <w:bCs/>
                <w:color w:val="000000" w:themeColor="text1"/>
                <w:szCs w:val="26"/>
              </w:rPr>
              <w:t>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người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dùng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thực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hiện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chức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năng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tìm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kiếm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Layer</w:t>
            </w:r>
          </w:p>
        </w:tc>
      </w:tr>
      <w:tr w:rsidR="009713C6" w:rsidRPr="0076613B" w14:paraId="6DFDF1ED" w14:textId="77777777" w:rsidTr="000A1F2E">
        <w:trPr>
          <w:trHeight w:val="348"/>
          <w:trPrChange w:id="1074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75" w:author="HIKARI" w:date="2019-11-08T23:03:00Z">
              <w:tcPr>
                <w:tcW w:w="563" w:type="dxa"/>
              </w:tcPr>
            </w:tcPrChange>
          </w:tcPr>
          <w:p w14:paraId="71CCBEAC" w14:textId="7F7F93BB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76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lastRenderedPageBreak/>
              <w:t>6</w:t>
            </w:r>
          </w:p>
        </w:tc>
        <w:tc>
          <w:tcPr>
            <w:tcW w:w="1594" w:type="dxa"/>
            <w:vAlign w:val="center"/>
            <w:tcPrChange w:id="1077" w:author="HIKARI" w:date="2019-11-08T23:03:00Z">
              <w:tcPr>
                <w:tcW w:w="1594" w:type="dxa"/>
              </w:tcPr>
            </w:tcPrChange>
          </w:tcPr>
          <w:p w14:paraId="54CEC94E" w14:textId="77777777" w:rsidR="003503E9" w:rsidRDefault="00191787">
            <w:pPr>
              <w:spacing w:beforeLines="60" w:before="144" w:afterLines="60" w:after="144" w:line="360" w:lineRule="auto"/>
              <w:rPr>
                <w:b w:val="0"/>
                <w:bCs/>
                <w:color w:val="000000" w:themeColor="text1"/>
                <w:szCs w:val="26"/>
              </w:rPr>
              <w:pPrChange w:id="1078" w:author="HIKARI" w:date="2019-11-08T23:03:00Z">
                <w:pPr/>
              </w:pPrChange>
            </w:pPr>
            <w:proofErr w:type="spellStart"/>
            <w:r w:rsidRPr="00191787">
              <w:rPr>
                <w:b w:val="0"/>
                <w:bCs/>
                <w:color w:val="000000" w:themeColor="text1"/>
                <w:szCs w:val="26"/>
              </w:rPr>
              <w:t>SlidePanel</w:t>
            </w:r>
            <w:proofErr w:type="spellEnd"/>
            <w:r w:rsidRPr="00191787">
              <w:rPr>
                <w:b w:val="0"/>
                <w:bCs/>
                <w:color w:val="000000" w:themeColor="text1"/>
                <w:szCs w:val="26"/>
              </w:rPr>
              <w:t>_</w:t>
            </w:r>
          </w:p>
          <w:p w14:paraId="56BBB276" w14:textId="443F8B46" w:rsidR="00481971" w:rsidRPr="00191787" w:rsidRDefault="00191787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79" w:author="HIKARI" w:date="2019-11-08T23:03:00Z">
                <w:pPr/>
              </w:pPrChange>
            </w:pPr>
            <w:r w:rsidRPr="00191787">
              <w:rPr>
                <w:b w:val="0"/>
                <w:bCs/>
                <w:color w:val="000000" w:themeColor="text1"/>
                <w:szCs w:val="26"/>
              </w:rPr>
              <w:t>Title</w:t>
            </w:r>
          </w:p>
        </w:tc>
        <w:tc>
          <w:tcPr>
            <w:tcW w:w="1617" w:type="dxa"/>
            <w:vAlign w:val="center"/>
            <w:tcPrChange w:id="1080" w:author="HIKARI" w:date="2019-11-08T23:03:00Z">
              <w:tcPr>
                <w:tcW w:w="1617" w:type="dxa"/>
              </w:tcPr>
            </w:tcPrChange>
          </w:tcPr>
          <w:p w14:paraId="79BA3AF2" w14:textId="4482746E" w:rsidR="00481971" w:rsidRPr="00CE6699" w:rsidRDefault="00191787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81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Label</w:t>
            </w:r>
          </w:p>
        </w:tc>
        <w:tc>
          <w:tcPr>
            <w:tcW w:w="3846" w:type="dxa"/>
            <w:tcPrChange w:id="1082" w:author="HIKARI" w:date="2019-11-08T23:03:00Z">
              <w:tcPr>
                <w:tcW w:w="3846" w:type="dxa"/>
              </w:tcPr>
            </w:tcPrChange>
          </w:tcPr>
          <w:p w14:paraId="78744D32" w14:textId="7B05FB78" w:rsidR="00481971" w:rsidRPr="00191787" w:rsidRDefault="00191787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83" w:author="HIKARI" w:date="2019-11-08T23:03:00Z">
                <w:pPr>
                  <w:spacing w:after="120"/>
                </w:pPr>
              </w:pPrChange>
            </w:pPr>
            <w:r w:rsidRPr="00191787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191787">
              <w:rPr>
                <w:b w:val="0"/>
                <w:bCs/>
                <w:color w:val="A31515"/>
                <w:sz w:val="19"/>
                <w:szCs w:val="19"/>
              </w:rPr>
              <w:t>Label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="SlidePanel_Title"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Content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="NODE PROPERTIES"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="Left"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="4.706,5.736,0,0"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="18"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="White"/&gt;</w:t>
            </w:r>
          </w:p>
        </w:tc>
        <w:tc>
          <w:tcPr>
            <w:tcW w:w="3429" w:type="dxa"/>
            <w:vAlign w:val="center"/>
            <w:tcPrChange w:id="1084" w:author="HIKARI" w:date="2019-11-08T23:03:00Z">
              <w:tcPr>
                <w:tcW w:w="3429" w:type="dxa"/>
              </w:tcPr>
            </w:tcPrChange>
          </w:tcPr>
          <w:p w14:paraId="60671783" w14:textId="287491A8" w:rsidR="00481971" w:rsidRPr="00CE6699" w:rsidRDefault="000A1F2E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85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proofErr w:type="spellStart"/>
            <w:ins w:id="1086" w:author="HIKARI" w:date="2019-11-08T23:08:00Z">
              <w:r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del w:id="1087" w:author="HIKARI" w:date="2019-11-08T23:08:00Z">
              <w:r w:rsidR="003503E9" w:rsidDel="000A1F2E">
                <w:rPr>
                  <w:b w:val="0"/>
                  <w:bCs/>
                  <w:szCs w:val="26"/>
                </w:rPr>
                <w:delText>ằm trong</w:delText>
              </w:r>
            </w:del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 w:rsidR="003503E9">
              <w:rPr>
                <w:b w:val="0"/>
                <w:bCs/>
                <w:color w:val="0070C0"/>
                <w:szCs w:val="26"/>
              </w:rPr>
              <w:t xml:space="preserve">,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thị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chức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năng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tại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của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SlideMenu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(</w:t>
            </w:r>
            <w:proofErr w:type="spellStart"/>
            <w:r w:rsidR="003503E9">
              <w:rPr>
                <w:b w:val="0"/>
                <w:bCs/>
                <w:szCs w:val="26"/>
              </w:rPr>
              <w:t>Hiển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thị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thông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tin hay </w:t>
            </w:r>
            <w:proofErr w:type="spellStart"/>
            <w:r w:rsidR="003503E9">
              <w:rPr>
                <w:b w:val="0"/>
                <w:bCs/>
                <w:szCs w:val="26"/>
              </w:rPr>
              <w:t>tìm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kiếm</w:t>
            </w:r>
            <w:proofErr w:type="spellEnd"/>
            <w:r w:rsidR="003503E9">
              <w:rPr>
                <w:b w:val="0"/>
                <w:bCs/>
                <w:szCs w:val="26"/>
              </w:rPr>
              <w:t>)</w:t>
            </w:r>
          </w:p>
        </w:tc>
      </w:tr>
      <w:tr w:rsidR="003503E9" w:rsidRPr="0076613B" w14:paraId="40FD32B6" w14:textId="77777777" w:rsidTr="000A1F2E">
        <w:trPr>
          <w:trHeight w:val="348"/>
          <w:trPrChange w:id="1088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89" w:author="HIKARI" w:date="2019-11-08T23:03:00Z">
              <w:tcPr>
                <w:tcW w:w="563" w:type="dxa"/>
              </w:tcPr>
            </w:tcPrChange>
          </w:tcPr>
          <w:p w14:paraId="59A3499F" w14:textId="4C8F5A11" w:rsidR="003503E9" w:rsidRPr="00CE6699" w:rsidRDefault="003503E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90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7</w:t>
            </w:r>
          </w:p>
        </w:tc>
        <w:tc>
          <w:tcPr>
            <w:tcW w:w="1594" w:type="dxa"/>
            <w:vAlign w:val="center"/>
            <w:tcPrChange w:id="1091" w:author="HIKARI" w:date="2019-11-08T23:03:00Z">
              <w:tcPr>
                <w:tcW w:w="1594" w:type="dxa"/>
              </w:tcPr>
            </w:tcPrChange>
          </w:tcPr>
          <w:p w14:paraId="55C3667C" w14:textId="77777777" w:rsidR="003503E9" w:rsidRDefault="003503E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92" w:author="HIKARI" w:date="2019-11-08T23:03:00Z">
                <w:pPr/>
              </w:pPrChange>
            </w:pPr>
            <w:proofErr w:type="spellStart"/>
            <w:r w:rsidRPr="003503E9">
              <w:rPr>
                <w:b w:val="0"/>
                <w:bCs/>
                <w:szCs w:val="26"/>
              </w:rPr>
              <w:t>SlidePanel</w:t>
            </w:r>
            <w:proofErr w:type="spellEnd"/>
            <w:r w:rsidRPr="003503E9">
              <w:rPr>
                <w:b w:val="0"/>
                <w:bCs/>
                <w:szCs w:val="26"/>
              </w:rPr>
              <w:t>_</w:t>
            </w:r>
          </w:p>
          <w:p w14:paraId="684C2F01" w14:textId="76207207" w:rsidR="003503E9" w:rsidRPr="003503E9" w:rsidRDefault="003503E9">
            <w:pPr>
              <w:spacing w:beforeLines="60" w:before="144" w:afterLines="60" w:after="144" w:line="360" w:lineRule="auto"/>
              <w:rPr>
                <w:b w:val="0"/>
                <w:bCs/>
                <w:color w:val="000000" w:themeColor="text1"/>
                <w:szCs w:val="26"/>
              </w:rPr>
              <w:pPrChange w:id="1093" w:author="HIKARI" w:date="2019-11-08T23:03:00Z">
                <w:pPr/>
              </w:pPrChange>
            </w:pPr>
            <w:proofErr w:type="spellStart"/>
            <w:r w:rsidRPr="003503E9">
              <w:rPr>
                <w:b w:val="0"/>
                <w:bCs/>
                <w:szCs w:val="26"/>
              </w:rPr>
              <w:t>TextBlock</w:t>
            </w:r>
            <w:proofErr w:type="spellEnd"/>
          </w:p>
        </w:tc>
        <w:tc>
          <w:tcPr>
            <w:tcW w:w="1617" w:type="dxa"/>
            <w:vAlign w:val="center"/>
            <w:tcPrChange w:id="1094" w:author="HIKARI" w:date="2019-11-08T23:03:00Z">
              <w:tcPr>
                <w:tcW w:w="1617" w:type="dxa"/>
              </w:tcPr>
            </w:tcPrChange>
          </w:tcPr>
          <w:p w14:paraId="4DB415D3" w14:textId="322F7332" w:rsidR="003503E9" w:rsidRDefault="003503E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95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TextBlock</w:t>
            </w:r>
            <w:proofErr w:type="spellEnd"/>
          </w:p>
        </w:tc>
        <w:tc>
          <w:tcPr>
            <w:tcW w:w="3846" w:type="dxa"/>
            <w:tcPrChange w:id="1096" w:author="HIKARI" w:date="2019-11-08T23:03:00Z">
              <w:tcPr>
                <w:tcW w:w="3846" w:type="dxa"/>
              </w:tcPr>
            </w:tcPrChange>
          </w:tcPr>
          <w:p w14:paraId="10B61F0A" w14:textId="3FBB89DB" w:rsidR="003503E9" w:rsidRPr="003503E9" w:rsidRDefault="003503E9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097" w:author="HIKARI" w:date="2019-11-08T23:03:00Z">
                <w:pPr/>
              </w:pPrChange>
            </w:pPr>
            <w:r w:rsidRPr="003503E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3503E9">
              <w:rPr>
                <w:b w:val="0"/>
                <w:bCs/>
                <w:color w:val="A31515"/>
                <w:sz w:val="19"/>
                <w:szCs w:val="19"/>
              </w:rPr>
              <w:t>TextBlock</w:t>
            </w:r>
            <w:proofErr w:type="spellEnd"/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</w:t>
            </w:r>
            <w:r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3503E9">
              <w:rPr>
                <w:b w:val="0"/>
                <w:bCs/>
                <w:color w:val="0000FF"/>
                <w:sz w:val="19"/>
                <w:szCs w:val="19"/>
              </w:rPr>
              <w:t>SlidePanel_TextBlock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="10,45,10,10"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TextWrapping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="Wrap"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="18"/&gt;</w:t>
            </w:r>
          </w:p>
        </w:tc>
        <w:tc>
          <w:tcPr>
            <w:tcW w:w="3429" w:type="dxa"/>
            <w:vAlign w:val="center"/>
            <w:tcPrChange w:id="1098" w:author="HIKARI" w:date="2019-11-08T23:03:00Z">
              <w:tcPr>
                <w:tcW w:w="3429" w:type="dxa"/>
              </w:tcPr>
            </w:tcPrChange>
          </w:tcPr>
          <w:p w14:paraId="35D17EE0" w14:textId="0F0053D1" w:rsidR="003503E9" w:rsidRPr="00E9168B" w:rsidRDefault="00E9168B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99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del w:id="1100" w:author="HIKARI" w:date="2019-11-08T23:08:00Z">
              <w:r w:rsidDel="000A1F2E">
                <w:rPr>
                  <w:b w:val="0"/>
                  <w:bCs/>
                  <w:szCs w:val="26"/>
                </w:rPr>
                <w:delText>Nằm trong</w:delText>
              </w:r>
            </w:del>
            <w:proofErr w:type="spellStart"/>
            <w:ins w:id="1101" w:author="HIKARI" w:date="2019-11-08T23:08:00Z">
              <w:r w:rsidR="000A1F2E"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>
              <w:rPr>
                <w:b w:val="0"/>
                <w:bCs/>
                <w:color w:val="0070C0"/>
                <w:szCs w:val="26"/>
              </w:rPr>
              <w:t>,</w:t>
            </w:r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vu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thông</w:t>
            </w:r>
            <w:proofErr w:type="spellEnd"/>
            <w:r>
              <w:rPr>
                <w:b w:val="0"/>
                <w:bCs/>
                <w:szCs w:val="26"/>
              </w:rPr>
              <w:t xml:space="preserve"> tin. </w:t>
            </w:r>
            <w:proofErr w:type="spellStart"/>
            <w:r>
              <w:rPr>
                <w:b w:val="0"/>
                <w:bCs/>
                <w:szCs w:val="26"/>
              </w:rPr>
              <w:t>Nhiệm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vụ</w:t>
            </w:r>
            <w:proofErr w:type="spellEnd"/>
            <w:r w:rsidRP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thông</w:t>
            </w:r>
            <w:proofErr w:type="spellEnd"/>
            <w:r>
              <w:rPr>
                <w:b w:val="0"/>
                <w:bCs/>
                <w:szCs w:val="26"/>
              </w:rPr>
              <w:t xml:space="preserve"> tin chi </w:t>
            </w:r>
            <w:proofErr w:type="spellStart"/>
            <w:r>
              <w:rPr>
                <w:b w:val="0"/>
                <w:bCs/>
                <w:szCs w:val="26"/>
              </w:rPr>
              <w:t>tiết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về</w:t>
            </w:r>
            <w:proofErr w:type="spellEnd"/>
            <w:r>
              <w:rPr>
                <w:b w:val="0"/>
                <w:bCs/>
                <w:szCs w:val="26"/>
              </w:rPr>
              <w:t xml:space="preserve"> Layer </w:t>
            </w:r>
            <w:proofErr w:type="spellStart"/>
            <w:r>
              <w:rPr>
                <w:b w:val="0"/>
                <w:bCs/>
                <w:szCs w:val="26"/>
              </w:rPr>
              <w:t>được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chỉ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định</w:t>
            </w:r>
            <w:proofErr w:type="spellEnd"/>
          </w:p>
        </w:tc>
      </w:tr>
      <w:tr w:rsidR="00E9168B" w:rsidRPr="0076613B" w14:paraId="4471B9F4" w14:textId="77777777" w:rsidTr="000A1F2E">
        <w:trPr>
          <w:trHeight w:val="348"/>
          <w:trPrChange w:id="1102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03" w:author="HIKARI" w:date="2019-11-08T23:03:00Z">
              <w:tcPr>
                <w:tcW w:w="563" w:type="dxa"/>
              </w:tcPr>
            </w:tcPrChange>
          </w:tcPr>
          <w:p w14:paraId="73CEC226" w14:textId="59F79763" w:rsidR="00E9168B" w:rsidRDefault="00E9168B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04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8</w:t>
            </w:r>
          </w:p>
        </w:tc>
        <w:tc>
          <w:tcPr>
            <w:tcW w:w="1594" w:type="dxa"/>
            <w:vAlign w:val="center"/>
            <w:tcPrChange w:id="1105" w:author="HIKARI" w:date="2019-11-08T23:03:00Z">
              <w:tcPr>
                <w:tcW w:w="1594" w:type="dxa"/>
              </w:tcPr>
            </w:tcPrChange>
          </w:tcPr>
          <w:p w14:paraId="63C680E2" w14:textId="77777777" w:rsid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06" w:author="HIKARI" w:date="2019-11-08T23:03:00Z">
                <w:pPr/>
              </w:pPrChange>
            </w:pPr>
            <w:proofErr w:type="spellStart"/>
            <w:r w:rsidRPr="00E9168B">
              <w:rPr>
                <w:b w:val="0"/>
                <w:bCs/>
                <w:szCs w:val="26"/>
              </w:rPr>
              <w:t>SlidePanel</w:t>
            </w:r>
            <w:proofErr w:type="spellEnd"/>
            <w:r w:rsidRPr="00E9168B">
              <w:rPr>
                <w:b w:val="0"/>
                <w:bCs/>
                <w:szCs w:val="26"/>
              </w:rPr>
              <w:t>_</w:t>
            </w:r>
          </w:p>
          <w:p w14:paraId="5DFB1826" w14:textId="1A204A13" w:rsidR="00E9168B" w:rsidRP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07" w:author="HIKARI" w:date="2019-11-08T23:03:00Z">
                <w:pPr/>
              </w:pPrChange>
            </w:pPr>
            <w:proofErr w:type="spellStart"/>
            <w:r w:rsidRPr="00E9168B">
              <w:rPr>
                <w:b w:val="0"/>
                <w:bCs/>
                <w:szCs w:val="26"/>
              </w:rPr>
              <w:t>txtBoxFind</w:t>
            </w:r>
            <w:proofErr w:type="spellEnd"/>
          </w:p>
        </w:tc>
        <w:tc>
          <w:tcPr>
            <w:tcW w:w="1617" w:type="dxa"/>
            <w:vAlign w:val="center"/>
            <w:tcPrChange w:id="1108" w:author="HIKARI" w:date="2019-11-08T23:03:00Z">
              <w:tcPr>
                <w:tcW w:w="1617" w:type="dxa"/>
              </w:tcPr>
            </w:tcPrChange>
          </w:tcPr>
          <w:p w14:paraId="04DA5CD3" w14:textId="448BF8B0" w:rsidR="00E9168B" w:rsidRDefault="00E9168B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09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TextBox</w:t>
            </w:r>
            <w:proofErr w:type="spellEnd"/>
          </w:p>
        </w:tc>
        <w:tc>
          <w:tcPr>
            <w:tcW w:w="3846" w:type="dxa"/>
            <w:tcPrChange w:id="1110" w:author="HIKARI" w:date="2019-11-08T23:03:00Z">
              <w:tcPr>
                <w:tcW w:w="3846" w:type="dxa"/>
              </w:tcPr>
            </w:tcPrChange>
          </w:tcPr>
          <w:p w14:paraId="3C45B44C" w14:textId="77777777" w:rsid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11" w:author="HIKARI" w:date="2019-11-08T23:03:00Z">
                <w:pPr>
                  <w:spacing w:before="120"/>
                </w:pPr>
              </w:pPrChange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E9168B">
              <w:rPr>
                <w:b w:val="0"/>
                <w:bCs/>
                <w:color w:val="A31515"/>
                <w:sz w:val="19"/>
                <w:szCs w:val="19"/>
              </w:rPr>
              <w:t>TextBox</w:t>
            </w:r>
            <w:proofErr w:type="spellEnd"/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="SlidePanel_txtBoxFind"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TextWrapping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="Wrap"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56F543E1" w14:textId="1A39F3AB" w:rsid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12" w:author="HIKARI" w:date="2019-11-08T23:03:00Z">
                <w:pPr>
                  <w:spacing w:before="120"/>
                </w:pPr>
              </w:pPrChange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"Top"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="10,45,10,0"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="17"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Visibility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="Hidden"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TextChanged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4827B729" w14:textId="70891B9D" w:rsidR="00E9168B" w:rsidRP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13" w:author="HIKARI" w:date="2019-11-08T23:03:00Z">
                <w:pPr>
                  <w:spacing w:before="120"/>
                </w:pPr>
              </w:pPrChange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E9168B">
              <w:rPr>
                <w:b w:val="0"/>
                <w:bCs/>
                <w:color w:val="0000FF"/>
                <w:sz w:val="19"/>
                <w:szCs w:val="19"/>
              </w:rPr>
              <w:t>SlidePanel_txtBoxFind_TextChanged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TextInput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E9168B">
              <w:rPr>
                <w:b w:val="0"/>
                <w:bCs/>
                <w:color w:val="0000FF"/>
                <w:sz w:val="19"/>
                <w:szCs w:val="19"/>
              </w:rPr>
              <w:t>SlidePanel_txtBoxFind_TextInput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proofErr w:type="gramStart"/>
            <w:r w:rsidRPr="00E9168B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E9168B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proofErr w:type="gram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}"/&gt;</w:t>
            </w:r>
          </w:p>
        </w:tc>
        <w:tc>
          <w:tcPr>
            <w:tcW w:w="3429" w:type="dxa"/>
            <w:vAlign w:val="center"/>
            <w:tcPrChange w:id="1114" w:author="HIKARI" w:date="2019-11-08T23:03:00Z">
              <w:tcPr>
                <w:tcW w:w="3429" w:type="dxa"/>
              </w:tcPr>
            </w:tcPrChange>
          </w:tcPr>
          <w:p w14:paraId="36AA75B0" w14:textId="4CB19799" w:rsidR="00E9168B" w:rsidRDefault="00E9168B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15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del w:id="1116" w:author="HIKARI" w:date="2019-11-08T23:08:00Z">
              <w:r w:rsidDel="000A1F2E">
                <w:rPr>
                  <w:b w:val="0"/>
                  <w:bCs/>
                  <w:szCs w:val="26"/>
                </w:rPr>
                <w:delText>Nằm trong</w:delText>
              </w:r>
            </w:del>
            <w:proofErr w:type="spellStart"/>
            <w:ins w:id="1117" w:author="HIKARI" w:date="2019-11-08T23:08:00Z">
              <w:r w:rsidR="000A1F2E"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>
              <w:rPr>
                <w:b w:val="0"/>
                <w:bCs/>
                <w:color w:val="0070C0"/>
                <w:szCs w:val="26"/>
              </w:rPr>
              <w:t>,</w:t>
            </w:r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</w:t>
            </w:r>
            <w:r w:rsidR="00263EC8">
              <w:rPr>
                <w:b w:val="0"/>
                <w:bCs/>
                <w:szCs w:val="26"/>
              </w:rPr>
              <w:t>ụ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Là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nhập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tên</w:t>
            </w:r>
            <w:proofErr w:type="spellEnd"/>
            <w:r>
              <w:rPr>
                <w:b w:val="0"/>
                <w:bCs/>
                <w:szCs w:val="26"/>
              </w:rPr>
              <w:t xml:space="preserve"> Layer </w:t>
            </w:r>
            <w:proofErr w:type="spellStart"/>
            <w:r>
              <w:rPr>
                <w:b w:val="0"/>
                <w:bCs/>
                <w:szCs w:val="26"/>
              </w:rPr>
              <w:t>cần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</w:p>
        </w:tc>
      </w:tr>
      <w:tr w:rsidR="00E9168B" w:rsidRPr="0076613B" w14:paraId="74E59513" w14:textId="77777777" w:rsidTr="000A1F2E">
        <w:trPr>
          <w:trHeight w:val="348"/>
          <w:trPrChange w:id="1118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19" w:author="HIKARI" w:date="2019-11-08T23:03:00Z">
              <w:tcPr>
                <w:tcW w:w="563" w:type="dxa"/>
              </w:tcPr>
            </w:tcPrChange>
          </w:tcPr>
          <w:p w14:paraId="5E2A0976" w14:textId="2694FFBA" w:rsidR="00E9168B" w:rsidRDefault="00E9168B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20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9</w:t>
            </w:r>
          </w:p>
        </w:tc>
        <w:tc>
          <w:tcPr>
            <w:tcW w:w="1594" w:type="dxa"/>
            <w:vAlign w:val="center"/>
            <w:tcPrChange w:id="1121" w:author="HIKARI" w:date="2019-11-08T23:03:00Z">
              <w:tcPr>
                <w:tcW w:w="1594" w:type="dxa"/>
              </w:tcPr>
            </w:tcPrChange>
          </w:tcPr>
          <w:p w14:paraId="0580A240" w14:textId="77777777" w:rsidR="00263EC8" w:rsidRDefault="00263E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22" w:author="HIKARI" w:date="2019-11-08T23:03:00Z">
                <w:pPr/>
              </w:pPrChange>
            </w:pPr>
            <w:proofErr w:type="spellStart"/>
            <w:r w:rsidRPr="00263EC8">
              <w:rPr>
                <w:b w:val="0"/>
                <w:bCs/>
                <w:szCs w:val="26"/>
              </w:rPr>
              <w:t>SlidePanel</w:t>
            </w:r>
            <w:proofErr w:type="spellEnd"/>
            <w:r w:rsidRPr="00263EC8">
              <w:rPr>
                <w:b w:val="0"/>
                <w:bCs/>
                <w:szCs w:val="26"/>
              </w:rPr>
              <w:t>_</w:t>
            </w:r>
          </w:p>
          <w:p w14:paraId="0DB9D8CD" w14:textId="45486612" w:rsidR="00E9168B" w:rsidRPr="00263EC8" w:rsidRDefault="00263E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23" w:author="HIKARI" w:date="2019-11-08T23:03:00Z">
                <w:pPr/>
              </w:pPrChange>
            </w:pPr>
            <w:proofErr w:type="spellStart"/>
            <w:r w:rsidRPr="00263EC8">
              <w:rPr>
                <w:b w:val="0"/>
                <w:bCs/>
                <w:szCs w:val="26"/>
              </w:rPr>
              <w:t>lvListLayers</w:t>
            </w:r>
            <w:proofErr w:type="spellEnd"/>
          </w:p>
        </w:tc>
        <w:tc>
          <w:tcPr>
            <w:tcW w:w="1617" w:type="dxa"/>
            <w:vAlign w:val="center"/>
            <w:tcPrChange w:id="1124" w:author="HIKARI" w:date="2019-11-08T23:03:00Z">
              <w:tcPr>
                <w:tcW w:w="1617" w:type="dxa"/>
              </w:tcPr>
            </w:tcPrChange>
          </w:tcPr>
          <w:p w14:paraId="2DBED749" w14:textId="7BC3ACA8" w:rsidR="00E9168B" w:rsidRDefault="00263EC8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25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ListView</w:t>
            </w:r>
            <w:proofErr w:type="spellEnd"/>
          </w:p>
        </w:tc>
        <w:tc>
          <w:tcPr>
            <w:tcW w:w="3846" w:type="dxa"/>
            <w:tcPrChange w:id="1126" w:author="HIKARI" w:date="2019-11-08T23:03:00Z">
              <w:tcPr>
                <w:tcW w:w="3846" w:type="dxa"/>
              </w:tcPr>
            </w:tcPrChange>
          </w:tcPr>
          <w:p w14:paraId="25F489A6" w14:textId="2C2B6CB8" w:rsid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FF0000"/>
                <w:sz w:val="19"/>
                <w:szCs w:val="19"/>
              </w:rPr>
              <w:pPrChange w:id="1127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proofErr w:type="spellStart"/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>SlidePanel_lvListLayers</w:t>
            </w:r>
            <w:proofErr w:type="spellEnd"/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="Left"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="605"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="228"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="10,67,0,0"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Visibility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="Hidden"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</w:p>
          <w:p w14:paraId="3F13DB0B" w14:textId="22D023A7" w:rsid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28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SelectionChanged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01E42F1D" w14:textId="4B7ABF90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29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263EC8">
              <w:rPr>
                <w:b w:val="0"/>
                <w:bCs/>
                <w:color w:val="0000FF"/>
                <w:sz w:val="19"/>
                <w:szCs w:val="19"/>
              </w:rPr>
              <w:t>SlidePanel_lvListLayers_SelectionChanged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"&gt;</w:t>
            </w:r>
          </w:p>
          <w:p w14:paraId="29F02D53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30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ListView.View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7E078F0F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31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0308355A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32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GridViewColumn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="Name"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="114"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DisplayMemberBinding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Binding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Name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}" /&gt;</w:t>
            </w:r>
          </w:p>
          <w:p w14:paraId="6CF37DC2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33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lastRenderedPageBreak/>
              <w:t xml:space="preserve">    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GridViewColumn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="Type"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="114"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DisplayMemberBinding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Binding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Type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}" /&gt;</w:t>
            </w:r>
          </w:p>
          <w:p w14:paraId="542C60EE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34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458F7921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35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ListView.View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0D55E8CF" w14:textId="2C26CBB2" w:rsidR="00E9168B" w:rsidRPr="00263EC8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36" w:author="HIKARI" w:date="2019-11-08T23:03:00Z">
                <w:pPr>
                  <w:spacing w:before="12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137" w:author="HIKARI" w:date="2019-11-08T23:03:00Z">
              <w:tcPr>
                <w:tcW w:w="3429" w:type="dxa"/>
              </w:tcPr>
            </w:tcPrChange>
          </w:tcPr>
          <w:p w14:paraId="33D10625" w14:textId="11030389" w:rsidR="00E9168B" w:rsidRDefault="00263EC8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38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del w:id="1139" w:author="HIKARI" w:date="2019-11-08T23:07:00Z">
              <w:r w:rsidDel="000A1F2E">
                <w:rPr>
                  <w:b w:val="0"/>
                  <w:bCs/>
                  <w:szCs w:val="26"/>
                </w:rPr>
                <w:lastRenderedPageBreak/>
                <w:delText>Nằm trong</w:delText>
              </w:r>
            </w:del>
            <w:proofErr w:type="spellStart"/>
            <w:ins w:id="1140" w:author="HIKARI" w:date="2019-11-08T23:07:00Z">
              <w:r w:rsidR="000A1F2E"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>
              <w:rPr>
                <w:b w:val="0"/>
                <w:bCs/>
                <w:color w:val="0070C0"/>
                <w:szCs w:val="26"/>
              </w:rPr>
              <w:t>,</w:t>
            </w:r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vụ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Là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chương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trả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về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quả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>.</w:t>
            </w:r>
          </w:p>
        </w:tc>
      </w:tr>
    </w:tbl>
    <w:p w14:paraId="408506FB" w14:textId="77777777" w:rsidR="009373B8" w:rsidRPr="004215A7" w:rsidRDefault="009373B8" w:rsidP="004215A7">
      <w:pPr>
        <w:rPr>
          <w:i/>
          <w:iCs/>
          <w:sz w:val="32"/>
        </w:rPr>
      </w:pPr>
    </w:p>
    <w:p w14:paraId="228BEF37" w14:textId="017471B4" w:rsidR="00182F22" w:rsidRPr="00E24C10" w:rsidRDefault="004564FE">
      <w:pPr>
        <w:pStyle w:val="Heading2"/>
        <w:numPr>
          <w:ilvl w:val="0"/>
          <w:numId w:val="21"/>
        </w:numPr>
        <w:pPrChange w:id="1141" w:author="HIKARI" w:date="2019-11-08T21:23:00Z">
          <w:pPr>
            <w:pStyle w:val="ListParagraph"/>
            <w:numPr>
              <w:numId w:val="21"/>
            </w:numPr>
            <w:ind w:hanging="360"/>
            <w:outlineLvl w:val="1"/>
          </w:pPr>
        </w:pPrChange>
      </w:pPr>
      <w:bookmarkStart w:id="1142" w:name="_Toc24226711"/>
      <w:proofErr w:type="spellStart"/>
      <w:r w:rsidRPr="00E24C10">
        <w:t>Thi</w:t>
      </w:r>
      <w:r w:rsidR="00B40711" w:rsidRPr="00E24C10">
        <w:t>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bookmarkEnd w:id="1142"/>
      <w:proofErr w:type="spellEnd"/>
    </w:p>
    <w:p w14:paraId="0FA105AC" w14:textId="3F4B7A5D" w:rsidR="00182F22" w:rsidRPr="00E24C10" w:rsidRDefault="00182F22">
      <w:pPr>
        <w:pStyle w:val="Heading3"/>
        <w:numPr>
          <w:ilvl w:val="1"/>
          <w:numId w:val="21"/>
        </w:numPr>
        <w:pPrChange w:id="1143" w:author="HIKARI" w:date="2019-11-08T21:23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1144" w:name="_Toc24226712"/>
      <w:proofErr w:type="spellStart"/>
      <w:r w:rsidRPr="00E24C10">
        <w:t>Thiết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proofErr w:type="spellEnd"/>
      <w:r w:rsidRPr="00E24C10">
        <w:t xml:space="preserve"> </w:t>
      </w:r>
      <w:bookmarkStart w:id="1145" w:name="_Hlk23962298"/>
      <w:proofErr w:type="spellStart"/>
      <w:r w:rsidRPr="00E24C10">
        <w:t>cho</w:t>
      </w:r>
      <w:proofErr w:type="spellEnd"/>
      <w:r w:rsidRPr="00E24C10">
        <w:t xml:space="preserve"> </w:t>
      </w:r>
      <w:proofErr w:type="spellStart"/>
      <w:r w:rsidRPr="00E24C10">
        <w:t>các</w:t>
      </w:r>
      <w:proofErr w:type="spellEnd"/>
      <w:r w:rsidRPr="00E24C10">
        <w:t xml:space="preserve"> Layer </w:t>
      </w:r>
      <w:proofErr w:type="spellStart"/>
      <w:r w:rsidRPr="00E24C10">
        <w:t>của</w:t>
      </w:r>
      <w:proofErr w:type="spellEnd"/>
      <w:r w:rsidRPr="00E24C10">
        <w:t xml:space="preserve"> TensorFlow Layers API</w:t>
      </w:r>
      <w:bookmarkEnd w:id="1144"/>
      <w:bookmarkEnd w:id="1145"/>
    </w:p>
    <w:p w14:paraId="786C1F79" w14:textId="5C5F757B" w:rsidR="00B40711" w:rsidRPr="00E24C10" w:rsidRDefault="00B40711">
      <w:pPr>
        <w:pStyle w:val="Heading4"/>
        <w:numPr>
          <w:ilvl w:val="2"/>
          <w:numId w:val="21"/>
        </w:numPr>
        <w:pPrChange w:id="1146" w:author="HIKARI" w:date="2019-11-08T21:23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147" w:name="_Toc24226713"/>
      <w:proofErr w:type="spellStart"/>
      <w:r w:rsidRPr="00E24C10">
        <w:t>Tổng</w:t>
      </w:r>
      <w:proofErr w:type="spellEnd"/>
      <w:r w:rsidRPr="00E24C10">
        <w:t xml:space="preserve"> </w:t>
      </w:r>
      <w:proofErr w:type="spellStart"/>
      <w:r w:rsidRPr="00E24C10">
        <w:t>quan</w:t>
      </w:r>
      <w:bookmarkEnd w:id="1147"/>
      <w:proofErr w:type="spellEnd"/>
    </w:p>
    <w:p w14:paraId="68E108CF" w14:textId="45D6A49D" w:rsidR="001E0917" w:rsidRDefault="00B40711" w:rsidP="004F0CD8">
      <w:pPr>
        <w:ind w:left="810" w:firstLine="900"/>
        <w:rPr>
          <w:b w:val="0"/>
          <w:bCs/>
        </w:rPr>
      </w:pPr>
      <w:proofErr w:type="spellStart"/>
      <w:r w:rsidRPr="00E24C10">
        <w:rPr>
          <w:b w:val="0"/>
          <w:bCs/>
        </w:rPr>
        <w:t>Xem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xét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trong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phạm</w:t>
      </w:r>
      <w:proofErr w:type="spellEnd"/>
      <w:r w:rsidRPr="00E24C10">
        <w:rPr>
          <w:b w:val="0"/>
          <w:bCs/>
        </w:rPr>
        <w:t xml:space="preserve"> vi </w:t>
      </w:r>
      <w:proofErr w:type="spellStart"/>
      <w:r w:rsidRPr="00E24C10">
        <w:rPr>
          <w:b w:val="0"/>
          <w:bCs/>
        </w:rPr>
        <w:t>phần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mềm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sẽ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xây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dựng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="00182F22" w:rsidRPr="00E24C10">
        <w:rPr>
          <w:b w:val="0"/>
          <w:bCs/>
        </w:rPr>
        <w:t>n</w:t>
      </w:r>
      <w:r w:rsidR="00CD5811" w:rsidRPr="00E24C10">
        <w:rPr>
          <w:b w:val="0"/>
          <w:bCs/>
        </w:rPr>
        <w:t>goài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="00CD5811" w:rsidRPr="00E24C10">
        <w:rPr>
          <w:b w:val="0"/>
          <w:bCs/>
        </w:rPr>
        <w:t xml:space="preserve"> class </w:t>
      </w:r>
      <w:proofErr w:type="spellStart"/>
      <w:r w:rsidR="00CD5811" w:rsidRPr="00E24C10">
        <w:rPr>
          <w:b w:val="0"/>
          <w:bCs/>
        </w:rPr>
        <w:t>đặc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thù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phục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vụ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cho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chức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năng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và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sự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vận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hành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của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chương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trình</w:t>
      </w:r>
      <w:proofErr w:type="spellEnd"/>
      <w:r w:rsidR="00CD5811" w:rsidRPr="00E24C10">
        <w:rPr>
          <w:b w:val="0"/>
          <w:bCs/>
        </w:rPr>
        <w:t>,</w:t>
      </w:r>
      <w:r w:rsidRPr="00E24C10">
        <w:rPr>
          <w:b w:val="0"/>
          <w:bCs/>
        </w:rPr>
        <w:t xml:space="preserve"> do </w:t>
      </w:r>
      <w:proofErr w:type="spellStart"/>
      <w:r w:rsidRPr="00E24C10">
        <w:rPr>
          <w:b w:val="0"/>
          <w:bCs/>
        </w:rPr>
        <w:t>sự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hạng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chế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về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thời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gian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kiến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phần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mềm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này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chỉ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hiện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thực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hoá</w:t>
      </w:r>
      <w:proofErr w:type="spellEnd"/>
      <w:r w:rsidRPr="00E24C10">
        <w:rPr>
          <w:b w:val="0"/>
          <w:bCs/>
        </w:rPr>
        <w:t xml:space="preserve"> 13 </w:t>
      </w:r>
      <w:proofErr w:type="spellStart"/>
      <w:r w:rsidRPr="00E24C10">
        <w:rPr>
          <w:b w:val="0"/>
          <w:bCs/>
        </w:rPr>
        <w:t>trong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tổng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số</w:t>
      </w:r>
      <w:proofErr w:type="spellEnd"/>
      <w:r w:rsidRPr="00E24C10">
        <w:rPr>
          <w:b w:val="0"/>
          <w:bCs/>
        </w:rPr>
        <w:t xml:space="preserve"> 203 Layer</w:t>
      </w:r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trong</w:t>
      </w:r>
      <w:proofErr w:type="spellEnd"/>
      <w:r w:rsidR="00CD5811" w:rsidRPr="00E24C10">
        <w:rPr>
          <w:b w:val="0"/>
          <w:bCs/>
        </w:rPr>
        <w:t xml:space="preserve"> Layers API</w:t>
      </w:r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cũng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như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sẽ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chỉ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này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AF02D9" w:rsidRPr="00E24C10">
        <w:rPr>
          <w:b w:val="0"/>
          <w:bCs/>
        </w:rPr>
        <w:t>tham</w:t>
      </w:r>
      <w:proofErr w:type="spellEnd"/>
      <w:r w:rsidR="00AF02D9" w:rsidRPr="00E24C10">
        <w:rPr>
          <w:b w:val="0"/>
          <w:bCs/>
        </w:rPr>
        <w:t xml:space="preserve"> </w:t>
      </w:r>
      <w:proofErr w:type="spellStart"/>
      <w:r w:rsidR="00AF02D9" w:rsidRPr="00E24C10">
        <w:rPr>
          <w:b w:val="0"/>
          <w:bCs/>
        </w:rPr>
        <w:t>số</w:t>
      </w:r>
      <w:proofErr w:type="spellEnd"/>
      <w:r w:rsidR="00182F22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quan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trọng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không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toàn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bộ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cả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AF02D9" w:rsidRPr="00E24C10">
        <w:rPr>
          <w:b w:val="0"/>
          <w:bCs/>
        </w:rPr>
        <w:t>tham</w:t>
      </w:r>
      <w:proofErr w:type="spellEnd"/>
      <w:r w:rsidR="00AF02D9" w:rsidRPr="00E24C10">
        <w:rPr>
          <w:b w:val="0"/>
          <w:bCs/>
        </w:rPr>
        <w:t xml:space="preserve"> </w:t>
      </w:r>
      <w:proofErr w:type="spellStart"/>
      <w:r w:rsidR="00AF02D9" w:rsidRPr="00E24C10">
        <w:rPr>
          <w:b w:val="0"/>
          <w:bCs/>
        </w:rPr>
        <w:t>số</w:t>
      </w:r>
      <w:proofErr w:type="spellEnd"/>
      <w:r w:rsidR="00182F22"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>.</w:t>
      </w:r>
    </w:p>
    <w:p w14:paraId="52AAB70C" w14:textId="2AB36E58" w:rsidR="00931754" w:rsidDel="00003E1F" w:rsidRDefault="00931754" w:rsidP="00384F51">
      <w:pPr>
        <w:rPr>
          <w:del w:id="1148" w:author="HIKARI" w:date="2019-11-08T23:09:00Z"/>
          <w:b w:val="0"/>
          <w:bCs/>
        </w:rPr>
      </w:pPr>
    </w:p>
    <w:p w14:paraId="517CEC51" w14:textId="29269EA1" w:rsidR="00931754" w:rsidRPr="00931754" w:rsidRDefault="00931754" w:rsidP="001719AC">
      <w:pPr>
        <w:tabs>
          <w:tab w:val="left" w:pos="990"/>
        </w:tabs>
        <w:spacing w:after="0"/>
        <w:rPr>
          <w:b w:val="0"/>
          <w:bCs/>
          <w:i/>
          <w:iCs/>
          <w:sz w:val="20"/>
          <w:szCs w:val="20"/>
        </w:rPr>
      </w:pPr>
    </w:p>
    <w:p w14:paraId="5FCCCB55" w14:textId="2F01C759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149" w:name="_Toc24052626"/>
      <w:bookmarkStart w:id="1150" w:name="_Toc24226729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4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Class </w:t>
      </w:r>
      <w:proofErr w:type="spellStart"/>
      <w:r w:rsidRPr="00DD096E">
        <w:rPr>
          <w:sz w:val="20"/>
          <w:szCs w:val="20"/>
        </w:rPr>
        <w:t>và</w:t>
      </w:r>
      <w:proofErr w:type="spellEnd"/>
      <w:r w:rsidRPr="00DD096E">
        <w:rPr>
          <w:sz w:val="20"/>
          <w:szCs w:val="20"/>
        </w:rPr>
        <w:t xml:space="preserve"> Attributes </w:t>
      </w:r>
      <w:proofErr w:type="spellStart"/>
      <w:r w:rsidRPr="00DD096E">
        <w:rPr>
          <w:sz w:val="20"/>
          <w:szCs w:val="20"/>
        </w:rPr>
        <w:t>ứng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với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layer.</w:t>
      </w:r>
      <w:bookmarkEnd w:id="1149"/>
      <w:bookmarkEnd w:id="1150"/>
    </w:p>
    <w:tbl>
      <w:tblPr>
        <w:tblW w:w="10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151" w:author="HIKARI" w:date="2019-11-08T23:08:00Z">
          <w:tblPr>
            <w:tblW w:w="1052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325"/>
        <w:gridCol w:w="3825"/>
        <w:gridCol w:w="1141"/>
        <w:gridCol w:w="3504"/>
        <w:tblGridChange w:id="1152">
          <w:tblGrid>
            <w:gridCol w:w="2325"/>
            <w:gridCol w:w="3825"/>
            <w:gridCol w:w="1141"/>
            <w:gridCol w:w="3234"/>
          </w:tblGrid>
        </w:tblGridChange>
      </w:tblGrid>
      <w:tr w:rsidR="00023234" w:rsidRPr="00EE5847" w14:paraId="33D82914" w14:textId="78C2E8B4" w:rsidTr="000A1F2E">
        <w:trPr>
          <w:trHeight w:val="701"/>
          <w:trPrChange w:id="1153" w:author="HIKARI" w:date="2019-11-08T23:08:00Z">
            <w:trPr>
              <w:trHeight w:val="701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154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69845A9" w14:textId="77777777" w:rsidR="00023234" w:rsidRPr="00EE5847" w:rsidRDefault="00023234">
            <w:pPr>
              <w:spacing w:before="120"/>
              <w:rPr>
                <w:rFonts w:eastAsia="Times New Roman"/>
                <w:bCs/>
                <w:szCs w:val="26"/>
              </w:rPr>
              <w:pPrChange w:id="1155" w:author="HIKARI" w:date="2019-11-08T22:29:00Z">
                <w:pPr/>
              </w:pPrChange>
            </w:pPr>
            <w:r w:rsidRPr="00EE5847">
              <w:rPr>
                <w:rFonts w:eastAsia="Times New Roman"/>
                <w:bCs/>
                <w:szCs w:val="26"/>
              </w:rPr>
              <w:t>Class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156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AB55E61" w14:textId="0F472302" w:rsidR="00023234" w:rsidRPr="00EE5847" w:rsidRDefault="00023234">
            <w:pPr>
              <w:spacing w:before="120"/>
              <w:rPr>
                <w:rFonts w:eastAsia="Times New Roman"/>
                <w:bCs/>
                <w:szCs w:val="26"/>
              </w:rPr>
              <w:pPrChange w:id="1157" w:author="HIKARI" w:date="2019-11-08T22:29:00Z">
                <w:pPr/>
              </w:pPrChange>
            </w:pPr>
            <w:r>
              <w:rPr>
                <w:rFonts w:eastAsia="Times New Roman"/>
                <w:bCs/>
                <w:szCs w:val="26"/>
              </w:rPr>
              <w:t>Attributes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158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AF27DFD" w14:textId="6A62C924" w:rsidR="00023234" w:rsidRPr="00EE5847" w:rsidRDefault="00023234">
            <w:pPr>
              <w:spacing w:before="120"/>
              <w:rPr>
                <w:rFonts w:eastAsia="Times New Roman"/>
                <w:bCs/>
                <w:szCs w:val="26"/>
              </w:rPr>
              <w:pPrChange w:id="1159" w:author="HIKARI" w:date="2019-11-08T22:29:00Z">
                <w:pPr/>
              </w:pPrChange>
            </w:pPr>
            <w:proofErr w:type="spellStart"/>
            <w:r>
              <w:rPr>
                <w:rFonts w:eastAsia="Times New Roman"/>
                <w:bCs/>
                <w:szCs w:val="26"/>
              </w:rPr>
              <w:t>Kế</w:t>
            </w:r>
            <w:proofErr w:type="spellEnd"/>
            <w:r>
              <w:rPr>
                <w:rFonts w:eastAsia="Times New Roman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Cs w:val="26"/>
              </w:rPr>
              <w:t>thừa</w:t>
            </w:r>
            <w:proofErr w:type="spellEnd"/>
          </w:p>
        </w:tc>
        <w:tc>
          <w:tcPr>
            <w:tcW w:w="3504" w:type="dxa"/>
            <w:tcPrChange w:id="1160" w:author="HIKARI" w:date="2019-11-08T23:08:00Z">
              <w:tcPr>
                <w:tcW w:w="3234" w:type="dxa"/>
              </w:tcPr>
            </w:tcPrChange>
          </w:tcPr>
          <w:p w14:paraId="68664497" w14:textId="761AC331" w:rsidR="00023234" w:rsidRDefault="00023234">
            <w:pPr>
              <w:spacing w:before="120"/>
              <w:rPr>
                <w:rFonts w:eastAsia="Times New Roman"/>
                <w:bCs/>
                <w:szCs w:val="26"/>
              </w:rPr>
            </w:pPr>
            <w:del w:id="1161" w:author="HIKARI" w:date="2019-11-08T22:27:00Z">
              <w:r w:rsidDel="00E54FC9">
                <w:rPr>
                  <w:rFonts w:eastAsia="Times New Roman"/>
                  <w:bCs/>
                  <w:szCs w:val="26"/>
                </w:rPr>
                <w:delText>Chú thích</w:delText>
              </w:r>
            </w:del>
            <w:proofErr w:type="spellStart"/>
            <w:ins w:id="1162" w:author="HIKARI" w:date="2019-11-08T22:27:00Z">
              <w:r w:rsidR="00E54FC9">
                <w:rPr>
                  <w:rFonts w:eastAsia="Times New Roman"/>
                  <w:bCs/>
                  <w:szCs w:val="26"/>
                </w:rPr>
                <w:t>Mô</w:t>
              </w:r>
              <w:proofErr w:type="spellEnd"/>
              <w:r w:rsidR="00E54FC9">
                <w:rPr>
                  <w:rFonts w:eastAsia="Times New Roman"/>
                  <w:bCs/>
                  <w:szCs w:val="26"/>
                </w:rPr>
                <w:t xml:space="preserve"> </w:t>
              </w:r>
              <w:proofErr w:type="spellStart"/>
              <w:r w:rsidR="00E54FC9">
                <w:rPr>
                  <w:rFonts w:eastAsia="Times New Roman"/>
                  <w:bCs/>
                  <w:szCs w:val="26"/>
                </w:rPr>
                <w:t>tả</w:t>
              </w:r>
            </w:ins>
            <w:proofErr w:type="spellEnd"/>
          </w:p>
        </w:tc>
      </w:tr>
      <w:tr w:rsidR="00E71640" w:rsidRPr="00EE5847" w14:paraId="133431CA" w14:textId="77777777" w:rsidTr="000A1F2E">
        <w:trPr>
          <w:trHeight w:val="557"/>
          <w:ins w:id="1163" w:author="HIKARI" w:date="2019-11-08T21:27:00Z"/>
          <w:trPrChange w:id="1164" w:author="HIKARI" w:date="2019-11-08T23:08:00Z">
            <w:trPr>
              <w:trHeight w:val="701"/>
            </w:trPr>
          </w:trPrChange>
        </w:trPr>
        <w:tc>
          <w:tcPr>
            <w:tcW w:w="2325" w:type="dxa"/>
            <w:shd w:val="clear" w:color="auto" w:fill="auto"/>
            <w:noWrap/>
            <w:tcPrChange w:id="1165" w:author="HIKARI" w:date="2019-11-08T23:08:00Z">
              <w:tcPr>
                <w:tcW w:w="2325" w:type="dxa"/>
                <w:shd w:val="clear" w:color="auto" w:fill="auto"/>
                <w:noWrap/>
                <w:vAlign w:val="bottom"/>
              </w:tcPr>
            </w:tcPrChange>
          </w:tcPr>
          <w:p w14:paraId="5F22FF2A" w14:textId="629757E6" w:rsidR="00E71640" w:rsidRPr="00EE5847" w:rsidRDefault="00E71640">
            <w:pPr>
              <w:spacing w:beforeLines="60" w:before="144" w:afterLines="60" w:after="144"/>
              <w:rPr>
                <w:ins w:id="1166" w:author="HIKARI" w:date="2019-11-08T21:27:00Z"/>
                <w:rFonts w:eastAsia="Times New Roman"/>
                <w:bCs/>
                <w:szCs w:val="26"/>
              </w:rPr>
              <w:pPrChange w:id="1167" w:author="HIKARI" w:date="2019-11-08T22:29:00Z">
                <w:pPr/>
              </w:pPrChange>
            </w:pPr>
            <w:ins w:id="1168" w:author="HIKARI" w:date="2019-11-08T21:27:00Z">
              <w:r w:rsidRPr="00EE5847">
                <w:rPr>
                  <w:rFonts w:eastAsia="Times New Roman"/>
                  <w:b w:val="0"/>
                  <w:szCs w:val="26"/>
                </w:rPr>
                <w:t>Layer</w:t>
              </w:r>
            </w:ins>
          </w:p>
        </w:tc>
        <w:tc>
          <w:tcPr>
            <w:tcW w:w="3825" w:type="dxa"/>
            <w:shd w:val="clear" w:color="auto" w:fill="auto"/>
            <w:noWrap/>
            <w:tcPrChange w:id="1169" w:author="HIKARI" w:date="2019-11-08T23:08:00Z">
              <w:tcPr>
                <w:tcW w:w="3825" w:type="dxa"/>
                <w:shd w:val="clear" w:color="auto" w:fill="auto"/>
                <w:noWrap/>
                <w:vAlign w:val="bottom"/>
              </w:tcPr>
            </w:tcPrChange>
          </w:tcPr>
          <w:p w14:paraId="5CA3D01D" w14:textId="63140B7D" w:rsidR="00E71640" w:rsidRDefault="00E71640">
            <w:pPr>
              <w:spacing w:beforeLines="60" w:before="144" w:afterLines="60" w:after="144"/>
              <w:rPr>
                <w:ins w:id="1170" w:author="HIKARI" w:date="2019-11-08T21:27:00Z"/>
                <w:rFonts w:eastAsia="Times New Roman"/>
                <w:bCs/>
                <w:szCs w:val="26"/>
              </w:rPr>
              <w:pPrChange w:id="1171" w:author="HIKARI" w:date="2019-11-08T22:29:00Z">
                <w:pPr/>
              </w:pPrChange>
            </w:pPr>
            <w:ins w:id="1172" w:author="HIKARI" w:date="2019-11-08T21:27:00Z">
              <w:r w:rsidRPr="00EE5847">
                <w:rPr>
                  <w:rFonts w:eastAsia="Times New Roman"/>
                  <w:b w:val="0"/>
                  <w:szCs w:val="26"/>
                </w:rPr>
                <w:t>string name</w:t>
              </w:r>
            </w:ins>
          </w:p>
        </w:tc>
        <w:tc>
          <w:tcPr>
            <w:tcW w:w="1141" w:type="dxa"/>
            <w:shd w:val="clear" w:color="auto" w:fill="auto"/>
            <w:noWrap/>
            <w:tcPrChange w:id="1173" w:author="HIKARI" w:date="2019-11-08T23:08:00Z">
              <w:tcPr>
                <w:tcW w:w="1141" w:type="dxa"/>
                <w:shd w:val="clear" w:color="auto" w:fill="auto"/>
                <w:noWrap/>
                <w:vAlign w:val="bottom"/>
              </w:tcPr>
            </w:tcPrChange>
          </w:tcPr>
          <w:p w14:paraId="1373CAEB" w14:textId="77777777" w:rsidR="00E71640" w:rsidRDefault="00E71640">
            <w:pPr>
              <w:spacing w:beforeLines="60" w:before="144" w:afterLines="60" w:after="144"/>
              <w:rPr>
                <w:ins w:id="1174" w:author="HIKARI" w:date="2019-11-08T21:27:00Z"/>
                <w:rFonts w:eastAsia="Times New Roman"/>
                <w:bCs/>
                <w:szCs w:val="26"/>
              </w:rPr>
              <w:pPrChange w:id="1175" w:author="HIKARI" w:date="2019-11-08T22:29:00Z">
                <w:pPr/>
              </w:pPrChange>
            </w:pPr>
          </w:p>
        </w:tc>
        <w:tc>
          <w:tcPr>
            <w:tcW w:w="3504" w:type="dxa"/>
            <w:tcPrChange w:id="1176" w:author="HIKARI" w:date="2019-11-08T23:08:00Z">
              <w:tcPr>
                <w:tcW w:w="3234" w:type="dxa"/>
              </w:tcPr>
            </w:tcPrChange>
          </w:tcPr>
          <w:p w14:paraId="5C3C5FCD" w14:textId="1FAABAD0" w:rsidR="00E71640" w:rsidRPr="00BF39C8" w:rsidRDefault="001723A1">
            <w:pPr>
              <w:spacing w:beforeLines="60" w:before="144" w:afterLines="60" w:after="144"/>
              <w:rPr>
                <w:ins w:id="1177" w:author="HIKARI" w:date="2019-11-08T21:27:00Z"/>
                <w:rFonts w:eastAsia="Times New Roman"/>
                <w:b w:val="0"/>
                <w:szCs w:val="26"/>
                <w:rPrChange w:id="1178" w:author="HIKARI" w:date="2019-11-08T22:45:00Z">
                  <w:rPr>
                    <w:ins w:id="1179" w:author="HIKARI" w:date="2019-11-08T21:27:00Z"/>
                    <w:rFonts w:eastAsia="Times New Roman"/>
                    <w:bCs/>
                    <w:szCs w:val="26"/>
                  </w:rPr>
                </w:rPrChange>
              </w:rPr>
              <w:pPrChange w:id="1180" w:author="HIKARI" w:date="2019-11-08T22:29:00Z">
                <w:pPr>
                  <w:spacing w:before="120"/>
                </w:pPr>
              </w:pPrChange>
            </w:pPr>
            <w:ins w:id="1181" w:author="HIKARI" w:date="2019-11-08T22:41:00Z">
              <w:r w:rsidRPr="00BF39C8">
                <w:rPr>
                  <w:rFonts w:eastAsia="Times New Roman"/>
                  <w:b w:val="0"/>
                  <w:szCs w:val="26"/>
                  <w:rPrChange w:id="118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Layer </w:t>
              </w:r>
              <w:proofErr w:type="spellStart"/>
              <w:r w:rsidRPr="00BF39C8">
                <w:rPr>
                  <w:rFonts w:eastAsia="Times New Roman"/>
                  <w:b w:val="0"/>
                  <w:szCs w:val="26"/>
                  <w:rPrChange w:id="118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nền</w:t>
              </w:r>
              <w:proofErr w:type="spellEnd"/>
              <w:r w:rsidRPr="00BF39C8">
                <w:rPr>
                  <w:rFonts w:eastAsia="Times New Roman"/>
                  <w:b w:val="0"/>
                  <w:szCs w:val="26"/>
                  <w:rPrChange w:id="118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,</w:t>
              </w:r>
            </w:ins>
            <w:ins w:id="1185" w:author="HIKARI" w:date="2019-11-08T22:51:00Z"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là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dạng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chung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tất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cả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các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Layers </w:t>
              </w:r>
              <w:proofErr w:type="spellStart"/>
              <w:r w:rsidR="002538A2" w:rsidRPr="00E24C10">
                <w:rPr>
                  <w:b w:val="0"/>
                  <w:bCs/>
                </w:rPr>
                <w:t>trong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mô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hình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TensorFlow</w:t>
              </w:r>
              <w:r w:rsidR="002538A2">
                <w:rPr>
                  <w:b w:val="0"/>
                  <w:bCs/>
                </w:rPr>
                <w:t>,</w:t>
              </w:r>
            </w:ins>
            <w:ins w:id="1186" w:author="HIKARI" w:date="2019-11-08T22:43:00Z">
              <w:r w:rsidR="00BF39C8" w:rsidRPr="00BF39C8">
                <w:rPr>
                  <w:rFonts w:eastAsia="Times New Roman"/>
                  <w:b w:val="0"/>
                  <w:szCs w:val="26"/>
                  <w:rPrChange w:id="118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18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nơi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189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19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thực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19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19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thi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19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19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các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195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19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phép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19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19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toán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199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0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cơ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0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0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bản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0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0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trên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05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0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mạng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0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0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như</w:t>
              </w:r>
            </w:ins>
            <w:proofErr w:type="spellEnd"/>
            <w:ins w:id="1209" w:author="HIKARI" w:date="2019-11-08T22:44:00Z">
              <w:r w:rsidR="00BF39C8" w:rsidRPr="00BF39C8">
                <w:rPr>
                  <w:rFonts w:eastAsia="Times New Roman"/>
                  <w:b w:val="0"/>
                  <w:szCs w:val="26"/>
                  <w:rPrChange w:id="121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1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tích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1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1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chập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1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,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15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định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1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1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mức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1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19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lô</w:t>
              </w:r>
            </w:ins>
            <w:proofErr w:type="spellEnd"/>
            <w:ins w:id="1220" w:author="HIKARI" w:date="2019-11-08T22:45:00Z">
              <w:r w:rsidR="00BF39C8" w:rsidRPr="00BF39C8">
                <w:rPr>
                  <w:rFonts w:eastAsia="Times New Roman"/>
                  <w:b w:val="0"/>
                  <w:szCs w:val="26"/>
                  <w:rPrChange w:id="122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, </w:t>
              </w:r>
            </w:ins>
            <w:ins w:id="1222" w:author="HIKARI" w:date="2019-11-08T22:51:00Z">
              <w:r w:rsidR="002538A2">
                <w:rPr>
                  <w:rFonts w:eastAsia="Times New Roman"/>
                  <w:b w:val="0"/>
                  <w:szCs w:val="26"/>
                </w:rPr>
                <w:t>…</w:t>
              </w:r>
            </w:ins>
          </w:p>
        </w:tc>
      </w:tr>
      <w:tr w:rsidR="00E71640" w:rsidRPr="00EE5847" w14:paraId="2108DE5F" w14:textId="366230CB" w:rsidTr="000A1F2E">
        <w:trPr>
          <w:trHeight w:val="288"/>
          <w:trPrChange w:id="1223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24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06ACB9C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25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Conv2D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26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B5F2AFC" w14:textId="1D615E80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27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 xml:space="preserve">int filters, </w:t>
            </w: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kernel_size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</w:t>
            </w:r>
            <w:r>
              <w:rPr>
                <w:rFonts w:eastAsia="Times New Roman"/>
                <w:b w:val="0"/>
                <w:szCs w:val="26"/>
              </w:rPr>
              <w:t>string</w:t>
            </w:r>
            <w:r w:rsidRPr="00EE5847">
              <w:rPr>
                <w:rFonts w:eastAsia="Times New Roman"/>
                <w:b w:val="0"/>
                <w:szCs w:val="26"/>
              </w:rPr>
              <w:t xml:space="preserve"> Activation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228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D00C169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29" w:author="HIKARI" w:date="2019-11-08T22:29:00Z">
                <w:pPr/>
              </w:pPrChange>
            </w:pPr>
            <w:commentRangeStart w:id="1230"/>
            <w:r w:rsidRPr="00EE5847">
              <w:rPr>
                <w:rFonts w:eastAsia="Times New Roman"/>
                <w:b w:val="0"/>
                <w:szCs w:val="26"/>
              </w:rPr>
              <w:t>Layer</w:t>
            </w:r>
            <w:commentRangeEnd w:id="1230"/>
            <w:r>
              <w:rPr>
                <w:rStyle w:val="CommentReference"/>
              </w:rPr>
              <w:commentReference w:id="1230"/>
            </w:r>
          </w:p>
        </w:tc>
        <w:tc>
          <w:tcPr>
            <w:tcW w:w="3504" w:type="dxa"/>
            <w:tcPrChange w:id="1231" w:author="HIKARI" w:date="2019-11-08T23:08:00Z">
              <w:tcPr>
                <w:tcW w:w="3234" w:type="dxa"/>
              </w:tcPr>
            </w:tcPrChange>
          </w:tcPr>
          <w:p w14:paraId="6FF6B0B6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32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1A574D3B" w14:textId="65E63591" w:rsidTr="000A1F2E">
        <w:trPr>
          <w:trHeight w:val="288"/>
          <w:trPrChange w:id="1233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34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C47947D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35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Activation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36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11185F2C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37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string activation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238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F07D3D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39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240" w:author="HIKARI" w:date="2019-11-08T23:08:00Z">
              <w:tcPr>
                <w:tcW w:w="3234" w:type="dxa"/>
              </w:tcPr>
            </w:tcPrChange>
          </w:tcPr>
          <w:p w14:paraId="4BA1FAD4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41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10C431EB" w14:textId="20207A39" w:rsidTr="000A1F2E">
        <w:trPr>
          <w:trHeight w:val="57"/>
          <w:trPrChange w:id="1242" w:author="HIKARI" w:date="2019-11-08T23:08:00Z">
            <w:trPr>
              <w:trHeight w:val="57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43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23A8DCD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44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Add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45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B5EC23F" w14:textId="0ED8838E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46" w:author="HIKARI" w:date="2019-11-08T22:29:00Z">
                <w:pPr/>
              </w:pPrChange>
            </w:pPr>
          </w:p>
        </w:tc>
        <w:tc>
          <w:tcPr>
            <w:tcW w:w="1141" w:type="dxa"/>
            <w:shd w:val="clear" w:color="auto" w:fill="auto"/>
            <w:noWrap/>
            <w:hideMark/>
            <w:tcPrChange w:id="1247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D4EBD62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4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249" w:author="HIKARI" w:date="2019-11-08T23:08:00Z">
              <w:tcPr>
                <w:tcW w:w="3234" w:type="dxa"/>
              </w:tcPr>
            </w:tcPrChange>
          </w:tcPr>
          <w:p w14:paraId="18FDA311" w14:textId="7B587D93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50" w:author="HIKARI" w:date="2019-11-08T22:29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ít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nhất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2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tử</w:t>
            </w:r>
            <w:proofErr w:type="spellEnd"/>
          </w:p>
        </w:tc>
      </w:tr>
      <w:tr w:rsidR="00E71640" w:rsidRPr="00EE5847" w14:paraId="3107105F" w14:textId="55658C28" w:rsidTr="000A1F2E">
        <w:trPr>
          <w:trHeight w:val="288"/>
          <w:trPrChange w:id="1251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52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51BBCBA1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53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lastRenderedPageBreak/>
              <w:t>Average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54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C7FAF5D" w14:textId="36345162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55" w:author="HIKARI" w:date="2019-11-08T22:29:00Z">
                <w:pPr/>
              </w:pPrChange>
            </w:pPr>
          </w:p>
        </w:tc>
        <w:tc>
          <w:tcPr>
            <w:tcW w:w="1141" w:type="dxa"/>
            <w:shd w:val="clear" w:color="auto" w:fill="auto"/>
            <w:noWrap/>
            <w:hideMark/>
            <w:tcPrChange w:id="1256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9774E6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57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258" w:author="HIKARI" w:date="2019-11-08T23:08:00Z">
              <w:tcPr>
                <w:tcW w:w="3234" w:type="dxa"/>
              </w:tcPr>
            </w:tcPrChange>
          </w:tcPr>
          <w:p w14:paraId="33BEB139" w14:textId="5B2AEC63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59" w:author="HIKARI" w:date="2019-11-08T22:29:00Z">
                <w:pPr>
                  <w:spacing w:before="120"/>
                  <w:jc w:val="center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ít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nhất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2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tử</w:t>
            </w:r>
            <w:proofErr w:type="spellEnd"/>
          </w:p>
        </w:tc>
      </w:tr>
      <w:tr w:rsidR="00E71640" w:rsidRPr="00EE5847" w14:paraId="11C24CA6" w14:textId="35A1B79E" w:rsidTr="000A1F2E">
        <w:trPr>
          <w:trHeight w:val="288"/>
          <w:trPrChange w:id="1260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61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70BCF4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62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AvgPool2D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63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1B1B8434" w14:textId="0E683BEF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64" w:author="HIKARI" w:date="2019-11-08T22:29:00Z">
                <w:pPr/>
              </w:pPrChange>
            </w:pP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int[] strides, string padding, string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data_format</w:t>
            </w:r>
            <w:proofErr w:type="spellEnd"/>
          </w:p>
        </w:tc>
        <w:tc>
          <w:tcPr>
            <w:tcW w:w="1141" w:type="dxa"/>
            <w:shd w:val="clear" w:color="auto" w:fill="auto"/>
            <w:noWrap/>
            <w:hideMark/>
            <w:tcPrChange w:id="1265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09AB755E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66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267" w:author="HIKARI" w:date="2019-11-08T23:08:00Z">
              <w:tcPr>
                <w:tcW w:w="3234" w:type="dxa"/>
              </w:tcPr>
            </w:tcPrChange>
          </w:tcPr>
          <w:p w14:paraId="180DEF0F" w14:textId="777194B9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68" w:author="HIKARI" w:date="2019-11-08T22:29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Nếu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input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truyền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là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thì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sẽ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tự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động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lấy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giá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trị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từ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gán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nó</w:t>
            </w:r>
            <w:proofErr w:type="spellEnd"/>
          </w:p>
        </w:tc>
      </w:tr>
      <w:tr w:rsidR="00E71640" w:rsidRPr="00EE5847" w14:paraId="22F0524A" w14:textId="6998D0F0" w:rsidTr="000A1F2E">
        <w:trPr>
          <w:trHeight w:val="288"/>
          <w:trPrChange w:id="1269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70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6034A4E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71" w:author="HIKARI" w:date="2019-11-08T22:29:00Z">
                <w:pPr/>
              </w:pPrChange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BatchNormalization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  <w:tcPrChange w:id="1272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7466F8C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73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int axis, float epsilon, bool center, bool scale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274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5432263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75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276" w:author="HIKARI" w:date="2019-11-08T23:08:00Z">
              <w:tcPr>
                <w:tcW w:w="3234" w:type="dxa"/>
              </w:tcPr>
            </w:tcPrChange>
          </w:tcPr>
          <w:p w14:paraId="269473C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77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6B9EEF97" w14:textId="2829BAE3" w:rsidTr="000A1F2E">
        <w:trPr>
          <w:trHeight w:val="288"/>
          <w:trPrChange w:id="1278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79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891999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80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Concatenate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81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04BE960B" w14:textId="0215C57C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82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Int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>axis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283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1E8EE97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84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285" w:author="HIKARI" w:date="2019-11-08T23:08:00Z">
              <w:tcPr>
                <w:tcW w:w="3234" w:type="dxa"/>
              </w:tcPr>
            </w:tcPrChange>
          </w:tcPr>
          <w:p w14:paraId="63F34F09" w14:textId="269DCA5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86" w:author="HIKARI" w:date="2019-11-08T22:29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Thuộc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axis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thể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</w:t>
            </w:r>
          </w:p>
        </w:tc>
      </w:tr>
      <w:tr w:rsidR="00E71640" w:rsidRPr="00EE5847" w14:paraId="09396F77" w14:textId="082BEB6F" w:rsidTr="000A1F2E">
        <w:trPr>
          <w:trHeight w:val="274"/>
          <w:trPrChange w:id="1287" w:author="HIKARI" w:date="2019-11-08T23:08:00Z">
            <w:trPr>
              <w:trHeight w:val="274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88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B5A55A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89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Dense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90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39429B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91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positive int units, string activation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292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610AFE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93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294" w:author="HIKARI" w:date="2019-11-08T23:08:00Z">
              <w:tcPr>
                <w:tcW w:w="3234" w:type="dxa"/>
              </w:tcPr>
            </w:tcPrChange>
          </w:tcPr>
          <w:p w14:paraId="17F3A8A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95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50E7B4F5" w14:textId="799A4318" w:rsidTr="000A1F2E">
        <w:trPr>
          <w:trHeight w:val="288"/>
          <w:trPrChange w:id="1296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97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B75D85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9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Dropout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99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2F9263E" w14:textId="228466F1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0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float rate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 xml:space="preserve">int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noise_shape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>, int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>seed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301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5B3D11FB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2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03" w:author="HIKARI" w:date="2019-11-08T23:08:00Z">
              <w:tcPr>
                <w:tcW w:w="3234" w:type="dxa"/>
              </w:tcPr>
            </w:tcPrChange>
          </w:tcPr>
          <w:p w14:paraId="2E0CD88B" w14:textId="25D27179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4" w:author="HIKARI" w:date="2019-11-08T22:29:00Z">
                <w:pPr>
                  <w:spacing w:before="120"/>
                </w:pPr>
              </w:pPrChange>
            </w:pPr>
            <w:r>
              <w:rPr>
                <w:rFonts w:eastAsia="Times New Roman"/>
                <w:b w:val="0"/>
                <w:szCs w:val="26"/>
              </w:rPr>
              <w:t xml:space="preserve">0 &lt; rate </w:t>
            </w:r>
            <w:proofErr w:type="gramStart"/>
            <w:r>
              <w:rPr>
                <w:rFonts w:eastAsia="Times New Roman"/>
                <w:b w:val="0"/>
                <w:szCs w:val="26"/>
              </w:rPr>
              <w:t>&lt; ,</w:t>
            </w:r>
            <w:proofErr w:type="gramEnd"/>
            <w:r>
              <w:rPr>
                <w:rFonts w:eastAsia="Times New Roman"/>
                <w:b w:val="0"/>
                <w:szCs w:val="26"/>
              </w:rPr>
              <w:t xml:space="preserve"> seed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thể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</w:t>
            </w:r>
          </w:p>
        </w:tc>
      </w:tr>
      <w:tr w:rsidR="00E71640" w:rsidRPr="00EE5847" w14:paraId="4E2DC2FD" w14:textId="3DDC2AD5" w:rsidTr="000A1F2E">
        <w:trPr>
          <w:trHeight w:val="288"/>
          <w:trPrChange w:id="1305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06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415EE9F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7" w:author="HIKARI" w:date="2019-11-08T22:29:00Z">
                <w:pPr>
                  <w:spacing w:before="120"/>
                </w:pPr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MaxPool2D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08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8703EE0" w14:textId="4FCFE882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9" w:author="HIKARI" w:date="2019-11-08T22:29:00Z">
                <w:pPr>
                  <w:spacing w:before="120"/>
                </w:pPr>
              </w:pPrChange>
            </w:pP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int[] strides,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enum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 padding, string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data_format</w:t>
            </w:r>
            <w:proofErr w:type="spellEnd"/>
          </w:p>
        </w:tc>
        <w:tc>
          <w:tcPr>
            <w:tcW w:w="1141" w:type="dxa"/>
            <w:shd w:val="clear" w:color="auto" w:fill="auto"/>
            <w:noWrap/>
            <w:hideMark/>
            <w:tcPrChange w:id="1310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528ED8B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11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12" w:author="HIKARI" w:date="2019-11-08T23:08:00Z">
              <w:tcPr>
                <w:tcW w:w="3234" w:type="dxa"/>
              </w:tcPr>
            </w:tcPrChange>
          </w:tcPr>
          <w:p w14:paraId="4263FB28" w14:textId="17A386A8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13" w:author="HIKARI" w:date="2019-11-08T22:29:00Z">
                <w:pPr>
                  <w:spacing w:before="120"/>
                  <w:jc w:val="both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Nếu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input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truyền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là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thì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sẽ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tự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động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lấy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giá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trị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từ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gán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nó</w:t>
            </w:r>
            <w:proofErr w:type="spellEnd"/>
          </w:p>
        </w:tc>
      </w:tr>
      <w:tr w:rsidR="00E71640" w:rsidRPr="00EE5847" w14:paraId="0436DAA9" w14:textId="10A6F5D7" w:rsidTr="000A1F2E">
        <w:trPr>
          <w:trHeight w:val="288"/>
          <w:trPrChange w:id="1314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15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C9E476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16" w:author="HIKARI" w:date="2019-11-08T22:29:00Z">
                <w:pPr/>
              </w:pPrChange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Softmax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  <w:tcPrChange w:id="1317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F268FBC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1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int axis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319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565248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20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21" w:author="HIKARI" w:date="2019-11-08T23:08:00Z">
              <w:tcPr>
                <w:tcW w:w="3234" w:type="dxa"/>
              </w:tcPr>
            </w:tcPrChange>
          </w:tcPr>
          <w:p w14:paraId="7031F771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22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357FD968" w14:textId="61068FC8" w:rsidTr="000A1F2E">
        <w:trPr>
          <w:trHeight w:val="288"/>
          <w:trPrChange w:id="1323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24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105EBE9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25" w:author="HIKARI" w:date="2019-11-08T22:29:00Z">
                <w:pPr/>
              </w:pPrChange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InputLayer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  <w:tcPrChange w:id="1326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B380536" w14:textId="1557E582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27" w:author="HIKARI" w:date="2019-11-08T22:29:00Z">
                <w:pPr/>
              </w:pPrChange>
            </w:pPr>
          </w:p>
        </w:tc>
        <w:tc>
          <w:tcPr>
            <w:tcW w:w="1141" w:type="dxa"/>
            <w:shd w:val="clear" w:color="auto" w:fill="auto"/>
            <w:noWrap/>
            <w:hideMark/>
            <w:tcPrChange w:id="1328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F2CD1F7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29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30" w:author="HIKARI" w:date="2019-11-08T23:08:00Z">
              <w:tcPr>
                <w:tcW w:w="3234" w:type="dxa"/>
              </w:tcPr>
            </w:tcPrChange>
          </w:tcPr>
          <w:p w14:paraId="53C6CDBD" w14:textId="7248ACD3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31" w:author="HIKARI" w:date="2019-11-08T22:29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cả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mạng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kinh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nhân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tạo</w:t>
            </w:r>
            <w:proofErr w:type="spellEnd"/>
          </w:p>
        </w:tc>
      </w:tr>
    </w:tbl>
    <w:p w14:paraId="2EC3AE23" w14:textId="77777777" w:rsidR="00BF39C8" w:rsidRPr="000A1F2E" w:rsidRDefault="00BF39C8" w:rsidP="00DD096E">
      <w:pPr>
        <w:pStyle w:val="Caption"/>
        <w:keepNext/>
        <w:jc w:val="center"/>
        <w:rPr>
          <w:ins w:id="1332" w:author="HIKARI" w:date="2019-11-08T22:45:00Z"/>
          <w:sz w:val="26"/>
          <w:szCs w:val="26"/>
          <w:rPrChange w:id="1333" w:author="HIKARI" w:date="2019-11-08T23:08:00Z">
            <w:rPr>
              <w:ins w:id="1334" w:author="HIKARI" w:date="2019-11-08T22:45:00Z"/>
              <w:sz w:val="20"/>
              <w:szCs w:val="20"/>
            </w:rPr>
          </w:rPrChange>
        </w:rPr>
      </w:pPr>
      <w:bookmarkStart w:id="1335" w:name="_Toc24052627"/>
    </w:p>
    <w:p w14:paraId="73068607" w14:textId="68B62559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336" w:name="_Toc24226730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5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Chi </w:t>
      </w:r>
      <w:proofErr w:type="spellStart"/>
      <w:r w:rsidRPr="00DD096E">
        <w:rPr>
          <w:sz w:val="20"/>
          <w:szCs w:val="20"/>
        </w:rPr>
        <w:t>tiết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năng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ANN Model</w:t>
      </w:r>
      <w:bookmarkEnd w:id="1335"/>
      <w:bookmarkEnd w:id="1336"/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630"/>
        <w:gridCol w:w="2340"/>
        <w:gridCol w:w="7740"/>
      </w:tblGrid>
      <w:tr w:rsidR="00487041" w:rsidRPr="00E24C10" w14:paraId="28802BE5" w14:textId="77777777" w:rsidTr="00BE1840">
        <w:tc>
          <w:tcPr>
            <w:tcW w:w="630" w:type="dxa"/>
          </w:tcPr>
          <w:p w14:paraId="7DB4FA41" w14:textId="09A9C7B2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340" w:type="dxa"/>
          </w:tcPr>
          <w:p w14:paraId="22F17A8A" w14:textId="77777777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7740" w:type="dxa"/>
          </w:tcPr>
          <w:p w14:paraId="24F6BB67" w14:textId="77777777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Chức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năng</w:t>
            </w:r>
            <w:proofErr w:type="spellEnd"/>
          </w:p>
        </w:tc>
      </w:tr>
      <w:tr w:rsidR="00487041" w:rsidRPr="00E24C10" w14:paraId="5B39FAC5" w14:textId="77777777" w:rsidTr="00BE1840">
        <w:tc>
          <w:tcPr>
            <w:tcW w:w="630" w:type="dxa"/>
          </w:tcPr>
          <w:p w14:paraId="5820C2F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2340" w:type="dxa"/>
          </w:tcPr>
          <w:p w14:paraId="7BE532BB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Layer</w:t>
            </w:r>
          </w:p>
        </w:tc>
        <w:tc>
          <w:tcPr>
            <w:tcW w:w="7740" w:type="dxa"/>
          </w:tcPr>
          <w:p w14:paraId="22D8336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Base layer, </w:t>
            </w:r>
            <w:proofErr w:type="spellStart"/>
            <w:r w:rsidRPr="00E24C10">
              <w:rPr>
                <w:b w:val="0"/>
                <w:bCs/>
              </w:rPr>
              <w:t>là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class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Keras</w:t>
            </w:r>
            <w:proofErr w:type="spellEnd"/>
            <w:r w:rsidRPr="00E24C10">
              <w:rPr>
                <w:b w:val="0"/>
                <w:bCs/>
              </w:rPr>
              <w:t xml:space="preserve"> Layers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mô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hình</w:t>
            </w:r>
            <w:proofErr w:type="spellEnd"/>
            <w:r w:rsidRPr="00E24C10">
              <w:rPr>
                <w:b w:val="0"/>
                <w:bCs/>
              </w:rPr>
              <w:t xml:space="preserve"> TensorFlow.</w:t>
            </w:r>
          </w:p>
        </w:tc>
      </w:tr>
      <w:tr w:rsidR="00487041" w:rsidRPr="00E24C10" w14:paraId="75D890A8" w14:textId="77777777" w:rsidTr="00BE1840">
        <w:tc>
          <w:tcPr>
            <w:tcW w:w="630" w:type="dxa"/>
          </w:tcPr>
          <w:p w14:paraId="5A56426A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2340" w:type="dxa"/>
          </w:tcPr>
          <w:p w14:paraId="3A3EB719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InputLayer</w:t>
            </w:r>
            <w:proofErr w:type="spellEnd"/>
          </w:p>
        </w:tc>
        <w:tc>
          <w:tcPr>
            <w:tcW w:w="7740" w:type="dxa"/>
          </w:tcPr>
          <w:p w14:paraId="130304B7" w14:textId="7419E5F8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làm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điểm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mạng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proofErr w:type="spellStart"/>
            <w:r w:rsidRPr="00E24C10">
              <w:rPr>
                <w:b w:val="0"/>
                <w:bCs/>
              </w:rPr>
              <w:t>Biểu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Layer).</w:t>
            </w:r>
          </w:p>
        </w:tc>
      </w:tr>
      <w:tr w:rsidR="00487041" w:rsidRPr="00E24C10" w14:paraId="23B47C6A" w14:textId="77777777" w:rsidTr="00BE1840">
        <w:tc>
          <w:tcPr>
            <w:tcW w:w="630" w:type="dxa"/>
          </w:tcPr>
          <w:p w14:paraId="1032755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2340" w:type="dxa"/>
          </w:tcPr>
          <w:p w14:paraId="7ACD663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Conv2D</w:t>
            </w:r>
          </w:p>
        </w:tc>
        <w:tc>
          <w:tcPr>
            <w:tcW w:w="7740" w:type="dxa"/>
          </w:tcPr>
          <w:p w14:paraId="34D67E35" w14:textId="630DE992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E24C10">
              <w:rPr>
                <w:b w:val="0"/>
                <w:bCs/>
                <w:i/>
                <w:iCs/>
              </w:rPr>
              <w:t xml:space="preserve">convolution kernel, </w:t>
            </w:r>
            <w:proofErr w:type="spellStart"/>
            <w:r w:rsidRPr="00E24C10">
              <w:rPr>
                <w:b w:val="0"/>
                <w:bCs/>
              </w:rPr>
              <w:t>kết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hợp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Layer,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Tensor </w:t>
            </w:r>
            <w:proofErr w:type="spellStart"/>
            <w:r w:rsidRPr="00E24C10">
              <w:rPr>
                <w:b w:val="0"/>
                <w:bCs/>
              </w:rPr>
              <w:t>đầu</w:t>
            </w:r>
            <w:proofErr w:type="spellEnd"/>
            <w:r w:rsidRPr="00E24C10">
              <w:rPr>
                <w:b w:val="0"/>
                <w:bCs/>
              </w:rPr>
              <w:t xml:space="preserve"> ra.</w:t>
            </w:r>
          </w:p>
        </w:tc>
      </w:tr>
      <w:tr w:rsidR="00487041" w:rsidRPr="00E24C10" w14:paraId="36B73974" w14:textId="77777777" w:rsidTr="00BE1840">
        <w:tc>
          <w:tcPr>
            <w:tcW w:w="630" w:type="dxa"/>
          </w:tcPr>
          <w:p w14:paraId="5E15BB15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4</w:t>
            </w:r>
          </w:p>
        </w:tc>
        <w:tc>
          <w:tcPr>
            <w:tcW w:w="2340" w:type="dxa"/>
          </w:tcPr>
          <w:p w14:paraId="02B706E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Activation</w:t>
            </w:r>
          </w:p>
        </w:tc>
        <w:tc>
          <w:tcPr>
            <w:tcW w:w="7740" w:type="dxa"/>
          </w:tcPr>
          <w:p w14:paraId="4290591B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Áp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dụng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hàm</w:t>
            </w:r>
            <w:proofErr w:type="spellEnd"/>
            <w:r w:rsidRPr="00E24C10">
              <w:rPr>
                <w:b w:val="0"/>
                <w:bCs/>
              </w:rPr>
              <w:t xml:space="preserve"> activation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Output.</w:t>
            </w:r>
          </w:p>
        </w:tc>
      </w:tr>
      <w:tr w:rsidR="00487041" w:rsidRPr="00E24C10" w14:paraId="46BAB291" w14:textId="77777777" w:rsidTr="00BE1840">
        <w:tc>
          <w:tcPr>
            <w:tcW w:w="630" w:type="dxa"/>
          </w:tcPr>
          <w:p w14:paraId="2E23DD0D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2340" w:type="dxa"/>
          </w:tcPr>
          <w:p w14:paraId="30E4014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Add</w:t>
            </w:r>
          </w:p>
        </w:tc>
        <w:tc>
          <w:tcPr>
            <w:tcW w:w="7740" w:type="dxa"/>
          </w:tcPr>
          <w:p w14:paraId="36110A08" w14:textId="658A0156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cộng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Input,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ra Output </w:t>
            </w:r>
            <w:proofErr w:type="spellStart"/>
            <w:r w:rsidRPr="00E24C10">
              <w:rPr>
                <w:b w:val="0"/>
                <w:bCs/>
              </w:rPr>
              <w:t>duy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nhất</w:t>
            </w:r>
            <w:proofErr w:type="spellEnd"/>
            <w:r w:rsidRPr="00E24C10">
              <w:rPr>
                <w:b w:val="0"/>
                <w:bCs/>
              </w:rPr>
              <w:t xml:space="preserve"> 1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="00BE1840">
              <w:rPr>
                <w:b w:val="0"/>
                <w:bCs/>
              </w:rPr>
              <w:t xml:space="preserve"> </w:t>
            </w:r>
            <w:r w:rsidRPr="00E24C10">
              <w:rPr>
                <w:b w:val="0"/>
                <w:bCs/>
              </w:rPr>
              <w:t>(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Input) </w:t>
            </w:r>
          </w:p>
        </w:tc>
      </w:tr>
      <w:tr w:rsidR="00487041" w:rsidRPr="00E24C10" w14:paraId="6C76B973" w14:textId="77777777" w:rsidTr="00BE1840">
        <w:tc>
          <w:tcPr>
            <w:tcW w:w="630" w:type="dxa"/>
          </w:tcPr>
          <w:p w14:paraId="03614078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6</w:t>
            </w:r>
          </w:p>
        </w:tc>
        <w:tc>
          <w:tcPr>
            <w:tcW w:w="2340" w:type="dxa"/>
          </w:tcPr>
          <w:p w14:paraId="44F2DC43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Average</w:t>
            </w:r>
          </w:p>
        </w:tc>
        <w:tc>
          <w:tcPr>
            <w:tcW w:w="7740" w:type="dxa"/>
          </w:tcPr>
          <w:p w14:paraId="33F8D7AC" w14:textId="65E4545F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bình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Input,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ra Output </w:t>
            </w:r>
            <w:proofErr w:type="spellStart"/>
            <w:r w:rsidRPr="00E24C10">
              <w:rPr>
                <w:b w:val="0"/>
                <w:bCs/>
              </w:rPr>
              <w:t>duy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nhất</w:t>
            </w:r>
            <w:proofErr w:type="spellEnd"/>
            <w:r w:rsidRPr="00E24C10">
              <w:rPr>
                <w:b w:val="0"/>
                <w:bCs/>
              </w:rPr>
              <w:t xml:space="preserve"> 1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>(</w:t>
            </w:r>
            <w:proofErr w:type="spellStart"/>
            <w:proofErr w:type="gramEnd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Input)</w:t>
            </w:r>
          </w:p>
        </w:tc>
      </w:tr>
      <w:tr w:rsidR="00487041" w:rsidRPr="00E24C10" w14:paraId="17130421" w14:textId="77777777" w:rsidTr="00BE1840">
        <w:tc>
          <w:tcPr>
            <w:tcW w:w="630" w:type="dxa"/>
          </w:tcPr>
          <w:p w14:paraId="21B5540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7</w:t>
            </w:r>
          </w:p>
        </w:tc>
        <w:tc>
          <w:tcPr>
            <w:tcW w:w="2340" w:type="dxa"/>
          </w:tcPr>
          <w:p w14:paraId="446690DA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AvgPool2D</w:t>
            </w:r>
          </w:p>
        </w:tc>
        <w:tc>
          <w:tcPr>
            <w:tcW w:w="7740" w:type="dxa"/>
          </w:tcPr>
          <w:p w14:paraId="2DCFC706" w14:textId="17C9572E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bình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gộp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dữ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liệu</w:t>
            </w:r>
            <w:proofErr w:type="spellEnd"/>
            <w:r w:rsidRPr="00E24C10">
              <w:rPr>
                <w:b w:val="0"/>
                <w:bCs/>
              </w:rPr>
              <w:t xml:space="preserve"> Spatial</w:t>
            </w:r>
          </w:p>
        </w:tc>
      </w:tr>
      <w:tr w:rsidR="00487041" w:rsidRPr="00E24C10" w14:paraId="19A1EAD6" w14:textId="77777777" w:rsidTr="00BE1840">
        <w:tc>
          <w:tcPr>
            <w:tcW w:w="630" w:type="dxa"/>
          </w:tcPr>
          <w:p w14:paraId="4F921C63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8</w:t>
            </w:r>
          </w:p>
        </w:tc>
        <w:tc>
          <w:tcPr>
            <w:tcW w:w="2340" w:type="dxa"/>
          </w:tcPr>
          <w:p w14:paraId="3357D6D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BatchNormalization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</w:p>
        </w:tc>
        <w:tc>
          <w:tcPr>
            <w:tcW w:w="7740" w:type="dxa"/>
          </w:tcPr>
          <w:p w14:paraId="4BDA880B" w14:textId="7A575080" w:rsidR="00487041" w:rsidRPr="00E24C10" w:rsidRDefault="00BC274B" w:rsidP="00BE1840">
            <w:pPr>
              <w:tabs>
                <w:tab w:val="left" w:pos="990"/>
              </w:tabs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 Activation </w:t>
            </w:r>
            <w:proofErr w:type="spellStart"/>
            <w:r w:rsidRPr="00BC274B">
              <w:rPr>
                <w:b w:val="0"/>
                <w:bCs/>
              </w:rPr>
              <w:t>của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lớp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trước</w:t>
            </w:r>
            <w:proofErr w:type="spellEnd"/>
            <w:r w:rsidRPr="00BC274B">
              <w:rPr>
                <w:b w:val="0"/>
                <w:bCs/>
              </w:rPr>
              <w:t xml:space="preserve"> ở </w:t>
            </w:r>
            <w:proofErr w:type="spellStart"/>
            <w:r w:rsidRPr="00BC274B">
              <w:rPr>
                <w:b w:val="0"/>
                <w:bCs/>
              </w:rPr>
              <w:t>từng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lô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áp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dụng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một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chuyển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đổi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duy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trì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giá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trị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trung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bình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r w:rsidR="001D2214">
              <w:rPr>
                <w:b w:val="0"/>
                <w:bCs/>
              </w:rPr>
              <w:t>Activation</w:t>
            </w:r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gần</w:t>
            </w:r>
            <w:proofErr w:type="spellEnd"/>
            <w:r w:rsidRPr="00BC274B">
              <w:rPr>
                <w:b w:val="0"/>
                <w:bCs/>
              </w:rPr>
              <w:t xml:space="preserve"> 0 </w:t>
            </w:r>
            <w:proofErr w:type="spellStart"/>
            <w:r w:rsidRPr="00BC274B">
              <w:rPr>
                <w:b w:val="0"/>
                <w:bCs/>
              </w:rPr>
              <w:t>và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tiêu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chuẩn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r w:rsidR="001D2214">
              <w:rPr>
                <w:b w:val="0"/>
                <w:bCs/>
              </w:rPr>
              <w:t>Activation</w:t>
            </w:r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lệch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gần</w:t>
            </w:r>
            <w:proofErr w:type="spellEnd"/>
            <w:r w:rsidRPr="00BC274B">
              <w:rPr>
                <w:b w:val="0"/>
                <w:bCs/>
              </w:rPr>
              <w:t xml:space="preserve"> 1.</w:t>
            </w:r>
          </w:p>
        </w:tc>
      </w:tr>
      <w:tr w:rsidR="00487041" w:rsidRPr="00E24C10" w14:paraId="30AE350A" w14:textId="77777777" w:rsidTr="00BE1840">
        <w:tc>
          <w:tcPr>
            <w:tcW w:w="630" w:type="dxa"/>
          </w:tcPr>
          <w:p w14:paraId="73BAC93D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9</w:t>
            </w:r>
          </w:p>
        </w:tc>
        <w:tc>
          <w:tcPr>
            <w:tcW w:w="2340" w:type="dxa"/>
          </w:tcPr>
          <w:p w14:paraId="5FC71D8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Concatenate</w:t>
            </w:r>
          </w:p>
        </w:tc>
        <w:tc>
          <w:tcPr>
            <w:tcW w:w="7740" w:type="dxa"/>
          </w:tcPr>
          <w:p w14:paraId="74C47AF6" w14:textId="7C14AF6B" w:rsidR="00487041" w:rsidRPr="00E24C10" w:rsidRDefault="001D2214" w:rsidP="00BE1840">
            <w:pPr>
              <w:tabs>
                <w:tab w:val="left" w:pos="990"/>
              </w:tabs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Nhận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Tensor, </w:t>
            </w:r>
            <w:proofErr w:type="spellStart"/>
            <w:r>
              <w:rPr>
                <w:b w:val="0"/>
                <w:bCs/>
              </w:rPr>
              <w:t>tất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trục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Tensor </w:t>
            </w:r>
            <w:proofErr w:type="spellStart"/>
            <w:r>
              <w:rPr>
                <w:b w:val="0"/>
                <w:bCs/>
              </w:rPr>
              <w:t>duy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</w:p>
        </w:tc>
      </w:tr>
      <w:tr w:rsidR="00487041" w:rsidRPr="00E24C10" w14:paraId="42CA4CE8" w14:textId="77777777" w:rsidTr="00BE1840">
        <w:tc>
          <w:tcPr>
            <w:tcW w:w="630" w:type="dxa"/>
          </w:tcPr>
          <w:p w14:paraId="26359C4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10</w:t>
            </w:r>
          </w:p>
        </w:tc>
        <w:tc>
          <w:tcPr>
            <w:tcW w:w="2340" w:type="dxa"/>
          </w:tcPr>
          <w:p w14:paraId="71B8E28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Dense</w:t>
            </w:r>
          </w:p>
        </w:tc>
        <w:tc>
          <w:tcPr>
            <w:tcW w:w="7740" w:type="dxa"/>
          </w:tcPr>
          <w:p w14:paraId="5CD71841" w14:textId="6D5ADC0F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mật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Neural Network</w:t>
            </w:r>
          </w:p>
        </w:tc>
      </w:tr>
      <w:tr w:rsidR="00487041" w:rsidRPr="00E24C10" w14:paraId="349A3DDB" w14:textId="77777777" w:rsidTr="00BE1840">
        <w:tc>
          <w:tcPr>
            <w:tcW w:w="630" w:type="dxa"/>
          </w:tcPr>
          <w:p w14:paraId="65F52B35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11</w:t>
            </w:r>
          </w:p>
        </w:tc>
        <w:tc>
          <w:tcPr>
            <w:tcW w:w="2340" w:type="dxa"/>
          </w:tcPr>
          <w:p w14:paraId="098782A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</w:p>
        </w:tc>
        <w:tc>
          <w:tcPr>
            <w:tcW w:w="7740" w:type="dxa"/>
          </w:tcPr>
          <w:p w14:paraId="2EACC1F9" w14:textId="0CBE3431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dụng</w:t>
            </w:r>
            <w:proofErr w:type="spellEnd"/>
            <w:r>
              <w:rPr>
                <w:b w:val="0"/>
                <w:bCs/>
              </w:rPr>
              <w:t xml:space="preserve"> dropout </w:t>
            </w:r>
            <w:proofErr w:type="spellStart"/>
            <w:r>
              <w:rPr>
                <w:b w:val="0"/>
                <w:bCs/>
              </w:rPr>
              <w:t>lên</w:t>
            </w:r>
            <w:proofErr w:type="spellEnd"/>
            <w:r>
              <w:rPr>
                <w:b w:val="0"/>
                <w:bCs/>
              </w:rPr>
              <w:t xml:space="preserve"> input, </w:t>
            </w:r>
          </w:p>
        </w:tc>
      </w:tr>
      <w:tr w:rsidR="00487041" w:rsidRPr="00E24C10" w14:paraId="114E1767" w14:textId="77777777" w:rsidTr="00BE1840">
        <w:tc>
          <w:tcPr>
            <w:tcW w:w="630" w:type="dxa"/>
          </w:tcPr>
          <w:p w14:paraId="1C43D094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12</w:t>
            </w:r>
          </w:p>
        </w:tc>
        <w:tc>
          <w:tcPr>
            <w:tcW w:w="2340" w:type="dxa"/>
          </w:tcPr>
          <w:p w14:paraId="70A5855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MaxPool2D</w:t>
            </w:r>
          </w:p>
        </w:tc>
        <w:tc>
          <w:tcPr>
            <w:tcW w:w="7740" w:type="dxa"/>
          </w:tcPr>
          <w:p w14:paraId="18F8868A" w14:textId="248155D5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Phép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tổng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hợp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1D2214">
              <w:rPr>
                <w:b w:val="0"/>
                <w:bCs/>
              </w:rPr>
              <w:t>spatial</w:t>
            </w:r>
          </w:p>
        </w:tc>
      </w:tr>
      <w:tr w:rsidR="00487041" w:rsidRPr="00E24C10" w14:paraId="3C312F4E" w14:textId="77777777" w:rsidTr="00BE1840">
        <w:tc>
          <w:tcPr>
            <w:tcW w:w="630" w:type="dxa"/>
          </w:tcPr>
          <w:p w14:paraId="7BE497E4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13</w:t>
            </w:r>
          </w:p>
        </w:tc>
        <w:tc>
          <w:tcPr>
            <w:tcW w:w="2340" w:type="dxa"/>
          </w:tcPr>
          <w:p w14:paraId="0BA3FEFE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Softmax</w:t>
            </w:r>
            <w:proofErr w:type="spellEnd"/>
          </w:p>
        </w:tc>
        <w:tc>
          <w:tcPr>
            <w:tcW w:w="7740" w:type="dxa"/>
          </w:tcPr>
          <w:p w14:paraId="2D79FED0" w14:textId="0F905B37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Hàm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Softmax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="00657337">
              <w:rPr>
                <w:b w:val="0"/>
                <w:bCs/>
              </w:rPr>
              <w:t>A</w:t>
            </w:r>
            <w:r>
              <w:rPr>
                <w:b w:val="0"/>
                <w:bCs/>
              </w:rPr>
              <w:t>ctivation</w:t>
            </w:r>
          </w:p>
        </w:tc>
      </w:tr>
    </w:tbl>
    <w:p w14:paraId="7FE351B0" w14:textId="4B7482D4" w:rsidR="004F0CD8" w:rsidDel="00BF39C8" w:rsidRDefault="004F0CD8" w:rsidP="004F0CD8">
      <w:pPr>
        <w:tabs>
          <w:tab w:val="left" w:pos="990"/>
        </w:tabs>
        <w:spacing w:after="0"/>
        <w:rPr>
          <w:del w:id="1337" w:author="HIKARI" w:date="2019-11-08T22:45:00Z"/>
          <w:b w:val="0"/>
          <w:bCs/>
          <w:i/>
          <w:iCs/>
          <w:szCs w:val="26"/>
        </w:rPr>
      </w:pPr>
    </w:p>
    <w:p w14:paraId="4FCBD0E9" w14:textId="591A68F0" w:rsidR="00C6005A" w:rsidDel="00BF39C8" w:rsidRDefault="00C6005A" w:rsidP="004F0CD8">
      <w:pPr>
        <w:tabs>
          <w:tab w:val="left" w:pos="990"/>
        </w:tabs>
        <w:spacing w:after="0"/>
        <w:rPr>
          <w:del w:id="1338" w:author="HIKARI" w:date="2019-11-08T22:45:00Z"/>
          <w:b w:val="0"/>
          <w:bCs/>
          <w:i/>
          <w:iCs/>
          <w:szCs w:val="26"/>
        </w:rPr>
      </w:pPr>
    </w:p>
    <w:p w14:paraId="6538A769" w14:textId="75D6D7AA" w:rsidR="00C6005A" w:rsidDel="00BF39C8" w:rsidRDefault="00C6005A" w:rsidP="004F0CD8">
      <w:pPr>
        <w:tabs>
          <w:tab w:val="left" w:pos="990"/>
        </w:tabs>
        <w:spacing w:after="0"/>
        <w:rPr>
          <w:del w:id="1339" w:author="HIKARI" w:date="2019-11-08T22:45:00Z"/>
          <w:b w:val="0"/>
          <w:bCs/>
          <w:i/>
          <w:iCs/>
          <w:szCs w:val="26"/>
        </w:rPr>
      </w:pPr>
    </w:p>
    <w:p w14:paraId="4E1C9542" w14:textId="7B55FF1A" w:rsidR="00C6005A" w:rsidDel="00BF39C8" w:rsidRDefault="00C6005A" w:rsidP="004F0CD8">
      <w:pPr>
        <w:tabs>
          <w:tab w:val="left" w:pos="990"/>
        </w:tabs>
        <w:spacing w:after="0"/>
        <w:rPr>
          <w:del w:id="1340" w:author="HIKARI" w:date="2019-11-08T22:45:00Z"/>
          <w:b w:val="0"/>
          <w:bCs/>
          <w:i/>
          <w:iCs/>
          <w:szCs w:val="26"/>
        </w:rPr>
      </w:pPr>
    </w:p>
    <w:p w14:paraId="2D28934A" w14:textId="0E267D87" w:rsidR="00C6005A" w:rsidDel="00BF39C8" w:rsidRDefault="00C6005A" w:rsidP="004F0CD8">
      <w:pPr>
        <w:tabs>
          <w:tab w:val="left" w:pos="990"/>
        </w:tabs>
        <w:spacing w:after="0"/>
        <w:rPr>
          <w:del w:id="1341" w:author="HIKARI" w:date="2019-11-08T22:45:00Z"/>
          <w:b w:val="0"/>
          <w:bCs/>
          <w:i/>
          <w:iCs/>
          <w:szCs w:val="26"/>
        </w:rPr>
      </w:pPr>
    </w:p>
    <w:p w14:paraId="42BB972E" w14:textId="291F0D34" w:rsidR="00C6005A" w:rsidDel="00BF39C8" w:rsidRDefault="00C6005A" w:rsidP="004F0CD8">
      <w:pPr>
        <w:tabs>
          <w:tab w:val="left" w:pos="990"/>
        </w:tabs>
        <w:spacing w:after="0"/>
        <w:rPr>
          <w:del w:id="1342" w:author="HIKARI" w:date="2019-11-08T22:45:00Z"/>
          <w:b w:val="0"/>
          <w:bCs/>
          <w:i/>
          <w:iCs/>
          <w:szCs w:val="26"/>
        </w:rPr>
      </w:pPr>
    </w:p>
    <w:p w14:paraId="274A3A97" w14:textId="65B67D42" w:rsidR="001719AC" w:rsidDel="00BF39C8" w:rsidRDefault="001719AC" w:rsidP="004F0CD8">
      <w:pPr>
        <w:tabs>
          <w:tab w:val="left" w:pos="990"/>
        </w:tabs>
        <w:spacing w:after="0"/>
        <w:rPr>
          <w:del w:id="1343" w:author="HIKARI" w:date="2019-11-08T22:45:00Z"/>
          <w:b w:val="0"/>
          <w:bCs/>
          <w:i/>
          <w:iCs/>
          <w:szCs w:val="26"/>
        </w:rPr>
      </w:pPr>
    </w:p>
    <w:p w14:paraId="24F034FB" w14:textId="66CB7C01" w:rsidR="001719AC" w:rsidDel="00BF39C8" w:rsidRDefault="001719AC" w:rsidP="004F0CD8">
      <w:pPr>
        <w:tabs>
          <w:tab w:val="left" w:pos="990"/>
        </w:tabs>
        <w:spacing w:after="0"/>
        <w:rPr>
          <w:del w:id="1344" w:author="HIKARI" w:date="2019-11-08T22:45:00Z"/>
          <w:b w:val="0"/>
          <w:bCs/>
          <w:i/>
          <w:iCs/>
          <w:szCs w:val="26"/>
        </w:rPr>
      </w:pPr>
    </w:p>
    <w:p w14:paraId="27611712" w14:textId="77777777" w:rsidR="001719AC" w:rsidRPr="00384F51" w:rsidRDefault="001719AC" w:rsidP="004F0CD8">
      <w:pPr>
        <w:tabs>
          <w:tab w:val="left" w:pos="990"/>
        </w:tabs>
        <w:spacing w:after="0"/>
        <w:rPr>
          <w:b w:val="0"/>
          <w:bCs/>
          <w:i/>
          <w:iCs/>
          <w:szCs w:val="26"/>
        </w:rPr>
      </w:pPr>
    </w:p>
    <w:p w14:paraId="324EEF9A" w14:textId="30897E2D" w:rsidR="004A0C07" w:rsidRPr="004A0C07" w:rsidRDefault="004215A7">
      <w:pPr>
        <w:pStyle w:val="Heading4"/>
        <w:numPr>
          <w:ilvl w:val="2"/>
          <w:numId w:val="21"/>
        </w:numPr>
        <w:pPrChange w:id="1345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346" w:name="_Toc24226714"/>
      <w:r>
        <w:t xml:space="preserve">Chi </w:t>
      </w:r>
      <w:proofErr w:type="spellStart"/>
      <w:r>
        <w:t>tiết</w:t>
      </w:r>
      <w:bookmarkEnd w:id="1346"/>
      <w:proofErr w:type="spellEnd"/>
    </w:p>
    <w:p w14:paraId="17675F0B" w14:textId="6328DAD2" w:rsidR="00324FE9" w:rsidRDefault="00182F22" w:rsidP="00625B41">
      <w:pPr>
        <w:keepNext/>
        <w:tabs>
          <w:tab w:val="left" w:pos="990"/>
        </w:tabs>
        <w:spacing w:after="0"/>
        <w:pPrChange w:id="1347" w:author="HIKARI" w:date="2019-11-09T21:05:00Z">
          <w:pPr>
            <w:keepNext/>
            <w:tabs>
              <w:tab w:val="left" w:pos="990"/>
            </w:tabs>
            <w:spacing w:after="0"/>
            <w:ind w:left="810"/>
          </w:pPr>
        </w:pPrChange>
      </w:pPr>
      <w:del w:id="1348" w:author="HIKARI" w:date="2019-11-09T21:05:00Z">
        <w:r w:rsidRPr="00E24C10" w:rsidDel="00625B41">
          <w:rPr>
            <w:noProof/>
          </w:rPr>
          <w:drawing>
            <wp:inline distT="0" distB="0" distL="0" distR="0" wp14:anchorId="1E599CBD" wp14:editId="5BFF70D2">
              <wp:extent cx="6279141" cy="2844800"/>
              <wp:effectExtent l="0" t="0" r="762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12225" cy="28597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349" w:author="HIKARI" w:date="2019-11-09T21:05:00Z">
        <w:r w:rsidR="00625B41" w:rsidRPr="00625B41">
          <w:drawing>
            <wp:inline distT="0" distB="0" distL="0" distR="0" wp14:anchorId="315F9BF5" wp14:editId="50B6F72B">
              <wp:extent cx="6774509" cy="3381375"/>
              <wp:effectExtent l="0" t="0" r="7620" b="0"/>
              <wp:docPr id="94" name="Picture 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83063" cy="3385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0CCE5F5" w14:textId="2254B3C6" w:rsidR="00182F22" w:rsidRPr="00324FE9" w:rsidRDefault="00324FE9" w:rsidP="00324FE9">
      <w:pPr>
        <w:pStyle w:val="Caption"/>
        <w:jc w:val="center"/>
        <w:rPr>
          <w:b w:val="0"/>
          <w:bCs/>
          <w:i w:val="0"/>
          <w:iCs w:val="0"/>
          <w:sz w:val="20"/>
          <w:szCs w:val="20"/>
        </w:rPr>
      </w:pPr>
      <w:bookmarkStart w:id="1350" w:name="_Toc24051127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Pr="00324FE9">
        <w:rPr>
          <w:noProof/>
          <w:sz w:val="20"/>
          <w:szCs w:val="20"/>
        </w:rPr>
        <w:t>7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UML Diagram </w:t>
      </w:r>
      <w:proofErr w:type="spellStart"/>
      <w:r w:rsidRPr="00324FE9">
        <w:rPr>
          <w:sz w:val="20"/>
          <w:szCs w:val="20"/>
        </w:rPr>
        <w:t>biểu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diễn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các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lớp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trong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phần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mềm</w:t>
      </w:r>
      <w:proofErr w:type="spellEnd"/>
      <w:r w:rsidRPr="00324FE9">
        <w:rPr>
          <w:sz w:val="20"/>
          <w:szCs w:val="20"/>
        </w:rPr>
        <w:t>.</w:t>
      </w:r>
      <w:bookmarkEnd w:id="1350"/>
    </w:p>
    <w:p w14:paraId="08DCA4DF" w14:textId="77777777" w:rsidR="00DC7CC7" w:rsidRPr="00E24C10" w:rsidRDefault="00DC7CC7" w:rsidP="00182F22">
      <w:pPr>
        <w:tabs>
          <w:tab w:val="left" w:pos="990"/>
        </w:tabs>
        <w:spacing w:after="0"/>
        <w:jc w:val="center"/>
        <w:rPr>
          <w:i/>
          <w:iCs/>
          <w:sz w:val="20"/>
          <w:szCs w:val="20"/>
        </w:rPr>
      </w:pPr>
    </w:p>
    <w:p w14:paraId="5637C765" w14:textId="7383D5C5" w:rsidR="00182F22" w:rsidRPr="00E24C10" w:rsidRDefault="00182F22" w:rsidP="00F559D3">
      <w:pPr>
        <w:tabs>
          <w:tab w:val="left" w:pos="990"/>
        </w:tabs>
        <w:spacing w:after="0"/>
        <w:ind w:firstLine="1350"/>
        <w:rPr>
          <w:b w:val="0"/>
          <w:bCs/>
        </w:rPr>
      </w:pPr>
      <w:r w:rsidRPr="00E24C10">
        <w:lastRenderedPageBreak/>
        <w:tab/>
      </w:r>
      <w:proofErr w:type="spellStart"/>
      <w:r w:rsidRPr="00E24C10">
        <w:rPr>
          <w:b w:val="0"/>
          <w:bCs/>
        </w:rPr>
        <w:t>Xét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thấy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giữa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có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tính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chung</w:t>
      </w:r>
      <w:proofErr w:type="spellEnd"/>
      <w:r w:rsidRPr="00E24C10">
        <w:rPr>
          <w:b w:val="0"/>
          <w:bCs/>
        </w:rPr>
        <w:t xml:space="preserve">, bao </w:t>
      </w:r>
      <w:proofErr w:type="spellStart"/>
      <w:r w:rsidRPr="00E24C10">
        <w:rPr>
          <w:b w:val="0"/>
          <w:bCs/>
        </w:rPr>
        <w:t>gồm</w:t>
      </w:r>
      <w:proofErr w:type="spellEnd"/>
      <w:r w:rsidRPr="00E24C10">
        <w:rPr>
          <w:b w:val="0"/>
          <w:bCs/>
        </w:rPr>
        <w:t>:</w:t>
      </w:r>
    </w:p>
    <w:p w14:paraId="34E93FAA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proofErr w:type="spellStart"/>
      <w:r w:rsidRPr="00E24C10">
        <w:rPr>
          <w:b w:val="0"/>
          <w:bCs/>
        </w:rPr>
        <w:t>Tên</w:t>
      </w:r>
      <w:proofErr w:type="spellEnd"/>
      <w:r w:rsidRPr="00E24C10">
        <w:rPr>
          <w:b w:val="0"/>
          <w:bCs/>
        </w:rPr>
        <w:t xml:space="preserve"> layer.</w:t>
      </w:r>
    </w:p>
    <w:p w14:paraId="733C2BA8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proofErr w:type="spellStart"/>
      <w:r w:rsidRPr="00E24C10">
        <w:rPr>
          <w:b w:val="0"/>
          <w:bCs/>
        </w:rPr>
        <w:t>Loại</w:t>
      </w:r>
      <w:proofErr w:type="spellEnd"/>
      <w:r w:rsidRPr="00E24C10">
        <w:rPr>
          <w:b w:val="0"/>
          <w:bCs/>
        </w:rPr>
        <w:t xml:space="preserve"> layer.</w:t>
      </w:r>
    </w:p>
    <w:p w14:paraId="6663B022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r w:rsidRPr="00E24C10">
        <w:rPr>
          <w:b w:val="0"/>
          <w:bCs/>
        </w:rPr>
        <w:t>Input layer.</w:t>
      </w:r>
    </w:p>
    <w:p w14:paraId="1968FBF8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r w:rsidRPr="00E24C10">
        <w:rPr>
          <w:b w:val="0"/>
          <w:bCs/>
        </w:rPr>
        <w:t>Output layer.</w:t>
      </w:r>
    </w:p>
    <w:p w14:paraId="36FBBC0F" w14:textId="5B7AD56B" w:rsidR="00931754" w:rsidRDefault="00182F22" w:rsidP="00384F51">
      <w:pPr>
        <w:tabs>
          <w:tab w:val="left" w:pos="1440"/>
        </w:tabs>
        <w:spacing w:after="0"/>
        <w:ind w:left="1440"/>
        <w:jc w:val="both"/>
        <w:rPr>
          <w:b w:val="0"/>
          <w:bCs/>
        </w:rPr>
      </w:pPr>
      <w:proofErr w:type="spellStart"/>
      <w:r w:rsidRPr="00E24C10">
        <w:rPr>
          <w:b w:val="0"/>
          <w:bCs/>
        </w:rPr>
        <w:t>Đó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chưa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giữa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còn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phương</w:t>
      </w:r>
      <w:proofErr w:type="spellEnd"/>
      <w:r w:rsidR="00931754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giống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nhau</w:t>
      </w:r>
      <w:proofErr w:type="spellEnd"/>
      <w:r w:rsidRPr="00E24C10">
        <w:rPr>
          <w:b w:val="0"/>
          <w:bCs/>
        </w:rPr>
        <w:t xml:space="preserve"> (</w:t>
      </w:r>
      <w:proofErr w:type="spellStart"/>
      <w:r w:rsidRPr="00E24C10">
        <w:rPr>
          <w:b w:val="0"/>
          <w:bCs/>
        </w:rPr>
        <w:t>ví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dụ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như</w:t>
      </w:r>
      <w:proofErr w:type="spellEnd"/>
      <w:r w:rsidRPr="00E24C10">
        <w:rPr>
          <w:b w:val="0"/>
          <w:bCs/>
        </w:rPr>
        <w:t xml:space="preserve"> </w:t>
      </w:r>
      <w:del w:id="1351" w:author="HIKARI" w:date="2019-11-08T22:45:00Z">
        <w:r w:rsidRPr="00E24C10" w:rsidDel="00BF39C8">
          <w:rPr>
            <w:b w:val="0"/>
            <w:bCs/>
          </w:rPr>
          <w:delText xml:space="preserve">method </w:delText>
        </w:r>
      </w:del>
      <w:proofErr w:type="spellStart"/>
      <w:ins w:id="1352" w:author="HIKARI" w:date="2019-11-08T22:45:00Z">
        <w:r w:rsidR="00BF39C8">
          <w:rPr>
            <w:b w:val="0"/>
            <w:bCs/>
          </w:rPr>
          <w:t>phương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thức</w:t>
        </w:r>
        <w:proofErr w:type="spellEnd"/>
        <w:r w:rsidR="00BF39C8" w:rsidRPr="00E24C10">
          <w:rPr>
            <w:b w:val="0"/>
            <w:bCs/>
          </w:rPr>
          <w:t xml:space="preserve"> </w:t>
        </w:r>
      </w:ins>
      <w:proofErr w:type="spellStart"/>
      <w:r w:rsidRPr="00E24C10">
        <w:rPr>
          <w:b w:val="0"/>
          <w:bCs/>
        </w:rPr>
        <w:t>đọc</w:t>
      </w:r>
      <w:proofErr w:type="spellEnd"/>
      <w:r w:rsidRPr="00E24C10">
        <w:rPr>
          <w:b w:val="0"/>
          <w:bCs/>
        </w:rPr>
        <w:t xml:space="preserve"> input,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đồ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hoạ</w:t>
      </w:r>
      <w:commentRangeStart w:id="1353"/>
      <w:proofErr w:type="spellEnd"/>
      <w:r w:rsidRPr="00E24C10">
        <w:rPr>
          <w:b w:val="0"/>
          <w:bCs/>
        </w:rPr>
        <w:t xml:space="preserve">, </w:t>
      </w:r>
      <w:proofErr w:type="spellStart"/>
      <w:ins w:id="1354" w:author="HIKARI" w:date="2019-11-08T22:45:00Z">
        <w:r w:rsidR="00BF39C8">
          <w:rPr>
            <w:b w:val="0"/>
            <w:bCs/>
          </w:rPr>
          <w:t>phương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thức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biểu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diễn</w:t>
        </w:r>
        <w:proofErr w:type="spellEnd"/>
        <w:r w:rsidR="00BF39C8">
          <w:rPr>
            <w:b w:val="0"/>
            <w:bCs/>
          </w:rPr>
          <w:t xml:space="preserve"> </w:t>
        </w:r>
      </w:ins>
      <w:proofErr w:type="spellStart"/>
      <w:ins w:id="1355" w:author="HIKARI" w:date="2019-11-08T22:46:00Z">
        <w:r w:rsidR="00BF39C8">
          <w:rPr>
            <w:b w:val="0"/>
            <w:bCs/>
          </w:rPr>
          <w:t>đối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tượng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về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dạng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chữ</w:t>
        </w:r>
      </w:ins>
      <w:proofErr w:type="spellEnd"/>
      <w:ins w:id="1356" w:author="HIKARI" w:date="2019-11-08T22:45:00Z">
        <w:r w:rsidR="00BF39C8">
          <w:rPr>
            <w:b w:val="0"/>
            <w:bCs/>
          </w:rPr>
          <w:t>,</w:t>
        </w:r>
      </w:ins>
      <w:del w:id="1357" w:author="HIKARI" w:date="2019-11-08T22:45:00Z">
        <w:r w:rsidRPr="00E24C10" w:rsidDel="00BF39C8">
          <w:rPr>
            <w:b w:val="0"/>
            <w:bCs/>
          </w:rPr>
          <w:delText xml:space="preserve">overdrive method .ToString(), </w:delText>
        </w:r>
        <w:commentRangeEnd w:id="1353"/>
        <w:r w:rsidR="006961FC" w:rsidDel="00BF39C8">
          <w:rPr>
            <w:rStyle w:val="CommentReference"/>
          </w:rPr>
          <w:commentReference w:id="1353"/>
        </w:r>
      </w:del>
      <w:r w:rsidRPr="00E24C10">
        <w:rPr>
          <w:b w:val="0"/>
          <w:bCs/>
        </w:rPr>
        <w:t xml:space="preserve">…). </w:t>
      </w:r>
      <w:proofErr w:type="spellStart"/>
      <w:r w:rsidRPr="00E24C10">
        <w:rPr>
          <w:b w:val="0"/>
          <w:bCs/>
        </w:rPr>
        <w:t>Vì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thế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để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tận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dụng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mạnh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lập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trình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hướng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quyết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định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thiết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kế</w:t>
      </w:r>
      <w:proofErr w:type="spellEnd"/>
      <w:r w:rsidRPr="00E24C10">
        <w:rPr>
          <w:b w:val="0"/>
          <w:bCs/>
        </w:rPr>
        <w:t xml:space="preserve"> class Layer, class </w:t>
      </w:r>
      <w:proofErr w:type="spellStart"/>
      <w:r w:rsidRPr="00E24C10">
        <w:rPr>
          <w:b w:val="0"/>
          <w:bCs/>
        </w:rPr>
        <w:t>này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là</w:t>
      </w:r>
      <w:proofErr w:type="spellEnd"/>
      <w:r w:rsidRPr="00E24C10">
        <w:rPr>
          <w:b w:val="0"/>
          <w:bCs/>
        </w:rPr>
        <w:t xml:space="preserve"> base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khác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chứa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cả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những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phương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thuộc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tính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chung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layer. </w:t>
      </w:r>
      <w:proofErr w:type="spellStart"/>
      <w:r w:rsidRPr="00E24C10">
        <w:rPr>
          <w:b w:val="0"/>
          <w:bCs/>
        </w:rPr>
        <w:t>Đồng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thời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khác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kế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thừa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nó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bổ</w:t>
      </w:r>
      <w:proofErr w:type="spellEnd"/>
      <w:r w:rsidRPr="00E24C10">
        <w:rPr>
          <w:b w:val="0"/>
          <w:bCs/>
        </w:rPr>
        <w:t xml:space="preserve"> sung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phương</w:t>
      </w:r>
      <w:proofErr w:type="spellEnd"/>
      <w:r w:rsidR="00931754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riêng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đáp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ứng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năng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nhiệm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vụ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mà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đó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hiện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thực</w:t>
      </w:r>
      <w:proofErr w:type="spellEnd"/>
      <w:r w:rsidRPr="00E24C10">
        <w:rPr>
          <w:b w:val="0"/>
          <w:bCs/>
        </w:rPr>
        <w:t>.</w:t>
      </w:r>
    </w:p>
    <w:p w14:paraId="53C00CEE" w14:textId="77777777" w:rsidR="00315744" w:rsidRPr="00384F51" w:rsidRDefault="00315744" w:rsidP="00384F51">
      <w:pPr>
        <w:tabs>
          <w:tab w:val="left" w:pos="1440"/>
        </w:tabs>
        <w:spacing w:after="0"/>
        <w:ind w:left="1440"/>
        <w:jc w:val="both"/>
        <w:rPr>
          <w:b w:val="0"/>
          <w:bCs/>
        </w:rPr>
      </w:pPr>
    </w:p>
    <w:p w14:paraId="4F4997AE" w14:textId="2460944D" w:rsidR="00931754" w:rsidRPr="001719AC" w:rsidRDefault="00B40711">
      <w:pPr>
        <w:pStyle w:val="Heading4"/>
        <w:numPr>
          <w:ilvl w:val="2"/>
          <w:numId w:val="21"/>
        </w:numPr>
        <w:pPrChange w:id="1358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359" w:name="_Toc24226715"/>
      <w:proofErr w:type="spellStart"/>
      <w:r w:rsidRPr="00E24C10"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="00FF4420">
        <w:t xml:space="preserve"> </w:t>
      </w:r>
      <w:proofErr w:type="spellStart"/>
      <w:r w:rsidR="00FF4420">
        <w:t>lớp</w:t>
      </w:r>
      <w:bookmarkEnd w:id="1359"/>
      <w:proofErr w:type="spellEnd"/>
    </w:p>
    <w:p w14:paraId="7DAFC2C8" w14:textId="4A64D1FE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360" w:name="_Toc24052628"/>
      <w:bookmarkStart w:id="1361" w:name="_Toc24226731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6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Danh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mục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cho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 </w:t>
      </w:r>
      <w:proofErr w:type="spellStart"/>
      <w:r w:rsidRPr="00DD096E">
        <w:rPr>
          <w:sz w:val="20"/>
          <w:szCs w:val="20"/>
        </w:rPr>
        <w:t>của</w:t>
      </w:r>
      <w:proofErr w:type="spellEnd"/>
      <w:r w:rsidRPr="00DD096E">
        <w:rPr>
          <w:sz w:val="20"/>
          <w:szCs w:val="20"/>
        </w:rPr>
        <w:t xml:space="preserve"> TensorFlow Layers API</w:t>
      </w:r>
      <w:bookmarkEnd w:id="1360"/>
      <w:bookmarkEnd w:id="1361"/>
    </w:p>
    <w:tbl>
      <w:tblPr>
        <w:tblStyle w:val="TableGrid"/>
        <w:tblW w:w="10350" w:type="dxa"/>
        <w:tblInd w:w="355" w:type="dxa"/>
        <w:tblLook w:val="04A0" w:firstRow="1" w:lastRow="0" w:firstColumn="1" w:lastColumn="0" w:noHBand="0" w:noVBand="1"/>
      </w:tblPr>
      <w:tblGrid>
        <w:gridCol w:w="534"/>
        <w:gridCol w:w="2325"/>
        <w:gridCol w:w="5691"/>
        <w:gridCol w:w="1800"/>
      </w:tblGrid>
      <w:tr w:rsidR="00182F22" w:rsidRPr="00E24C10" w14:paraId="71CAA018" w14:textId="77777777" w:rsidTr="00182F22">
        <w:tc>
          <w:tcPr>
            <w:tcW w:w="534" w:type="dxa"/>
          </w:tcPr>
          <w:p w14:paraId="00D083A6" w14:textId="4F21E8B1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62" w:author="HIKARI" w:date="2019-11-09T21:15:00Z">
                <w:pPr>
                  <w:tabs>
                    <w:tab w:val="left" w:pos="990"/>
                  </w:tabs>
                </w:pPr>
              </w:pPrChange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325" w:type="dxa"/>
          </w:tcPr>
          <w:p w14:paraId="5A5719EC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6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5691" w:type="dxa"/>
          </w:tcPr>
          <w:p w14:paraId="5A8A496D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364" w:author="HIKARI" w:date="2019-11-09T21:15:00Z">
                <w:pPr>
                  <w:tabs>
                    <w:tab w:val="left" w:pos="990"/>
                  </w:tabs>
                  <w:spacing w:line="360" w:lineRule="auto"/>
                  <w:jc w:val="both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1800" w:type="dxa"/>
          </w:tcPr>
          <w:p w14:paraId="062FC5F9" w14:textId="0BF3CACB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6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 xml:space="preserve">SV </w:t>
            </w:r>
            <w:proofErr w:type="spellStart"/>
            <w:r w:rsidRPr="00E24C10">
              <w:rPr>
                <w:b w:val="0"/>
                <w:bCs/>
              </w:rPr>
              <w:t>phụ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trách</w:t>
            </w:r>
            <w:proofErr w:type="spellEnd"/>
          </w:p>
        </w:tc>
      </w:tr>
      <w:tr w:rsidR="00DF5397" w:rsidRPr="00E24C10" w14:paraId="5A9B73F0" w14:textId="77777777" w:rsidTr="00182F22">
        <w:tc>
          <w:tcPr>
            <w:tcW w:w="534" w:type="dxa"/>
          </w:tcPr>
          <w:p w14:paraId="38FA0F8A" w14:textId="18BB9FBF" w:rsidR="00DF5397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366" w:author="HIKARI" w:date="2019-11-09T21:15:00Z">
                <w:pPr>
                  <w:tabs>
                    <w:tab w:val="left" w:pos="990"/>
                  </w:tabs>
                  <w:jc w:val="center"/>
                </w:pPr>
              </w:pPrChange>
            </w:pPr>
            <w:r>
              <w:rPr>
                <w:b w:val="0"/>
                <w:bCs/>
              </w:rPr>
              <w:t>1</w:t>
            </w:r>
          </w:p>
        </w:tc>
        <w:tc>
          <w:tcPr>
            <w:tcW w:w="2325" w:type="dxa"/>
          </w:tcPr>
          <w:p w14:paraId="6C32E6E4" w14:textId="703E0668" w:rsidR="00DF5397" w:rsidRPr="00E24C10" w:rsidRDefault="00CA1FC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67" w:author="HIKARI" w:date="2019-11-09T21:15:00Z">
                <w:pPr>
                  <w:tabs>
                    <w:tab w:val="left" w:pos="990"/>
                  </w:tabs>
                </w:pPr>
              </w:pPrChange>
            </w:pPr>
            <w:proofErr w:type="spellStart"/>
            <w:r>
              <w:rPr>
                <w:b w:val="0"/>
                <w:bCs/>
              </w:rPr>
              <w:t>ILayer</w:t>
            </w:r>
            <w:proofErr w:type="spellEnd"/>
          </w:p>
        </w:tc>
        <w:tc>
          <w:tcPr>
            <w:tcW w:w="5691" w:type="dxa"/>
          </w:tcPr>
          <w:p w14:paraId="77D096C9" w14:textId="76C3C80C" w:rsidR="00DF5397" w:rsidRPr="00E24C10" w:rsidRDefault="00DD5052" w:rsidP="00DD5052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368" w:author="HIKARI" w:date="2019-11-09T21:15:00Z">
                <w:pPr>
                  <w:tabs>
                    <w:tab w:val="left" w:pos="990"/>
                  </w:tabs>
                  <w:spacing w:after="120"/>
                  <w:jc w:val="both"/>
                </w:pPr>
              </w:pPrChange>
            </w:pPr>
            <w:proofErr w:type="spellStart"/>
            <w:ins w:id="1369" w:author="HIKARI" w:date="2019-11-09T21:13:00Z">
              <w:r>
                <w:rPr>
                  <w:b w:val="0"/>
                  <w:bCs/>
                </w:rPr>
                <w:t>Định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nghĩa</w:t>
              </w:r>
            </w:ins>
            <w:proofErr w:type="spellEnd"/>
            <w:del w:id="1370" w:author="HIKARI" w:date="2019-11-09T21:13:00Z">
              <w:r w:rsidR="000A7163" w:rsidDel="00DD5052">
                <w:rPr>
                  <w:b w:val="0"/>
                  <w:bCs/>
                </w:rPr>
                <w:delText>Chứa</w:delText>
              </w:r>
            </w:del>
            <w:r w:rsidR="000A7163">
              <w:rPr>
                <w:b w:val="0"/>
                <w:bCs/>
              </w:rPr>
              <w:t xml:space="preserve"> </w:t>
            </w:r>
            <w:del w:id="1371" w:author="HIKARI" w:date="2019-11-09T21:13:00Z">
              <w:r w:rsidR="000A7163" w:rsidDel="00DD5052">
                <w:rPr>
                  <w:b w:val="0"/>
                  <w:bCs/>
                </w:rPr>
                <w:delText>các hàm dựng cần thiết cho</w:delText>
              </w:r>
            </w:del>
            <w:proofErr w:type="spellStart"/>
            <w:ins w:id="1372" w:author="HIKARI" w:date="2019-11-09T21:13:00Z">
              <w:r>
                <w:rPr>
                  <w:b w:val="0"/>
                  <w:bCs/>
                </w:rPr>
                <w:t>thuộc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tính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và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hành</w:t>
              </w:r>
              <w:proofErr w:type="spellEnd"/>
              <w:r>
                <w:rPr>
                  <w:b w:val="0"/>
                  <w:bCs/>
                </w:rPr>
                <w:t xml:space="preserve"> vi </w:t>
              </w:r>
              <w:proofErr w:type="spellStart"/>
              <w:r>
                <w:rPr>
                  <w:b w:val="0"/>
                  <w:bCs/>
                </w:rPr>
                <w:t>chung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của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các</w:t>
              </w:r>
            </w:ins>
            <w:proofErr w:type="spellEnd"/>
            <w:r w:rsidR="000A7163">
              <w:rPr>
                <w:b w:val="0"/>
                <w:bCs/>
              </w:rPr>
              <w:t xml:space="preserve"> class Layer</w:t>
            </w:r>
            <w:ins w:id="1373" w:author="HIKARI" w:date="2019-11-09T21:14:00Z">
              <w:r>
                <w:rPr>
                  <w:b w:val="0"/>
                  <w:bCs/>
                </w:rPr>
                <w:t xml:space="preserve">, </w:t>
              </w:r>
              <w:proofErr w:type="spellStart"/>
              <w:r>
                <w:rPr>
                  <w:b w:val="0"/>
                  <w:bCs/>
                </w:rPr>
                <w:t>giúp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việc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xây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dựng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các</w:t>
              </w:r>
              <w:proofErr w:type="spellEnd"/>
              <w:r>
                <w:rPr>
                  <w:b w:val="0"/>
                  <w:bCs/>
                </w:rPr>
                <w:t xml:space="preserve"> class </w:t>
              </w:r>
              <w:proofErr w:type="spellStart"/>
              <w:r>
                <w:rPr>
                  <w:b w:val="0"/>
                  <w:bCs/>
                </w:rPr>
                <w:t>của</w:t>
              </w:r>
              <w:proofErr w:type="spellEnd"/>
              <w:r>
                <w:rPr>
                  <w:b w:val="0"/>
                  <w:bCs/>
                </w:rPr>
                <w:t xml:space="preserve"> Layers API </w:t>
              </w:r>
              <w:proofErr w:type="spellStart"/>
              <w:r>
                <w:rPr>
                  <w:b w:val="0"/>
                  <w:bCs/>
                </w:rPr>
                <w:t>trở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nên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th</w:t>
              </w:r>
            </w:ins>
            <w:ins w:id="1374" w:author="HIKARI" w:date="2019-11-09T21:15:00Z">
              <w:r>
                <w:rPr>
                  <w:b w:val="0"/>
                  <w:bCs/>
                </w:rPr>
                <w:t>ống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nhất</w:t>
              </w:r>
            </w:ins>
            <w:proofErr w:type="spellEnd"/>
          </w:p>
        </w:tc>
        <w:tc>
          <w:tcPr>
            <w:tcW w:w="1800" w:type="dxa"/>
          </w:tcPr>
          <w:p w14:paraId="183594D5" w14:textId="1C98E94C" w:rsidR="00DF5397" w:rsidRPr="00E24C10" w:rsidRDefault="000A7163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75" w:author="HIKARI" w:date="2019-11-09T21:15:00Z">
                <w:pPr>
                  <w:tabs>
                    <w:tab w:val="left" w:pos="990"/>
                  </w:tabs>
                </w:pPr>
              </w:pPrChange>
            </w:pPr>
            <w:proofErr w:type="spellStart"/>
            <w:r>
              <w:rPr>
                <w:b w:val="0"/>
                <w:bCs/>
              </w:rPr>
              <w:t>Hoàng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5F7D71F8" w14:textId="77777777" w:rsidTr="00182F22">
        <w:tc>
          <w:tcPr>
            <w:tcW w:w="534" w:type="dxa"/>
          </w:tcPr>
          <w:p w14:paraId="056CB33B" w14:textId="2EE9B01C" w:rsidR="00182F22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376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2325" w:type="dxa"/>
          </w:tcPr>
          <w:p w14:paraId="36249150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7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378" w:name="_Hlk21895241"/>
            <w:r w:rsidRPr="00E24C10">
              <w:rPr>
                <w:b w:val="0"/>
                <w:bCs/>
              </w:rPr>
              <w:t>Layer</w:t>
            </w:r>
            <w:bookmarkEnd w:id="1378"/>
          </w:p>
          <w:p w14:paraId="33E76A5A" w14:textId="1629B08F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7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: </w:t>
            </w:r>
            <w:proofErr w:type="spellStart"/>
            <w:r w:rsidR="00CA1FC2">
              <w:rPr>
                <w:b w:val="0"/>
                <w:bCs/>
              </w:rPr>
              <w:t>ILayer</w:t>
            </w:r>
            <w:proofErr w:type="spellEnd"/>
          </w:p>
        </w:tc>
        <w:tc>
          <w:tcPr>
            <w:tcW w:w="5691" w:type="dxa"/>
          </w:tcPr>
          <w:p w14:paraId="4FE7D2B0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380" w:author="HIKARI" w:date="2019-11-09T21:15:00Z">
                <w:pPr>
                  <w:tabs>
                    <w:tab w:val="left" w:pos="990"/>
                  </w:tabs>
                  <w:spacing w:line="360" w:lineRule="auto"/>
                  <w:jc w:val="both"/>
                </w:pPr>
              </w:pPrChange>
            </w:pPr>
            <w:r w:rsidRPr="00E24C10">
              <w:rPr>
                <w:b w:val="0"/>
                <w:bCs/>
              </w:rPr>
              <w:t xml:space="preserve">Base class,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Layer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 </w:t>
            </w:r>
            <w:proofErr w:type="spellStart"/>
            <w:r w:rsidRPr="00E24C10">
              <w:rPr>
                <w:b w:val="0"/>
                <w:bCs/>
              </w:rPr>
              <w:t>Chứa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những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thuộc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tính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Layer,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class </w:t>
            </w:r>
            <w:proofErr w:type="spellStart"/>
            <w:r w:rsidRPr="00E24C10">
              <w:rPr>
                <w:b w:val="0"/>
                <w:bCs/>
              </w:rPr>
              <w:t>khác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sử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dụng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1800" w:type="dxa"/>
          </w:tcPr>
          <w:p w14:paraId="0B8A9B88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8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3FE091DA" w14:textId="77777777" w:rsidTr="00182F22">
        <w:tc>
          <w:tcPr>
            <w:tcW w:w="534" w:type="dxa"/>
          </w:tcPr>
          <w:p w14:paraId="6A8A0E75" w14:textId="22BCE46C" w:rsidR="00182F22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382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2325" w:type="dxa"/>
          </w:tcPr>
          <w:p w14:paraId="4D5996C3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8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InputLayer</w:t>
            </w:r>
            <w:proofErr w:type="spellEnd"/>
          </w:p>
          <w:p w14:paraId="00F9A523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8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0440F195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8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InputLayer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4A8087A5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8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57203808" w14:textId="77777777" w:rsidTr="00182F22">
        <w:tc>
          <w:tcPr>
            <w:tcW w:w="534" w:type="dxa"/>
          </w:tcPr>
          <w:p w14:paraId="254828AC" w14:textId="451ABE01" w:rsidR="00182F22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387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2325" w:type="dxa"/>
          </w:tcPr>
          <w:p w14:paraId="5C4D051B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8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Conv2D</w:t>
            </w:r>
          </w:p>
          <w:p w14:paraId="11C9C69C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8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04D5146F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9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Conv2D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7D7D9DEB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9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7A3EE1F0" w14:textId="77777777" w:rsidTr="00182F22">
        <w:tc>
          <w:tcPr>
            <w:tcW w:w="534" w:type="dxa"/>
          </w:tcPr>
          <w:p w14:paraId="0A1267E5" w14:textId="1DB41A58" w:rsidR="00182F22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392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lastRenderedPageBreak/>
              <w:t>5</w:t>
            </w:r>
          </w:p>
        </w:tc>
        <w:tc>
          <w:tcPr>
            <w:tcW w:w="2325" w:type="dxa"/>
          </w:tcPr>
          <w:p w14:paraId="7F287FA0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9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Activation</w:t>
            </w:r>
          </w:p>
          <w:p w14:paraId="4FB5093F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9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6F3093EB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9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Activation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35A79D00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9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</w:p>
        </w:tc>
      </w:tr>
      <w:tr w:rsidR="00182F22" w:rsidRPr="00E24C10" w14:paraId="2A418C21" w14:textId="77777777" w:rsidTr="00182F22">
        <w:tc>
          <w:tcPr>
            <w:tcW w:w="534" w:type="dxa"/>
          </w:tcPr>
          <w:p w14:paraId="596EA554" w14:textId="7B5BC1E0" w:rsidR="00182F22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397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2325" w:type="dxa"/>
          </w:tcPr>
          <w:p w14:paraId="04C96C26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9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Add</w:t>
            </w:r>
          </w:p>
          <w:p w14:paraId="3E469F1C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39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3652BC94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0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Add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1F195794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0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628FAB31" w14:textId="77777777" w:rsidTr="00182F22">
        <w:tc>
          <w:tcPr>
            <w:tcW w:w="534" w:type="dxa"/>
          </w:tcPr>
          <w:p w14:paraId="2FA98CC8" w14:textId="7B2400A2" w:rsidR="00182F22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02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7</w:t>
            </w:r>
          </w:p>
        </w:tc>
        <w:tc>
          <w:tcPr>
            <w:tcW w:w="2325" w:type="dxa"/>
          </w:tcPr>
          <w:p w14:paraId="168A9061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0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Average</w:t>
            </w:r>
          </w:p>
          <w:p w14:paraId="5CD183CC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0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6CBA098A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0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Average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 </w:t>
            </w:r>
          </w:p>
        </w:tc>
        <w:tc>
          <w:tcPr>
            <w:tcW w:w="1800" w:type="dxa"/>
          </w:tcPr>
          <w:p w14:paraId="380CEA92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0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</w:p>
        </w:tc>
      </w:tr>
      <w:tr w:rsidR="00182F22" w:rsidRPr="00E24C10" w14:paraId="0B1725EB" w14:textId="77777777" w:rsidTr="00182F22">
        <w:tc>
          <w:tcPr>
            <w:tcW w:w="534" w:type="dxa"/>
          </w:tcPr>
          <w:p w14:paraId="3CA773EE" w14:textId="4000BCF2" w:rsidR="00182F22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07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8</w:t>
            </w:r>
          </w:p>
        </w:tc>
        <w:tc>
          <w:tcPr>
            <w:tcW w:w="2325" w:type="dxa"/>
          </w:tcPr>
          <w:p w14:paraId="7F175855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0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AvgPool2D</w:t>
            </w:r>
          </w:p>
          <w:p w14:paraId="3DA4C424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0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75057E4E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1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AveragePooling2D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6ECB5F62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1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414EDEDF" w14:textId="77777777" w:rsidTr="00182F22">
        <w:tc>
          <w:tcPr>
            <w:tcW w:w="534" w:type="dxa"/>
          </w:tcPr>
          <w:p w14:paraId="121670D4" w14:textId="5305A16F" w:rsidR="00182F22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12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9</w:t>
            </w:r>
          </w:p>
        </w:tc>
        <w:tc>
          <w:tcPr>
            <w:tcW w:w="2325" w:type="dxa"/>
          </w:tcPr>
          <w:p w14:paraId="01F3414C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1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Batch</w:t>
            </w:r>
            <w:bookmarkStart w:id="1414" w:name="_Hlk23082620"/>
            <w:r w:rsidRPr="00E24C10">
              <w:rPr>
                <w:b w:val="0"/>
                <w:bCs/>
              </w:rPr>
              <w:t>Normalization</w:t>
            </w:r>
            <w:bookmarkEnd w:id="1414"/>
            <w:proofErr w:type="spellEnd"/>
          </w:p>
          <w:p w14:paraId="6C1CB0A3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1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23B1479E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1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BatchNormalization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63154041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1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</w:p>
        </w:tc>
      </w:tr>
      <w:tr w:rsidR="00182F22" w:rsidRPr="00E24C10" w14:paraId="02251A25" w14:textId="77777777" w:rsidTr="00182F22">
        <w:tc>
          <w:tcPr>
            <w:tcW w:w="534" w:type="dxa"/>
          </w:tcPr>
          <w:p w14:paraId="09C8E203" w14:textId="252353B4" w:rsidR="00182F22" w:rsidRPr="00E24C10" w:rsidRDefault="00DF5397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18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10</w:t>
            </w:r>
          </w:p>
        </w:tc>
        <w:tc>
          <w:tcPr>
            <w:tcW w:w="2325" w:type="dxa"/>
          </w:tcPr>
          <w:p w14:paraId="7A934E20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1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420" w:name="_Hlk23082640"/>
            <w:r w:rsidRPr="00E24C10">
              <w:rPr>
                <w:b w:val="0"/>
                <w:bCs/>
              </w:rPr>
              <w:t>Concatenate</w:t>
            </w:r>
          </w:p>
          <w:bookmarkEnd w:id="1420"/>
          <w:p w14:paraId="002914F2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2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43152A02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2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Concatenate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1DF95B02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2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</w:p>
        </w:tc>
      </w:tr>
      <w:tr w:rsidR="00182F22" w:rsidRPr="00E24C10" w14:paraId="7A298932" w14:textId="77777777" w:rsidTr="00182F22">
        <w:tc>
          <w:tcPr>
            <w:tcW w:w="534" w:type="dxa"/>
          </w:tcPr>
          <w:p w14:paraId="6468BCAE" w14:textId="0B8F1EDC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24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1</w:t>
            </w:r>
          </w:p>
        </w:tc>
        <w:tc>
          <w:tcPr>
            <w:tcW w:w="2325" w:type="dxa"/>
          </w:tcPr>
          <w:p w14:paraId="211B44BE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2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426" w:name="_Hlk23082710"/>
            <w:r w:rsidRPr="00E24C10">
              <w:rPr>
                <w:b w:val="0"/>
                <w:bCs/>
              </w:rPr>
              <w:t>Dense</w:t>
            </w:r>
          </w:p>
          <w:bookmarkEnd w:id="1426"/>
          <w:p w14:paraId="2E28FC39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2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7560F051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2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Dense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22F05CEC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2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</w:p>
        </w:tc>
      </w:tr>
      <w:tr w:rsidR="00182F22" w:rsidRPr="00E24C10" w14:paraId="5EE6C9D7" w14:textId="77777777" w:rsidTr="00182F22">
        <w:tc>
          <w:tcPr>
            <w:tcW w:w="534" w:type="dxa"/>
          </w:tcPr>
          <w:p w14:paraId="26813D99" w14:textId="613220DF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30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2</w:t>
            </w:r>
          </w:p>
        </w:tc>
        <w:tc>
          <w:tcPr>
            <w:tcW w:w="2325" w:type="dxa"/>
          </w:tcPr>
          <w:p w14:paraId="4724E8EE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3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432" w:name="_Hlk23082725"/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</w:p>
          <w:bookmarkEnd w:id="1432"/>
          <w:p w14:paraId="6E08BDD6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3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6067B09A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3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Core </w:t>
            </w:r>
            <w:r w:rsidRPr="00E24C10">
              <w:rPr>
                <w:b w:val="0"/>
                <w:bCs/>
                <w:i/>
                <w:iCs/>
              </w:rPr>
              <w:t>Layer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04EEF983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3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</w:p>
        </w:tc>
      </w:tr>
      <w:tr w:rsidR="00182F22" w:rsidRPr="00E24C10" w14:paraId="0A215372" w14:textId="77777777" w:rsidTr="00182F22">
        <w:tc>
          <w:tcPr>
            <w:tcW w:w="534" w:type="dxa"/>
          </w:tcPr>
          <w:p w14:paraId="56DA203C" w14:textId="0CC15D58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36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3</w:t>
            </w:r>
          </w:p>
        </w:tc>
        <w:tc>
          <w:tcPr>
            <w:tcW w:w="2325" w:type="dxa"/>
          </w:tcPr>
          <w:p w14:paraId="0913838E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3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MaxPool2D</w:t>
            </w:r>
          </w:p>
          <w:p w14:paraId="4CAA8553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3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44C99778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3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MaxPool2D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04C4BA07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4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</w:p>
        </w:tc>
      </w:tr>
      <w:tr w:rsidR="00182F22" w:rsidRPr="00E24C10" w14:paraId="76DB5DAA" w14:textId="77777777" w:rsidTr="00182F22">
        <w:tc>
          <w:tcPr>
            <w:tcW w:w="534" w:type="dxa"/>
          </w:tcPr>
          <w:p w14:paraId="3B8AF908" w14:textId="725C5279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41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4</w:t>
            </w:r>
          </w:p>
        </w:tc>
        <w:tc>
          <w:tcPr>
            <w:tcW w:w="2325" w:type="dxa"/>
          </w:tcPr>
          <w:p w14:paraId="5D807FB9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4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Softmax</w:t>
            </w:r>
            <w:proofErr w:type="spellEnd"/>
          </w:p>
          <w:p w14:paraId="25B0B18D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4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069843CB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4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Softmax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</w:tcPr>
          <w:p w14:paraId="1A6D86DC" w14:textId="77777777" w:rsidR="00182F22" w:rsidRPr="00E24C10" w:rsidRDefault="00182F22" w:rsidP="00DD505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4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</w:p>
        </w:tc>
      </w:tr>
    </w:tbl>
    <w:p w14:paraId="7A83D6D3" w14:textId="61DE2ACF" w:rsidR="004A0C07" w:rsidDel="00003E1F" w:rsidRDefault="004A0C07" w:rsidP="00931754">
      <w:pPr>
        <w:tabs>
          <w:tab w:val="left" w:pos="990"/>
        </w:tabs>
        <w:spacing w:after="0"/>
        <w:rPr>
          <w:del w:id="1446" w:author="HIKARI" w:date="2019-11-08T22:52:00Z"/>
          <w:i/>
          <w:iCs/>
          <w:szCs w:val="26"/>
        </w:rPr>
      </w:pPr>
    </w:p>
    <w:p w14:paraId="76A1ECF5" w14:textId="3D0C6A71" w:rsidR="001229A4" w:rsidDel="00315744" w:rsidRDefault="001229A4" w:rsidP="00931754">
      <w:pPr>
        <w:tabs>
          <w:tab w:val="left" w:pos="990"/>
        </w:tabs>
        <w:spacing w:after="0"/>
        <w:rPr>
          <w:del w:id="1447" w:author="HIKARI" w:date="2019-11-08T22:52:00Z"/>
          <w:i/>
          <w:iCs/>
          <w:sz w:val="20"/>
          <w:szCs w:val="20"/>
        </w:rPr>
      </w:pPr>
    </w:p>
    <w:p w14:paraId="205C3936" w14:textId="5C73CF22" w:rsidR="001229A4" w:rsidDel="00003E1F" w:rsidRDefault="001229A4" w:rsidP="00931754">
      <w:pPr>
        <w:tabs>
          <w:tab w:val="left" w:pos="990"/>
        </w:tabs>
        <w:spacing w:after="0"/>
        <w:rPr>
          <w:del w:id="1448" w:author="HIKARI" w:date="2019-11-08T23:09:00Z"/>
          <w:i/>
          <w:iCs/>
          <w:sz w:val="20"/>
          <w:szCs w:val="20"/>
        </w:rPr>
      </w:pPr>
    </w:p>
    <w:p w14:paraId="4008A3C1" w14:textId="77777777" w:rsidR="001229A4" w:rsidRPr="00931754" w:rsidRDefault="001229A4" w:rsidP="00931754">
      <w:pPr>
        <w:tabs>
          <w:tab w:val="left" w:pos="990"/>
        </w:tabs>
        <w:spacing w:after="0"/>
        <w:rPr>
          <w:i/>
          <w:iCs/>
          <w:sz w:val="20"/>
          <w:szCs w:val="20"/>
        </w:rPr>
      </w:pPr>
    </w:p>
    <w:p w14:paraId="1DD2438B" w14:textId="719C1BCC" w:rsidR="00931754" w:rsidRPr="001719AC" w:rsidRDefault="00B40711">
      <w:pPr>
        <w:pStyle w:val="Heading4"/>
        <w:numPr>
          <w:ilvl w:val="2"/>
          <w:numId w:val="21"/>
        </w:numPr>
        <w:pPrChange w:id="1449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450" w:name="_Toc24226716"/>
      <w:proofErr w:type="spellStart"/>
      <w:r w:rsidRPr="00E24C10">
        <w:lastRenderedPageBreak/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Pr="00E24C10">
        <w:t xml:space="preserve"> </w:t>
      </w:r>
      <w:proofErr w:type="spellStart"/>
      <w:r w:rsidRPr="00E24C10">
        <w:t>các</w:t>
      </w:r>
      <w:proofErr w:type="spellEnd"/>
      <w:r w:rsidRPr="00E24C10">
        <w:t xml:space="preserve"> </w:t>
      </w:r>
      <w:proofErr w:type="spellStart"/>
      <w:r w:rsidRPr="00E24C10">
        <w:t>phương</w:t>
      </w:r>
      <w:proofErr w:type="spellEnd"/>
      <w:r w:rsidRPr="00E24C10">
        <w:t xml:space="preserve"> </w:t>
      </w:r>
      <w:proofErr w:type="spellStart"/>
      <w:r w:rsidRPr="00E24C10">
        <w:t>thức</w:t>
      </w:r>
      <w:proofErr w:type="spellEnd"/>
      <w:r w:rsidRPr="00E24C10">
        <w:t xml:space="preserve"> </w:t>
      </w:r>
      <w:proofErr w:type="spellStart"/>
      <w:r w:rsidRPr="00E24C10">
        <w:t>trong</w:t>
      </w:r>
      <w:proofErr w:type="spellEnd"/>
      <w:r w:rsidRPr="00E24C10">
        <w:t xml:space="preserve"> </w:t>
      </w:r>
      <w:proofErr w:type="spellStart"/>
      <w:r w:rsidRPr="00E24C10">
        <w:t>lớp</w:t>
      </w:r>
      <w:bookmarkEnd w:id="1450"/>
      <w:proofErr w:type="spellEnd"/>
    </w:p>
    <w:p w14:paraId="47287BDD" w14:textId="0319C962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451" w:name="_Toc24052629"/>
      <w:bookmarkStart w:id="1452" w:name="_Toc24226732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7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Layer</w:t>
      </w:r>
      <w:bookmarkEnd w:id="1451"/>
      <w:bookmarkEnd w:id="1452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182F22" w:rsidRPr="00E24C10" w14:paraId="2C3BA444" w14:textId="77777777" w:rsidTr="00E74DA7">
        <w:trPr>
          <w:trHeight w:val="437"/>
        </w:trPr>
        <w:tc>
          <w:tcPr>
            <w:tcW w:w="534" w:type="dxa"/>
          </w:tcPr>
          <w:p w14:paraId="52602E24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5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4ED6EC13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5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262B7C4E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5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6D4C8949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5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stt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182F22" w:rsidRPr="00E24C10" w14:paraId="0D9B9A03" w14:textId="77777777" w:rsidTr="00E74DA7">
        <w:trPr>
          <w:trHeight w:val="1740"/>
        </w:trPr>
        <w:tc>
          <w:tcPr>
            <w:tcW w:w="534" w:type="dxa"/>
          </w:tcPr>
          <w:p w14:paraId="07198A2A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5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79D62F57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5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FF"/>
                <w:sz w:val="19"/>
                <w:szCs w:val="19"/>
              </w:rPr>
              <w:t>virtual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ReadAttribute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_input)</w:t>
            </w:r>
          </w:p>
          <w:p w14:paraId="28E324C0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5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_input</w:t>
            </w:r>
          </w:p>
          <w:p w14:paraId="2D05B53D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6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4F06B6AE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6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plain text </w:t>
            </w:r>
            <w:proofErr w:type="spellStart"/>
            <w:r w:rsidRPr="00E24C10">
              <w:rPr>
                <w:b w:val="0"/>
                <w:bCs/>
              </w:rPr>
              <w:t>đã</w:t>
            </w:r>
            <w:proofErr w:type="spellEnd"/>
            <w:r w:rsidRPr="00E24C10">
              <w:rPr>
                <w:b w:val="0"/>
                <w:bCs/>
              </w:rPr>
              <w:t xml:space="preserve"> qua </w:t>
            </w:r>
            <w:proofErr w:type="spellStart"/>
            <w:r w:rsidRPr="00E24C10">
              <w:rPr>
                <w:b w:val="0"/>
                <w:bCs/>
              </w:rPr>
              <w:t>xử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user </w:t>
            </w:r>
            <w:proofErr w:type="spellStart"/>
            <w:r w:rsidRPr="00E24C10">
              <w:rPr>
                <w:b w:val="0"/>
                <w:bCs/>
              </w:rPr>
              <w:t>thành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dữ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liệu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đưa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layer.</w:t>
            </w:r>
          </w:p>
        </w:tc>
        <w:tc>
          <w:tcPr>
            <w:tcW w:w="2967" w:type="dxa"/>
          </w:tcPr>
          <w:p w14:paraId="4F9B2307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6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(73)</w:t>
            </w:r>
          </w:p>
        </w:tc>
      </w:tr>
      <w:tr w:rsidR="00182F22" w:rsidRPr="00E24C10" w14:paraId="2E83EEE8" w14:textId="77777777" w:rsidTr="00E74DA7">
        <w:trPr>
          <w:trHeight w:val="2188"/>
        </w:trPr>
        <w:tc>
          <w:tcPr>
            <w:tcW w:w="534" w:type="dxa"/>
          </w:tcPr>
          <w:p w14:paraId="25703018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6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001" w:type="dxa"/>
          </w:tcPr>
          <w:p w14:paraId="5BF1DBBD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6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GetAttribute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6887C563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6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3BAC5E1A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6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List&lt;</w:t>
            </w:r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&gt;</w:t>
            </w:r>
          </w:p>
        </w:tc>
        <w:tc>
          <w:tcPr>
            <w:tcW w:w="3836" w:type="dxa"/>
          </w:tcPr>
          <w:p w14:paraId="5EA2DDF1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6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29293FDE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6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(84)</w:t>
            </w:r>
          </w:p>
        </w:tc>
      </w:tr>
      <w:tr w:rsidR="00182F22" w:rsidRPr="00E24C10" w14:paraId="73901A8B" w14:textId="77777777" w:rsidTr="00E74DA7">
        <w:trPr>
          <w:trHeight w:val="1740"/>
        </w:trPr>
        <w:tc>
          <w:tcPr>
            <w:tcW w:w="534" w:type="dxa"/>
          </w:tcPr>
          <w:p w14:paraId="16710A28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6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3001" w:type="dxa"/>
          </w:tcPr>
          <w:p w14:paraId="099F6C23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7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ToString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440438C1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7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71022D3C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7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List&lt;</w:t>
            </w:r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&gt;</w:t>
            </w:r>
          </w:p>
        </w:tc>
        <w:tc>
          <w:tcPr>
            <w:tcW w:w="3836" w:type="dxa"/>
          </w:tcPr>
          <w:p w14:paraId="7B8E50ED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7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1DC3974D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7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(89)</w:t>
            </w:r>
          </w:p>
        </w:tc>
      </w:tr>
      <w:tr w:rsidR="00182F22" w:rsidRPr="00E24C10" w14:paraId="5D2A710C" w14:textId="77777777" w:rsidTr="00E74DA7">
        <w:trPr>
          <w:trHeight w:val="1751"/>
        </w:trPr>
        <w:tc>
          <w:tcPr>
            <w:tcW w:w="534" w:type="dxa"/>
          </w:tcPr>
          <w:p w14:paraId="7A5741D3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7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001" w:type="dxa"/>
          </w:tcPr>
          <w:p w14:paraId="00853B42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7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GraphicsNodeInitialize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123F1358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7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18D5CB93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7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5CEF72A5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7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bằng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người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</w:p>
        </w:tc>
        <w:tc>
          <w:tcPr>
            <w:tcW w:w="2967" w:type="dxa"/>
          </w:tcPr>
          <w:p w14:paraId="690E1AE3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8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(79)</w:t>
            </w:r>
          </w:p>
        </w:tc>
      </w:tr>
      <w:tr w:rsidR="00182F22" w:rsidRPr="00E24C10" w14:paraId="53F30533" w14:textId="77777777" w:rsidTr="00E74DA7">
        <w:trPr>
          <w:trHeight w:val="1313"/>
        </w:trPr>
        <w:tc>
          <w:tcPr>
            <w:tcW w:w="534" w:type="dxa"/>
          </w:tcPr>
          <w:p w14:paraId="403FB97E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8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001" w:type="dxa"/>
          </w:tcPr>
          <w:p w14:paraId="67BBF255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8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gramStart"/>
            <w:r w:rsidRPr="0009062D">
              <w:rPr>
                <w:b w:val="0"/>
                <w:bCs/>
                <w:sz w:val="19"/>
                <w:szCs w:val="19"/>
              </w:rPr>
              <w:t>Layer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304CA5BC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48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077EE4A2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8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2A15CB55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8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Khới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class Layer </w:t>
            </w:r>
            <w:proofErr w:type="spellStart"/>
            <w:r w:rsidRPr="00E24C10">
              <w:rPr>
                <w:b w:val="0"/>
                <w:bCs/>
              </w:rPr>
              <w:t>mới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properties </w:t>
            </w:r>
            <w:proofErr w:type="spellStart"/>
            <w:r w:rsidRPr="00E24C10">
              <w:rPr>
                <w:b w:val="0"/>
                <w:bCs/>
              </w:rPr>
              <w:t>cơ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bản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được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Null</w:t>
            </w:r>
          </w:p>
        </w:tc>
        <w:tc>
          <w:tcPr>
            <w:tcW w:w="2967" w:type="dxa"/>
          </w:tcPr>
          <w:p w14:paraId="2126435D" w14:textId="77777777" w:rsidR="00182F22" w:rsidRPr="00E24C10" w:rsidRDefault="00182F22" w:rsidP="00DD505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48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(40)</w:t>
            </w:r>
          </w:p>
        </w:tc>
      </w:tr>
    </w:tbl>
    <w:p w14:paraId="1B54AE50" w14:textId="760379C9" w:rsidR="00931754" w:rsidRPr="00E24C10" w:rsidDel="00DD5052" w:rsidRDefault="00931754" w:rsidP="00DD5052">
      <w:pPr>
        <w:rPr>
          <w:del w:id="1487" w:author="HIKARI" w:date="2019-11-09T21:15:00Z"/>
          <w:b w:val="0"/>
          <w:szCs w:val="26"/>
        </w:rPr>
        <w:pPrChange w:id="1488" w:author="HIKARI" w:date="2019-11-09T21:15:00Z">
          <w:pPr/>
        </w:pPrChange>
      </w:pPr>
    </w:p>
    <w:p w14:paraId="0A164443" w14:textId="7E63FFD6" w:rsidR="004D5DB5" w:rsidRDefault="00E74DA7">
      <w:pPr>
        <w:pStyle w:val="Heading3"/>
        <w:numPr>
          <w:ilvl w:val="1"/>
          <w:numId w:val="21"/>
        </w:numPr>
        <w:pPrChange w:id="1489" w:author="HIKARI" w:date="2019-11-08T21:24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1490" w:name="_Toc24226717"/>
      <w:proofErr w:type="spellStart"/>
      <w:r w:rsidRPr="00E24C10">
        <w:t>Thiết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proofErr w:type="spellEnd"/>
      <w:r w:rsidRPr="00E24C10">
        <w:t xml:space="preserve"> </w:t>
      </w:r>
      <w:proofErr w:type="spellStart"/>
      <w:r w:rsidRPr="00E24C10">
        <w:t>chức</w:t>
      </w:r>
      <w:proofErr w:type="spellEnd"/>
      <w:r w:rsidRPr="00E24C10">
        <w:t xml:space="preserve"> </w:t>
      </w:r>
      <w:proofErr w:type="spellStart"/>
      <w:r w:rsidRPr="00E24C10">
        <w:t>năng</w:t>
      </w:r>
      <w:bookmarkEnd w:id="1490"/>
      <w:proofErr w:type="spellEnd"/>
    </w:p>
    <w:p w14:paraId="327F3BED" w14:textId="0B952C54" w:rsidR="004D5DB5" w:rsidRDefault="000E7953">
      <w:pPr>
        <w:pStyle w:val="Heading4"/>
        <w:numPr>
          <w:ilvl w:val="2"/>
          <w:numId w:val="21"/>
        </w:numPr>
        <w:pPrChange w:id="1491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492" w:name="_Toc24226718"/>
      <w:proofErr w:type="spellStart"/>
      <w:r w:rsidRPr="000E7953">
        <w:t>Tổng</w:t>
      </w:r>
      <w:proofErr w:type="spellEnd"/>
      <w:r w:rsidRPr="000E7953">
        <w:t xml:space="preserve"> </w:t>
      </w:r>
      <w:proofErr w:type="spellStart"/>
      <w:r w:rsidRPr="000E7953">
        <w:t>quan</w:t>
      </w:r>
      <w:bookmarkEnd w:id="1492"/>
      <w:proofErr w:type="spellEnd"/>
    </w:p>
    <w:p w14:paraId="07F5834E" w14:textId="37161ADF" w:rsidR="000E7953" w:rsidRDefault="000E7953" w:rsidP="00281028">
      <w:pPr>
        <w:ind w:left="990" w:firstLine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Ngoài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chủ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đạo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r w:rsidRPr="000E7953">
        <w:rPr>
          <w:b w:val="0"/>
          <w:bCs/>
          <w:szCs w:val="26"/>
        </w:rPr>
        <w:t>TensorFlow Layers API</w:t>
      </w:r>
      <w:r>
        <w:rPr>
          <w:b w:val="0"/>
          <w:bCs/>
          <w:szCs w:val="26"/>
        </w:rPr>
        <w:t xml:space="preserve"> ra,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động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.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này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đảm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nhiệm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gồm</w:t>
      </w:r>
      <w:proofErr w:type="spellEnd"/>
      <w:r>
        <w:rPr>
          <w:b w:val="0"/>
          <w:bCs/>
          <w:szCs w:val="26"/>
        </w:rPr>
        <w:t>:</w:t>
      </w:r>
    </w:p>
    <w:p w14:paraId="6611B93F" w14:textId="5DCDE9EA" w:rsidR="000E7953" w:rsidRPr="006566F5" w:rsidRDefault="000E7953" w:rsidP="006566F5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 w:rsidRPr="006566F5">
        <w:rPr>
          <w:b w:val="0"/>
          <w:bCs/>
          <w:szCs w:val="26"/>
        </w:rPr>
        <w:lastRenderedPageBreak/>
        <w:t>Đọc</w:t>
      </w:r>
      <w:proofErr w:type="spellEnd"/>
      <w:r w:rsidRPr="006566F5">
        <w:rPr>
          <w:b w:val="0"/>
          <w:bCs/>
          <w:szCs w:val="26"/>
        </w:rPr>
        <w:t xml:space="preserve">, </w:t>
      </w:r>
      <w:proofErr w:type="spellStart"/>
      <w:r w:rsidRPr="006566F5">
        <w:rPr>
          <w:b w:val="0"/>
          <w:bCs/>
          <w:szCs w:val="26"/>
        </w:rPr>
        <w:t>chuẩn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hoá</w:t>
      </w:r>
      <w:proofErr w:type="spellEnd"/>
      <w:r w:rsidR="00384F51">
        <w:rPr>
          <w:b w:val="0"/>
          <w:bCs/>
          <w:szCs w:val="26"/>
        </w:rPr>
        <w:t xml:space="preserve">, </w:t>
      </w:r>
      <w:proofErr w:type="spellStart"/>
      <w:r w:rsidR="00384F51">
        <w:rPr>
          <w:b w:val="0"/>
          <w:bCs/>
          <w:szCs w:val="26"/>
        </w:rPr>
        <w:t>soát</w:t>
      </w:r>
      <w:proofErr w:type="spellEnd"/>
      <w:r w:rsidR="00384F51">
        <w:rPr>
          <w:b w:val="0"/>
          <w:bCs/>
          <w:szCs w:val="26"/>
        </w:rPr>
        <w:t xml:space="preserve"> </w:t>
      </w:r>
      <w:proofErr w:type="spellStart"/>
      <w:r w:rsidR="00384F51">
        <w:rPr>
          <w:b w:val="0"/>
          <w:bCs/>
          <w:szCs w:val="26"/>
        </w:rPr>
        <w:t>lỗi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và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xử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lí</w:t>
      </w:r>
      <w:proofErr w:type="spellEnd"/>
      <w:r w:rsidRPr="006566F5">
        <w:rPr>
          <w:b w:val="0"/>
          <w:bCs/>
          <w:szCs w:val="26"/>
        </w:rPr>
        <w:t xml:space="preserve"> input </w:t>
      </w:r>
      <w:proofErr w:type="spellStart"/>
      <w:r w:rsidRPr="006566F5">
        <w:rPr>
          <w:b w:val="0"/>
          <w:bCs/>
          <w:szCs w:val="26"/>
        </w:rPr>
        <w:t>từ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người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dùng</w:t>
      </w:r>
      <w:proofErr w:type="spellEnd"/>
      <w:r w:rsidRPr="006566F5">
        <w:rPr>
          <w:b w:val="0"/>
          <w:bCs/>
          <w:szCs w:val="26"/>
        </w:rPr>
        <w:t>.</w:t>
      </w:r>
    </w:p>
    <w:p w14:paraId="6EBB691A" w14:textId="2A194B0F" w:rsidR="00657337" w:rsidRDefault="000E7953" w:rsidP="006566F5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 w:rsidRPr="006566F5">
        <w:rPr>
          <w:b w:val="0"/>
          <w:bCs/>
          <w:szCs w:val="26"/>
        </w:rPr>
        <w:t>Đi</w:t>
      </w:r>
      <w:ins w:id="1493" w:author="HIKARI" w:date="2019-11-09T15:00:00Z">
        <w:r w:rsidR="007C0FE9">
          <w:rPr>
            <w:b w:val="0"/>
            <w:bCs/>
            <w:szCs w:val="26"/>
          </w:rPr>
          <w:t>ề</w:t>
        </w:r>
      </w:ins>
      <w:del w:id="1494" w:author="HIKARI" w:date="2019-11-09T15:00:00Z">
        <w:r w:rsidRPr="006566F5" w:rsidDel="007C0FE9">
          <w:rPr>
            <w:b w:val="0"/>
            <w:bCs/>
            <w:szCs w:val="26"/>
          </w:rPr>
          <w:delText>ể</w:delText>
        </w:r>
      </w:del>
      <w:r w:rsidRPr="006566F5">
        <w:rPr>
          <w:b w:val="0"/>
          <w:bCs/>
          <w:szCs w:val="26"/>
        </w:rPr>
        <w:t>u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k</w:t>
      </w:r>
      <w:ins w:id="1495" w:author="HIKARI" w:date="2019-11-09T15:00:00Z">
        <w:r w:rsidR="00FA6E0D">
          <w:rPr>
            <w:b w:val="0"/>
            <w:bCs/>
            <w:szCs w:val="26"/>
          </w:rPr>
          <w:t>h</w:t>
        </w:r>
      </w:ins>
      <w:r w:rsidRPr="006566F5">
        <w:rPr>
          <w:b w:val="0"/>
          <w:bCs/>
          <w:szCs w:val="26"/>
        </w:rPr>
        <w:t>iển</w:t>
      </w:r>
      <w:proofErr w:type="spellEnd"/>
      <w:r w:rsidRPr="006566F5">
        <w:rPr>
          <w:b w:val="0"/>
          <w:bCs/>
          <w:szCs w:val="26"/>
        </w:rPr>
        <w:t xml:space="preserve">, </w:t>
      </w:r>
      <w:proofErr w:type="spellStart"/>
      <w:r w:rsidRPr="006566F5">
        <w:rPr>
          <w:b w:val="0"/>
          <w:bCs/>
          <w:szCs w:val="26"/>
        </w:rPr>
        <w:t>kiểm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soát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việc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dựng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các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đối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tượng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đồ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hoạ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lên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màn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hình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người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dùng</w:t>
      </w:r>
      <w:proofErr w:type="spellEnd"/>
      <w:r w:rsidRPr="006566F5">
        <w:rPr>
          <w:b w:val="0"/>
          <w:bCs/>
          <w:szCs w:val="26"/>
        </w:rPr>
        <w:t>.</w:t>
      </w:r>
    </w:p>
    <w:p w14:paraId="0F2FEC9D" w14:textId="77777777" w:rsidR="006566F5" w:rsidRPr="006566F5" w:rsidRDefault="006566F5" w:rsidP="006566F5">
      <w:pPr>
        <w:pStyle w:val="ListParagraph"/>
        <w:ind w:left="1350"/>
        <w:rPr>
          <w:b w:val="0"/>
          <w:bCs/>
          <w:szCs w:val="26"/>
        </w:rPr>
      </w:pPr>
    </w:p>
    <w:p w14:paraId="58545B32" w14:textId="67C0559E" w:rsidR="00384F51" w:rsidRPr="001719AC" w:rsidRDefault="000E7953">
      <w:pPr>
        <w:pStyle w:val="Heading4"/>
        <w:numPr>
          <w:ilvl w:val="2"/>
          <w:numId w:val="21"/>
        </w:numPr>
        <w:pPrChange w:id="1496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497" w:name="_Toc24226719"/>
      <w:proofErr w:type="spellStart"/>
      <w:r w:rsidRPr="000E7953">
        <w:t>Đặc</w:t>
      </w:r>
      <w:proofErr w:type="spellEnd"/>
      <w:r w:rsidRPr="000E7953">
        <w:t xml:space="preserve"> </w:t>
      </w:r>
      <w:proofErr w:type="spellStart"/>
      <w:r w:rsidRPr="000E7953">
        <w:t>tả</w:t>
      </w:r>
      <w:proofErr w:type="spellEnd"/>
      <w:r w:rsidRPr="000E7953">
        <w:t xml:space="preserve"> </w:t>
      </w:r>
      <w:proofErr w:type="spellStart"/>
      <w:r w:rsidRPr="000E7953">
        <w:t>lớp</w:t>
      </w:r>
      <w:bookmarkEnd w:id="1497"/>
      <w:proofErr w:type="spellEnd"/>
    </w:p>
    <w:p w14:paraId="6E1B96D3" w14:textId="14E44F50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498" w:name="_Toc24052630"/>
      <w:bookmarkStart w:id="1499" w:name="_Toc24226733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8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năng</w:t>
      </w:r>
      <w:bookmarkEnd w:id="1498"/>
      <w:bookmarkEnd w:id="1499"/>
      <w:proofErr w:type="spellEnd"/>
    </w:p>
    <w:tbl>
      <w:tblPr>
        <w:tblStyle w:val="TableGrid"/>
        <w:tblW w:w="10350" w:type="dxa"/>
        <w:tblInd w:w="355" w:type="dxa"/>
        <w:tblLook w:val="04A0" w:firstRow="1" w:lastRow="0" w:firstColumn="1" w:lastColumn="0" w:noHBand="0" w:noVBand="1"/>
      </w:tblPr>
      <w:tblGrid>
        <w:gridCol w:w="534"/>
        <w:gridCol w:w="2975"/>
        <w:gridCol w:w="5041"/>
        <w:gridCol w:w="1800"/>
      </w:tblGrid>
      <w:tr w:rsidR="000E7953" w:rsidRPr="00E24C10" w14:paraId="09D706E3" w14:textId="77777777" w:rsidTr="0016219A">
        <w:tc>
          <w:tcPr>
            <w:tcW w:w="534" w:type="dxa"/>
          </w:tcPr>
          <w:p w14:paraId="53A17F83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975" w:type="dxa"/>
          </w:tcPr>
          <w:p w14:paraId="75A5B74D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5041" w:type="dxa"/>
          </w:tcPr>
          <w:p w14:paraId="717608B2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1800" w:type="dxa"/>
          </w:tcPr>
          <w:p w14:paraId="58387B17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SV </w:t>
            </w:r>
            <w:proofErr w:type="spellStart"/>
            <w:r w:rsidRPr="00E24C10">
              <w:rPr>
                <w:b w:val="0"/>
                <w:bCs/>
              </w:rPr>
              <w:t>phụ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trách</w:t>
            </w:r>
            <w:proofErr w:type="spellEnd"/>
          </w:p>
        </w:tc>
      </w:tr>
      <w:tr w:rsidR="000E7953" w:rsidRPr="00E24C10" w14:paraId="6627FFB2" w14:textId="77777777" w:rsidTr="0016219A">
        <w:tc>
          <w:tcPr>
            <w:tcW w:w="534" w:type="dxa"/>
          </w:tcPr>
          <w:p w14:paraId="192FEAAA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</w:t>
            </w:r>
          </w:p>
        </w:tc>
        <w:tc>
          <w:tcPr>
            <w:tcW w:w="2975" w:type="dxa"/>
          </w:tcPr>
          <w:p w14:paraId="5E4A3813" w14:textId="73D34095" w:rsidR="000E7953" w:rsidRPr="00E24C10" w:rsidRDefault="0016219A" w:rsidP="00281028">
            <w:pPr>
              <w:tabs>
                <w:tab w:val="left" w:pos="1417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InputHander</w:t>
            </w:r>
            <w:proofErr w:type="spellEnd"/>
          </w:p>
        </w:tc>
        <w:tc>
          <w:tcPr>
            <w:tcW w:w="5041" w:type="dxa"/>
          </w:tcPr>
          <w:p w14:paraId="54E7E05A" w14:textId="53147C84" w:rsidR="0016219A" w:rsidRPr="0016219A" w:rsidRDefault="0016219A" w:rsidP="00281028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after="120" w:line="360" w:lineRule="auto"/>
              <w:ind w:left="525"/>
              <w:jc w:val="both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Đọc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đoạn</w:t>
            </w:r>
            <w:proofErr w:type="spellEnd"/>
            <w:r w:rsidRPr="0016219A">
              <w:rPr>
                <w:b w:val="0"/>
                <w:bCs/>
              </w:rPr>
              <w:t xml:space="preserve"> Python Scripts </w:t>
            </w:r>
            <w:proofErr w:type="spellStart"/>
            <w:r w:rsidRPr="0016219A">
              <w:rPr>
                <w:b w:val="0"/>
                <w:bCs/>
              </w:rPr>
              <w:t>chứa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mô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tả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về</w:t>
            </w:r>
            <w:proofErr w:type="spellEnd"/>
            <w:r w:rsidRPr="0016219A">
              <w:rPr>
                <w:b w:val="0"/>
                <w:bCs/>
              </w:rPr>
              <w:t xml:space="preserve"> ANN </w:t>
            </w:r>
            <w:proofErr w:type="spellStart"/>
            <w:r w:rsidRPr="0016219A">
              <w:rPr>
                <w:b w:val="0"/>
                <w:bCs/>
              </w:rPr>
              <w:t>bằng</w:t>
            </w:r>
            <w:proofErr w:type="spellEnd"/>
            <w:r w:rsidRPr="0016219A">
              <w:rPr>
                <w:b w:val="0"/>
                <w:bCs/>
              </w:rPr>
              <w:t xml:space="preserve"> Layers API </w:t>
            </w:r>
            <w:proofErr w:type="spellStart"/>
            <w:r w:rsidRPr="0016219A">
              <w:rPr>
                <w:b w:val="0"/>
                <w:bCs/>
              </w:rPr>
              <w:t>mà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người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dùng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nhập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theo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từng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16219A">
              <w:rPr>
                <w:b w:val="0"/>
                <w:bCs/>
              </w:rPr>
              <w:t>dòng</w:t>
            </w:r>
            <w:proofErr w:type="spellEnd"/>
            <w:r w:rsidRPr="0016219A">
              <w:rPr>
                <w:b w:val="0"/>
                <w:bCs/>
              </w:rPr>
              <w:t>(</w:t>
            </w:r>
            <w:proofErr w:type="spellStart"/>
            <w:proofErr w:type="gramEnd"/>
            <w:r w:rsidRPr="0016219A">
              <w:rPr>
                <w:b w:val="0"/>
                <w:bCs/>
              </w:rPr>
              <w:t>Mỗi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dòng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chứa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thông</w:t>
            </w:r>
            <w:proofErr w:type="spellEnd"/>
            <w:r w:rsidRPr="0016219A">
              <w:rPr>
                <w:b w:val="0"/>
                <w:bCs/>
              </w:rPr>
              <w:t xml:space="preserve"> tin </w:t>
            </w:r>
            <w:proofErr w:type="spellStart"/>
            <w:r w:rsidRPr="0016219A">
              <w:rPr>
                <w:b w:val="0"/>
                <w:bCs/>
              </w:rPr>
              <w:t>cho</w:t>
            </w:r>
            <w:proofErr w:type="spellEnd"/>
            <w:r w:rsidRPr="0016219A">
              <w:rPr>
                <w:b w:val="0"/>
                <w:bCs/>
              </w:rPr>
              <w:t xml:space="preserve"> Layer)</w:t>
            </w:r>
          </w:p>
          <w:p w14:paraId="60561335" w14:textId="18F93C47" w:rsidR="000E7953" w:rsidRPr="0016219A" w:rsidRDefault="0016219A" w:rsidP="00281028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after="120" w:line="360" w:lineRule="auto"/>
              <w:ind w:left="525"/>
              <w:jc w:val="both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Chuẩn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hoá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xử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lí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tạo</w:t>
            </w:r>
            <w:proofErr w:type="spellEnd"/>
            <w:r w:rsidRPr="0016219A">
              <w:rPr>
                <w:b w:val="0"/>
                <w:bCs/>
              </w:rPr>
              <w:t xml:space="preserve"> object layer </w:t>
            </w:r>
            <w:proofErr w:type="spellStart"/>
            <w:r w:rsidRPr="0016219A">
              <w:rPr>
                <w:b w:val="0"/>
                <w:bCs/>
              </w:rPr>
              <w:t>ứng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với</w:t>
            </w:r>
            <w:proofErr w:type="spellEnd"/>
            <w:r w:rsidRPr="0016219A">
              <w:rPr>
                <w:b w:val="0"/>
                <w:bCs/>
              </w:rPr>
              <w:t xml:space="preserve"> layer </w:t>
            </w:r>
            <w:proofErr w:type="spellStart"/>
            <w:r w:rsidRPr="0016219A">
              <w:rPr>
                <w:b w:val="0"/>
                <w:bCs/>
              </w:rPr>
              <w:t>được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miêu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tả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truyền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thông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số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chính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như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loại</w:t>
            </w:r>
            <w:proofErr w:type="spellEnd"/>
            <w:r w:rsidRPr="0016219A">
              <w:rPr>
                <w:b w:val="0"/>
                <w:bCs/>
              </w:rPr>
              <w:t xml:space="preserve"> layer, </w:t>
            </w:r>
            <w:proofErr w:type="spellStart"/>
            <w:r w:rsidRPr="0016219A">
              <w:rPr>
                <w:b w:val="0"/>
                <w:bCs/>
              </w:rPr>
              <w:t>tên</w:t>
            </w:r>
            <w:proofErr w:type="spellEnd"/>
            <w:r w:rsidRPr="0016219A">
              <w:rPr>
                <w:b w:val="0"/>
                <w:bCs/>
              </w:rPr>
              <w:t xml:space="preserve"> layer, </w:t>
            </w:r>
            <w:proofErr w:type="spellStart"/>
            <w:r w:rsidRPr="0016219A">
              <w:rPr>
                <w:b w:val="0"/>
                <w:bCs/>
              </w:rPr>
              <w:t>đầu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đầu</w:t>
            </w:r>
            <w:proofErr w:type="spellEnd"/>
            <w:r w:rsidRPr="0016219A">
              <w:rPr>
                <w:b w:val="0"/>
                <w:bCs/>
              </w:rPr>
              <w:t xml:space="preserve"> ra, </w:t>
            </w:r>
            <w:proofErr w:type="spellStart"/>
            <w:r w:rsidRPr="0016219A">
              <w:rPr>
                <w:b w:val="0"/>
                <w:bCs/>
              </w:rPr>
              <w:t>các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thuộc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16219A">
              <w:rPr>
                <w:b w:val="0"/>
                <w:bCs/>
              </w:rPr>
              <w:t>tính</w:t>
            </w:r>
            <w:proofErr w:type="spellEnd"/>
            <w:r w:rsidRPr="0016219A">
              <w:rPr>
                <w:b w:val="0"/>
                <w:bCs/>
              </w:rPr>
              <w:t>(</w:t>
            </w:r>
            <w:proofErr w:type="spellStart"/>
            <w:proofErr w:type="gramEnd"/>
            <w:r w:rsidRPr="0016219A">
              <w:rPr>
                <w:b w:val="0"/>
                <w:bCs/>
              </w:rPr>
              <w:t>dưới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dạng</w:t>
            </w:r>
            <w:proofErr w:type="spellEnd"/>
            <w:r w:rsidRPr="0016219A">
              <w:rPr>
                <w:b w:val="0"/>
                <w:bCs/>
              </w:rPr>
              <w:t xml:space="preserve"> plain text </w:t>
            </w:r>
            <w:proofErr w:type="spellStart"/>
            <w:r w:rsidRPr="0016219A">
              <w:rPr>
                <w:b w:val="0"/>
                <w:bCs/>
              </w:rPr>
              <w:t>thô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chưa</w:t>
            </w:r>
            <w:proofErr w:type="spellEnd"/>
            <w:r w:rsidRPr="0016219A">
              <w:rPr>
                <w:b w:val="0"/>
                <w:bCs/>
              </w:rPr>
              <w:t xml:space="preserve"> qua </w:t>
            </w:r>
            <w:proofErr w:type="spellStart"/>
            <w:r w:rsidRPr="0016219A">
              <w:rPr>
                <w:b w:val="0"/>
                <w:bCs/>
              </w:rPr>
              <w:t>xử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lí</w:t>
            </w:r>
            <w:proofErr w:type="spellEnd"/>
            <w:r w:rsidRPr="0016219A">
              <w:rPr>
                <w:b w:val="0"/>
                <w:bCs/>
              </w:rPr>
              <w:t xml:space="preserve">) </w:t>
            </w:r>
            <w:proofErr w:type="spellStart"/>
            <w:r w:rsidRPr="0016219A">
              <w:rPr>
                <w:b w:val="0"/>
                <w:bCs/>
              </w:rPr>
              <w:t>và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thêm</w:t>
            </w:r>
            <w:proofErr w:type="spellEnd"/>
            <w:r w:rsidRPr="0016219A">
              <w:rPr>
                <w:b w:val="0"/>
                <w:bCs/>
              </w:rPr>
              <w:t xml:space="preserve"> layer </w:t>
            </w:r>
            <w:proofErr w:type="spellStart"/>
            <w:r w:rsidRPr="0016219A">
              <w:rPr>
                <w:b w:val="0"/>
                <w:bCs/>
              </w:rPr>
              <w:t>đó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Model </w:t>
            </w:r>
          </w:p>
        </w:tc>
        <w:tc>
          <w:tcPr>
            <w:tcW w:w="1800" w:type="dxa"/>
          </w:tcPr>
          <w:p w14:paraId="612BBE14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Hoàng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1C474513" w14:textId="77777777" w:rsidTr="0016219A">
        <w:tc>
          <w:tcPr>
            <w:tcW w:w="534" w:type="dxa"/>
          </w:tcPr>
          <w:p w14:paraId="2789483A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2975" w:type="dxa"/>
          </w:tcPr>
          <w:p w14:paraId="3D2EF755" w14:textId="67463E36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TensorModel</w:t>
            </w:r>
            <w:proofErr w:type="spellEnd"/>
          </w:p>
        </w:tc>
        <w:tc>
          <w:tcPr>
            <w:tcW w:w="5041" w:type="dxa"/>
          </w:tcPr>
          <w:p w14:paraId="4DD34641" w14:textId="4DD9EF5F" w:rsidR="000E7953" w:rsidRPr="00EA47A3" w:rsidRDefault="00EA47A3" w:rsidP="0028102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A47A3">
              <w:rPr>
                <w:b w:val="0"/>
                <w:bCs/>
              </w:rPr>
              <w:t>Tạo</w:t>
            </w:r>
            <w:proofErr w:type="spellEnd"/>
            <w:r w:rsidRPr="00EA47A3">
              <w:rPr>
                <w:b w:val="0"/>
                <w:bCs/>
              </w:rPr>
              <w:t xml:space="preserve"> ra </w:t>
            </w:r>
            <w:proofErr w:type="spellStart"/>
            <w:r w:rsidRPr="00EA47A3">
              <w:rPr>
                <w:b w:val="0"/>
                <w:bCs/>
              </w:rPr>
              <w:t>một</w:t>
            </w:r>
            <w:proofErr w:type="spellEnd"/>
            <w:r w:rsidRPr="00EA47A3">
              <w:rPr>
                <w:b w:val="0"/>
                <w:bCs/>
              </w:rPr>
              <w:t xml:space="preserve"> model ANN </w:t>
            </w:r>
            <w:proofErr w:type="spellStart"/>
            <w:r w:rsidRPr="00EA47A3">
              <w:rPr>
                <w:b w:val="0"/>
                <w:bCs/>
              </w:rPr>
              <w:t>hoàn</w:t>
            </w:r>
            <w:proofErr w:type="spellEnd"/>
            <w:r w:rsidRPr="00EA47A3">
              <w:rPr>
                <w:b w:val="0"/>
                <w:bCs/>
              </w:rPr>
              <w:t xml:space="preserve"> </w:t>
            </w:r>
            <w:proofErr w:type="spellStart"/>
            <w:r w:rsidRPr="00EA47A3">
              <w:rPr>
                <w:b w:val="0"/>
                <w:bCs/>
              </w:rPr>
              <w:t>chỉnh</w:t>
            </w:r>
            <w:proofErr w:type="spellEnd"/>
            <w:r w:rsidRPr="00EA47A3">
              <w:rPr>
                <w:b w:val="0"/>
                <w:bCs/>
              </w:rPr>
              <w:t xml:space="preserve"> </w:t>
            </w:r>
            <w:proofErr w:type="spellStart"/>
            <w:r w:rsidRPr="00EA47A3">
              <w:rPr>
                <w:b w:val="0"/>
                <w:bCs/>
              </w:rPr>
              <w:t>bằng</w:t>
            </w:r>
            <w:proofErr w:type="spellEnd"/>
            <w:r w:rsidRPr="00EA47A3">
              <w:rPr>
                <w:b w:val="0"/>
                <w:bCs/>
              </w:rPr>
              <w:t xml:space="preserve"> Layers API</w:t>
            </w:r>
          </w:p>
        </w:tc>
        <w:tc>
          <w:tcPr>
            <w:tcW w:w="1800" w:type="dxa"/>
          </w:tcPr>
          <w:p w14:paraId="3D3B054E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54EFB28E" w14:textId="77777777" w:rsidTr="0016219A">
        <w:tc>
          <w:tcPr>
            <w:tcW w:w="534" w:type="dxa"/>
          </w:tcPr>
          <w:p w14:paraId="7531A52B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2975" w:type="dxa"/>
          </w:tcPr>
          <w:p w14:paraId="17F3BFD1" w14:textId="7B4F275C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proofErr w:type="spellEnd"/>
          </w:p>
        </w:tc>
        <w:tc>
          <w:tcPr>
            <w:tcW w:w="5041" w:type="dxa"/>
          </w:tcPr>
          <w:p w14:paraId="7D126B52" w14:textId="5E48C522" w:rsidR="000E7953" w:rsidRPr="00E24C10" w:rsidRDefault="00EA47A3" w:rsidP="0028102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Điều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toàn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vụ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</w:p>
        </w:tc>
        <w:tc>
          <w:tcPr>
            <w:tcW w:w="1800" w:type="dxa"/>
          </w:tcPr>
          <w:p w14:paraId="46AC240C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714CEB66" w14:textId="77777777" w:rsidTr="0016219A">
        <w:tc>
          <w:tcPr>
            <w:tcW w:w="534" w:type="dxa"/>
          </w:tcPr>
          <w:p w14:paraId="0AA1D565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2975" w:type="dxa"/>
          </w:tcPr>
          <w:p w14:paraId="53F4C1EA" w14:textId="14444847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SlidePanel_Control</w:t>
            </w:r>
            <w:proofErr w:type="spellEnd"/>
          </w:p>
        </w:tc>
        <w:tc>
          <w:tcPr>
            <w:tcW w:w="5041" w:type="dxa"/>
          </w:tcPr>
          <w:p w14:paraId="6FC007D8" w14:textId="226FB386" w:rsidR="000E7953" w:rsidRPr="00E24C10" w:rsidRDefault="00490E19" w:rsidP="0028102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tĩnh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đ</w:t>
            </w:r>
            <w:r w:rsidR="00EA47A3">
              <w:rPr>
                <w:b w:val="0"/>
                <w:bCs/>
              </w:rPr>
              <w:t>iều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khiển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riêng</w:t>
            </w:r>
            <w:proofErr w:type="spellEnd"/>
            <w:r w:rsidR="00EA47A3">
              <w:rPr>
                <w:b w:val="0"/>
                <w:bCs/>
              </w:rPr>
              <w:t xml:space="preserve">, </w:t>
            </w:r>
            <w:proofErr w:type="spellStart"/>
            <w:r w:rsidR="00EA47A3">
              <w:rPr>
                <w:b w:val="0"/>
                <w:bCs/>
              </w:rPr>
              <w:t>đặc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biệt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tới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các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tác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vụ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liên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quan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đến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đồ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hoạ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và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dựng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hình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trong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chương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trình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của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đối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tượng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SlidePanel</w:t>
            </w:r>
            <w:proofErr w:type="spellEnd"/>
          </w:p>
        </w:tc>
        <w:tc>
          <w:tcPr>
            <w:tcW w:w="1800" w:type="dxa"/>
          </w:tcPr>
          <w:p w14:paraId="34F9E181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414AFAF2" w14:textId="77777777" w:rsidTr="0016219A">
        <w:tc>
          <w:tcPr>
            <w:tcW w:w="534" w:type="dxa"/>
          </w:tcPr>
          <w:p w14:paraId="2EEFAA95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2975" w:type="dxa"/>
          </w:tcPr>
          <w:p w14:paraId="4D02F50C" w14:textId="31EFA683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ConnectorRender_Control</w:t>
            </w:r>
            <w:proofErr w:type="spellEnd"/>
          </w:p>
        </w:tc>
        <w:tc>
          <w:tcPr>
            <w:tcW w:w="5041" w:type="dxa"/>
          </w:tcPr>
          <w:p w14:paraId="057F9EF6" w14:textId="3D550B08" w:rsidR="000E7953" w:rsidRPr="00E24C10" w:rsidRDefault="00EA47A3" w:rsidP="0028102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Điều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riêng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đặc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biệt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vụ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giữa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layer</w:t>
            </w:r>
          </w:p>
        </w:tc>
        <w:tc>
          <w:tcPr>
            <w:tcW w:w="1800" w:type="dxa"/>
          </w:tcPr>
          <w:p w14:paraId="0C01EF6E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</w:p>
        </w:tc>
      </w:tr>
      <w:tr w:rsidR="000E7953" w:rsidRPr="00E24C10" w14:paraId="718285F0" w14:textId="77777777" w:rsidTr="0016219A">
        <w:tc>
          <w:tcPr>
            <w:tcW w:w="534" w:type="dxa"/>
          </w:tcPr>
          <w:p w14:paraId="7489E14A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2975" w:type="dxa"/>
          </w:tcPr>
          <w:p w14:paraId="2F0C7396" w14:textId="2BF3C0BD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>
              <w:rPr>
                <w:b w:val="0"/>
                <w:bCs/>
              </w:rPr>
              <w:t>Arrow</w:t>
            </w:r>
          </w:p>
        </w:tc>
        <w:tc>
          <w:tcPr>
            <w:tcW w:w="5041" w:type="dxa"/>
          </w:tcPr>
          <w:p w14:paraId="0BBB1B1C" w14:textId="0A6DFC27" w:rsidR="000E7953" w:rsidRPr="00E24C10" w:rsidRDefault="00EA47A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</w:p>
        </w:tc>
        <w:tc>
          <w:tcPr>
            <w:tcW w:w="1800" w:type="dxa"/>
          </w:tcPr>
          <w:p w14:paraId="240BBDF1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</w:tbl>
    <w:p w14:paraId="3A2512BD" w14:textId="77777777" w:rsidR="00C6005A" w:rsidRPr="000E7953" w:rsidRDefault="00C6005A" w:rsidP="00166C7D">
      <w:pPr>
        <w:rPr>
          <w:szCs w:val="26"/>
        </w:rPr>
      </w:pPr>
    </w:p>
    <w:p w14:paraId="5420405C" w14:textId="5D24A3F4" w:rsidR="005951FF" w:rsidRPr="001719AC" w:rsidRDefault="000E7953">
      <w:pPr>
        <w:pStyle w:val="Heading4"/>
        <w:numPr>
          <w:ilvl w:val="2"/>
          <w:numId w:val="21"/>
        </w:numPr>
        <w:pPrChange w:id="1500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501" w:name="_Toc24226720"/>
      <w:proofErr w:type="spellStart"/>
      <w:r w:rsidRPr="000E7953">
        <w:lastRenderedPageBreak/>
        <w:t>Đặc</w:t>
      </w:r>
      <w:proofErr w:type="spellEnd"/>
      <w:r w:rsidRPr="000E7953">
        <w:t xml:space="preserve"> </w:t>
      </w:r>
      <w:proofErr w:type="spellStart"/>
      <w:r w:rsidRPr="000E7953">
        <w:t>tả</w:t>
      </w:r>
      <w:proofErr w:type="spellEnd"/>
      <w:r w:rsidRPr="000E7953">
        <w:t xml:space="preserve"> </w:t>
      </w:r>
      <w:proofErr w:type="spellStart"/>
      <w:r w:rsidRPr="000E7953">
        <w:t>các</w:t>
      </w:r>
      <w:proofErr w:type="spellEnd"/>
      <w:r w:rsidRPr="000E7953">
        <w:t xml:space="preserve"> </w:t>
      </w:r>
      <w:proofErr w:type="spellStart"/>
      <w:r w:rsidRPr="000E7953">
        <w:t>phương</w:t>
      </w:r>
      <w:proofErr w:type="spellEnd"/>
      <w:r w:rsidRPr="000E7953">
        <w:t xml:space="preserve"> </w:t>
      </w:r>
      <w:proofErr w:type="spellStart"/>
      <w:r w:rsidRPr="000E7953">
        <w:t>thức</w:t>
      </w:r>
      <w:proofErr w:type="spellEnd"/>
      <w:r w:rsidRPr="000E7953">
        <w:t xml:space="preserve"> </w:t>
      </w:r>
      <w:proofErr w:type="spellStart"/>
      <w:r w:rsidRPr="000E7953">
        <w:t>trong</w:t>
      </w:r>
      <w:proofErr w:type="spellEnd"/>
      <w:r w:rsidRPr="000E7953">
        <w:t xml:space="preserve"> </w:t>
      </w:r>
      <w:proofErr w:type="spellStart"/>
      <w:r w:rsidRPr="000E7953">
        <w:t>lớp</w:t>
      </w:r>
      <w:bookmarkEnd w:id="1501"/>
      <w:proofErr w:type="spellEnd"/>
    </w:p>
    <w:p w14:paraId="11CEFDCC" w14:textId="6C953472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502" w:name="_Toc24052631"/>
      <w:bookmarkStart w:id="1503" w:name="_Toc24226734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9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Render_MasterControl</w:t>
      </w:r>
      <w:bookmarkEnd w:id="1502"/>
      <w:bookmarkEnd w:id="1503"/>
      <w:proofErr w:type="spellEnd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525669" w:rsidRPr="00E24C10" w14:paraId="4292D1B5" w14:textId="77777777" w:rsidTr="00BC274B">
        <w:trPr>
          <w:trHeight w:val="437"/>
        </w:trPr>
        <w:tc>
          <w:tcPr>
            <w:tcW w:w="534" w:type="dxa"/>
          </w:tcPr>
          <w:p w14:paraId="27AECEAA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783B28FF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10A0A54B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7DF1DC06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stt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525669" w:rsidRPr="00E24C10" w14:paraId="73BC97A9" w14:textId="77777777" w:rsidTr="00BC274B">
        <w:trPr>
          <w:trHeight w:val="1740"/>
        </w:trPr>
        <w:tc>
          <w:tcPr>
            <w:tcW w:w="534" w:type="dxa"/>
          </w:tcPr>
          <w:p w14:paraId="1583EC97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3E58BBD3" w14:textId="77777777" w:rsidR="00525669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525669">
              <w:rPr>
                <w:b w:val="0"/>
                <w:bCs/>
                <w:color w:val="2B91AF"/>
                <w:sz w:val="19"/>
                <w:szCs w:val="19"/>
              </w:rPr>
              <w:t>Render_</w:t>
            </w:r>
            <w:proofErr w:type="gramStart"/>
            <w:r w:rsidRPr="00525669">
              <w:rPr>
                <w:b w:val="0"/>
                <w:bCs/>
                <w:color w:val="2B91AF"/>
                <w:sz w:val="19"/>
                <w:szCs w:val="19"/>
              </w:rPr>
              <w:t>MasterControl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>Canvas _</w:t>
            </w:r>
            <w:proofErr w:type="spellStart"/>
            <w:r w:rsidRPr="00525669">
              <w:rPr>
                <w:b w:val="0"/>
                <w:bCs/>
                <w:color w:val="000000"/>
                <w:sz w:val="19"/>
                <w:szCs w:val="19"/>
              </w:rPr>
              <w:t>maincanvas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525669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 xml:space="preserve"> _model)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</w:p>
          <w:p w14:paraId="150BE979" w14:textId="2B232F9B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_</w:t>
            </w:r>
            <w:proofErr w:type="spellStart"/>
            <w:r w:rsidR="00E657C7">
              <w:rPr>
                <w:b w:val="0"/>
                <w:bCs/>
                <w:color w:val="000000"/>
                <w:sz w:val="19"/>
                <w:szCs w:val="19"/>
              </w:rPr>
              <w:t>maincanvas</w:t>
            </w:r>
            <w:proofErr w:type="spellEnd"/>
            <w:r w:rsidR="00E657C7">
              <w:rPr>
                <w:b w:val="0"/>
                <w:bCs/>
                <w:color w:val="000000"/>
                <w:sz w:val="19"/>
                <w:szCs w:val="19"/>
              </w:rPr>
              <w:t>, _model</w:t>
            </w:r>
          </w:p>
          <w:p w14:paraId="05088CCC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340E11D0" w14:textId="366D6CB9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8429BB">
              <w:rPr>
                <w:b w:val="0"/>
                <w:bCs/>
                <w:color w:val="2B91AF"/>
                <w:szCs w:val="26"/>
              </w:rPr>
              <w:t>Render_</w:t>
            </w:r>
            <w:r w:rsidR="00E657C7">
              <w:rPr>
                <w:b w:val="0"/>
                <w:bCs/>
                <w:color w:val="2B91AF"/>
                <w:szCs w:val="26"/>
              </w:rPr>
              <w:t>Master</w:t>
            </w:r>
            <w:r w:rsidRPr="008429BB">
              <w:rPr>
                <w:b w:val="0"/>
                <w:bCs/>
                <w:color w:val="2B91AF"/>
                <w:szCs w:val="26"/>
              </w:rPr>
              <w:t>Control</w:t>
            </w:r>
            <w:proofErr w:type="spellEnd"/>
          </w:p>
        </w:tc>
        <w:tc>
          <w:tcPr>
            <w:tcW w:w="2967" w:type="dxa"/>
          </w:tcPr>
          <w:p w14:paraId="4350DA7A" w14:textId="77777777" w:rsidR="00525669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ACE3464" w14:textId="696DB8F8" w:rsidR="008429BB" w:rsidRPr="00E24C10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="008429BB" w:rsidRPr="00E24C10">
              <w:rPr>
                <w:b w:val="0"/>
                <w:bCs/>
              </w:rPr>
              <w:t>.cs</w:t>
            </w:r>
            <w:proofErr w:type="spellEnd"/>
            <w:r w:rsidR="008429BB" w:rsidRPr="00E24C10">
              <w:rPr>
                <w:b w:val="0"/>
                <w:bCs/>
              </w:rPr>
              <w:t xml:space="preserve"> (3</w:t>
            </w:r>
            <w:r w:rsidR="00930D63">
              <w:rPr>
                <w:b w:val="0"/>
                <w:bCs/>
              </w:rPr>
              <w:t>0</w:t>
            </w:r>
            <w:r w:rsidR="008429BB"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6CDF4A4B" w14:textId="77777777" w:rsidTr="00BC274B">
        <w:trPr>
          <w:trHeight w:val="2188"/>
        </w:trPr>
        <w:tc>
          <w:tcPr>
            <w:tcW w:w="534" w:type="dxa"/>
          </w:tcPr>
          <w:p w14:paraId="251320D9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001" w:type="dxa"/>
          </w:tcPr>
          <w:p w14:paraId="19338A6E" w14:textId="36D50FA5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GetParent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30D63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_Layers) </w:t>
            </w:r>
          </w:p>
          <w:p w14:paraId="50FAA100" w14:textId="3F8F44C6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r w:rsidR="00E657C7">
              <w:rPr>
                <w:b w:val="0"/>
                <w:bCs/>
                <w:color w:val="000000"/>
                <w:sz w:val="19"/>
                <w:szCs w:val="19"/>
              </w:rPr>
              <w:t>L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ayer</w:t>
            </w:r>
          </w:p>
          <w:p w14:paraId="39FF6454" w14:textId="6DB69411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 w:rsidR="00657337"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836" w:type="dxa"/>
          </w:tcPr>
          <w:p w14:paraId="15B8B080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34C67D28" w14:textId="77777777" w:rsid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6957EB00" w14:textId="1500AAC0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50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EF4D609" w14:textId="77777777" w:rsidTr="00BC274B">
        <w:trPr>
          <w:trHeight w:val="1740"/>
        </w:trPr>
        <w:tc>
          <w:tcPr>
            <w:tcW w:w="534" w:type="dxa"/>
          </w:tcPr>
          <w:p w14:paraId="4D3223A5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3001" w:type="dxa"/>
          </w:tcPr>
          <w:p w14:paraId="21CC0290" w14:textId="77777777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GetChild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30D63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_Layers) </w:t>
            </w:r>
          </w:p>
          <w:p w14:paraId="489E2EEA" w14:textId="7DBE6651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_Layers</w:t>
            </w:r>
          </w:p>
          <w:p w14:paraId="777AA617" w14:textId="02E2965C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 w:rsidR="00657337"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836" w:type="dxa"/>
          </w:tcPr>
          <w:p w14:paraId="3742AD74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3E6D6174" w14:textId="77777777" w:rsid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405009A" w14:textId="7590AA4B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(3</w:t>
            </w:r>
            <w:r>
              <w:rPr>
                <w:b w:val="0"/>
                <w:bCs/>
              </w:rPr>
              <w:t>8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C7F9546" w14:textId="77777777" w:rsidTr="00BC274B">
        <w:trPr>
          <w:trHeight w:val="1751"/>
        </w:trPr>
        <w:tc>
          <w:tcPr>
            <w:tcW w:w="534" w:type="dxa"/>
          </w:tcPr>
          <w:p w14:paraId="31C3D2B0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001" w:type="dxa"/>
          </w:tcPr>
          <w:p w14:paraId="505C402A" w14:textId="26B8745C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LayerRender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_model)</w:t>
            </w:r>
          </w:p>
          <w:p w14:paraId="1DE69840" w14:textId="3FBABB78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_model</w:t>
            </w:r>
          </w:p>
          <w:p w14:paraId="326B9ED3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65B8DABE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bằng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người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</w:p>
        </w:tc>
        <w:tc>
          <w:tcPr>
            <w:tcW w:w="2967" w:type="dxa"/>
          </w:tcPr>
          <w:p w14:paraId="23D744C8" w14:textId="77777777" w:rsid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FAC9FE8" w14:textId="4058E2A4" w:rsidR="00930D63" w:rsidRPr="00E24C10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="00930D63" w:rsidRPr="00E24C10">
              <w:rPr>
                <w:b w:val="0"/>
                <w:bCs/>
              </w:rPr>
              <w:t>(</w:t>
            </w:r>
            <w:r>
              <w:rPr>
                <w:b w:val="0"/>
                <w:bCs/>
              </w:rPr>
              <w:t>63</w:t>
            </w:r>
            <w:r w:rsidR="00930D63"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38E9896" w14:textId="77777777" w:rsidTr="00BC274B">
        <w:trPr>
          <w:trHeight w:val="1313"/>
        </w:trPr>
        <w:tc>
          <w:tcPr>
            <w:tcW w:w="534" w:type="dxa"/>
          </w:tcPr>
          <w:p w14:paraId="658E59FF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001" w:type="dxa"/>
          </w:tcPr>
          <w:p w14:paraId="211F74FD" w14:textId="15E29491" w:rsidR="00930D63" w:rsidRP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17A14">
              <w:rPr>
                <w:b w:val="0"/>
                <w:bCs/>
                <w:color w:val="0000FF"/>
                <w:sz w:val="19"/>
                <w:szCs w:val="19"/>
              </w:rPr>
              <w:t>protected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r w:rsidRPr="00217A14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SetPosition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217A14">
              <w:rPr>
                <w:b w:val="0"/>
                <w:bCs/>
                <w:color w:val="0000FF"/>
                <w:sz w:val="19"/>
                <w:szCs w:val="19"/>
              </w:rPr>
              <w:t>int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CurrentLevel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r w:rsidRPr="00217A14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_layers, Canvas </w:t>
            </w:r>
            <w:proofErr w:type="spell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DisplayZone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4ED7D039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485BEB08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095460F6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Khới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class Layer </w:t>
            </w:r>
            <w:proofErr w:type="spellStart"/>
            <w:r w:rsidRPr="00E24C10">
              <w:rPr>
                <w:b w:val="0"/>
                <w:bCs/>
              </w:rPr>
              <w:t>mới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properties </w:t>
            </w:r>
            <w:proofErr w:type="spellStart"/>
            <w:r w:rsidRPr="00E24C10">
              <w:rPr>
                <w:b w:val="0"/>
                <w:bCs/>
              </w:rPr>
              <w:t>cơ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bản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được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Null</w:t>
            </w:r>
          </w:p>
        </w:tc>
        <w:tc>
          <w:tcPr>
            <w:tcW w:w="2967" w:type="dxa"/>
          </w:tcPr>
          <w:p w14:paraId="462E2092" w14:textId="77777777" w:rsid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051862AF" w14:textId="72A46BBC" w:rsidR="00930D63" w:rsidRPr="00E24C10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="00930D63" w:rsidRPr="00E24C10">
              <w:rPr>
                <w:b w:val="0"/>
                <w:bCs/>
              </w:rPr>
              <w:t>(</w:t>
            </w:r>
            <w:r>
              <w:rPr>
                <w:b w:val="0"/>
                <w:bCs/>
              </w:rPr>
              <w:t>109</w:t>
            </w:r>
            <w:r w:rsidR="00930D63" w:rsidRPr="00E24C10">
              <w:rPr>
                <w:b w:val="0"/>
                <w:bCs/>
              </w:rPr>
              <w:t>)</w:t>
            </w:r>
          </w:p>
        </w:tc>
      </w:tr>
    </w:tbl>
    <w:p w14:paraId="50827B2A" w14:textId="65774B36" w:rsidR="005951FF" w:rsidRPr="00384F51" w:rsidRDefault="005951FF" w:rsidP="001719AC">
      <w:pPr>
        <w:rPr>
          <w:b w:val="0"/>
          <w:bCs/>
          <w:i/>
          <w:sz w:val="20"/>
          <w:szCs w:val="20"/>
        </w:rPr>
      </w:pPr>
    </w:p>
    <w:p w14:paraId="421D3B53" w14:textId="77777777" w:rsidR="00DD5052" w:rsidRDefault="00DD5052" w:rsidP="00DD096E">
      <w:pPr>
        <w:pStyle w:val="Caption"/>
        <w:keepNext/>
        <w:jc w:val="center"/>
        <w:rPr>
          <w:ins w:id="1504" w:author="HIKARI" w:date="2019-11-09T21:15:00Z"/>
          <w:sz w:val="20"/>
          <w:szCs w:val="20"/>
        </w:rPr>
      </w:pPr>
      <w:bookmarkStart w:id="1505" w:name="_Toc24052632"/>
    </w:p>
    <w:p w14:paraId="33E65A89" w14:textId="77777777" w:rsidR="00DD5052" w:rsidRDefault="00DD5052" w:rsidP="00DD096E">
      <w:pPr>
        <w:pStyle w:val="Caption"/>
        <w:keepNext/>
        <w:jc w:val="center"/>
        <w:rPr>
          <w:ins w:id="1506" w:author="HIKARI" w:date="2019-11-09T21:15:00Z"/>
          <w:sz w:val="20"/>
          <w:szCs w:val="20"/>
        </w:rPr>
      </w:pPr>
    </w:p>
    <w:p w14:paraId="0375A5EF" w14:textId="7679A61B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507" w:name="_Toc24226735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10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TensorModel</w:t>
      </w:r>
      <w:bookmarkEnd w:id="1505"/>
      <w:bookmarkEnd w:id="1507"/>
      <w:proofErr w:type="spellEnd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657337" w:rsidRPr="00E24C10" w14:paraId="2DBF0315" w14:textId="77777777" w:rsidTr="000D389F">
        <w:trPr>
          <w:trHeight w:val="437"/>
        </w:trPr>
        <w:tc>
          <w:tcPr>
            <w:tcW w:w="534" w:type="dxa"/>
          </w:tcPr>
          <w:p w14:paraId="7C75ECD9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530C3904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16F435C8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31BFFFA4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stt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657337" w:rsidRPr="00E24C10" w14:paraId="2FEB4671" w14:textId="77777777" w:rsidTr="000D389F">
        <w:trPr>
          <w:trHeight w:val="1740"/>
        </w:trPr>
        <w:tc>
          <w:tcPr>
            <w:tcW w:w="534" w:type="dxa"/>
          </w:tcPr>
          <w:p w14:paraId="13E60191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07C21494" w14:textId="1C783D52" w:rsidR="0029796B" w:rsidRPr="0029796B" w:rsidRDefault="0065733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29796B">
              <w:rPr>
                <w:color w:val="2B91AF"/>
                <w:sz w:val="19"/>
                <w:szCs w:val="19"/>
              </w:rPr>
              <w:t>TensorModel</w:t>
            </w:r>
            <w:proofErr w:type="spellEnd"/>
            <w:r w:rsidRPr="0029796B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29796B">
              <w:rPr>
                <w:color w:val="0000FF"/>
                <w:sz w:val="19"/>
                <w:szCs w:val="19"/>
              </w:rPr>
              <w:t>string</w:t>
            </w:r>
            <w:r w:rsidRPr="0029796B">
              <w:rPr>
                <w:color w:val="000000"/>
                <w:sz w:val="19"/>
                <w:szCs w:val="19"/>
              </w:rPr>
              <w:t xml:space="preserve"> name)</w:t>
            </w:r>
          </w:p>
          <w:p w14:paraId="40DD6199" w14:textId="1E4B47EA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 w:rsidR="0029796B">
              <w:rPr>
                <w:b w:val="0"/>
                <w:bCs/>
                <w:color w:val="000000"/>
                <w:sz w:val="19"/>
                <w:szCs w:val="19"/>
              </w:rPr>
              <w:t>name</w:t>
            </w:r>
          </w:p>
          <w:p w14:paraId="07F60387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03F1F676" w14:textId="60787B25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29796B">
              <w:rPr>
                <w:b w:val="0"/>
                <w:bCs/>
                <w:color w:val="2B91AF"/>
                <w:szCs w:val="26"/>
              </w:rPr>
              <w:t>TensorModel</w:t>
            </w:r>
            <w:proofErr w:type="spellEnd"/>
            <w:r w:rsidR="0029796B">
              <w:rPr>
                <w:b w:val="0"/>
                <w:bCs/>
                <w:color w:val="2B91AF"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với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tên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model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được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truyền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kèm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theo</w:t>
            </w:r>
            <w:proofErr w:type="spellEnd"/>
          </w:p>
        </w:tc>
        <w:tc>
          <w:tcPr>
            <w:tcW w:w="2967" w:type="dxa"/>
          </w:tcPr>
          <w:p w14:paraId="3EDFEF47" w14:textId="6F8200E6" w:rsidR="00657337" w:rsidRPr="00E24C10" w:rsidRDefault="0029796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TensorModel</w:t>
            </w:r>
            <w:r w:rsidR="00657337" w:rsidRPr="00E24C10">
              <w:rPr>
                <w:b w:val="0"/>
                <w:bCs/>
              </w:rPr>
              <w:t>.cs</w:t>
            </w:r>
            <w:proofErr w:type="spellEnd"/>
            <w:r w:rsidR="00657337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22</w:t>
            </w:r>
            <w:r w:rsidR="00657337" w:rsidRPr="00E24C10">
              <w:rPr>
                <w:b w:val="0"/>
                <w:bCs/>
              </w:rPr>
              <w:t>)</w:t>
            </w:r>
          </w:p>
        </w:tc>
      </w:tr>
    </w:tbl>
    <w:p w14:paraId="3331D507" w14:textId="115F7741" w:rsidR="005951FF" w:rsidRPr="0030106A" w:rsidRDefault="005951FF" w:rsidP="001719AC">
      <w:pPr>
        <w:rPr>
          <w:b w:val="0"/>
          <w:bCs/>
          <w:i/>
          <w:sz w:val="20"/>
          <w:szCs w:val="20"/>
        </w:rPr>
      </w:pPr>
    </w:p>
    <w:p w14:paraId="0E097070" w14:textId="1DB1ADE9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508" w:name="_Toc24052633"/>
      <w:bookmarkStart w:id="1509" w:name="_Toc24226736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11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ConnectorRender_Control</w:t>
      </w:r>
      <w:bookmarkEnd w:id="1508"/>
      <w:bookmarkEnd w:id="1509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780"/>
        <w:gridCol w:w="2895"/>
      </w:tblGrid>
      <w:tr w:rsidR="00E657C7" w:rsidRPr="00E24C10" w14:paraId="0D545752" w14:textId="77777777" w:rsidTr="00E657C7">
        <w:trPr>
          <w:trHeight w:val="437"/>
        </w:trPr>
        <w:tc>
          <w:tcPr>
            <w:tcW w:w="534" w:type="dxa"/>
          </w:tcPr>
          <w:p w14:paraId="19A7835C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4A6722BC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780" w:type="dxa"/>
          </w:tcPr>
          <w:p w14:paraId="71AC569E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895" w:type="dxa"/>
          </w:tcPr>
          <w:p w14:paraId="7B83E0CF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stt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E657C7" w:rsidRPr="00E24C10" w14:paraId="3DBE4318" w14:textId="77777777" w:rsidTr="00E657C7">
        <w:trPr>
          <w:trHeight w:val="1740"/>
        </w:trPr>
        <w:tc>
          <w:tcPr>
            <w:tcW w:w="534" w:type="dxa"/>
          </w:tcPr>
          <w:p w14:paraId="77A68A7A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4CAAFF0B" w14:textId="2D0791A9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proofErr w:type="spellStart"/>
            <w:r w:rsidRPr="00E657C7">
              <w:rPr>
                <w:color w:val="2B91AF"/>
                <w:sz w:val="19"/>
                <w:szCs w:val="19"/>
              </w:rPr>
              <w:t>ConnectorRender_</w:t>
            </w:r>
            <w:proofErr w:type="gramStart"/>
            <w:r w:rsidRPr="00E657C7">
              <w:rPr>
                <w:color w:val="2B91AF"/>
                <w:sz w:val="19"/>
                <w:szCs w:val="19"/>
              </w:rPr>
              <w:t>Control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00"/>
                <w:sz w:val="19"/>
                <w:szCs w:val="19"/>
              </w:rPr>
              <w:t>Dictionary</w:t>
            </w:r>
            <w:r>
              <w:rPr>
                <w:color w:val="000000"/>
                <w:sz w:val="19"/>
                <w:szCs w:val="19"/>
              </w:rPr>
              <w:t xml:space="preserve"> </w:t>
            </w:r>
            <w:r w:rsidRPr="00E657C7">
              <w:rPr>
                <w:color w:val="000000"/>
                <w:sz w:val="19"/>
                <w:szCs w:val="19"/>
              </w:rPr>
              <w:t>&lt;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>, List&lt;Layer&gt;&gt; _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treelevel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)</w:t>
            </w:r>
          </w:p>
          <w:p w14:paraId="722C3288" w14:textId="4BD5304E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>input: _</w:t>
            </w:r>
            <w:proofErr w:type="spellStart"/>
            <w:r w:rsidRPr="00E657C7">
              <w:rPr>
                <w:b w:val="0"/>
                <w:bCs/>
                <w:color w:val="000000"/>
                <w:sz w:val="19"/>
                <w:szCs w:val="19"/>
              </w:rPr>
              <w:t>treelevel</w:t>
            </w:r>
            <w:proofErr w:type="spellEnd"/>
          </w:p>
          <w:p w14:paraId="249B6F5D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7A0C023F" w14:textId="364A5C15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8429BB">
              <w:rPr>
                <w:b w:val="0"/>
                <w:bCs/>
                <w:color w:val="2B91AF"/>
                <w:szCs w:val="26"/>
              </w:rPr>
              <w:t>ConnectorRender_Control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Đồng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khởi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một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cây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phân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lớp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dạng</w:t>
            </w:r>
            <w:proofErr w:type="spellEnd"/>
            <w:r>
              <w:rPr>
                <w:b w:val="0"/>
                <w:bCs/>
                <w:szCs w:val="26"/>
              </w:rPr>
              <w:t xml:space="preserve"> Dictionary</w:t>
            </w:r>
          </w:p>
        </w:tc>
        <w:tc>
          <w:tcPr>
            <w:tcW w:w="2895" w:type="dxa"/>
          </w:tcPr>
          <w:p w14:paraId="39BF2552" w14:textId="77777777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5078D22" w14:textId="61C33BF8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21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E657C7" w:rsidRPr="00E24C10" w14:paraId="0A46637D" w14:textId="77777777" w:rsidTr="006566F5">
        <w:trPr>
          <w:trHeight w:val="1511"/>
        </w:trPr>
        <w:tc>
          <w:tcPr>
            <w:tcW w:w="534" w:type="dxa"/>
          </w:tcPr>
          <w:p w14:paraId="4720BF5E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156" w:type="dxa"/>
          </w:tcPr>
          <w:p w14:paraId="6FCF5985" w14:textId="030D05C2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E657C7">
              <w:rPr>
                <w:color w:val="0000FF"/>
                <w:sz w:val="19"/>
                <w:szCs w:val="19"/>
              </w:rPr>
              <w:t>void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657C7">
              <w:rPr>
                <w:color w:val="000000"/>
                <w:sz w:val="19"/>
                <w:szCs w:val="19"/>
              </w:rPr>
              <w:t>CalcConnector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00"/>
                <w:sz w:val="19"/>
                <w:szCs w:val="19"/>
              </w:rPr>
              <w:t>)</w:t>
            </w:r>
          </w:p>
          <w:p w14:paraId="7AAA2005" w14:textId="0E1C47E0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None</w:t>
            </w:r>
          </w:p>
          <w:p w14:paraId="6B9B47D1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3F1EFB43" w14:textId="093A1CB1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giữa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trên</w:t>
            </w:r>
            <w:proofErr w:type="spellEnd"/>
            <w:r>
              <w:rPr>
                <w:b w:val="0"/>
                <w:bCs/>
              </w:rPr>
              <w:t xml:space="preserve"> Canvas</w:t>
            </w:r>
          </w:p>
        </w:tc>
        <w:tc>
          <w:tcPr>
            <w:tcW w:w="2895" w:type="dxa"/>
          </w:tcPr>
          <w:p w14:paraId="229A0731" w14:textId="77777777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0A12B214" w14:textId="1A12B23C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80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134231B9" w14:textId="77777777" w:rsidTr="00E657C7">
        <w:trPr>
          <w:trHeight w:val="1740"/>
        </w:trPr>
        <w:tc>
          <w:tcPr>
            <w:tcW w:w="534" w:type="dxa"/>
          </w:tcPr>
          <w:p w14:paraId="49636B0E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3156" w:type="dxa"/>
          </w:tcPr>
          <w:p w14:paraId="0618C7FE" w14:textId="781DB322" w:rsidR="00104312" w:rsidRPr="00E657C7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color w:val="0000FF"/>
                <w:sz w:val="19"/>
                <w:szCs w:val="19"/>
              </w:rPr>
              <w:t>double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657C7">
              <w:rPr>
                <w:color w:val="000000"/>
                <w:sz w:val="19"/>
                <w:szCs w:val="19"/>
              </w:rPr>
              <w:t>FindBound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FF"/>
                <w:sz w:val="19"/>
                <w:szCs w:val="19"/>
              </w:rPr>
              <w:t>int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levelSrc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int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levelDes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src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 xml:space="preserve"> des)</w:t>
            </w: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</w:p>
          <w:p w14:paraId="036FAD90" w14:textId="7089AB23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leverSrc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levelDes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>, des</w:t>
            </w:r>
          </w:p>
          <w:p w14:paraId="6E622F06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47B2DE7C" w14:textId="3D83BF28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khoảng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nhô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lớn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level </w:t>
            </w:r>
            <w:proofErr w:type="spellStart"/>
            <w:r>
              <w:rPr>
                <w:b w:val="0"/>
                <w:bCs/>
              </w:rPr>
              <w:t>src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level des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2895" w:type="dxa"/>
          </w:tcPr>
          <w:p w14:paraId="1FBE3558" w14:textId="77777777" w:rsid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8D73613" w14:textId="35E23DF5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119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75187E85" w14:textId="77777777" w:rsidTr="00E657C7">
        <w:trPr>
          <w:trHeight w:val="1751"/>
        </w:trPr>
        <w:tc>
          <w:tcPr>
            <w:tcW w:w="534" w:type="dxa"/>
          </w:tcPr>
          <w:p w14:paraId="6D7A503C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156" w:type="dxa"/>
          </w:tcPr>
          <w:p w14:paraId="3AF544CD" w14:textId="6BDEF66F" w:rsidR="00104312" w:rsidRP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104312">
              <w:rPr>
                <w:color w:val="0000FF"/>
                <w:sz w:val="19"/>
                <w:szCs w:val="19"/>
              </w:rPr>
              <w:t>void</w:t>
            </w:r>
            <w:r w:rsidRPr="00104312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04312">
              <w:rPr>
                <w:color w:val="000000"/>
                <w:sz w:val="19"/>
                <w:szCs w:val="19"/>
              </w:rPr>
              <w:t>calcLevelBound</w:t>
            </w:r>
            <w:proofErr w:type="spellEnd"/>
            <w:r w:rsidRPr="001043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104312">
              <w:rPr>
                <w:color w:val="000000"/>
                <w:sz w:val="19"/>
                <w:szCs w:val="19"/>
              </w:rPr>
              <w:t>)</w:t>
            </w:r>
          </w:p>
          <w:p w14:paraId="24BD8B71" w14:textId="573B10EF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None</w:t>
            </w:r>
          </w:p>
          <w:p w14:paraId="169B40ED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5D167387" w14:textId="20367684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khoảng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nhô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lớn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ở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level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rồi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lưu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104312">
              <w:rPr>
                <w:b w:val="0"/>
                <w:bCs/>
                <w:color w:val="000000"/>
                <w:szCs w:val="26"/>
              </w:rPr>
              <w:t xml:space="preserve">List </w:t>
            </w:r>
            <w:proofErr w:type="spellStart"/>
            <w:r w:rsidRPr="00104312">
              <w:rPr>
                <w:b w:val="0"/>
                <w:bCs/>
                <w:color w:val="000000"/>
                <w:szCs w:val="26"/>
              </w:rPr>
              <w:t>LevelBound</w:t>
            </w:r>
            <w:proofErr w:type="spellEnd"/>
          </w:p>
        </w:tc>
        <w:tc>
          <w:tcPr>
            <w:tcW w:w="2895" w:type="dxa"/>
          </w:tcPr>
          <w:p w14:paraId="2523A8EE" w14:textId="77777777" w:rsid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5592A032" w14:textId="15F92D41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160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51AEED9E" w14:textId="77777777" w:rsidTr="00E657C7">
        <w:trPr>
          <w:trHeight w:val="1313"/>
        </w:trPr>
        <w:tc>
          <w:tcPr>
            <w:tcW w:w="534" w:type="dxa"/>
          </w:tcPr>
          <w:p w14:paraId="47BAA4C9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156" w:type="dxa"/>
          </w:tcPr>
          <w:p w14:paraId="71E9351E" w14:textId="77777777" w:rsidR="00104312" w:rsidRP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104312">
              <w:rPr>
                <w:color w:val="0000FF"/>
                <w:sz w:val="19"/>
                <w:szCs w:val="19"/>
              </w:rPr>
              <w:t>void</w:t>
            </w:r>
            <w:r w:rsidRPr="00104312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04312">
              <w:rPr>
                <w:color w:val="000000"/>
                <w:sz w:val="19"/>
                <w:szCs w:val="19"/>
              </w:rPr>
              <w:t>createConnector</w:t>
            </w:r>
            <w:proofErr w:type="spellEnd"/>
            <w:r w:rsidRPr="001043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x1,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y1,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x2,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y2)</w:t>
            </w:r>
          </w:p>
          <w:p w14:paraId="512D7D21" w14:textId="5A1B5D50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x1, y1, x2, y2</w:t>
            </w:r>
          </w:p>
          <w:p w14:paraId="59264982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lastRenderedPageBreak/>
              <w:t>output: None</w:t>
            </w:r>
          </w:p>
        </w:tc>
        <w:tc>
          <w:tcPr>
            <w:tcW w:w="3780" w:type="dxa"/>
          </w:tcPr>
          <w:p w14:paraId="2CDED6FF" w14:textId="3ACEEA34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lastRenderedPageBreak/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x1, y1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x2, y2</w:t>
            </w:r>
          </w:p>
        </w:tc>
        <w:tc>
          <w:tcPr>
            <w:tcW w:w="2895" w:type="dxa"/>
          </w:tcPr>
          <w:p w14:paraId="6D906F75" w14:textId="77777777" w:rsidR="009D4002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6345BB4" w14:textId="666DA13B" w:rsidR="00104312" w:rsidRPr="00E24C10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lastRenderedPageBreak/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173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5E569D" w:rsidRPr="00E24C10" w14:paraId="2AB8DD07" w14:textId="77777777" w:rsidTr="00E657C7">
        <w:trPr>
          <w:trHeight w:val="1313"/>
        </w:trPr>
        <w:tc>
          <w:tcPr>
            <w:tcW w:w="534" w:type="dxa"/>
          </w:tcPr>
          <w:p w14:paraId="65515B8B" w14:textId="11042F9C" w:rsidR="005E569D" w:rsidRPr="00E24C10" w:rsidRDefault="005E569D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>
              <w:rPr>
                <w:b w:val="0"/>
                <w:bCs/>
              </w:rPr>
              <w:lastRenderedPageBreak/>
              <w:t>6</w:t>
            </w:r>
          </w:p>
        </w:tc>
        <w:tc>
          <w:tcPr>
            <w:tcW w:w="3156" w:type="dxa"/>
          </w:tcPr>
          <w:p w14:paraId="2558E1B7" w14:textId="77777777" w:rsidR="005E569D" w:rsidRDefault="005E569D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5E569D">
              <w:rPr>
                <w:color w:val="0000FF"/>
                <w:sz w:val="19"/>
                <w:szCs w:val="19"/>
              </w:rPr>
              <w:t>void</w:t>
            </w:r>
            <w:r w:rsidRPr="005E569D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E569D">
              <w:rPr>
                <w:color w:val="000000"/>
                <w:sz w:val="19"/>
                <w:szCs w:val="19"/>
              </w:rPr>
              <w:t>createArrow</w:t>
            </w:r>
            <w:proofErr w:type="spellEnd"/>
            <w:r w:rsidRPr="005E569D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x1,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y1,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x2,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y2)</w:t>
            </w:r>
          </w:p>
          <w:p w14:paraId="5DD7E19A" w14:textId="77777777" w:rsidR="005E569D" w:rsidRPr="00E24C10" w:rsidRDefault="005E569D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x1, y1, x2, y2</w:t>
            </w:r>
          </w:p>
          <w:p w14:paraId="7D31C2CD" w14:textId="3DF6ACA8" w:rsidR="005E569D" w:rsidRPr="005E569D" w:rsidRDefault="005E569D" w:rsidP="00281028">
            <w:pPr>
              <w:tabs>
                <w:tab w:val="left" w:pos="990"/>
              </w:tabs>
              <w:spacing w:after="120" w:line="360" w:lineRule="auto"/>
              <w:rPr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790B3478" w14:textId="05FD9CF2" w:rsidR="005E569D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x1, y1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x2, y2</w:t>
            </w:r>
          </w:p>
        </w:tc>
        <w:tc>
          <w:tcPr>
            <w:tcW w:w="2895" w:type="dxa"/>
          </w:tcPr>
          <w:p w14:paraId="0DF54607" w14:textId="77777777" w:rsidR="009D4002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3DE8E57E" w14:textId="155C9C5A" w:rsidR="005E569D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189</w:t>
            </w:r>
            <w:r w:rsidRPr="00E24C10">
              <w:rPr>
                <w:b w:val="0"/>
                <w:bCs/>
              </w:rPr>
              <w:t>)</w:t>
            </w:r>
          </w:p>
        </w:tc>
      </w:tr>
    </w:tbl>
    <w:p w14:paraId="781D9E7C" w14:textId="77777777" w:rsidR="001719AC" w:rsidRDefault="001719AC" w:rsidP="001719AC">
      <w:pPr>
        <w:pStyle w:val="Caption"/>
      </w:pPr>
    </w:p>
    <w:p w14:paraId="722DBF0E" w14:textId="51D25F9C" w:rsidR="005951FF" w:rsidRPr="00DD096E" w:rsidRDefault="001719AC" w:rsidP="00DD096E">
      <w:pPr>
        <w:pStyle w:val="Caption"/>
        <w:jc w:val="center"/>
        <w:rPr>
          <w:sz w:val="20"/>
          <w:szCs w:val="20"/>
        </w:rPr>
      </w:pPr>
      <w:bookmarkStart w:id="1510" w:name="_Toc24052634"/>
      <w:bookmarkStart w:id="1511" w:name="_Toc24226737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12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SlidePanel_Control</w:t>
      </w:r>
      <w:bookmarkEnd w:id="1510"/>
      <w:bookmarkEnd w:id="1511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780"/>
        <w:gridCol w:w="2895"/>
      </w:tblGrid>
      <w:tr w:rsidR="00490E19" w:rsidRPr="00E24C10" w14:paraId="62538B39" w14:textId="77777777" w:rsidTr="000D389F">
        <w:trPr>
          <w:trHeight w:val="437"/>
        </w:trPr>
        <w:tc>
          <w:tcPr>
            <w:tcW w:w="534" w:type="dxa"/>
          </w:tcPr>
          <w:p w14:paraId="034E959D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78CE639A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780" w:type="dxa"/>
          </w:tcPr>
          <w:p w14:paraId="20CFF44D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895" w:type="dxa"/>
          </w:tcPr>
          <w:p w14:paraId="64DBE0FF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stt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490E19" w:rsidRPr="00E24C10" w14:paraId="73A850DD" w14:textId="77777777" w:rsidTr="000D389F">
        <w:trPr>
          <w:trHeight w:val="1740"/>
        </w:trPr>
        <w:tc>
          <w:tcPr>
            <w:tcW w:w="534" w:type="dxa"/>
          </w:tcPr>
          <w:p w14:paraId="3A10FBD3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58BCD20E" w14:textId="5ED33BB9" w:rsidR="00490A84" w:rsidRP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490A84">
              <w:rPr>
                <w:color w:val="0000FF"/>
                <w:sz w:val="19"/>
                <w:szCs w:val="19"/>
              </w:rPr>
              <w:t>static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FF"/>
                <w:sz w:val="19"/>
                <w:szCs w:val="19"/>
              </w:rPr>
              <w:t>void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Init_SlidePanel_Control</w:t>
            </w:r>
            <w:proofErr w:type="spellEnd"/>
            <w:r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00"/>
                <w:sz w:val="19"/>
                <w:szCs w:val="19"/>
              </w:rPr>
              <w:t>(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StackPanel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pn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TextBlock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tb, Storyboard sb,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ListView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lv,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TextBox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tbx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, List&lt;Layer&gt; layers)</w:t>
            </w:r>
          </w:p>
          <w:p w14:paraId="77A7965E" w14:textId="32D82371" w:rsidR="00490E19" w:rsidRPr="00E657C7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490A84">
              <w:rPr>
                <w:b w:val="0"/>
                <w:bCs/>
                <w:color w:val="000000"/>
                <w:sz w:val="19"/>
                <w:szCs w:val="19"/>
              </w:rPr>
              <w:t>pn</w:t>
            </w:r>
            <w:proofErr w:type="spellEnd"/>
            <w:r w:rsidR="00490A84">
              <w:rPr>
                <w:b w:val="0"/>
                <w:bCs/>
                <w:color w:val="000000"/>
                <w:sz w:val="19"/>
                <w:szCs w:val="19"/>
              </w:rPr>
              <w:t xml:space="preserve">, tb, sb, lv, </w:t>
            </w:r>
            <w:proofErr w:type="spellStart"/>
            <w:r w:rsidR="00490A84">
              <w:rPr>
                <w:b w:val="0"/>
                <w:bCs/>
                <w:color w:val="000000"/>
                <w:sz w:val="19"/>
                <w:szCs w:val="19"/>
              </w:rPr>
              <w:t>tbx</w:t>
            </w:r>
            <w:proofErr w:type="spellEnd"/>
            <w:r w:rsidR="00490A84">
              <w:rPr>
                <w:b w:val="0"/>
                <w:bCs/>
                <w:color w:val="000000"/>
                <w:sz w:val="19"/>
                <w:szCs w:val="19"/>
              </w:rPr>
              <w:t>, layers</w:t>
            </w:r>
          </w:p>
          <w:p w14:paraId="73408F07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0EBBFB8D" w14:textId="6F532841" w:rsidR="00490E19" w:rsidRPr="00E657C7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490A84">
              <w:rPr>
                <w:b w:val="0"/>
                <w:bCs/>
                <w:color w:val="2B91AF"/>
                <w:szCs w:val="26"/>
              </w:rPr>
              <w:t>SlidePanel_Control</w:t>
            </w:r>
            <w:proofErr w:type="spellEnd"/>
            <w:r w:rsidR="00490A84" w:rsidRPr="00490A84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="00490A84">
              <w:rPr>
                <w:b w:val="0"/>
                <w:bCs/>
                <w:szCs w:val="26"/>
              </w:rPr>
              <w:t>truyền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cho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nó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tất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cả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các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control </w:t>
            </w:r>
            <w:proofErr w:type="spellStart"/>
            <w:r w:rsidR="00490A84">
              <w:rPr>
                <w:b w:val="0"/>
                <w:bCs/>
                <w:szCs w:val="26"/>
              </w:rPr>
              <w:t>cần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điều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khiển</w:t>
            </w:r>
            <w:proofErr w:type="spellEnd"/>
          </w:p>
        </w:tc>
        <w:tc>
          <w:tcPr>
            <w:tcW w:w="2895" w:type="dxa"/>
          </w:tcPr>
          <w:p w14:paraId="5CAE1B60" w14:textId="77777777" w:rsidR="00490E19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E5D12D6" w14:textId="1A0D56E5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SlidePanel</w:t>
            </w:r>
            <w:r w:rsidR="00490E19">
              <w:rPr>
                <w:b w:val="0"/>
                <w:bCs/>
              </w:rPr>
              <w:t>_Control</w:t>
            </w:r>
            <w:r w:rsidR="00490E19" w:rsidRPr="00E24C10">
              <w:rPr>
                <w:b w:val="0"/>
                <w:bCs/>
              </w:rPr>
              <w:t>.cs</w:t>
            </w:r>
            <w:proofErr w:type="spellEnd"/>
            <w:r w:rsidR="00490E19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44</w:t>
            </w:r>
            <w:r w:rsidR="00490E19" w:rsidRPr="00E24C10">
              <w:rPr>
                <w:b w:val="0"/>
                <w:bCs/>
              </w:rPr>
              <w:t>)</w:t>
            </w:r>
          </w:p>
        </w:tc>
      </w:tr>
      <w:tr w:rsidR="00490E19" w:rsidRPr="00E24C10" w14:paraId="182F9633" w14:textId="77777777" w:rsidTr="00490A84">
        <w:trPr>
          <w:trHeight w:val="1673"/>
        </w:trPr>
        <w:tc>
          <w:tcPr>
            <w:tcW w:w="534" w:type="dxa"/>
          </w:tcPr>
          <w:p w14:paraId="1B33262C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156" w:type="dxa"/>
          </w:tcPr>
          <w:p w14:paraId="194764D3" w14:textId="77777777" w:rsidR="00490A84" w:rsidRP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490A84">
              <w:rPr>
                <w:color w:val="0000FF"/>
                <w:sz w:val="19"/>
                <w:szCs w:val="19"/>
              </w:rPr>
              <w:t>static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FF"/>
                <w:sz w:val="19"/>
                <w:szCs w:val="19"/>
              </w:rPr>
              <w:t>void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SlidePanel_</w:t>
            </w:r>
            <w:proofErr w:type="gramStart"/>
            <w:r w:rsidRPr="00490A84">
              <w:rPr>
                <w:color w:val="000000"/>
                <w:sz w:val="19"/>
                <w:szCs w:val="19"/>
              </w:rPr>
              <w:t>Show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490A84">
              <w:rPr>
                <w:color w:val="0000FF"/>
                <w:sz w:val="19"/>
                <w:szCs w:val="19"/>
              </w:rPr>
              <w:t>string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namelayer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SlidePanel_Mode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displayMode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)</w:t>
            </w:r>
          </w:p>
          <w:p w14:paraId="4A116C28" w14:textId="33EAB6BE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490A84" w:rsidRPr="00490A84">
              <w:rPr>
                <w:b w:val="0"/>
                <w:bCs/>
                <w:color w:val="000000"/>
                <w:sz w:val="19"/>
                <w:szCs w:val="19"/>
              </w:rPr>
              <w:t>namelayer</w:t>
            </w:r>
            <w:proofErr w:type="spellEnd"/>
          </w:p>
          <w:p w14:paraId="196F058A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53342BCA" w14:textId="1C84DFF0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Đổi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SlidePanel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thành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thị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thông</w:t>
            </w:r>
            <w:proofErr w:type="spellEnd"/>
            <w:r>
              <w:rPr>
                <w:b w:val="0"/>
                <w:bCs/>
              </w:rPr>
              <w:t xml:space="preserve"> tin chi </w:t>
            </w:r>
            <w:proofErr w:type="spellStart"/>
            <w:r>
              <w:rPr>
                <w:b w:val="0"/>
                <w:bCs/>
              </w:rPr>
              <w:t>tiết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với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trước</w:t>
            </w:r>
            <w:proofErr w:type="spellEnd"/>
          </w:p>
        </w:tc>
        <w:tc>
          <w:tcPr>
            <w:tcW w:w="2895" w:type="dxa"/>
          </w:tcPr>
          <w:p w14:paraId="4FEB6023" w14:textId="77777777" w:rsid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4E89D14F" w14:textId="31A33CB7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SlidePanel_Control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56</w:t>
            </w:r>
            <w:r w:rsidRPr="00E24C10">
              <w:rPr>
                <w:b w:val="0"/>
                <w:bCs/>
              </w:rPr>
              <w:t>)</w:t>
            </w:r>
          </w:p>
        </w:tc>
      </w:tr>
    </w:tbl>
    <w:p w14:paraId="38E24B5C" w14:textId="77777777" w:rsidR="005B7EF7" w:rsidRPr="005B7EF7" w:rsidRDefault="005B7EF7">
      <w:pPr>
        <w:rPr>
          <w:rPrChange w:id="1512" w:author="HIKARI" w:date="2019-11-08T23:09:00Z">
            <w:rPr/>
          </w:rPrChange>
        </w:rPr>
        <w:pPrChange w:id="1513" w:author="HIKARI" w:date="2019-11-08T23:09:00Z">
          <w:pPr>
            <w:pStyle w:val="Caption"/>
          </w:pPr>
        </w:pPrChange>
      </w:pPr>
    </w:p>
    <w:p w14:paraId="2607049B" w14:textId="5F8C066C" w:rsidR="005951FF" w:rsidRPr="001719AC" w:rsidRDefault="001719AC" w:rsidP="00DD096E">
      <w:pPr>
        <w:pStyle w:val="Caption"/>
        <w:jc w:val="center"/>
        <w:rPr>
          <w:sz w:val="20"/>
          <w:szCs w:val="20"/>
        </w:rPr>
      </w:pPr>
      <w:bookmarkStart w:id="1514" w:name="_Toc24052635"/>
      <w:bookmarkStart w:id="1515" w:name="_Toc24226738"/>
      <w:proofErr w:type="spellStart"/>
      <w:r w:rsidRPr="001719AC">
        <w:rPr>
          <w:sz w:val="20"/>
          <w:szCs w:val="20"/>
        </w:rPr>
        <w:t>Bảng</w:t>
      </w:r>
      <w:proofErr w:type="spellEnd"/>
      <w:r w:rsidRPr="001719AC">
        <w:rPr>
          <w:sz w:val="20"/>
          <w:szCs w:val="20"/>
        </w:rPr>
        <w:t xml:space="preserve"> </w:t>
      </w:r>
      <w:r w:rsidRPr="001719AC">
        <w:rPr>
          <w:sz w:val="20"/>
          <w:szCs w:val="20"/>
        </w:rPr>
        <w:fldChar w:fldCharType="begin"/>
      </w:r>
      <w:r w:rsidRPr="001719AC">
        <w:rPr>
          <w:sz w:val="20"/>
          <w:szCs w:val="20"/>
        </w:rPr>
        <w:instrText xml:space="preserve"> SEQ Bảng \* ARABIC </w:instrText>
      </w:r>
      <w:r w:rsidRPr="001719AC">
        <w:rPr>
          <w:sz w:val="20"/>
          <w:szCs w:val="20"/>
        </w:rPr>
        <w:fldChar w:fldCharType="separate"/>
      </w:r>
      <w:r w:rsidRPr="001719AC">
        <w:rPr>
          <w:noProof/>
          <w:sz w:val="20"/>
          <w:szCs w:val="20"/>
        </w:rPr>
        <w:t>13</w:t>
      </w:r>
      <w:r w:rsidRPr="001719AC">
        <w:rPr>
          <w:sz w:val="20"/>
          <w:szCs w:val="20"/>
        </w:rPr>
        <w:fldChar w:fldCharType="end"/>
      </w:r>
      <w:r w:rsidRPr="001719AC">
        <w:rPr>
          <w:sz w:val="20"/>
          <w:szCs w:val="20"/>
        </w:rPr>
        <w:t xml:space="preserve">: </w:t>
      </w:r>
      <w:proofErr w:type="spellStart"/>
      <w:r w:rsidRPr="001719AC">
        <w:rPr>
          <w:sz w:val="20"/>
          <w:szCs w:val="20"/>
        </w:rPr>
        <w:t>Đặc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tả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các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phương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thức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trong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lớp</w:t>
      </w:r>
      <w:proofErr w:type="spellEnd"/>
      <w:r w:rsidRPr="001719AC">
        <w:rPr>
          <w:sz w:val="20"/>
          <w:szCs w:val="20"/>
        </w:rPr>
        <w:t xml:space="preserve"> Arrow</w:t>
      </w:r>
      <w:bookmarkEnd w:id="1514"/>
      <w:bookmarkEnd w:id="1515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960"/>
        <w:gridCol w:w="2715"/>
      </w:tblGrid>
      <w:tr w:rsidR="00490A84" w:rsidRPr="00E24C10" w14:paraId="73C64044" w14:textId="77777777" w:rsidTr="00903812">
        <w:trPr>
          <w:trHeight w:val="437"/>
        </w:trPr>
        <w:tc>
          <w:tcPr>
            <w:tcW w:w="534" w:type="dxa"/>
          </w:tcPr>
          <w:p w14:paraId="0F9B6EA8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58F0EFAF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960" w:type="dxa"/>
          </w:tcPr>
          <w:p w14:paraId="2E27DF72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715" w:type="dxa"/>
          </w:tcPr>
          <w:p w14:paraId="4AB3EE35" w14:textId="33EABBE4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490A84" w:rsidRPr="00E24C10" w14:paraId="7D14D4E5" w14:textId="77777777" w:rsidTr="00903812">
        <w:trPr>
          <w:trHeight w:val="1740"/>
        </w:trPr>
        <w:tc>
          <w:tcPr>
            <w:tcW w:w="534" w:type="dxa"/>
          </w:tcPr>
          <w:p w14:paraId="179C68D1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62551C64" w14:textId="77777777" w:rsidR="003E1855" w:rsidRPr="003E1855" w:rsidRDefault="003E1855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3E1855">
              <w:rPr>
                <w:color w:val="0000FF"/>
                <w:sz w:val="19"/>
                <w:szCs w:val="19"/>
              </w:rPr>
              <w:t>static</w:t>
            </w:r>
            <w:r w:rsidRPr="003E1855">
              <w:rPr>
                <w:color w:val="000000"/>
                <w:sz w:val="19"/>
                <w:szCs w:val="19"/>
              </w:rPr>
              <w:t xml:space="preserve"> Shape </w:t>
            </w:r>
            <w:proofErr w:type="spellStart"/>
            <w:proofErr w:type="gramStart"/>
            <w:r w:rsidRPr="003E1855">
              <w:rPr>
                <w:color w:val="000000"/>
                <w:sz w:val="19"/>
                <w:szCs w:val="19"/>
              </w:rPr>
              <w:t>DrawLinkArrow</w:t>
            </w:r>
            <w:proofErr w:type="spellEnd"/>
            <w:r w:rsidRPr="003E1855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3E1855">
              <w:rPr>
                <w:color w:val="000000"/>
                <w:sz w:val="19"/>
                <w:szCs w:val="19"/>
              </w:rPr>
              <w:t>Point p1, Point p2)</w:t>
            </w:r>
          </w:p>
          <w:p w14:paraId="1E6AAEB6" w14:textId="634350A4" w:rsidR="00490A84" w:rsidRPr="00E657C7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 w:rsidR="003E1855">
              <w:rPr>
                <w:b w:val="0"/>
                <w:bCs/>
                <w:color w:val="000000"/>
                <w:sz w:val="19"/>
                <w:szCs w:val="19"/>
              </w:rPr>
              <w:t>p1, p2</w:t>
            </w:r>
          </w:p>
          <w:p w14:paraId="7DBD441F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960" w:type="dxa"/>
          </w:tcPr>
          <w:p w14:paraId="60EB4874" w14:textId="780DE8F3" w:rsidR="00490A84" w:rsidRPr="00E657C7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Shape </w:t>
            </w:r>
            <w:proofErr w:type="spellStart"/>
            <w:r>
              <w:rPr>
                <w:b w:val="0"/>
                <w:bCs/>
              </w:rPr>
              <w:t>người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tuỳ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chỉnh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p1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p2  </w:t>
            </w:r>
          </w:p>
        </w:tc>
        <w:tc>
          <w:tcPr>
            <w:tcW w:w="2715" w:type="dxa"/>
          </w:tcPr>
          <w:p w14:paraId="3D477943" w14:textId="7F2A517B" w:rsidR="00490A84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GraphicsObject</w:t>
            </w:r>
            <w:proofErr w:type="spellEnd"/>
            <w:r w:rsidR="00490A84">
              <w:rPr>
                <w:b w:val="0"/>
                <w:bCs/>
              </w:rPr>
              <w:t>/</w:t>
            </w:r>
          </w:p>
          <w:p w14:paraId="7A03C120" w14:textId="68B8C64C" w:rsidR="00490A84" w:rsidRPr="00E24C10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Arrow</w:t>
            </w:r>
            <w:r w:rsidR="00490A84" w:rsidRPr="00E24C10">
              <w:rPr>
                <w:b w:val="0"/>
                <w:bCs/>
              </w:rPr>
              <w:t>.cs</w:t>
            </w:r>
            <w:proofErr w:type="spellEnd"/>
            <w:r w:rsidR="00490A84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16</w:t>
            </w:r>
            <w:r w:rsidR="00490A84" w:rsidRPr="00E24C10">
              <w:rPr>
                <w:b w:val="0"/>
                <w:bCs/>
              </w:rPr>
              <w:t>)</w:t>
            </w:r>
          </w:p>
        </w:tc>
      </w:tr>
    </w:tbl>
    <w:p w14:paraId="4E58C983" w14:textId="272C1602" w:rsidR="001719AC" w:rsidRDefault="001719AC" w:rsidP="001719AC">
      <w:pPr>
        <w:pStyle w:val="Caption"/>
        <w:rPr>
          <w:ins w:id="1516" w:author="HIKARI" w:date="2019-11-09T21:16:00Z"/>
          <w:i w:val="0"/>
          <w:iCs w:val="0"/>
          <w:sz w:val="20"/>
          <w:szCs w:val="20"/>
        </w:rPr>
      </w:pPr>
    </w:p>
    <w:p w14:paraId="6C798422" w14:textId="77777777" w:rsidR="00DD5052" w:rsidRPr="00DD5052" w:rsidRDefault="00DD5052" w:rsidP="00DD5052">
      <w:pPr>
        <w:rPr>
          <w:rPrChange w:id="1517" w:author="HIKARI" w:date="2019-11-09T21:16:00Z">
            <w:rPr>
              <w:i w:val="0"/>
              <w:iCs w:val="0"/>
              <w:sz w:val="20"/>
              <w:szCs w:val="20"/>
            </w:rPr>
          </w:rPrChange>
        </w:rPr>
        <w:pPrChange w:id="1518" w:author="HIKARI" w:date="2019-11-09T21:16:00Z">
          <w:pPr>
            <w:pStyle w:val="Caption"/>
          </w:pPr>
        </w:pPrChange>
      </w:pPr>
    </w:p>
    <w:p w14:paraId="1CEBBFB1" w14:textId="3712266C" w:rsidR="00E41BF0" w:rsidRPr="001719AC" w:rsidRDefault="001719AC" w:rsidP="001719AC">
      <w:pPr>
        <w:pStyle w:val="Caption"/>
        <w:jc w:val="center"/>
        <w:rPr>
          <w:sz w:val="20"/>
          <w:szCs w:val="20"/>
        </w:rPr>
      </w:pPr>
      <w:bookmarkStart w:id="1519" w:name="_Toc24052636"/>
      <w:bookmarkStart w:id="1520" w:name="_Toc24226739"/>
      <w:proofErr w:type="spellStart"/>
      <w:r w:rsidRPr="001719AC">
        <w:rPr>
          <w:sz w:val="20"/>
          <w:szCs w:val="20"/>
        </w:rPr>
        <w:lastRenderedPageBreak/>
        <w:t>Bảng</w:t>
      </w:r>
      <w:proofErr w:type="spellEnd"/>
      <w:r w:rsidRPr="001719AC">
        <w:rPr>
          <w:sz w:val="20"/>
          <w:szCs w:val="20"/>
        </w:rPr>
        <w:t xml:space="preserve"> </w:t>
      </w:r>
      <w:r w:rsidRPr="001719AC">
        <w:rPr>
          <w:sz w:val="20"/>
          <w:szCs w:val="20"/>
        </w:rPr>
        <w:fldChar w:fldCharType="begin"/>
      </w:r>
      <w:r w:rsidRPr="001719AC">
        <w:rPr>
          <w:sz w:val="20"/>
          <w:szCs w:val="20"/>
        </w:rPr>
        <w:instrText xml:space="preserve"> SEQ Bảng \* ARABIC </w:instrText>
      </w:r>
      <w:r w:rsidRPr="001719AC">
        <w:rPr>
          <w:sz w:val="20"/>
          <w:szCs w:val="20"/>
        </w:rPr>
        <w:fldChar w:fldCharType="separate"/>
      </w:r>
      <w:r w:rsidRPr="001719AC">
        <w:rPr>
          <w:noProof/>
          <w:sz w:val="20"/>
          <w:szCs w:val="20"/>
        </w:rPr>
        <w:t>14</w:t>
      </w:r>
      <w:r w:rsidRPr="001719AC">
        <w:rPr>
          <w:sz w:val="20"/>
          <w:szCs w:val="20"/>
        </w:rPr>
        <w:fldChar w:fldCharType="end"/>
      </w:r>
      <w:r w:rsidRPr="001719AC">
        <w:rPr>
          <w:sz w:val="20"/>
          <w:szCs w:val="20"/>
        </w:rPr>
        <w:t xml:space="preserve">: </w:t>
      </w:r>
      <w:proofErr w:type="spellStart"/>
      <w:r w:rsidRPr="001719AC">
        <w:rPr>
          <w:sz w:val="20"/>
          <w:szCs w:val="20"/>
        </w:rPr>
        <w:t>Đặc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tả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các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phương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thức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trong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lớp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TextInput_Hander</w:t>
      </w:r>
      <w:bookmarkEnd w:id="1519"/>
      <w:bookmarkEnd w:id="1520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960"/>
        <w:gridCol w:w="2715"/>
      </w:tblGrid>
      <w:tr w:rsidR="0030106A" w:rsidRPr="00E24C10" w14:paraId="5DAB09A9" w14:textId="77777777" w:rsidTr="00903812">
        <w:trPr>
          <w:trHeight w:val="437"/>
        </w:trPr>
        <w:tc>
          <w:tcPr>
            <w:tcW w:w="534" w:type="dxa"/>
          </w:tcPr>
          <w:p w14:paraId="3ADE831A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05584701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960" w:type="dxa"/>
          </w:tcPr>
          <w:p w14:paraId="26A89A93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715" w:type="dxa"/>
          </w:tcPr>
          <w:p w14:paraId="2D3ECF7F" w14:textId="095E84F8" w:rsidR="0030106A" w:rsidRPr="00E24C10" w:rsidRDefault="0030106A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30106A" w:rsidRPr="00E24C10" w14:paraId="62745A2D" w14:textId="77777777" w:rsidTr="00903812">
        <w:trPr>
          <w:trHeight w:val="1740"/>
        </w:trPr>
        <w:tc>
          <w:tcPr>
            <w:tcW w:w="534" w:type="dxa"/>
          </w:tcPr>
          <w:p w14:paraId="059E8006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2CA221AD" w14:textId="6D7DDCD6" w:rsidR="0030106A" w:rsidRPr="0030106A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30106A">
              <w:rPr>
                <w:b w:val="0"/>
                <w:bCs/>
                <w:color w:val="2B91AF"/>
                <w:sz w:val="19"/>
                <w:szCs w:val="19"/>
              </w:rPr>
              <w:t>TextInput_</w:t>
            </w:r>
            <w:proofErr w:type="gramStart"/>
            <w:r w:rsidRPr="0030106A">
              <w:rPr>
                <w:b w:val="0"/>
                <w:bCs/>
                <w:color w:val="2B91AF"/>
                <w:sz w:val="19"/>
                <w:szCs w:val="19"/>
              </w:rPr>
              <w:t>Hander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30106A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textinput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r w:rsidRPr="0030106A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_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ModelOutput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62F2A5DD" w14:textId="2833677F" w:rsidR="0030106A" w:rsidRPr="00E657C7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903812">
              <w:rPr>
                <w:b w:val="0"/>
                <w:bCs/>
                <w:color w:val="000000"/>
                <w:sz w:val="19"/>
                <w:szCs w:val="19"/>
              </w:rPr>
              <w:t>textinput</w:t>
            </w:r>
            <w:proofErr w:type="spellEnd"/>
            <w:r w:rsidR="00903812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 w:rsidR="00903812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="00903812"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r w:rsidR="00903812"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903812" w:rsidRPr="0030106A">
              <w:rPr>
                <w:b w:val="0"/>
                <w:bCs/>
                <w:color w:val="000000"/>
                <w:sz w:val="19"/>
                <w:szCs w:val="19"/>
              </w:rPr>
              <w:t>ModelOutput</w:t>
            </w:r>
            <w:proofErr w:type="spellEnd"/>
          </w:p>
          <w:p w14:paraId="11D1FC16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960" w:type="dxa"/>
          </w:tcPr>
          <w:p w14:paraId="3FC08194" w14:textId="10C0C1E4" w:rsidR="0030106A" w:rsidRPr="00E657C7" w:rsidRDefault="0030106A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TextInput</w:t>
            </w:r>
            <w:r w:rsidR="00903812">
              <w:rPr>
                <w:b w:val="0"/>
                <w:bCs/>
              </w:rPr>
              <w:t>_</w:t>
            </w:r>
            <w:r>
              <w:rPr>
                <w:b w:val="0"/>
                <w:bCs/>
              </w:rPr>
              <w:t>Hander</w:t>
            </w:r>
            <w:proofErr w:type="spellEnd"/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Đọc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và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chuẩn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 input scripts, chia</w:t>
            </w:r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cả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đoạn</w:t>
            </w:r>
            <w:proofErr w:type="spellEnd"/>
            <w:r w:rsidR="00903812">
              <w:rPr>
                <w:b w:val="0"/>
                <w:bCs/>
              </w:rPr>
              <w:t xml:space="preserve"> scripts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thành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lưu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30106A">
              <w:rPr>
                <w:b w:val="0"/>
                <w:bCs/>
                <w:color w:val="000000"/>
                <w:szCs w:val="26"/>
              </w:rPr>
              <w:t>List&lt;</w:t>
            </w:r>
            <w:r w:rsidRPr="0030106A">
              <w:rPr>
                <w:b w:val="0"/>
                <w:bCs/>
                <w:color w:val="0000FF"/>
                <w:szCs w:val="26"/>
              </w:rPr>
              <w:t>string</w:t>
            </w:r>
            <w:r w:rsidRPr="0030106A">
              <w:rPr>
                <w:b w:val="0"/>
                <w:bCs/>
                <w:color w:val="000000"/>
                <w:szCs w:val="26"/>
              </w:rPr>
              <w:t xml:space="preserve">&gt; </w:t>
            </w:r>
            <w:proofErr w:type="spellStart"/>
            <w:proofErr w:type="gramStart"/>
            <w:r w:rsidRPr="0030106A">
              <w:rPr>
                <w:b w:val="0"/>
                <w:bCs/>
                <w:color w:val="000000"/>
                <w:szCs w:val="26"/>
              </w:rPr>
              <w:t>RawTextData</w:t>
            </w:r>
            <w:proofErr w:type="spellEnd"/>
            <w:r>
              <w:rPr>
                <w:b w:val="0"/>
                <w:bCs/>
              </w:rPr>
              <w:t xml:space="preserve"> .</w:t>
            </w:r>
            <w:proofErr w:type="gram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</w:t>
            </w:r>
            <w:r w:rsidR="00903812">
              <w:rPr>
                <w:b w:val="0"/>
                <w:bCs/>
              </w:rPr>
              <w:t>i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tạo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một</w:t>
            </w:r>
            <w:proofErr w:type="spellEnd"/>
            <w:r w:rsidR="00903812">
              <w:rPr>
                <w:b w:val="0"/>
                <w:bCs/>
              </w:rPr>
              <w:t xml:space="preserve"> model ANN </w:t>
            </w:r>
            <w:proofErr w:type="spellStart"/>
            <w:r w:rsidR="00903812">
              <w:rPr>
                <w:b w:val="0"/>
                <w:bCs/>
              </w:rPr>
              <w:t>rỗng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để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chứa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các</w:t>
            </w:r>
            <w:proofErr w:type="spellEnd"/>
            <w:r w:rsidR="00903812">
              <w:rPr>
                <w:b w:val="0"/>
                <w:bCs/>
              </w:rPr>
              <w:t xml:space="preserve"> Layer</w:t>
            </w:r>
          </w:p>
        </w:tc>
        <w:tc>
          <w:tcPr>
            <w:tcW w:w="2715" w:type="dxa"/>
          </w:tcPr>
          <w:p w14:paraId="15330C87" w14:textId="6053BEB5" w:rsidR="0030106A" w:rsidRPr="00E24C10" w:rsidRDefault="00903812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(15)</w:t>
            </w:r>
          </w:p>
        </w:tc>
      </w:tr>
      <w:tr w:rsidR="00903812" w:rsidRPr="00E24C10" w14:paraId="2B7A8676" w14:textId="77777777" w:rsidTr="00903812">
        <w:trPr>
          <w:trHeight w:val="1740"/>
        </w:trPr>
        <w:tc>
          <w:tcPr>
            <w:tcW w:w="534" w:type="dxa"/>
          </w:tcPr>
          <w:p w14:paraId="243E5F53" w14:textId="33A050CA" w:rsidR="00903812" w:rsidRPr="00E24C10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3156" w:type="dxa"/>
          </w:tcPr>
          <w:p w14:paraId="17AA104B" w14:textId="38915210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ReadModel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List&lt;</w:t>
            </w:r>
            <w:r w:rsidRPr="00903812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903812">
              <w:rPr>
                <w:b w:val="0"/>
                <w:bCs/>
                <w:color w:val="000000"/>
                <w:sz w:val="19"/>
                <w:szCs w:val="19"/>
              </w:rPr>
              <w:t>&gt; _</w:t>
            </w:r>
            <w:proofErr w:type="spell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RawData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723FBFE5" w14:textId="52BBE451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RawData</w:t>
            </w:r>
            <w:proofErr w:type="spellEnd"/>
          </w:p>
          <w:p w14:paraId="07DBC4D4" w14:textId="4A09F177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2B91A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</w:p>
        </w:tc>
        <w:tc>
          <w:tcPr>
            <w:tcW w:w="3960" w:type="dxa"/>
          </w:tcPr>
          <w:p w14:paraId="151AAC0B" w14:textId="324B974B" w:rsidR="00903812" w:rsidRDefault="00903812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được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xử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lí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Model ANN </w:t>
            </w:r>
            <w:proofErr w:type="spellStart"/>
            <w:r>
              <w:rPr>
                <w:b w:val="0"/>
                <w:bCs/>
              </w:rPr>
              <w:t>hoàn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chỉnh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TensorFlow Layer API </w:t>
            </w:r>
          </w:p>
        </w:tc>
        <w:tc>
          <w:tcPr>
            <w:tcW w:w="2715" w:type="dxa"/>
          </w:tcPr>
          <w:p w14:paraId="3B46F039" w14:textId="5783D8E4" w:rsidR="00903812" w:rsidRDefault="00903812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(35)</w:t>
            </w:r>
          </w:p>
        </w:tc>
      </w:tr>
      <w:tr w:rsidR="00903812" w:rsidRPr="00E24C10" w14:paraId="5AB89613" w14:textId="77777777" w:rsidTr="00903812">
        <w:trPr>
          <w:trHeight w:val="1740"/>
        </w:trPr>
        <w:tc>
          <w:tcPr>
            <w:tcW w:w="534" w:type="dxa"/>
          </w:tcPr>
          <w:p w14:paraId="7E0A58B6" w14:textId="766249EA" w:rsidR="00903812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3156" w:type="dxa"/>
          </w:tcPr>
          <w:p w14:paraId="56380D6F" w14:textId="18E718B8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Layer </w:t>
            </w:r>
            <w:proofErr w:type="spellStart"/>
            <w:proofErr w:type="gram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LayerReader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 _input)</w:t>
            </w:r>
          </w:p>
          <w:p w14:paraId="096890A2" w14:textId="0FEA197D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_input</w:t>
            </w:r>
          </w:p>
          <w:p w14:paraId="6DFA339A" w14:textId="03779FC6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Layer</w:t>
            </w:r>
          </w:p>
        </w:tc>
        <w:tc>
          <w:tcPr>
            <w:tcW w:w="3960" w:type="dxa"/>
          </w:tcPr>
          <w:p w14:paraId="329A93F5" w14:textId="4B884883" w:rsidR="00903812" w:rsidRDefault="00903812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Đọc</w:t>
            </w:r>
            <w:proofErr w:type="spellEnd"/>
            <w:r>
              <w:rPr>
                <w:b w:val="0"/>
                <w:bCs/>
              </w:rPr>
              <w:t xml:space="preserve"> scripts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scripts</w:t>
            </w:r>
          </w:p>
        </w:tc>
        <w:tc>
          <w:tcPr>
            <w:tcW w:w="2715" w:type="dxa"/>
          </w:tcPr>
          <w:p w14:paraId="6F2ADEF7" w14:textId="2BC21931" w:rsidR="00903812" w:rsidRDefault="000150EE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(61)</w:t>
            </w:r>
          </w:p>
        </w:tc>
      </w:tr>
      <w:tr w:rsidR="00903812" w:rsidRPr="00E24C10" w14:paraId="78F81E8C" w14:textId="77777777" w:rsidTr="00903812">
        <w:trPr>
          <w:trHeight w:val="1740"/>
        </w:trPr>
        <w:tc>
          <w:tcPr>
            <w:tcW w:w="534" w:type="dxa"/>
          </w:tcPr>
          <w:p w14:paraId="57E81A70" w14:textId="441DB1A9" w:rsidR="00903812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3156" w:type="dxa"/>
          </w:tcPr>
          <w:p w14:paraId="0DD62D7C" w14:textId="2BAABF11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903812">
              <w:rPr>
                <w:color w:val="000000"/>
                <w:sz w:val="19"/>
                <w:szCs w:val="19"/>
              </w:rPr>
              <w:t xml:space="preserve">Layer </w:t>
            </w:r>
            <w:proofErr w:type="spellStart"/>
            <w:proofErr w:type="gramStart"/>
            <w:r w:rsidRPr="00903812">
              <w:rPr>
                <w:color w:val="000000"/>
                <w:sz w:val="19"/>
                <w:szCs w:val="19"/>
              </w:rPr>
              <w:t>CreateLayerByType</w:t>
            </w:r>
            <w:proofErr w:type="spellEnd"/>
            <w:r w:rsidRPr="009038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color w:val="0000FF"/>
                <w:sz w:val="19"/>
                <w:szCs w:val="19"/>
              </w:rPr>
              <w:t>string</w:t>
            </w:r>
            <w:r w:rsidRPr="00903812">
              <w:rPr>
                <w:color w:val="000000"/>
                <w:sz w:val="19"/>
                <w:szCs w:val="19"/>
              </w:rPr>
              <w:t xml:space="preserve"> type)</w:t>
            </w:r>
          </w:p>
          <w:p w14:paraId="52D7807A" w14:textId="1D347F51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type</w:t>
            </w:r>
          </w:p>
          <w:p w14:paraId="7E4B1041" w14:textId="1B7516BD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Layer</w:t>
            </w:r>
          </w:p>
        </w:tc>
        <w:tc>
          <w:tcPr>
            <w:tcW w:w="3960" w:type="dxa"/>
          </w:tcPr>
          <w:p w14:paraId="20BB7817" w14:textId="2BE99F4E" w:rsidR="00903812" w:rsidRDefault="00903812" w:rsidP="000150EE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thô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chưa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kiểu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như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tả</w:t>
            </w:r>
            <w:proofErr w:type="spellEnd"/>
            <w:r w:rsidR="000150EE">
              <w:rPr>
                <w:b w:val="0"/>
                <w:bCs/>
              </w:rPr>
              <w:t xml:space="preserve"> </w:t>
            </w:r>
            <w:proofErr w:type="gramStart"/>
            <w:r w:rsidR="000150EE">
              <w:rPr>
                <w:b w:val="0"/>
                <w:bCs/>
              </w:rPr>
              <w:t xml:space="preserve">( </w:t>
            </w:r>
            <w:proofErr w:type="spellStart"/>
            <w:r w:rsidR="000150EE">
              <w:rPr>
                <w:b w:val="0"/>
                <w:bCs/>
              </w:rPr>
              <w:t>Kiểu</w:t>
            </w:r>
            <w:proofErr w:type="spellEnd"/>
            <w:proofErr w:type="gramEnd"/>
            <w:r w:rsidR="000150EE">
              <w:rPr>
                <w:b w:val="0"/>
                <w:bCs/>
              </w:rPr>
              <w:t xml:space="preserve"> Conv2D, Avg, Add, Dense, … )</w:t>
            </w:r>
          </w:p>
        </w:tc>
        <w:tc>
          <w:tcPr>
            <w:tcW w:w="2715" w:type="dxa"/>
          </w:tcPr>
          <w:p w14:paraId="3DFDFCE0" w14:textId="3E73F441" w:rsidR="00903812" w:rsidRDefault="000150EE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(97)</w:t>
            </w:r>
          </w:p>
          <w:p w14:paraId="52FAC22D" w14:textId="504D3BDA" w:rsidR="000150EE" w:rsidRPr="000150EE" w:rsidRDefault="000150EE" w:rsidP="000150EE">
            <w:pPr>
              <w:spacing w:after="120" w:line="360" w:lineRule="auto"/>
              <w:ind w:firstLine="720"/>
            </w:pPr>
          </w:p>
        </w:tc>
      </w:tr>
    </w:tbl>
    <w:p w14:paraId="63186B70" w14:textId="1D2D8F57" w:rsidR="0030106A" w:rsidRDefault="0030106A" w:rsidP="0030106A">
      <w:pPr>
        <w:jc w:val="center"/>
        <w:rPr>
          <w:b w:val="0"/>
          <w:bCs/>
          <w:i/>
          <w:sz w:val="20"/>
          <w:szCs w:val="20"/>
        </w:rPr>
      </w:pPr>
    </w:p>
    <w:p w14:paraId="77E0AB82" w14:textId="31E4F326" w:rsidR="00E00F78" w:rsidDel="00003E1F" w:rsidRDefault="00E00F78" w:rsidP="004564FE">
      <w:pPr>
        <w:rPr>
          <w:del w:id="1521" w:author="HIKARI" w:date="2019-11-08T23:09:00Z"/>
          <w:b w:val="0"/>
          <w:bCs/>
          <w:i/>
          <w:sz w:val="20"/>
          <w:szCs w:val="20"/>
        </w:rPr>
      </w:pPr>
    </w:p>
    <w:p w14:paraId="3750BCC4" w14:textId="2F667B61" w:rsidR="00003E1F" w:rsidRDefault="00003E1F" w:rsidP="0030106A">
      <w:pPr>
        <w:jc w:val="center"/>
        <w:rPr>
          <w:ins w:id="1522" w:author="HIKARI" w:date="2019-11-08T23:10:00Z"/>
          <w:b w:val="0"/>
          <w:bCs/>
          <w:i/>
          <w:sz w:val="20"/>
          <w:szCs w:val="20"/>
        </w:rPr>
      </w:pPr>
    </w:p>
    <w:p w14:paraId="0997F95B" w14:textId="2645C59E" w:rsidR="00003E1F" w:rsidRDefault="00003E1F" w:rsidP="0030106A">
      <w:pPr>
        <w:jc w:val="center"/>
        <w:rPr>
          <w:ins w:id="1523" w:author="HIKARI" w:date="2019-11-08T23:10:00Z"/>
          <w:b w:val="0"/>
          <w:bCs/>
          <w:i/>
          <w:sz w:val="20"/>
          <w:szCs w:val="20"/>
        </w:rPr>
      </w:pPr>
    </w:p>
    <w:p w14:paraId="5DBB02A8" w14:textId="6A61D313" w:rsidR="00003E1F" w:rsidRDefault="00003E1F" w:rsidP="0030106A">
      <w:pPr>
        <w:jc w:val="center"/>
        <w:rPr>
          <w:ins w:id="1524" w:author="HIKARI" w:date="2019-11-08T23:10:00Z"/>
          <w:b w:val="0"/>
          <w:bCs/>
          <w:i/>
          <w:sz w:val="20"/>
          <w:szCs w:val="20"/>
        </w:rPr>
      </w:pPr>
    </w:p>
    <w:p w14:paraId="45EB7D42" w14:textId="76312264" w:rsidR="00003E1F" w:rsidRDefault="00003E1F" w:rsidP="0030106A">
      <w:pPr>
        <w:jc w:val="center"/>
        <w:rPr>
          <w:ins w:id="1525" w:author="HIKARI" w:date="2019-11-08T23:10:00Z"/>
          <w:b w:val="0"/>
          <w:bCs/>
          <w:i/>
          <w:sz w:val="20"/>
          <w:szCs w:val="20"/>
        </w:rPr>
      </w:pPr>
    </w:p>
    <w:p w14:paraId="5601593A" w14:textId="0CC8EC80" w:rsidR="00003E1F" w:rsidRDefault="00003E1F" w:rsidP="0030106A">
      <w:pPr>
        <w:jc w:val="center"/>
        <w:rPr>
          <w:ins w:id="1526" w:author="HIKARI" w:date="2019-11-08T23:10:00Z"/>
          <w:b w:val="0"/>
          <w:bCs/>
          <w:i/>
          <w:sz w:val="20"/>
          <w:szCs w:val="20"/>
        </w:rPr>
      </w:pPr>
    </w:p>
    <w:p w14:paraId="1325A998" w14:textId="26E7DD73" w:rsidR="00003E1F" w:rsidRDefault="00003E1F" w:rsidP="0030106A">
      <w:pPr>
        <w:jc w:val="center"/>
        <w:rPr>
          <w:ins w:id="1527" w:author="HIKARI" w:date="2019-11-08T23:10:00Z"/>
          <w:b w:val="0"/>
          <w:bCs/>
          <w:i/>
          <w:sz w:val="20"/>
          <w:szCs w:val="20"/>
        </w:rPr>
      </w:pPr>
    </w:p>
    <w:p w14:paraId="28274538" w14:textId="059730EA" w:rsidR="00003E1F" w:rsidRDefault="00003E1F" w:rsidP="0030106A">
      <w:pPr>
        <w:jc w:val="center"/>
        <w:rPr>
          <w:ins w:id="1528" w:author="HIKARI" w:date="2019-11-08T23:10:00Z"/>
          <w:b w:val="0"/>
          <w:bCs/>
          <w:i/>
          <w:sz w:val="20"/>
          <w:szCs w:val="20"/>
        </w:rPr>
      </w:pPr>
    </w:p>
    <w:p w14:paraId="5922131B" w14:textId="55AE01F0" w:rsidR="00E00F78" w:rsidDel="004249E0" w:rsidRDefault="00E00F78" w:rsidP="004564FE">
      <w:pPr>
        <w:rPr>
          <w:del w:id="1529" w:author="HIKARI" w:date="2019-11-08T23:09:00Z"/>
          <w:b w:val="0"/>
          <w:bCs/>
          <w:i/>
          <w:sz w:val="20"/>
          <w:szCs w:val="20"/>
        </w:rPr>
      </w:pPr>
    </w:p>
    <w:p w14:paraId="44AFA6B0" w14:textId="219A8F92" w:rsidR="00E00F78" w:rsidDel="00315744" w:rsidRDefault="00E00F78" w:rsidP="0030106A">
      <w:pPr>
        <w:jc w:val="center"/>
        <w:rPr>
          <w:del w:id="1530" w:author="HIKARI" w:date="2019-11-08T22:52:00Z"/>
          <w:b w:val="0"/>
          <w:bCs/>
          <w:i/>
          <w:sz w:val="20"/>
          <w:szCs w:val="20"/>
        </w:rPr>
      </w:pPr>
    </w:p>
    <w:p w14:paraId="4182A184" w14:textId="4B7B17C0" w:rsidR="00E00F78" w:rsidDel="00315744" w:rsidRDefault="00E00F78" w:rsidP="0030106A">
      <w:pPr>
        <w:jc w:val="center"/>
        <w:rPr>
          <w:del w:id="1531" w:author="HIKARI" w:date="2019-11-08T22:52:00Z"/>
          <w:b w:val="0"/>
          <w:bCs/>
          <w:i/>
          <w:sz w:val="20"/>
          <w:szCs w:val="20"/>
        </w:rPr>
      </w:pPr>
    </w:p>
    <w:p w14:paraId="4C4AEF93" w14:textId="71D5B789" w:rsidR="00E00F78" w:rsidDel="00315744" w:rsidRDefault="00E00F78" w:rsidP="0030106A">
      <w:pPr>
        <w:jc w:val="center"/>
        <w:rPr>
          <w:del w:id="1532" w:author="HIKARI" w:date="2019-11-08T22:52:00Z"/>
          <w:b w:val="0"/>
          <w:bCs/>
          <w:i/>
          <w:sz w:val="20"/>
          <w:szCs w:val="20"/>
        </w:rPr>
      </w:pPr>
    </w:p>
    <w:p w14:paraId="2EEEFA82" w14:textId="210D0AE5" w:rsidR="00E00F78" w:rsidDel="00315744" w:rsidRDefault="00E00F78" w:rsidP="0030106A">
      <w:pPr>
        <w:jc w:val="center"/>
        <w:rPr>
          <w:del w:id="1533" w:author="HIKARI" w:date="2019-11-08T22:52:00Z"/>
          <w:b w:val="0"/>
          <w:bCs/>
          <w:i/>
          <w:sz w:val="20"/>
          <w:szCs w:val="20"/>
        </w:rPr>
      </w:pPr>
    </w:p>
    <w:p w14:paraId="0C67B97A" w14:textId="02433F56" w:rsidR="00E00F78" w:rsidDel="00315744" w:rsidRDefault="00E00F78" w:rsidP="0030106A">
      <w:pPr>
        <w:jc w:val="center"/>
        <w:rPr>
          <w:del w:id="1534" w:author="HIKARI" w:date="2019-11-08T22:52:00Z"/>
          <w:b w:val="0"/>
          <w:bCs/>
          <w:i/>
          <w:sz w:val="20"/>
          <w:szCs w:val="20"/>
        </w:rPr>
      </w:pPr>
    </w:p>
    <w:p w14:paraId="68E17AB1" w14:textId="2D2CB7D7" w:rsidR="00E00F78" w:rsidDel="00315744" w:rsidRDefault="00E00F78" w:rsidP="0030106A">
      <w:pPr>
        <w:jc w:val="center"/>
        <w:rPr>
          <w:del w:id="1535" w:author="HIKARI" w:date="2019-11-08T22:52:00Z"/>
          <w:b w:val="0"/>
          <w:bCs/>
          <w:i/>
          <w:sz w:val="20"/>
          <w:szCs w:val="20"/>
        </w:rPr>
      </w:pPr>
    </w:p>
    <w:p w14:paraId="27956DED" w14:textId="2AA6E721" w:rsidR="00E00F78" w:rsidDel="00315744" w:rsidRDefault="00E00F78" w:rsidP="0030106A">
      <w:pPr>
        <w:jc w:val="center"/>
        <w:rPr>
          <w:del w:id="1536" w:author="HIKARI" w:date="2019-11-08T22:52:00Z"/>
          <w:b w:val="0"/>
          <w:bCs/>
          <w:i/>
          <w:sz w:val="20"/>
          <w:szCs w:val="20"/>
        </w:rPr>
      </w:pPr>
    </w:p>
    <w:p w14:paraId="0550F602" w14:textId="276914CE" w:rsidR="0010290F" w:rsidDel="00315744" w:rsidRDefault="0010290F" w:rsidP="004564FE">
      <w:pPr>
        <w:rPr>
          <w:del w:id="1537" w:author="HIKARI" w:date="2019-11-08T22:52:00Z"/>
          <w:b w:val="0"/>
          <w:szCs w:val="26"/>
        </w:rPr>
      </w:pPr>
    </w:p>
    <w:p w14:paraId="054FE96C" w14:textId="65BA8BC1" w:rsidR="001F2A96" w:rsidDel="00315744" w:rsidRDefault="001F2A96" w:rsidP="004564FE">
      <w:pPr>
        <w:rPr>
          <w:del w:id="1538" w:author="HIKARI" w:date="2019-11-08T22:52:00Z"/>
          <w:b w:val="0"/>
          <w:szCs w:val="26"/>
        </w:rPr>
      </w:pPr>
    </w:p>
    <w:p w14:paraId="40905BCE" w14:textId="01E4C25D" w:rsidR="001F2A96" w:rsidDel="00315744" w:rsidRDefault="001F2A96" w:rsidP="004564FE">
      <w:pPr>
        <w:rPr>
          <w:del w:id="1539" w:author="HIKARI" w:date="2019-11-08T22:52:00Z"/>
          <w:b w:val="0"/>
          <w:szCs w:val="26"/>
        </w:rPr>
      </w:pPr>
    </w:p>
    <w:p w14:paraId="44596FB1" w14:textId="77777777" w:rsidR="001F2A96" w:rsidRPr="00E24C10" w:rsidRDefault="001F2A96" w:rsidP="004564FE">
      <w:pPr>
        <w:rPr>
          <w:b w:val="0"/>
          <w:szCs w:val="26"/>
        </w:rPr>
      </w:pPr>
    </w:p>
    <w:p w14:paraId="6AC77AED" w14:textId="090AE827" w:rsidR="004564FE" w:rsidRPr="00E24C10" w:rsidRDefault="0048368C">
      <w:pPr>
        <w:pStyle w:val="Heading1"/>
        <w:pPrChange w:id="1540" w:author="HIKARI" w:date="2019-11-08T21:24:00Z">
          <w:pPr>
            <w:jc w:val="center"/>
            <w:outlineLvl w:val="0"/>
          </w:pPr>
        </w:pPrChange>
      </w:pPr>
      <w:bookmarkStart w:id="1541" w:name="_Toc24226721"/>
      <w:commentRangeStart w:id="1542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4: </w:t>
      </w:r>
      <w:proofErr w:type="spellStart"/>
      <w:r>
        <w:t>C</w:t>
      </w:r>
      <w:r w:rsidRPr="00E24C10">
        <w:t>ài</w:t>
      </w:r>
      <w:proofErr w:type="spellEnd"/>
      <w:r w:rsidRPr="00E24C10">
        <w:t xml:space="preserve"> </w:t>
      </w:r>
      <w:proofErr w:type="spellStart"/>
      <w:r w:rsidRPr="00E24C10">
        <w:t>đặt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</w:t>
      </w:r>
      <w:proofErr w:type="spellStart"/>
      <w:r w:rsidRPr="00E24C10">
        <w:t>kiểm</w:t>
      </w:r>
      <w:proofErr w:type="spellEnd"/>
      <w:r w:rsidRPr="00E24C10">
        <w:t xml:space="preserve"> </w:t>
      </w:r>
      <w:proofErr w:type="spellStart"/>
      <w:r w:rsidRPr="00E24C10">
        <w:t>thử</w:t>
      </w:r>
      <w:commentRangeEnd w:id="1542"/>
      <w:proofErr w:type="spellEnd"/>
      <w:r w:rsidR="006961FC">
        <w:rPr>
          <w:rStyle w:val="CommentReference"/>
        </w:rPr>
        <w:commentReference w:id="1542"/>
      </w:r>
      <w:bookmarkEnd w:id="1541"/>
    </w:p>
    <w:p w14:paraId="03BCE277" w14:textId="522344BD" w:rsidR="004564FE" w:rsidRPr="00E24C10" w:rsidRDefault="004564FE" w:rsidP="004564FE">
      <w:pPr>
        <w:rPr>
          <w:b w:val="0"/>
          <w:szCs w:val="26"/>
        </w:rPr>
      </w:pPr>
    </w:p>
    <w:p w14:paraId="2E10DEA1" w14:textId="58398367" w:rsidR="004564FE" w:rsidRPr="00E24C10" w:rsidRDefault="004564FE" w:rsidP="004564FE">
      <w:pPr>
        <w:rPr>
          <w:b w:val="0"/>
          <w:szCs w:val="26"/>
        </w:rPr>
      </w:pPr>
    </w:p>
    <w:p w14:paraId="3172FA1C" w14:textId="22F1C908" w:rsidR="004564FE" w:rsidRPr="00E24C10" w:rsidRDefault="004564FE" w:rsidP="004564FE">
      <w:pPr>
        <w:rPr>
          <w:b w:val="0"/>
          <w:szCs w:val="26"/>
        </w:rPr>
      </w:pPr>
    </w:p>
    <w:p w14:paraId="30BA0EF9" w14:textId="6CDD42D7" w:rsidR="004564FE" w:rsidRPr="00E24C10" w:rsidRDefault="004564FE" w:rsidP="004564FE">
      <w:pPr>
        <w:rPr>
          <w:b w:val="0"/>
          <w:szCs w:val="26"/>
        </w:rPr>
      </w:pPr>
    </w:p>
    <w:p w14:paraId="7F5A30E1" w14:textId="421234D4" w:rsidR="004564FE" w:rsidRPr="00E24C10" w:rsidRDefault="004564FE" w:rsidP="004564FE">
      <w:pPr>
        <w:rPr>
          <w:b w:val="0"/>
          <w:szCs w:val="26"/>
        </w:rPr>
      </w:pPr>
    </w:p>
    <w:p w14:paraId="4F81840E" w14:textId="36B3DB2A" w:rsidR="004564FE" w:rsidRPr="00E24C10" w:rsidRDefault="004564FE" w:rsidP="004564FE">
      <w:pPr>
        <w:rPr>
          <w:b w:val="0"/>
          <w:szCs w:val="26"/>
        </w:rPr>
      </w:pPr>
    </w:p>
    <w:p w14:paraId="2CEB9813" w14:textId="6535E51F" w:rsidR="004564FE" w:rsidRPr="00E24C10" w:rsidRDefault="004564FE" w:rsidP="004564FE">
      <w:pPr>
        <w:rPr>
          <w:b w:val="0"/>
          <w:szCs w:val="26"/>
        </w:rPr>
      </w:pPr>
    </w:p>
    <w:p w14:paraId="5FA3B665" w14:textId="26991C41" w:rsidR="004564FE" w:rsidRPr="00E24C10" w:rsidRDefault="004564FE" w:rsidP="004564FE">
      <w:pPr>
        <w:rPr>
          <w:b w:val="0"/>
          <w:szCs w:val="26"/>
        </w:rPr>
      </w:pPr>
    </w:p>
    <w:p w14:paraId="5ADDC21A" w14:textId="086C4D25" w:rsidR="004564FE" w:rsidRPr="00E24C10" w:rsidRDefault="004564FE" w:rsidP="004564FE">
      <w:pPr>
        <w:rPr>
          <w:b w:val="0"/>
          <w:szCs w:val="26"/>
        </w:rPr>
      </w:pPr>
    </w:p>
    <w:p w14:paraId="3DD834EC" w14:textId="7820A526" w:rsidR="004564FE" w:rsidRDefault="004564FE" w:rsidP="004564FE">
      <w:pPr>
        <w:rPr>
          <w:b w:val="0"/>
          <w:szCs w:val="26"/>
        </w:rPr>
      </w:pPr>
    </w:p>
    <w:p w14:paraId="176C8F3B" w14:textId="7B3B6229" w:rsidR="00CB168F" w:rsidRDefault="00CB168F" w:rsidP="004564FE">
      <w:pPr>
        <w:rPr>
          <w:b w:val="0"/>
          <w:szCs w:val="26"/>
        </w:rPr>
      </w:pPr>
    </w:p>
    <w:p w14:paraId="3031A759" w14:textId="7BEDBCE6" w:rsidR="00CB168F" w:rsidRDefault="00CB168F" w:rsidP="004564FE">
      <w:pPr>
        <w:rPr>
          <w:b w:val="0"/>
          <w:szCs w:val="26"/>
        </w:rPr>
      </w:pPr>
    </w:p>
    <w:p w14:paraId="6A74ACE7" w14:textId="191A02BF" w:rsidR="00CB168F" w:rsidRDefault="00CB168F" w:rsidP="004564FE">
      <w:pPr>
        <w:rPr>
          <w:b w:val="0"/>
          <w:szCs w:val="26"/>
        </w:rPr>
      </w:pPr>
    </w:p>
    <w:p w14:paraId="15E81149" w14:textId="02EBE455" w:rsidR="00CB168F" w:rsidRDefault="00CB168F" w:rsidP="004564FE">
      <w:pPr>
        <w:rPr>
          <w:b w:val="0"/>
          <w:szCs w:val="26"/>
        </w:rPr>
      </w:pPr>
    </w:p>
    <w:p w14:paraId="2EA336F2" w14:textId="467F9FE2" w:rsidR="00CB168F" w:rsidRDefault="00CB168F" w:rsidP="004564FE">
      <w:pPr>
        <w:rPr>
          <w:b w:val="0"/>
          <w:szCs w:val="26"/>
        </w:rPr>
      </w:pPr>
    </w:p>
    <w:p w14:paraId="292573E6" w14:textId="1CDC0D62" w:rsidR="00CB168F" w:rsidRDefault="00CB168F" w:rsidP="004564FE">
      <w:pPr>
        <w:rPr>
          <w:b w:val="0"/>
          <w:szCs w:val="26"/>
        </w:rPr>
      </w:pPr>
    </w:p>
    <w:p w14:paraId="40FA1F60" w14:textId="5692773F" w:rsidR="00CB168F" w:rsidRDefault="00CB168F" w:rsidP="004564FE">
      <w:pPr>
        <w:rPr>
          <w:b w:val="0"/>
          <w:szCs w:val="26"/>
        </w:rPr>
      </w:pPr>
    </w:p>
    <w:p w14:paraId="4BF58FC4" w14:textId="269930EA" w:rsidR="00CB168F" w:rsidRDefault="00CB168F" w:rsidP="004564FE">
      <w:pPr>
        <w:rPr>
          <w:b w:val="0"/>
          <w:szCs w:val="26"/>
        </w:rPr>
      </w:pPr>
    </w:p>
    <w:p w14:paraId="2314C342" w14:textId="0ABC1820" w:rsidR="004564FE" w:rsidRDefault="004564FE" w:rsidP="004564FE">
      <w:pPr>
        <w:rPr>
          <w:ins w:id="1543" w:author="HIKARI" w:date="2019-11-08T23:11:00Z"/>
          <w:b w:val="0"/>
          <w:szCs w:val="26"/>
        </w:rPr>
      </w:pPr>
    </w:p>
    <w:p w14:paraId="6CF635F9" w14:textId="3C81940F" w:rsidR="00A52A28" w:rsidRDefault="00A52A28" w:rsidP="004564FE">
      <w:pPr>
        <w:rPr>
          <w:ins w:id="1544" w:author="HIKARI" w:date="2019-11-08T23:11:00Z"/>
          <w:b w:val="0"/>
          <w:szCs w:val="26"/>
        </w:rPr>
      </w:pPr>
    </w:p>
    <w:p w14:paraId="5219CE01" w14:textId="77777777" w:rsidR="00A52A28" w:rsidDel="00DC0A97" w:rsidRDefault="00A52A28" w:rsidP="004564FE">
      <w:pPr>
        <w:rPr>
          <w:del w:id="1545" w:author="HIKARI" w:date="2019-11-09T21:17:00Z"/>
          <w:b w:val="0"/>
          <w:szCs w:val="26"/>
        </w:rPr>
      </w:pPr>
    </w:p>
    <w:p w14:paraId="4DA6CA28" w14:textId="05E94356" w:rsidR="0010290F" w:rsidDel="00A52A28" w:rsidRDefault="0010290F" w:rsidP="004564FE">
      <w:pPr>
        <w:rPr>
          <w:del w:id="1546" w:author="HIKARI" w:date="2019-11-08T23:11:00Z"/>
          <w:b w:val="0"/>
          <w:szCs w:val="26"/>
        </w:rPr>
      </w:pPr>
    </w:p>
    <w:p w14:paraId="60C8FBE1" w14:textId="31D0D685" w:rsidR="0010290F" w:rsidDel="00A52A28" w:rsidRDefault="0010290F" w:rsidP="004564FE">
      <w:pPr>
        <w:rPr>
          <w:del w:id="1547" w:author="HIKARI" w:date="2019-11-08T23:11:00Z"/>
          <w:b w:val="0"/>
          <w:szCs w:val="26"/>
        </w:rPr>
      </w:pPr>
    </w:p>
    <w:p w14:paraId="0EC01376" w14:textId="77777777" w:rsidR="00C62AFE" w:rsidDel="00A52A28" w:rsidRDefault="00C62AFE" w:rsidP="004564FE">
      <w:pPr>
        <w:rPr>
          <w:del w:id="1548" w:author="HIKARI" w:date="2019-11-08T23:11:00Z"/>
          <w:b w:val="0"/>
          <w:szCs w:val="26"/>
        </w:rPr>
      </w:pPr>
    </w:p>
    <w:p w14:paraId="3E892CEF" w14:textId="77777777" w:rsidR="0010290F" w:rsidRPr="00E24C10" w:rsidRDefault="0010290F" w:rsidP="004564FE">
      <w:pPr>
        <w:rPr>
          <w:b w:val="0"/>
          <w:szCs w:val="26"/>
        </w:rPr>
      </w:pPr>
    </w:p>
    <w:p w14:paraId="28277AAD" w14:textId="0A7D6067" w:rsidR="004564FE" w:rsidRPr="00E24C10" w:rsidRDefault="0048368C">
      <w:pPr>
        <w:pStyle w:val="Heading1"/>
        <w:pPrChange w:id="1549" w:author="HIKARI" w:date="2019-11-08T21:25:00Z">
          <w:pPr>
            <w:jc w:val="center"/>
            <w:outlineLvl w:val="0"/>
          </w:pPr>
        </w:pPrChange>
      </w:pPr>
      <w:bookmarkStart w:id="1550" w:name="_Toc24226722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5: </w:t>
      </w:r>
      <w:proofErr w:type="spellStart"/>
      <w:r>
        <w:t>K</w:t>
      </w:r>
      <w:r w:rsidRPr="00E24C10">
        <w:t>ết</w:t>
      </w:r>
      <w:proofErr w:type="spellEnd"/>
      <w:r w:rsidRPr="00E24C10">
        <w:t xml:space="preserve"> </w:t>
      </w:r>
      <w:proofErr w:type="spellStart"/>
      <w:r w:rsidRPr="00E24C10">
        <w:t>luận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</w:t>
      </w:r>
      <w:proofErr w:type="spellStart"/>
      <w:r w:rsidRPr="00E24C10">
        <w:t>hướng</w:t>
      </w:r>
      <w:proofErr w:type="spellEnd"/>
      <w:r w:rsidRPr="00E24C10">
        <w:t xml:space="preserve"> </w:t>
      </w:r>
      <w:proofErr w:type="spellStart"/>
      <w:r w:rsidRPr="00E24C10">
        <w:t>phát</w:t>
      </w:r>
      <w:proofErr w:type="spellEnd"/>
      <w:r w:rsidRPr="00E24C10">
        <w:t xml:space="preserve"> </w:t>
      </w:r>
      <w:proofErr w:type="spellStart"/>
      <w:r w:rsidRPr="00E24C10">
        <w:t>triển</w:t>
      </w:r>
      <w:bookmarkEnd w:id="1550"/>
      <w:proofErr w:type="spellEnd"/>
    </w:p>
    <w:p w14:paraId="0D99FAA5" w14:textId="75D76A1B" w:rsidR="004564FE" w:rsidRDefault="004564FE">
      <w:pPr>
        <w:pStyle w:val="Heading2"/>
        <w:numPr>
          <w:ilvl w:val="0"/>
          <w:numId w:val="44"/>
        </w:numPr>
        <w:pPrChange w:id="1551" w:author="HIKARI" w:date="2019-11-08T21:25:00Z">
          <w:pPr>
            <w:pStyle w:val="ListParagraph"/>
            <w:numPr>
              <w:numId w:val="23"/>
            </w:numPr>
            <w:ind w:hanging="360"/>
            <w:outlineLvl w:val="1"/>
          </w:pPr>
        </w:pPrChange>
      </w:pPr>
      <w:bookmarkStart w:id="1552" w:name="_Toc24226723"/>
      <w:proofErr w:type="spellStart"/>
      <w:r w:rsidRPr="00E24C10">
        <w:t>Kết</w:t>
      </w:r>
      <w:proofErr w:type="spellEnd"/>
      <w:r w:rsidRPr="00E24C10">
        <w:t xml:space="preserve"> </w:t>
      </w:r>
      <w:proofErr w:type="spellStart"/>
      <w:r w:rsidRPr="00E24C10">
        <w:t>luận</w:t>
      </w:r>
      <w:bookmarkEnd w:id="1552"/>
      <w:proofErr w:type="spellEnd"/>
    </w:p>
    <w:p w14:paraId="25B19CDC" w14:textId="775A9E4F" w:rsidR="00E8240A" w:rsidRDefault="00E8240A" w:rsidP="00E8240A">
      <w:pPr>
        <w:ind w:left="360" w:firstLine="720"/>
        <w:rPr>
          <w:b w:val="0"/>
          <w:bCs/>
          <w:szCs w:val="26"/>
        </w:rPr>
      </w:pPr>
      <w:proofErr w:type="spellStart"/>
      <w:r w:rsidRPr="00E8240A">
        <w:rPr>
          <w:b w:val="0"/>
          <w:bCs/>
          <w:szCs w:val="26"/>
        </w:rPr>
        <w:t>Về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cơ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bản</w:t>
      </w:r>
      <w:proofErr w:type="spellEnd"/>
      <w:r w:rsidRPr="00E8240A">
        <w:rPr>
          <w:b w:val="0"/>
          <w:bCs/>
          <w:szCs w:val="26"/>
        </w:rPr>
        <w:t xml:space="preserve">, </w:t>
      </w:r>
      <w:proofErr w:type="spellStart"/>
      <w:r w:rsidRPr="00E8240A">
        <w:rPr>
          <w:b w:val="0"/>
          <w:bCs/>
          <w:szCs w:val="26"/>
        </w:rPr>
        <w:t>nhóm</w:t>
      </w:r>
      <w:proofErr w:type="spellEnd"/>
      <w:del w:id="1553" w:author="phunghx@gmail.com" w:date="2019-11-08T20:24:00Z">
        <w:r w:rsidDel="006961FC">
          <w:rPr>
            <w:b w:val="0"/>
            <w:bCs/>
            <w:szCs w:val="26"/>
          </w:rPr>
          <w:delText xml:space="preserve"> </w:delText>
        </w:r>
      </w:del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tự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nhận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xét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mềm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nhóm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đã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quyết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được</w:t>
      </w:r>
      <w:proofErr w:type="spellEnd"/>
      <w:r w:rsidRPr="00E8240A">
        <w:rPr>
          <w:b w:val="0"/>
          <w:bCs/>
          <w:szCs w:val="26"/>
        </w:rPr>
        <w:t xml:space="preserve"> 95% </w:t>
      </w:r>
      <w:proofErr w:type="spellStart"/>
      <w:r w:rsidRPr="00E8240A">
        <w:rPr>
          <w:b w:val="0"/>
          <w:bCs/>
          <w:szCs w:val="26"/>
        </w:rPr>
        <w:t>yêu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cầu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ra. Sau </w:t>
      </w:r>
      <w:proofErr w:type="spellStart"/>
      <w:r>
        <w:rPr>
          <w:b w:val="0"/>
          <w:bCs/>
          <w:szCs w:val="26"/>
        </w:rPr>
        <w:t>đây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cũng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tồn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proofErr w:type="gramStart"/>
      <w:r>
        <w:rPr>
          <w:b w:val="0"/>
          <w:bCs/>
          <w:szCs w:val="26"/>
        </w:rPr>
        <w:t>mềm</w:t>
      </w:r>
      <w:proofErr w:type="spellEnd"/>
      <w:r w:rsidRPr="00E8240A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.</w:t>
      </w:r>
      <w:proofErr w:type="gramEnd"/>
    </w:p>
    <w:p w14:paraId="624D67EE" w14:textId="6472312A" w:rsidR="00E8240A" w:rsidRDefault="00E8240A" w:rsidP="00E8240A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>:</w:t>
      </w:r>
    </w:p>
    <w:p w14:paraId="0BD4F253" w14:textId="0FDAB933" w:rsidR="00E8240A" w:rsidRDefault="00E8240A" w:rsidP="00E8240A">
      <w:pPr>
        <w:pStyle w:val="ListParagraph"/>
        <w:numPr>
          <w:ilvl w:val="1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</w:t>
      </w:r>
      <w:ins w:id="1554" w:author="HIKARI" w:date="2019-11-09T15:01:00Z">
        <w:r w:rsidR="00E12197">
          <w:rPr>
            <w:b w:val="0"/>
            <w:bCs/>
            <w:szCs w:val="26"/>
          </w:rPr>
          <w:t>àng</w:t>
        </w:r>
      </w:ins>
      <w:proofErr w:type="spellEnd"/>
      <w:del w:id="1555" w:author="HIKARI" w:date="2019-11-09T15:01:00Z">
        <w:r w:rsidDel="00E12197">
          <w:rPr>
            <w:b w:val="0"/>
            <w:bCs/>
            <w:szCs w:val="26"/>
          </w:rPr>
          <w:delText>ang</w:delText>
        </w:r>
      </w:del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dễ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cận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dễ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quen</w:t>
      </w:r>
      <w:proofErr w:type="spellEnd"/>
      <w:r>
        <w:rPr>
          <w:b w:val="0"/>
          <w:bCs/>
          <w:szCs w:val="26"/>
        </w:rPr>
        <w:t>.</w:t>
      </w:r>
    </w:p>
    <w:p w14:paraId="4C1A2A03" w14:textId="66C8E5C3" w:rsidR="00E8240A" w:rsidRDefault="00E8240A" w:rsidP="00E8240A">
      <w:pPr>
        <w:pStyle w:val="ListParagraph"/>
        <w:numPr>
          <w:ilvl w:val="1"/>
          <w:numId w:val="24"/>
        </w:numPr>
        <w:rPr>
          <w:b w:val="0"/>
          <w:bCs/>
          <w:szCs w:val="26"/>
        </w:rPr>
      </w:pPr>
      <w:r>
        <w:rPr>
          <w:b w:val="0"/>
          <w:bCs/>
          <w:szCs w:val="26"/>
        </w:rPr>
        <w:t xml:space="preserve">Dung </w:t>
      </w:r>
      <w:proofErr w:type="spellStart"/>
      <w:r>
        <w:rPr>
          <w:b w:val="0"/>
          <w:bCs/>
          <w:szCs w:val="26"/>
        </w:rPr>
        <w:t>lượng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nhẹ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Chỉ</w:t>
      </w:r>
      <w:proofErr w:type="spellEnd"/>
      <w:r>
        <w:rPr>
          <w:b w:val="0"/>
          <w:bCs/>
          <w:szCs w:val="26"/>
        </w:rPr>
        <w:t xml:space="preserve"> 117KB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file exe </w:t>
      </w:r>
      <w:proofErr w:type="spellStart"/>
      <w:r>
        <w:rPr>
          <w:b w:val="0"/>
          <w:bCs/>
          <w:szCs w:val="26"/>
        </w:rPr>
        <w:t>duy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nhất</w:t>
      </w:r>
      <w:proofErr w:type="spellEnd"/>
      <w:r>
        <w:rPr>
          <w:b w:val="0"/>
          <w:bCs/>
          <w:szCs w:val="26"/>
        </w:rPr>
        <w:t>).</w:t>
      </w:r>
    </w:p>
    <w:p w14:paraId="442360D3" w14:textId="1D3673A7" w:rsidR="00E8240A" w:rsidRDefault="00E8240A" w:rsidP="00E8240A">
      <w:pPr>
        <w:pStyle w:val="ListParagraph"/>
        <w:numPr>
          <w:ilvl w:val="1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tốn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rất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nguyên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hệ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thống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động</w:t>
      </w:r>
      <w:proofErr w:type="spellEnd"/>
      <w:r>
        <w:rPr>
          <w:b w:val="0"/>
          <w:bCs/>
          <w:szCs w:val="26"/>
        </w:rPr>
        <w:t>.</w:t>
      </w:r>
    </w:p>
    <w:p w14:paraId="7D6FB215" w14:textId="27C78E5E" w:rsidR="00E8240A" w:rsidRDefault="00E8240A" w:rsidP="00E8240A">
      <w:pPr>
        <w:pStyle w:val="ListParagraph"/>
        <w:numPr>
          <w:ilvl w:val="1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chạy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ổn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chính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xác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bị</w:t>
      </w:r>
      <w:proofErr w:type="spellEnd"/>
      <w:r>
        <w:rPr>
          <w:b w:val="0"/>
          <w:bCs/>
          <w:szCs w:val="26"/>
        </w:rPr>
        <w:t xml:space="preserve"> crash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thực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yêu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2DAD6625" w14:textId="2BC88F7B" w:rsidR="00E8240A" w:rsidRDefault="00E8240A" w:rsidP="00E8240A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Nhược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>:</w:t>
      </w:r>
    </w:p>
    <w:p w14:paraId="483532FB" w14:textId="54FF9EC3" w:rsidR="00E8240A" w:rsidRDefault="00E8240A" w:rsidP="00E8240A">
      <w:pPr>
        <w:pStyle w:val="ListParagraph"/>
        <w:numPr>
          <w:ilvl w:val="1"/>
          <w:numId w:val="24"/>
        </w:numPr>
        <w:rPr>
          <w:b w:val="0"/>
          <w:bCs/>
          <w:szCs w:val="26"/>
        </w:rPr>
      </w:pPr>
      <w:r>
        <w:rPr>
          <w:b w:val="0"/>
          <w:bCs/>
          <w:szCs w:val="26"/>
        </w:rPr>
        <w:t xml:space="preserve">Diagram </w:t>
      </w:r>
      <w:proofErr w:type="spellStart"/>
      <w:r>
        <w:rPr>
          <w:b w:val="0"/>
          <w:bCs/>
          <w:szCs w:val="26"/>
        </w:rPr>
        <w:t>xuất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chư</w:t>
      </w:r>
      <w:ins w:id="1556" w:author="HIKARI" w:date="2019-11-09T15:01:00Z">
        <w:r w:rsidR="00E12197">
          <w:rPr>
            <w:b w:val="0"/>
            <w:bCs/>
            <w:szCs w:val="26"/>
          </w:rPr>
          <w:t>a</w:t>
        </w:r>
      </w:ins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đẹp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mắt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Chưa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sắp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con </w:t>
      </w:r>
      <w:proofErr w:type="spellStart"/>
      <w:r>
        <w:rPr>
          <w:b w:val="0"/>
          <w:bCs/>
          <w:szCs w:val="26"/>
        </w:rPr>
        <w:t>nằm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ngắn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cha).</w:t>
      </w:r>
    </w:p>
    <w:p w14:paraId="5D6745B4" w14:textId="5FAE4891" w:rsidR="00E8240A" w:rsidRDefault="00E8240A" w:rsidP="00E8240A">
      <w:pPr>
        <w:pStyle w:val="ListParagraph"/>
        <w:numPr>
          <w:ilvl w:val="1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tỏ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kém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Xử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xuất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tốn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nhiều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gian</w:t>
      </w:r>
      <w:proofErr w:type="spellEnd"/>
      <w:r>
        <w:rPr>
          <w:b w:val="0"/>
          <w:bCs/>
          <w:szCs w:val="26"/>
        </w:rPr>
        <w:t>).</w:t>
      </w:r>
    </w:p>
    <w:p w14:paraId="2F4F0B1B" w14:textId="1DA9865D" w:rsidR="00E8240A" w:rsidRDefault="00E8240A" w:rsidP="00E8240A">
      <w:pPr>
        <w:pStyle w:val="ListParagraph"/>
        <w:numPr>
          <w:ilvl w:val="1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Chưa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lỗi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>.</w:t>
      </w:r>
    </w:p>
    <w:p w14:paraId="0B94614D" w14:textId="77777777" w:rsidR="00E8240A" w:rsidRPr="00E8240A" w:rsidRDefault="00E8240A" w:rsidP="00E8240A">
      <w:pPr>
        <w:rPr>
          <w:b w:val="0"/>
          <w:bCs/>
          <w:szCs w:val="26"/>
        </w:rPr>
      </w:pPr>
    </w:p>
    <w:p w14:paraId="1E80C9A2" w14:textId="451FB273" w:rsidR="004D4EEF" w:rsidRDefault="004564FE">
      <w:pPr>
        <w:pStyle w:val="Heading2"/>
        <w:numPr>
          <w:ilvl w:val="0"/>
          <w:numId w:val="44"/>
        </w:numPr>
        <w:pPrChange w:id="1557" w:author="HIKARI" w:date="2019-11-08T21:25:00Z">
          <w:pPr>
            <w:pStyle w:val="ListParagraph"/>
            <w:numPr>
              <w:numId w:val="23"/>
            </w:numPr>
            <w:ind w:hanging="360"/>
            <w:outlineLvl w:val="1"/>
          </w:pPr>
        </w:pPrChange>
      </w:pPr>
      <w:bookmarkStart w:id="1558" w:name="_Toc24226724"/>
      <w:proofErr w:type="spellStart"/>
      <w:r w:rsidRPr="00E24C10">
        <w:t>Hướng</w:t>
      </w:r>
      <w:proofErr w:type="spellEnd"/>
      <w:r w:rsidRPr="00E24C10">
        <w:t xml:space="preserve"> </w:t>
      </w:r>
      <w:proofErr w:type="spellStart"/>
      <w:r w:rsidRPr="00E24C10">
        <w:t>phát</w:t>
      </w:r>
      <w:proofErr w:type="spellEnd"/>
      <w:r w:rsidRPr="00E24C10">
        <w:t xml:space="preserve"> </w:t>
      </w:r>
      <w:proofErr w:type="spellStart"/>
      <w:r w:rsidRPr="00E24C10">
        <w:t>t</w:t>
      </w:r>
      <w:r w:rsidR="004D4EEF">
        <w:t>riển</w:t>
      </w:r>
      <w:bookmarkEnd w:id="1558"/>
      <w:proofErr w:type="spellEnd"/>
    </w:p>
    <w:p w14:paraId="2AEE5BF3" w14:textId="55478831" w:rsidR="004D4EEF" w:rsidRDefault="004D4EEF" w:rsidP="00E00F78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 w:rsidRPr="004D4EEF">
        <w:rPr>
          <w:b w:val="0"/>
          <w:bCs/>
          <w:szCs w:val="26"/>
        </w:rPr>
        <w:t>Thêm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tính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năng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đọc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dữ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liệu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đầu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vào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từ</w:t>
      </w:r>
      <w:proofErr w:type="spellEnd"/>
      <w:r w:rsidRPr="004D4EEF">
        <w:rPr>
          <w:b w:val="0"/>
          <w:bCs/>
          <w:szCs w:val="26"/>
        </w:rPr>
        <w:t xml:space="preserve"> file</w:t>
      </w:r>
      <w:r>
        <w:rPr>
          <w:b w:val="0"/>
          <w:bCs/>
          <w:szCs w:val="26"/>
        </w:rPr>
        <w:t>.</w:t>
      </w:r>
    </w:p>
    <w:p w14:paraId="0377D929" w14:textId="70F812E6" w:rsidR="004D4EEF" w:rsidRDefault="004D4EEF" w:rsidP="00E00F78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đến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rất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>.</w:t>
      </w:r>
    </w:p>
    <w:p w14:paraId="79771C9F" w14:textId="608E7086" w:rsidR="004D4EEF" w:rsidRDefault="004D4EEF" w:rsidP="00E00F78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Chỉnh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sửa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con </w:t>
      </w:r>
      <w:proofErr w:type="spellStart"/>
      <w:r>
        <w:rPr>
          <w:b w:val="0"/>
          <w:bCs/>
          <w:szCs w:val="26"/>
        </w:rPr>
        <w:t>bên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gàng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đúng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đắn</w:t>
      </w:r>
      <w:proofErr w:type="spellEnd"/>
      <w:del w:id="1559" w:author="HIKARI" w:date="2019-11-09T15:01:00Z">
        <w:r w:rsidDel="00E12197">
          <w:rPr>
            <w:b w:val="0"/>
            <w:bCs/>
            <w:szCs w:val="26"/>
          </w:rPr>
          <w:delText>g</w:delText>
        </w:r>
      </w:del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nhất</w:t>
      </w:r>
      <w:proofErr w:type="spellEnd"/>
      <w:r>
        <w:rPr>
          <w:b w:val="0"/>
          <w:bCs/>
          <w:szCs w:val="26"/>
        </w:rPr>
        <w:t>.</w:t>
      </w:r>
    </w:p>
    <w:p w14:paraId="01AB3C87" w14:textId="3AA8946F" w:rsidR="004D4EEF" w:rsidRDefault="004D4EEF" w:rsidP="00E00F78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Viết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thêm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tính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lỗi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>.</w:t>
      </w:r>
    </w:p>
    <w:p w14:paraId="7F5696D4" w14:textId="4D51153D" w:rsidR="004D4EEF" w:rsidRPr="004D4EEF" w:rsidRDefault="004D4EEF" w:rsidP="00E00F78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74BAD7E0" w14:textId="47223E1C" w:rsidR="00CB168F" w:rsidRDefault="00CB168F" w:rsidP="00CB168F">
      <w:pPr>
        <w:rPr>
          <w:i/>
          <w:iCs/>
          <w:sz w:val="32"/>
        </w:rPr>
      </w:pPr>
    </w:p>
    <w:p w14:paraId="0B5E51C7" w14:textId="67D97903" w:rsidR="00E00F78" w:rsidRDefault="00E00F78" w:rsidP="001A31CB">
      <w:pPr>
        <w:rPr>
          <w:i/>
          <w:iCs/>
          <w:sz w:val="32"/>
        </w:rPr>
      </w:pPr>
    </w:p>
    <w:p w14:paraId="413F93F9" w14:textId="4E1811E4" w:rsidR="001F2A96" w:rsidRDefault="001F2A96" w:rsidP="001A31CB">
      <w:pPr>
        <w:rPr>
          <w:ins w:id="1560" w:author="HIKARI" w:date="2019-11-08T23:10:00Z"/>
          <w:i/>
          <w:iCs/>
          <w:sz w:val="32"/>
        </w:rPr>
      </w:pPr>
    </w:p>
    <w:p w14:paraId="64777959" w14:textId="77777777" w:rsidR="003059AA" w:rsidRPr="00E24C10" w:rsidRDefault="003059AA" w:rsidP="001A31CB">
      <w:pPr>
        <w:rPr>
          <w:i/>
          <w:iCs/>
          <w:sz w:val="32"/>
        </w:rPr>
      </w:pPr>
    </w:p>
    <w:p w14:paraId="56A1C3AF" w14:textId="08610242" w:rsidR="004564FE" w:rsidRDefault="00E8240A">
      <w:pPr>
        <w:pStyle w:val="Heading1"/>
        <w:rPr>
          <w:ins w:id="1561" w:author="HIKARI" w:date="2019-11-09T14:28:00Z"/>
        </w:rPr>
      </w:pPr>
      <w:bookmarkStart w:id="1562" w:name="_Toc24226725"/>
      <w:commentRangeStart w:id="1563"/>
      <w:proofErr w:type="spellStart"/>
      <w:r>
        <w:lastRenderedPageBreak/>
        <w:t>T</w:t>
      </w:r>
      <w:r w:rsidRPr="00E24C10">
        <w:t>ài</w:t>
      </w:r>
      <w:proofErr w:type="spellEnd"/>
      <w:r w:rsidRPr="00E24C10">
        <w:t xml:space="preserve"> </w:t>
      </w:r>
      <w:proofErr w:type="spellStart"/>
      <w:r w:rsidRPr="00E24C10">
        <w:t>liệu</w:t>
      </w:r>
      <w:proofErr w:type="spellEnd"/>
      <w:r w:rsidRPr="00E24C10">
        <w:t xml:space="preserve"> </w:t>
      </w:r>
      <w:proofErr w:type="spellStart"/>
      <w:r w:rsidRPr="00E24C10">
        <w:t>tham</w:t>
      </w:r>
      <w:proofErr w:type="spellEnd"/>
      <w:r w:rsidRPr="00E24C10">
        <w:t xml:space="preserve"> </w:t>
      </w:r>
      <w:proofErr w:type="spellStart"/>
      <w:r w:rsidRPr="00E24C10">
        <w:t>khảo</w:t>
      </w:r>
      <w:commentRangeEnd w:id="1563"/>
      <w:proofErr w:type="spellEnd"/>
      <w:r w:rsidR="006961FC">
        <w:rPr>
          <w:rStyle w:val="CommentReference"/>
        </w:rPr>
        <w:commentReference w:id="1563"/>
      </w:r>
      <w:bookmarkEnd w:id="1562"/>
    </w:p>
    <w:p w14:paraId="0CA05547" w14:textId="6A709306" w:rsidR="008E25CE" w:rsidRDefault="008E25CE" w:rsidP="008E25CE">
      <w:pPr>
        <w:rPr>
          <w:ins w:id="1564" w:author="HIKARI" w:date="2019-11-09T15:14:00Z"/>
          <w:b w:val="0"/>
          <w:bCs/>
        </w:rPr>
      </w:pPr>
      <w:ins w:id="1565" w:author="HIKARI" w:date="2019-11-09T14:28:00Z">
        <w:r w:rsidRPr="008E25CE">
          <w:rPr>
            <w:b w:val="0"/>
            <w:bCs/>
            <w:rPrChange w:id="1566" w:author="HIKARI" w:date="2019-11-09T14:29:00Z">
              <w:rPr/>
            </w:rPrChange>
          </w:rPr>
          <w:t xml:space="preserve">[1]. </w:t>
        </w:r>
      </w:ins>
      <w:proofErr w:type="spellStart"/>
      <w:ins w:id="1567" w:author="HIKARI" w:date="2019-11-09T14:30:00Z">
        <w:r>
          <w:rPr>
            <w:b w:val="0"/>
            <w:bCs/>
          </w:rPr>
          <w:t>Keras</w:t>
        </w:r>
        <w:proofErr w:type="spellEnd"/>
        <w:r>
          <w:rPr>
            <w:b w:val="0"/>
            <w:bCs/>
          </w:rPr>
          <w:t xml:space="preserve"> Sharp – </w:t>
        </w:r>
        <w:proofErr w:type="spellStart"/>
        <w:r>
          <w:rPr>
            <w:b w:val="0"/>
            <w:bCs/>
          </w:rPr>
          <w:t>Tác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giả</w:t>
        </w:r>
        <w:proofErr w:type="spellEnd"/>
        <w:r>
          <w:rPr>
            <w:b w:val="0"/>
            <w:bCs/>
          </w:rPr>
          <w:t xml:space="preserve">: </w:t>
        </w:r>
      </w:ins>
      <w:proofErr w:type="spellStart"/>
      <w:ins w:id="1568" w:author="HIKARI" w:date="2019-11-09T14:31:00Z">
        <w:r>
          <w:rPr>
            <w:b w:val="0"/>
            <w:bCs/>
          </w:rPr>
          <w:t>C</w:t>
        </w:r>
        <w:r w:rsidRPr="008E25CE">
          <w:rPr>
            <w:b w:val="0"/>
            <w:bCs/>
          </w:rPr>
          <w:t>esarsouza</w:t>
        </w:r>
        <w:proofErr w:type="spellEnd"/>
        <w:r>
          <w:rPr>
            <w:b w:val="0"/>
            <w:bCs/>
          </w:rPr>
          <w:t xml:space="preserve"> </w:t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HYPERLINK "https://github.com/cesarsouza/keras-sharp" </w:instrText>
        </w:r>
        <w:r>
          <w:rPr>
            <w:b w:val="0"/>
            <w:bCs/>
          </w:rPr>
          <w:fldChar w:fldCharType="separate"/>
        </w:r>
        <w:r w:rsidRPr="008E25CE">
          <w:rPr>
            <w:rStyle w:val="Hyperlink"/>
            <w:b w:val="0"/>
            <w:bCs/>
          </w:rPr>
          <w:t>github.com/</w:t>
        </w:r>
        <w:proofErr w:type="spellStart"/>
        <w:r w:rsidRPr="008E25CE">
          <w:rPr>
            <w:rStyle w:val="Hyperlink"/>
            <w:b w:val="0"/>
            <w:bCs/>
          </w:rPr>
          <w:t>cesarsouza</w:t>
        </w:r>
        <w:proofErr w:type="spellEnd"/>
        <w:r w:rsidRPr="008E25CE">
          <w:rPr>
            <w:rStyle w:val="Hyperlink"/>
            <w:b w:val="0"/>
            <w:bCs/>
          </w:rPr>
          <w:t>/</w:t>
        </w:r>
        <w:proofErr w:type="spellStart"/>
        <w:r w:rsidRPr="008E25CE">
          <w:rPr>
            <w:rStyle w:val="Hyperlink"/>
            <w:b w:val="0"/>
            <w:bCs/>
          </w:rPr>
          <w:t>keras</w:t>
        </w:r>
        <w:proofErr w:type="spellEnd"/>
        <w:r w:rsidRPr="008E25CE">
          <w:rPr>
            <w:rStyle w:val="Hyperlink"/>
            <w:b w:val="0"/>
            <w:bCs/>
          </w:rPr>
          <w:t>-sharp</w:t>
        </w:r>
        <w:r>
          <w:rPr>
            <w:b w:val="0"/>
            <w:bCs/>
          </w:rPr>
          <w:fldChar w:fldCharType="end"/>
        </w:r>
      </w:ins>
    </w:p>
    <w:p w14:paraId="7BC52AFD" w14:textId="77777777" w:rsidR="00A91936" w:rsidRDefault="00A91936" w:rsidP="008E25CE">
      <w:pPr>
        <w:rPr>
          <w:ins w:id="1569" w:author="HIKARI" w:date="2019-11-09T14:54:00Z"/>
          <w:b w:val="0"/>
          <w:bCs/>
        </w:rPr>
      </w:pPr>
    </w:p>
    <w:p w14:paraId="5BBE20B8" w14:textId="6AFEEF17" w:rsidR="00505291" w:rsidRDefault="00505291" w:rsidP="008E25CE">
      <w:pPr>
        <w:rPr>
          <w:ins w:id="1570" w:author="HIKARI" w:date="2019-11-09T15:14:00Z"/>
          <w:b w:val="0"/>
          <w:bCs/>
        </w:rPr>
      </w:pPr>
      <w:ins w:id="1571" w:author="HIKARI" w:date="2019-11-09T14:54:00Z">
        <w:r>
          <w:rPr>
            <w:b w:val="0"/>
            <w:bCs/>
          </w:rPr>
          <w:t xml:space="preserve">[2]. </w:t>
        </w:r>
        <w:proofErr w:type="spellStart"/>
        <w:r>
          <w:rPr>
            <w:b w:val="0"/>
            <w:bCs/>
          </w:rPr>
          <w:t>Tài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của</w:t>
        </w:r>
        <w:proofErr w:type="spellEnd"/>
        <w:r>
          <w:rPr>
            <w:b w:val="0"/>
            <w:bCs/>
          </w:rPr>
          <w:t xml:space="preserve"> TensorFlow </w:t>
        </w:r>
        <w:proofErr w:type="spellStart"/>
        <w:r>
          <w:rPr>
            <w:b w:val="0"/>
            <w:bCs/>
          </w:rPr>
          <w:t>về</w:t>
        </w:r>
        <w:proofErr w:type="spellEnd"/>
        <w:r>
          <w:rPr>
            <w:b w:val="0"/>
            <w:bCs/>
          </w:rPr>
          <w:t xml:space="preserve"> Layer</w:t>
        </w:r>
      </w:ins>
      <w:ins w:id="1572" w:author="HIKARI" w:date="2019-11-09T14:55:00Z">
        <w:r>
          <w:rPr>
            <w:b w:val="0"/>
            <w:bCs/>
          </w:rPr>
          <w:t>s</w:t>
        </w:r>
      </w:ins>
      <w:ins w:id="1573" w:author="HIKARI" w:date="2019-11-09T14:54:00Z">
        <w:r>
          <w:rPr>
            <w:b w:val="0"/>
            <w:bCs/>
          </w:rPr>
          <w:t xml:space="preserve"> API</w:t>
        </w:r>
      </w:ins>
      <w:ins w:id="1574" w:author="HIKARI" w:date="2019-11-09T14:55:00Z">
        <w:r>
          <w:rPr>
            <w:b w:val="0"/>
            <w:bCs/>
          </w:rPr>
          <w:t xml:space="preserve"> </w:t>
        </w:r>
      </w:ins>
      <w:ins w:id="1575" w:author="HIKARI" w:date="2019-11-09T15:11:00Z">
        <w:r w:rsidR="00972716">
          <w:rPr>
            <w:b w:val="0"/>
            <w:bCs/>
          </w:rPr>
          <w:fldChar w:fldCharType="begin"/>
        </w:r>
        <w:r w:rsidR="00972716">
          <w:rPr>
            <w:b w:val="0"/>
            <w:bCs/>
          </w:rPr>
          <w:instrText xml:space="preserve"> HYPERLINK "https://www.tensorflow.org/versions/r1.15/api_docs/python/tf/layers?hl=fa" </w:instrText>
        </w:r>
        <w:r w:rsidR="00972716">
          <w:rPr>
            <w:b w:val="0"/>
            <w:bCs/>
          </w:rPr>
          <w:fldChar w:fldCharType="separate"/>
        </w:r>
        <w:r w:rsidR="00972716" w:rsidRPr="00972716">
          <w:rPr>
            <w:rStyle w:val="Hyperlink"/>
            <w:b w:val="0"/>
            <w:bCs/>
          </w:rPr>
          <w:t>https://www.tensorflow.org/versions/r1.15/api_docs/python/tf/layers?hl=fa</w:t>
        </w:r>
        <w:r w:rsidR="00972716">
          <w:rPr>
            <w:b w:val="0"/>
            <w:bCs/>
          </w:rPr>
          <w:fldChar w:fldCharType="end"/>
        </w:r>
      </w:ins>
    </w:p>
    <w:p w14:paraId="51274435" w14:textId="77777777" w:rsidR="00A91936" w:rsidRDefault="00A91936" w:rsidP="008E25CE">
      <w:pPr>
        <w:rPr>
          <w:ins w:id="1576" w:author="HIKARI" w:date="2019-11-09T15:02:00Z"/>
          <w:b w:val="0"/>
          <w:bCs/>
        </w:rPr>
      </w:pPr>
    </w:p>
    <w:p w14:paraId="34298745" w14:textId="228AC0BF" w:rsidR="00972716" w:rsidRDefault="00972716" w:rsidP="008E25CE">
      <w:pPr>
        <w:rPr>
          <w:ins w:id="1577" w:author="HIKARI" w:date="2019-11-09T15:14:00Z"/>
          <w:b w:val="0"/>
          <w:bCs/>
        </w:rPr>
      </w:pPr>
      <w:ins w:id="1578" w:author="HIKARI" w:date="2019-11-09T15:02:00Z">
        <w:r>
          <w:rPr>
            <w:b w:val="0"/>
            <w:bCs/>
          </w:rPr>
          <w:t xml:space="preserve">[3]. </w:t>
        </w:r>
      </w:ins>
      <w:proofErr w:type="spellStart"/>
      <w:ins w:id="1579" w:author="HIKARI" w:date="2019-11-09T15:03:00Z">
        <w:r w:rsidRPr="00972716">
          <w:rPr>
            <w:b w:val="0"/>
            <w:bCs/>
          </w:rPr>
          <w:t>Bắt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đầu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với</w:t>
        </w:r>
        <w:proofErr w:type="spellEnd"/>
        <w:r w:rsidRPr="00972716">
          <w:rPr>
            <w:b w:val="0"/>
            <w:bCs/>
          </w:rPr>
          <w:t xml:space="preserve"> Machine Learning </w:t>
        </w:r>
        <w:proofErr w:type="spellStart"/>
        <w:r w:rsidRPr="00972716">
          <w:rPr>
            <w:b w:val="0"/>
            <w:bCs/>
          </w:rPr>
          <w:t>thông</w:t>
        </w:r>
        <w:proofErr w:type="spellEnd"/>
        <w:r w:rsidRPr="00972716">
          <w:rPr>
            <w:b w:val="0"/>
            <w:bCs/>
          </w:rPr>
          <w:t xml:space="preserve"> qua </w:t>
        </w:r>
        <w:proofErr w:type="spellStart"/>
        <w:r w:rsidRPr="00972716">
          <w:rPr>
            <w:b w:val="0"/>
            <w:bCs/>
          </w:rPr>
          <w:t>Tensorflow</w:t>
        </w:r>
        <w:proofErr w:type="spellEnd"/>
        <w:r>
          <w:rPr>
            <w:b w:val="0"/>
            <w:bCs/>
          </w:rPr>
          <w:t xml:space="preserve">  - </w:t>
        </w:r>
        <w:proofErr w:type="spellStart"/>
        <w:r>
          <w:rPr>
            <w:b w:val="0"/>
            <w:bCs/>
          </w:rPr>
          <w:t>Tác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giả</w:t>
        </w:r>
      </w:ins>
      <w:proofErr w:type="spellEnd"/>
      <w:ins w:id="1580" w:author="HIKARI" w:date="2019-11-09T15:09:00Z">
        <w:r>
          <w:rPr>
            <w:b w:val="0"/>
            <w:bCs/>
          </w:rPr>
          <w:t>:</w:t>
        </w:r>
      </w:ins>
      <w:ins w:id="1581" w:author="HIKARI" w:date="2019-11-09T15:03:00Z">
        <w:r>
          <w:rPr>
            <w:b w:val="0"/>
            <w:bCs/>
          </w:rPr>
          <w:t xml:space="preserve"> </w:t>
        </w:r>
      </w:ins>
      <w:proofErr w:type="spellStart"/>
      <w:ins w:id="1582" w:author="HIKARI" w:date="2019-11-09T15:07:00Z">
        <w:r w:rsidRPr="00972716">
          <w:rPr>
            <w:b w:val="0"/>
            <w:bCs/>
          </w:rPr>
          <w:t>Trần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Đức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Tâm</w:t>
        </w:r>
        <w:proofErr w:type="spellEnd"/>
        <w:r>
          <w:rPr>
            <w:b w:val="0"/>
            <w:bCs/>
          </w:rPr>
          <w:t xml:space="preserve"> </w:t>
        </w:r>
        <w:r>
          <w:rPr>
            <w:b w:val="0"/>
            <w:bCs/>
          </w:rPr>
          <w:fldChar w:fldCharType="begin"/>
        </w:r>
      </w:ins>
      <w:ins w:id="1583" w:author="HIKARI" w:date="2019-11-09T15:11:00Z">
        <w:r>
          <w:rPr>
            <w:b w:val="0"/>
            <w:bCs/>
          </w:rPr>
          <w:instrText>HYPERLINK "https://www.kipalog.com/posts/Bat-dau-voi-Machine-Learning-thong-qua-Tensorflow--Phan-I-2"</w:instrText>
        </w:r>
      </w:ins>
      <w:ins w:id="1584" w:author="HIKARI" w:date="2019-11-09T15:07:00Z">
        <w:r>
          <w:rPr>
            <w:b w:val="0"/>
            <w:bCs/>
          </w:rPr>
          <w:fldChar w:fldCharType="separate"/>
        </w:r>
      </w:ins>
      <w:ins w:id="1585" w:author="HIKARI" w:date="2019-11-09T15:11:00Z">
        <w:r>
          <w:rPr>
            <w:rStyle w:val="Hyperlink"/>
            <w:b w:val="0"/>
            <w:bCs/>
          </w:rPr>
          <w:t>https://www.kipalog.com/posts/Bat-dau-voi-Machine-Learning-thong-qua-Tensorflow--Phan-I-2</w:t>
        </w:r>
      </w:ins>
      <w:ins w:id="1586" w:author="HIKARI" w:date="2019-11-09T15:07:00Z">
        <w:r>
          <w:rPr>
            <w:b w:val="0"/>
            <w:bCs/>
          </w:rPr>
          <w:fldChar w:fldCharType="end"/>
        </w:r>
      </w:ins>
    </w:p>
    <w:p w14:paraId="40111928" w14:textId="77777777" w:rsidR="00A91936" w:rsidRDefault="00A91936" w:rsidP="008E25CE">
      <w:pPr>
        <w:rPr>
          <w:ins w:id="1587" w:author="HIKARI" w:date="2019-11-09T15:07:00Z"/>
          <w:b w:val="0"/>
          <w:bCs/>
        </w:rPr>
      </w:pPr>
    </w:p>
    <w:p w14:paraId="4F4FF5A2" w14:textId="151A9F77" w:rsidR="00972716" w:rsidRDefault="00972716" w:rsidP="008E25CE">
      <w:pPr>
        <w:rPr>
          <w:ins w:id="1588" w:author="HIKARI" w:date="2019-11-09T15:09:00Z"/>
          <w:b w:val="0"/>
          <w:bCs/>
        </w:rPr>
      </w:pPr>
      <w:ins w:id="1589" w:author="HIKARI" w:date="2019-11-09T15:07:00Z">
        <w:r>
          <w:rPr>
            <w:b w:val="0"/>
            <w:bCs/>
          </w:rPr>
          <w:t xml:space="preserve">[4]. </w:t>
        </w:r>
      </w:ins>
      <w:proofErr w:type="spellStart"/>
      <w:ins w:id="1590" w:author="HIKARI" w:date="2019-11-09T15:08:00Z">
        <w:r>
          <w:rPr>
            <w:b w:val="0"/>
            <w:bCs/>
          </w:rPr>
          <w:t>Loạt</w:t>
        </w:r>
        <w:proofErr w:type="spellEnd"/>
        <w:r>
          <w:rPr>
            <w:b w:val="0"/>
            <w:bCs/>
          </w:rPr>
          <w:t xml:space="preserve"> v</w:t>
        </w:r>
      </w:ins>
      <w:ins w:id="1591" w:author="HIKARI" w:date="2019-11-09T15:07:00Z">
        <w:r>
          <w:rPr>
            <w:b w:val="0"/>
            <w:bCs/>
          </w:rPr>
          <w:t xml:space="preserve">ideo </w:t>
        </w:r>
        <w:r w:rsidRPr="00972716">
          <w:rPr>
            <w:b w:val="0"/>
            <w:bCs/>
          </w:rPr>
          <w:t xml:space="preserve">TensorFlow.js: Layers API Part 1 </w:t>
        </w:r>
      </w:ins>
      <w:ins w:id="1592" w:author="HIKARI" w:date="2019-11-09T15:08:00Z">
        <w:r>
          <w:rPr>
            <w:b w:val="0"/>
            <w:bCs/>
          </w:rPr>
          <w:t xml:space="preserve">&amp; Part 2 – </w:t>
        </w:r>
      </w:ins>
      <w:proofErr w:type="spellStart"/>
      <w:ins w:id="1593" w:author="HIKARI" w:date="2019-11-09T15:09:00Z">
        <w:r>
          <w:rPr>
            <w:b w:val="0"/>
            <w:bCs/>
          </w:rPr>
          <w:t>Tác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giả</w:t>
        </w:r>
        <w:proofErr w:type="spellEnd"/>
        <w:r>
          <w:rPr>
            <w:b w:val="0"/>
            <w:bCs/>
          </w:rPr>
          <w:t xml:space="preserve">: </w:t>
        </w:r>
        <w:r w:rsidRPr="00972716">
          <w:rPr>
            <w:b w:val="0"/>
            <w:bCs/>
          </w:rPr>
          <w:t>The Coding Train</w:t>
        </w:r>
      </w:ins>
    </w:p>
    <w:p w14:paraId="396445B6" w14:textId="24A52264" w:rsidR="00972716" w:rsidRDefault="00972716" w:rsidP="008E25CE">
      <w:pPr>
        <w:rPr>
          <w:ins w:id="1594" w:author="HIKARI" w:date="2019-11-09T15:14:00Z"/>
          <w:b w:val="0"/>
          <w:bCs/>
        </w:rPr>
      </w:pPr>
      <w:ins w:id="1595" w:author="HIKARI" w:date="2019-11-09T15:10:00Z"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>HYPERLINK "http://www.youtube.com/watch?v=F4WWukTWoXY"</w:instrText>
        </w:r>
        <w:r>
          <w:rPr>
            <w:b w:val="0"/>
            <w:bCs/>
          </w:rPr>
          <w:fldChar w:fldCharType="separate"/>
        </w:r>
        <w:r>
          <w:rPr>
            <w:rStyle w:val="Hyperlink"/>
            <w:b w:val="0"/>
            <w:bCs/>
          </w:rPr>
          <w:t>http://www.youtube.com/watch?v=F4WWukTWoXY</w:t>
        </w:r>
        <w:r>
          <w:rPr>
            <w:b w:val="0"/>
            <w:bCs/>
          </w:rPr>
          <w:fldChar w:fldCharType="end"/>
        </w:r>
      </w:ins>
    </w:p>
    <w:p w14:paraId="6E25285F" w14:textId="77777777" w:rsidR="00A91936" w:rsidRDefault="00A91936" w:rsidP="008E25CE">
      <w:pPr>
        <w:rPr>
          <w:ins w:id="1596" w:author="HIKARI" w:date="2019-11-09T15:13:00Z"/>
          <w:b w:val="0"/>
          <w:bCs/>
        </w:rPr>
      </w:pPr>
    </w:p>
    <w:p w14:paraId="6ECB1F7E" w14:textId="77777777" w:rsidR="00A91936" w:rsidRDefault="00A91936" w:rsidP="008E25CE">
      <w:pPr>
        <w:rPr>
          <w:ins w:id="1597" w:author="HIKARI" w:date="2019-11-09T15:14:00Z"/>
          <w:b w:val="0"/>
          <w:bCs/>
        </w:rPr>
      </w:pPr>
      <w:ins w:id="1598" w:author="HIKARI" w:date="2019-11-09T15:13:00Z">
        <w:r>
          <w:rPr>
            <w:b w:val="0"/>
            <w:bCs/>
          </w:rPr>
          <w:t xml:space="preserve">[5]. </w:t>
        </w:r>
        <w:proofErr w:type="spellStart"/>
        <w:r>
          <w:rPr>
            <w:b w:val="0"/>
            <w:bCs/>
          </w:rPr>
          <w:t>Tài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của</w:t>
        </w:r>
        <w:proofErr w:type="spellEnd"/>
        <w:r>
          <w:rPr>
            <w:b w:val="0"/>
            <w:bCs/>
          </w:rPr>
          <w:t xml:space="preserve"> Microsoft </w:t>
        </w:r>
        <w:proofErr w:type="spellStart"/>
        <w:r>
          <w:rPr>
            <w:b w:val="0"/>
            <w:bCs/>
          </w:rPr>
          <w:t>về</w:t>
        </w:r>
        <w:proofErr w:type="spellEnd"/>
        <w:r>
          <w:rPr>
            <w:b w:val="0"/>
            <w:bCs/>
          </w:rPr>
          <w:t xml:space="preserve"> </w:t>
        </w:r>
        <w:r w:rsidRPr="00A91936">
          <w:rPr>
            <w:b w:val="0"/>
            <w:bCs/>
          </w:rPr>
          <w:t>Windows Presentation Foundation</w:t>
        </w:r>
        <w:r>
          <w:rPr>
            <w:b w:val="0"/>
            <w:bCs/>
          </w:rPr>
          <w:t xml:space="preserve"> </w:t>
        </w:r>
      </w:ins>
    </w:p>
    <w:p w14:paraId="3465DF1A" w14:textId="3DC31387" w:rsidR="00A91936" w:rsidRDefault="00A91936" w:rsidP="008E25CE">
      <w:pPr>
        <w:rPr>
          <w:ins w:id="1599" w:author="HIKARI" w:date="2019-11-09T15:15:00Z"/>
          <w:b w:val="0"/>
          <w:bCs/>
        </w:rPr>
      </w:pPr>
      <w:ins w:id="1600" w:author="HIKARI" w:date="2019-11-09T15:14:00Z"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HYPERLINK "</w:instrText>
        </w:r>
      </w:ins>
      <w:ins w:id="1601" w:author="HIKARI" w:date="2019-11-09T15:13:00Z">
        <w:r w:rsidRPr="00A91936">
          <w:rPr>
            <w:rPrChange w:id="1602" w:author="HIKARI" w:date="2019-11-09T15:14:00Z">
              <w:rPr>
                <w:rStyle w:val="Hyperlink"/>
                <w:b w:val="0"/>
                <w:bCs/>
              </w:rPr>
            </w:rPrChange>
          </w:rPr>
          <w:instrText>https://docs.microsoft.com/en-us/dotnet/framework/wpf/</w:instrText>
        </w:r>
      </w:ins>
      <w:ins w:id="1603" w:author="HIKARI" w:date="2019-11-09T15:14:00Z">
        <w:r>
          <w:rPr>
            <w:b w:val="0"/>
            <w:bCs/>
          </w:rPr>
          <w:instrText xml:space="preserve">" </w:instrText>
        </w:r>
        <w:r>
          <w:rPr>
            <w:b w:val="0"/>
            <w:bCs/>
          </w:rPr>
          <w:fldChar w:fldCharType="separate"/>
        </w:r>
      </w:ins>
      <w:ins w:id="1604" w:author="HIKARI" w:date="2019-11-09T15:13:00Z">
        <w:r w:rsidRPr="00FD33BB">
          <w:rPr>
            <w:rStyle w:val="Hyperlink"/>
            <w:b w:val="0"/>
            <w:bCs/>
          </w:rPr>
          <w:t>https://docs.microsoft.com/en-us/dotnet/framework/wpf/</w:t>
        </w:r>
      </w:ins>
      <w:ins w:id="1605" w:author="HIKARI" w:date="2019-11-09T15:14:00Z">
        <w:r>
          <w:rPr>
            <w:b w:val="0"/>
            <w:bCs/>
          </w:rPr>
          <w:fldChar w:fldCharType="end"/>
        </w:r>
      </w:ins>
    </w:p>
    <w:p w14:paraId="7FD0E9AC" w14:textId="2BE3759D" w:rsidR="00094F97" w:rsidRDefault="00094F97" w:rsidP="008E25CE">
      <w:pPr>
        <w:rPr>
          <w:ins w:id="1606" w:author="HIKARI" w:date="2019-11-09T15:15:00Z"/>
          <w:b w:val="0"/>
          <w:bCs/>
        </w:rPr>
      </w:pPr>
    </w:p>
    <w:p w14:paraId="5023DB6E" w14:textId="67C0EE5E" w:rsidR="00094F97" w:rsidRPr="008E25CE" w:rsidRDefault="00094F97">
      <w:pPr>
        <w:rPr>
          <w:b w:val="0"/>
          <w:bCs/>
          <w:rPrChange w:id="1607" w:author="HIKARI" w:date="2019-11-09T14:29:00Z">
            <w:rPr/>
          </w:rPrChange>
        </w:rPr>
        <w:pPrChange w:id="1608" w:author="HIKARI" w:date="2019-11-09T14:28:00Z">
          <w:pPr>
            <w:jc w:val="center"/>
            <w:outlineLvl w:val="0"/>
          </w:pPr>
        </w:pPrChange>
      </w:pPr>
      <w:ins w:id="1609" w:author="HIKARI" w:date="2019-11-09T15:15:00Z">
        <w:r>
          <w:rPr>
            <w:b w:val="0"/>
            <w:bCs/>
          </w:rPr>
          <w:t>[</w:t>
        </w:r>
      </w:ins>
      <w:ins w:id="1610" w:author="HIKARI" w:date="2019-11-09T15:16:00Z">
        <w:r>
          <w:rPr>
            <w:b w:val="0"/>
            <w:bCs/>
          </w:rPr>
          <w:t>6</w:t>
        </w:r>
      </w:ins>
      <w:ins w:id="1611" w:author="HIKARI" w:date="2019-11-09T15:15:00Z">
        <w:r>
          <w:rPr>
            <w:b w:val="0"/>
            <w:bCs/>
          </w:rPr>
          <w:t>]</w:t>
        </w:r>
      </w:ins>
      <w:ins w:id="1612" w:author="HIKARI" w:date="2019-11-09T15:16:00Z">
        <w:r>
          <w:rPr>
            <w:b w:val="0"/>
            <w:bCs/>
          </w:rPr>
          <w:t xml:space="preserve">. </w:t>
        </w:r>
        <w:proofErr w:type="spellStart"/>
        <w:r>
          <w:rPr>
            <w:b w:val="0"/>
            <w:bCs/>
          </w:rPr>
          <w:t>Mã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nguồn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NetScope</w:t>
        </w:r>
        <w:proofErr w:type="spellEnd"/>
        <w:r>
          <w:rPr>
            <w:b w:val="0"/>
            <w:bCs/>
          </w:rPr>
          <w:t xml:space="preserve"> </w:t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HYPERLINK "https://github.com/ethereon/netscope" </w:instrText>
        </w:r>
        <w:r>
          <w:rPr>
            <w:b w:val="0"/>
            <w:bCs/>
          </w:rPr>
          <w:fldChar w:fldCharType="separate"/>
        </w:r>
        <w:r w:rsidRPr="00094F97">
          <w:rPr>
            <w:rStyle w:val="Hyperlink"/>
            <w:b w:val="0"/>
            <w:bCs/>
          </w:rPr>
          <w:t>https://github.com/ethereon/netscope</w:t>
        </w:r>
        <w:r>
          <w:rPr>
            <w:b w:val="0"/>
            <w:bCs/>
          </w:rPr>
          <w:fldChar w:fldCharType="end"/>
        </w:r>
      </w:ins>
    </w:p>
    <w:p w14:paraId="7B1B8801" w14:textId="6F857E90" w:rsidR="004564FE" w:rsidRDefault="004564FE" w:rsidP="004564FE">
      <w:pPr>
        <w:rPr>
          <w:ins w:id="1613" w:author="HIKARI" w:date="2019-11-09T15:18:00Z"/>
          <w:b w:val="0"/>
          <w:szCs w:val="26"/>
        </w:rPr>
      </w:pPr>
    </w:p>
    <w:p w14:paraId="6F554229" w14:textId="2B0A0C34" w:rsidR="00094F97" w:rsidRPr="00E24C10" w:rsidRDefault="00094F97" w:rsidP="004564FE">
      <w:pPr>
        <w:rPr>
          <w:b w:val="0"/>
          <w:szCs w:val="26"/>
        </w:rPr>
      </w:pPr>
      <w:ins w:id="1614" w:author="HIKARI" w:date="2019-11-09T15:18:00Z">
        <w:r>
          <w:rPr>
            <w:b w:val="0"/>
            <w:szCs w:val="26"/>
          </w:rPr>
          <w:t xml:space="preserve">[7]. </w:t>
        </w:r>
        <w:proofErr w:type="spellStart"/>
        <w:r>
          <w:rPr>
            <w:b w:val="0"/>
            <w:szCs w:val="26"/>
          </w:rPr>
          <w:t>Tài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liệu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về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TensorBoard</w:t>
        </w:r>
        <w:proofErr w:type="spellEnd"/>
        <w:r>
          <w:rPr>
            <w:b w:val="0"/>
            <w:szCs w:val="26"/>
          </w:rPr>
          <w:t xml:space="preserve"> </w:t>
        </w:r>
      </w:ins>
      <w:ins w:id="1615" w:author="HIKARI" w:date="2019-11-09T15:19:00Z">
        <w:r>
          <w:rPr>
            <w:b w:val="0"/>
            <w:szCs w:val="26"/>
          </w:rPr>
          <w:fldChar w:fldCharType="begin"/>
        </w:r>
        <w:r>
          <w:rPr>
            <w:b w:val="0"/>
            <w:szCs w:val="26"/>
          </w:rPr>
          <w:instrText xml:space="preserve"> HYPERLINK "https://www.tensorflow.org/tensorboard" </w:instrText>
        </w:r>
        <w:r>
          <w:rPr>
            <w:b w:val="0"/>
            <w:szCs w:val="26"/>
          </w:rPr>
          <w:fldChar w:fldCharType="separate"/>
        </w:r>
        <w:r w:rsidRPr="00094F97">
          <w:rPr>
            <w:rStyle w:val="Hyperlink"/>
            <w:b w:val="0"/>
            <w:szCs w:val="26"/>
          </w:rPr>
          <w:t>https://www.tensorflow.org/tensorboard</w:t>
        </w:r>
        <w:r>
          <w:rPr>
            <w:b w:val="0"/>
            <w:szCs w:val="26"/>
          </w:rPr>
          <w:fldChar w:fldCharType="end"/>
        </w:r>
      </w:ins>
    </w:p>
    <w:sectPr w:rsidR="00094F97" w:rsidRPr="00E24C10" w:rsidSect="0008475D">
      <w:footerReference w:type="default" r:id="rId22"/>
      <w:pgSz w:w="12240" w:h="15840"/>
      <w:pgMar w:top="720" w:right="720" w:bottom="720" w:left="1152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7" w:author="phunghx@gmail.com" w:date="2019-11-08T20:11:00Z" w:initials="p">
    <w:p w14:paraId="31768FD0" w14:textId="52419FD7" w:rsidR="000D418A" w:rsidRPr="00F035EB" w:rsidRDefault="000D418A">
      <w:pPr>
        <w:pStyle w:val="CommentText"/>
        <w:rPr>
          <w:b w:val="0"/>
          <w:bCs/>
        </w:rPr>
      </w:pPr>
      <w:r>
        <w:rPr>
          <w:rStyle w:val="CommentReference"/>
        </w:rPr>
        <w:annotationRef/>
      </w:r>
      <w:proofErr w:type="spellStart"/>
      <w:r w:rsidRPr="00F035EB">
        <w:rPr>
          <w:b w:val="0"/>
          <w:bCs/>
        </w:rPr>
        <w:t>Đánh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chữ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lại</w:t>
      </w:r>
      <w:proofErr w:type="spellEnd"/>
      <w:r w:rsidRPr="00F035EB">
        <w:rPr>
          <w:b w:val="0"/>
          <w:bCs/>
        </w:rPr>
        <w:t xml:space="preserve">, </w:t>
      </w:r>
      <w:proofErr w:type="spellStart"/>
      <w:r w:rsidRPr="00F035EB">
        <w:rPr>
          <w:b w:val="0"/>
          <w:bCs/>
        </w:rPr>
        <w:t>không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sử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dụng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hình</w:t>
      </w:r>
      <w:proofErr w:type="spellEnd"/>
    </w:p>
  </w:comment>
  <w:comment w:id="43" w:author="phunghx@gmail.com" w:date="2019-11-08T20:13:00Z" w:initials="p">
    <w:p w14:paraId="3A9DE521" w14:textId="668765FB" w:rsidR="000D418A" w:rsidRDefault="000D418A">
      <w:pPr>
        <w:pStyle w:val="CommentText"/>
      </w:pPr>
      <w:r>
        <w:rPr>
          <w:rStyle w:val="CommentReference"/>
        </w:rPr>
        <w:annotationRef/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</w:p>
  </w:comment>
  <w:comment w:id="511" w:author="phunghx@gmail.com" w:date="2019-11-08T20:16:00Z" w:initials="p">
    <w:p w14:paraId="73603E33" w14:textId="677E653B" w:rsidR="000D418A" w:rsidRDefault="000D418A">
      <w:pPr>
        <w:pStyle w:val="CommentText"/>
      </w:pPr>
      <w:r>
        <w:rPr>
          <w:rStyle w:val="CommentReference"/>
        </w:rPr>
        <w:annotationRef/>
      </w:r>
      <w:proofErr w:type="spellStart"/>
      <w:r>
        <w:t>Chọn</w:t>
      </w:r>
      <w:proofErr w:type="spellEnd"/>
      <w:r>
        <w:t xml:space="preserve"> heading 1</w:t>
      </w:r>
    </w:p>
  </w:comment>
  <w:comment w:id="515" w:author="phunghx@gmail.com" w:date="2019-11-08T20:16:00Z" w:initials="p">
    <w:p w14:paraId="76FE7C0B" w14:textId="0E3AE722" w:rsidR="000D418A" w:rsidRDefault="000D418A">
      <w:pPr>
        <w:pStyle w:val="CommentText"/>
      </w:pPr>
      <w:r>
        <w:rPr>
          <w:rStyle w:val="CommentReference"/>
        </w:rPr>
        <w:annotationRef/>
      </w:r>
      <w:r>
        <w:t>Heading 2</w:t>
      </w:r>
    </w:p>
  </w:comment>
  <w:comment w:id="518" w:author="phunghx@gmail.com" w:date="2019-11-08T20:17:00Z" w:initials="p">
    <w:p w14:paraId="04C1BB54" w14:textId="717FA6F4" w:rsidR="000D418A" w:rsidRDefault="000D418A">
      <w:pPr>
        <w:pStyle w:val="CommentText"/>
      </w:pPr>
      <w:r>
        <w:rPr>
          <w:rStyle w:val="CommentReference"/>
        </w:rPr>
        <w:annotationRef/>
      </w:r>
      <w:r>
        <w:t>Heading 3</w:t>
      </w:r>
    </w:p>
  </w:comment>
  <w:comment w:id="521" w:author="phunghx@gmail.com" w:date="2019-11-08T20:19:00Z" w:initials="p">
    <w:p w14:paraId="3E29F01B" w14:textId="57EA867E" w:rsidR="000D418A" w:rsidRDefault="000D418A">
      <w:pPr>
        <w:pStyle w:val="CommentText"/>
      </w:pPr>
      <w:r>
        <w:rPr>
          <w:rStyle w:val="CommentReference"/>
        </w:rPr>
        <w:annotationRef/>
      </w:r>
      <w:proofErr w:type="spellStart"/>
      <w:r>
        <w:t>Thêm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</w:t>
      </w:r>
    </w:p>
  </w:comment>
  <w:comment w:id="738" w:author="phunghx@gmail.com" w:date="2019-11-08T20:21:00Z" w:initials="p">
    <w:p w14:paraId="5B368615" w14:textId="37723AEE" w:rsidR="000D418A" w:rsidRDefault="000D418A">
      <w:pPr>
        <w:pStyle w:val="CommentText"/>
      </w:pPr>
      <w:r>
        <w:rPr>
          <w:rStyle w:val="CommentReference"/>
        </w:rPr>
        <w:annotationRef/>
      </w:r>
      <w:proofErr w:type="spellStart"/>
      <w:r>
        <w:t>Nội</w:t>
      </w:r>
      <w:proofErr w:type="spellEnd"/>
      <w:r>
        <w:t xml:space="preserve"> dung?</w:t>
      </w:r>
    </w:p>
  </w:comment>
  <w:comment w:id="797" w:author="phunghx@gmail.com" w:date="2019-11-08T20:21:00Z" w:initials="p">
    <w:p w14:paraId="344B873E" w14:textId="49687371" w:rsidR="000D418A" w:rsidRDefault="000D418A">
      <w:pPr>
        <w:pStyle w:val="CommentText"/>
      </w:pPr>
      <w:r>
        <w:rPr>
          <w:rStyle w:val="CommentReference"/>
        </w:rPr>
        <w:annotationRef/>
      </w:r>
      <w:proofErr w:type="spellStart"/>
      <w:r>
        <w:t>Nội</w:t>
      </w:r>
      <w:proofErr w:type="spellEnd"/>
      <w:r>
        <w:t xml:space="preserve"> dung</w:t>
      </w:r>
    </w:p>
  </w:comment>
  <w:comment w:id="1230" w:author="phunghx@gmail.com" w:date="2019-11-08T20:22:00Z" w:initials="p">
    <w:p w14:paraId="47218134" w14:textId="5BA5F0CD" w:rsidR="000D418A" w:rsidRDefault="000D418A">
      <w:pPr>
        <w:pStyle w:val="CommentText"/>
      </w:pPr>
      <w:r>
        <w:rPr>
          <w:rStyle w:val="CommentReference"/>
        </w:rPr>
        <w:annotationRef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layer</w:t>
      </w:r>
    </w:p>
  </w:comment>
  <w:comment w:id="1353" w:author="phunghx@gmail.com" w:date="2019-11-08T20:23:00Z" w:initials="p">
    <w:p w14:paraId="0813DD24" w14:textId="04805C89" w:rsidR="000D418A" w:rsidRDefault="000D418A">
      <w:pPr>
        <w:pStyle w:val="CommentText"/>
      </w:pPr>
      <w:r>
        <w:rPr>
          <w:rStyle w:val="CommentReference"/>
        </w:rPr>
        <w:annotationRef/>
      </w:r>
      <w:proofErr w:type="spellStart"/>
      <w:r>
        <w:t>Lỗi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tả</w:t>
      </w:r>
      <w:proofErr w:type="spellEnd"/>
    </w:p>
  </w:comment>
  <w:comment w:id="1542" w:author="phunghx@gmail.com" w:date="2019-11-08T20:24:00Z" w:initials="p">
    <w:p w14:paraId="4B6AAC1E" w14:textId="4B8B41BD" w:rsidR="000D418A" w:rsidRDefault="000D418A">
      <w:pPr>
        <w:pStyle w:val="CommentText"/>
      </w:pPr>
      <w:r>
        <w:rPr>
          <w:rStyle w:val="CommentReference"/>
        </w:rPr>
        <w:annotationRef/>
      </w:r>
      <w:proofErr w:type="spellStart"/>
      <w:r>
        <w:t>Nội</w:t>
      </w:r>
      <w:proofErr w:type="spellEnd"/>
      <w:r>
        <w:t xml:space="preserve"> dung?</w:t>
      </w:r>
    </w:p>
  </w:comment>
  <w:comment w:id="1563" w:author="phunghx@gmail.com" w:date="2019-11-08T20:25:00Z" w:initials="p">
    <w:p w14:paraId="3865C933" w14:textId="3C53AEC4" w:rsidR="000D418A" w:rsidRDefault="000D418A">
      <w:pPr>
        <w:pStyle w:val="CommentText"/>
      </w:pPr>
      <w:r>
        <w:rPr>
          <w:rStyle w:val="CommentReference"/>
        </w:rPr>
        <w:annotationRef/>
      </w:r>
      <w:proofErr w:type="spellStart"/>
      <w:r>
        <w:t>Nội</w:t>
      </w:r>
      <w:proofErr w:type="spellEnd"/>
      <w:r>
        <w:t xml:space="preserve"> dung?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1768FD0" w15:done="1"/>
  <w15:commentEx w15:paraId="3A9DE521" w15:done="1"/>
  <w15:commentEx w15:paraId="73603E33" w15:done="1"/>
  <w15:commentEx w15:paraId="76FE7C0B" w15:done="1"/>
  <w15:commentEx w15:paraId="04C1BB54" w15:done="1"/>
  <w15:commentEx w15:paraId="3E29F01B" w15:done="1"/>
  <w15:commentEx w15:paraId="5B368615" w15:done="1"/>
  <w15:commentEx w15:paraId="344B873E" w15:done="1"/>
  <w15:commentEx w15:paraId="47218134" w15:done="1"/>
  <w15:commentEx w15:paraId="0813DD24" w15:done="1"/>
  <w15:commentEx w15:paraId="4B6AAC1E" w15:done="0"/>
  <w15:commentEx w15:paraId="3865C93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1768FD0" w16cid:durableId="21704A75"/>
  <w16cid:commentId w16cid:paraId="3A9DE521" w16cid:durableId="21704AD9"/>
  <w16cid:commentId w16cid:paraId="73603E33" w16cid:durableId="21704B9E"/>
  <w16cid:commentId w16cid:paraId="76FE7C0B" w16cid:durableId="21704BB0"/>
  <w16cid:commentId w16cid:paraId="04C1BB54" w16cid:durableId="21704BC5"/>
  <w16cid:commentId w16cid:paraId="3E29F01B" w16cid:durableId="21704C66"/>
  <w16cid:commentId w16cid:paraId="5B368615" w16cid:durableId="21704CCF"/>
  <w16cid:commentId w16cid:paraId="344B873E" w16cid:durableId="21704CE5"/>
  <w16cid:commentId w16cid:paraId="47218134" w16cid:durableId="21704D01"/>
  <w16cid:commentId w16cid:paraId="0813DD24" w16cid:durableId="21704D31"/>
  <w16cid:commentId w16cid:paraId="4B6AAC1E" w16cid:durableId="21704D78"/>
  <w16cid:commentId w16cid:paraId="3865C933" w16cid:durableId="21704D9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899E0" w14:textId="77777777" w:rsidR="00C17B85" w:rsidRDefault="00C17B85">
      <w:pPr>
        <w:spacing w:after="0" w:line="240" w:lineRule="auto"/>
      </w:pPr>
      <w:r>
        <w:separator/>
      </w:r>
    </w:p>
  </w:endnote>
  <w:endnote w:type="continuationSeparator" w:id="0">
    <w:p w14:paraId="7953E12B" w14:textId="77777777" w:rsidR="00C17B85" w:rsidRDefault="00C17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VN-Avo">
    <w:panose1 w:val="02040603050506020204"/>
    <w:charset w:val="00"/>
    <w:family w:val="roman"/>
    <w:pitch w:val="variable"/>
    <w:sig w:usb0="A000000F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2000420"/>
      <w:docPartObj>
        <w:docPartGallery w:val="Page Numbers (Bottom of Page)"/>
        <w:docPartUnique/>
      </w:docPartObj>
    </w:sdtPr>
    <w:sdtContent>
      <w:p w14:paraId="140A5A0E" w14:textId="77777777" w:rsidR="000D418A" w:rsidRDefault="000D418A" w:rsidP="007C4CF9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8883283"/>
      <w:docPartObj>
        <w:docPartGallery w:val="Page Numbers (Bottom of Page)"/>
        <w:docPartUnique/>
      </w:docPartObj>
    </w:sdtPr>
    <w:sdtContent>
      <w:p w14:paraId="28DBA64C" w14:textId="5213F65A" w:rsidR="000D418A" w:rsidRDefault="000D418A" w:rsidP="007C4CF9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0A969EC" wp14:editId="73AB948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4" name="Flowchart: Alternate Process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15037" w14:textId="77777777" w:rsidR="000D418A" w:rsidRDefault="000D418A">
                              <w:pPr>
                                <w:pStyle w:val="Footer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0A969EC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84" o:spid="_x0000_s1033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" filled="f" fillcolor="#5c83b4" stroked="f" strokecolor="#737373">
                  <v:textbox>
                    <w:txbxContent>
                      <w:p w14:paraId="0E515037" w14:textId="77777777" w:rsidR="000D418A" w:rsidRDefault="000D418A">
                        <w:pPr>
                          <w:pStyle w:val="Footer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E8A4B" w14:textId="77777777" w:rsidR="00C17B85" w:rsidRDefault="00C17B85">
      <w:pPr>
        <w:spacing w:after="0" w:line="240" w:lineRule="auto"/>
      </w:pPr>
      <w:r>
        <w:separator/>
      </w:r>
    </w:p>
  </w:footnote>
  <w:footnote w:type="continuationSeparator" w:id="0">
    <w:p w14:paraId="63D49EEF" w14:textId="77777777" w:rsidR="00C17B85" w:rsidRDefault="00C17B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57A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0198538C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02FC2F22"/>
    <w:multiLevelType w:val="multilevel"/>
    <w:tmpl w:val="CDBEAF24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8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246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20" w:hanging="1800"/>
      </w:pPr>
      <w:rPr>
        <w:rFonts w:hint="default"/>
      </w:rPr>
    </w:lvl>
  </w:abstractNum>
  <w:abstractNum w:abstractNumId="3" w15:restartNumberingAfterBreak="0">
    <w:nsid w:val="05D26E2C"/>
    <w:multiLevelType w:val="multilevel"/>
    <w:tmpl w:val="F5EE42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064A72D2"/>
    <w:multiLevelType w:val="multilevel"/>
    <w:tmpl w:val="88CEAB3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A0D3B7D"/>
    <w:multiLevelType w:val="hybridMultilevel"/>
    <w:tmpl w:val="D026F80E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1F02BA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0CF958AA"/>
    <w:multiLevelType w:val="hybridMultilevel"/>
    <w:tmpl w:val="17848EB2"/>
    <w:lvl w:ilvl="0" w:tplc="4E5CB6F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D6A432D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9" w15:restartNumberingAfterBreak="0">
    <w:nsid w:val="0F572265"/>
    <w:multiLevelType w:val="hybridMultilevel"/>
    <w:tmpl w:val="01125D8A"/>
    <w:lvl w:ilvl="0" w:tplc="169C9F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1AF126D"/>
    <w:multiLevelType w:val="multilevel"/>
    <w:tmpl w:val="A2E0E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16A90A30"/>
    <w:multiLevelType w:val="hybridMultilevel"/>
    <w:tmpl w:val="1CE26F1A"/>
    <w:lvl w:ilvl="0" w:tplc="AA9EEA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EC6C65"/>
    <w:multiLevelType w:val="multilevel"/>
    <w:tmpl w:val="4B8A821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13" w15:restartNumberingAfterBreak="0">
    <w:nsid w:val="19BF7BF1"/>
    <w:multiLevelType w:val="hybridMultilevel"/>
    <w:tmpl w:val="94AAD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920558"/>
    <w:multiLevelType w:val="hybridMultilevel"/>
    <w:tmpl w:val="84AE67D4"/>
    <w:lvl w:ilvl="0" w:tplc="5A200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B0B2EC3"/>
    <w:multiLevelType w:val="hybridMultilevel"/>
    <w:tmpl w:val="50FAD8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EB1125D"/>
    <w:multiLevelType w:val="hybridMultilevel"/>
    <w:tmpl w:val="32D6A6A6"/>
    <w:lvl w:ilvl="0" w:tplc="62EA13AC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29974E20"/>
    <w:multiLevelType w:val="hybridMultilevel"/>
    <w:tmpl w:val="C5247EEA"/>
    <w:lvl w:ilvl="0" w:tplc="1AA8EF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CA85A98"/>
    <w:multiLevelType w:val="hybridMultilevel"/>
    <w:tmpl w:val="31B0BC56"/>
    <w:lvl w:ilvl="0" w:tplc="23A6EFC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D414A04"/>
    <w:multiLevelType w:val="hybridMultilevel"/>
    <w:tmpl w:val="29DC3208"/>
    <w:lvl w:ilvl="0" w:tplc="D34E0DFE">
      <w:start w:val="23"/>
      <w:numFmt w:val="bullet"/>
      <w:lvlText w:val=""/>
      <w:lvlJc w:val="left"/>
      <w:pPr>
        <w:ind w:left="25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300B4EA6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1" w15:restartNumberingAfterBreak="0">
    <w:nsid w:val="34FD0EC3"/>
    <w:multiLevelType w:val="hybridMultilevel"/>
    <w:tmpl w:val="EC4A7044"/>
    <w:lvl w:ilvl="0" w:tplc="F4F0228E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7545A41"/>
    <w:multiLevelType w:val="hybridMultilevel"/>
    <w:tmpl w:val="3FB0C0F8"/>
    <w:lvl w:ilvl="0" w:tplc="19C266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C0D0B86"/>
    <w:multiLevelType w:val="hybridMultilevel"/>
    <w:tmpl w:val="6292DC48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3664B5"/>
    <w:multiLevelType w:val="hybridMultilevel"/>
    <w:tmpl w:val="8BA6E35C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4A09FB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6" w15:restartNumberingAfterBreak="0">
    <w:nsid w:val="53331901"/>
    <w:multiLevelType w:val="multilevel"/>
    <w:tmpl w:val="EAD6CD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53C450BB"/>
    <w:multiLevelType w:val="hybridMultilevel"/>
    <w:tmpl w:val="FA44CA28"/>
    <w:lvl w:ilvl="0" w:tplc="C1148C9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579402C"/>
    <w:multiLevelType w:val="hybridMultilevel"/>
    <w:tmpl w:val="C12E8758"/>
    <w:lvl w:ilvl="0" w:tplc="ADD8C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426A67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0" w15:restartNumberingAfterBreak="0">
    <w:nsid w:val="5DFC44E4"/>
    <w:multiLevelType w:val="hybridMultilevel"/>
    <w:tmpl w:val="36BC2FC0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EBA5805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2" w15:restartNumberingAfterBreak="0">
    <w:nsid w:val="607C49D3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3" w15:restartNumberingAfterBreak="0">
    <w:nsid w:val="61A6753A"/>
    <w:multiLevelType w:val="multilevel"/>
    <w:tmpl w:val="E4C63C5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63D81399"/>
    <w:multiLevelType w:val="hybridMultilevel"/>
    <w:tmpl w:val="DBB2F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0D1E8F"/>
    <w:multiLevelType w:val="hybridMultilevel"/>
    <w:tmpl w:val="B934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B3D87"/>
    <w:multiLevelType w:val="multilevel"/>
    <w:tmpl w:val="170205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7" w15:restartNumberingAfterBreak="0">
    <w:nsid w:val="6BC95705"/>
    <w:multiLevelType w:val="multilevel"/>
    <w:tmpl w:val="F5EE42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8" w15:restartNumberingAfterBreak="0">
    <w:nsid w:val="6BFE471F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9" w15:restartNumberingAfterBreak="0">
    <w:nsid w:val="762A789D"/>
    <w:multiLevelType w:val="hybridMultilevel"/>
    <w:tmpl w:val="D20820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6B9666E"/>
    <w:multiLevelType w:val="hybridMultilevel"/>
    <w:tmpl w:val="A716837C"/>
    <w:lvl w:ilvl="0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8621009"/>
    <w:multiLevelType w:val="hybridMultilevel"/>
    <w:tmpl w:val="98A8F240"/>
    <w:lvl w:ilvl="0" w:tplc="8A66E35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7D364874"/>
    <w:multiLevelType w:val="hybridMultilevel"/>
    <w:tmpl w:val="9AB22C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D5B6A33"/>
    <w:multiLevelType w:val="hybridMultilevel"/>
    <w:tmpl w:val="FC18B4CE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D6848EF"/>
    <w:multiLevelType w:val="hybridMultilevel"/>
    <w:tmpl w:val="005C24E2"/>
    <w:lvl w:ilvl="0" w:tplc="D9785A7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22"/>
  </w:num>
  <w:num w:numId="5">
    <w:abstractNumId w:val="14"/>
  </w:num>
  <w:num w:numId="6">
    <w:abstractNumId w:val="28"/>
  </w:num>
  <w:num w:numId="7">
    <w:abstractNumId w:val="41"/>
  </w:num>
  <w:num w:numId="8">
    <w:abstractNumId w:val="21"/>
  </w:num>
  <w:num w:numId="9">
    <w:abstractNumId w:val="19"/>
  </w:num>
  <w:num w:numId="10">
    <w:abstractNumId w:val="7"/>
  </w:num>
  <w:num w:numId="11">
    <w:abstractNumId w:val="17"/>
  </w:num>
  <w:num w:numId="12">
    <w:abstractNumId w:val="44"/>
  </w:num>
  <w:num w:numId="13">
    <w:abstractNumId w:val="36"/>
  </w:num>
  <w:num w:numId="14">
    <w:abstractNumId w:val="37"/>
  </w:num>
  <w:num w:numId="15">
    <w:abstractNumId w:val="4"/>
  </w:num>
  <w:num w:numId="16">
    <w:abstractNumId w:val="33"/>
  </w:num>
  <w:num w:numId="17">
    <w:abstractNumId w:val="12"/>
  </w:num>
  <w:num w:numId="18">
    <w:abstractNumId w:val="13"/>
  </w:num>
  <w:num w:numId="19">
    <w:abstractNumId w:val="3"/>
  </w:num>
  <w:num w:numId="20">
    <w:abstractNumId w:val="0"/>
  </w:num>
  <w:num w:numId="21">
    <w:abstractNumId w:val="1"/>
  </w:num>
  <w:num w:numId="22">
    <w:abstractNumId w:val="25"/>
  </w:num>
  <w:num w:numId="23">
    <w:abstractNumId w:val="38"/>
  </w:num>
  <w:num w:numId="24">
    <w:abstractNumId w:val="16"/>
  </w:num>
  <w:num w:numId="25">
    <w:abstractNumId w:val="26"/>
  </w:num>
  <w:num w:numId="26">
    <w:abstractNumId w:val="29"/>
  </w:num>
  <w:num w:numId="27">
    <w:abstractNumId w:val="2"/>
  </w:num>
  <w:num w:numId="28">
    <w:abstractNumId w:val="32"/>
  </w:num>
  <w:num w:numId="29">
    <w:abstractNumId w:val="27"/>
  </w:num>
  <w:num w:numId="30">
    <w:abstractNumId w:val="23"/>
  </w:num>
  <w:num w:numId="31">
    <w:abstractNumId w:val="39"/>
  </w:num>
  <w:num w:numId="32">
    <w:abstractNumId w:val="8"/>
  </w:num>
  <w:num w:numId="33">
    <w:abstractNumId w:val="20"/>
  </w:num>
  <w:num w:numId="34">
    <w:abstractNumId w:val="42"/>
  </w:num>
  <w:num w:numId="35">
    <w:abstractNumId w:val="15"/>
  </w:num>
  <w:num w:numId="36">
    <w:abstractNumId w:val="31"/>
  </w:num>
  <w:num w:numId="37">
    <w:abstractNumId w:val="24"/>
  </w:num>
  <w:num w:numId="38">
    <w:abstractNumId w:val="43"/>
  </w:num>
  <w:num w:numId="39">
    <w:abstractNumId w:val="5"/>
  </w:num>
  <w:num w:numId="40">
    <w:abstractNumId w:val="30"/>
  </w:num>
  <w:num w:numId="41">
    <w:abstractNumId w:val="40"/>
  </w:num>
  <w:num w:numId="42">
    <w:abstractNumId w:val="10"/>
  </w:num>
  <w:num w:numId="43">
    <w:abstractNumId w:val="34"/>
  </w:num>
  <w:num w:numId="44">
    <w:abstractNumId w:val="35"/>
  </w:num>
  <w:num w:numId="45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IKARI">
    <w15:presenceInfo w15:providerId="None" w15:userId="HIKARI"/>
  </w15:person>
  <w15:person w15:author="phunghx@gmail.com">
    <w15:presenceInfo w15:providerId="Windows Live" w15:userId="6a17a8e1ef43d8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zNDIwMTW0MDczNzNU0lEKTi0uzszPAykwrAUALhFrLywAAAA="/>
  </w:docVars>
  <w:rsids>
    <w:rsidRoot w:val="007F61D8"/>
    <w:rsid w:val="00003E1F"/>
    <w:rsid w:val="000150EE"/>
    <w:rsid w:val="00020746"/>
    <w:rsid w:val="00023234"/>
    <w:rsid w:val="00030FA5"/>
    <w:rsid w:val="000424E1"/>
    <w:rsid w:val="00073E4F"/>
    <w:rsid w:val="00075D8B"/>
    <w:rsid w:val="00080624"/>
    <w:rsid w:val="0008475D"/>
    <w:rsid w:val="0009062D"/>
    <w:rsid w:val="000941F5"/>
    <w:rsid w:val="00094F97"/>
    <w:rsid w:val="000A1F2E"/>
    <w:rsid w:val="000A704B"/>
    <w:rsid w:val="000A7163"/>
    <w:rsid w:val="000B5130"/>
    <w:rsid w:val="000C333C"/>
    <w:rsid w:val="000C7BC7"/>
    <w:rsid w:val="000D389F"/>
    <w:rsid w:val="000D418A"/>
    <w:rsid w:val="000D541F"/>
    <w:rsid w:val="000E5636"/>
    <w:rsid w:val="000E7630"/>
    <w:rsid w:val="000E7953"/>
    <w:rsid w:val="00101C72"/>
    <w:rsid w:val="00102237"/>
    <w:rsid w:val="0010290F"/>
    <w:rsid w:val="00104312"/>
    <w:rsid w:val="00104C37"/>
    <w:rsid w:val="001229A4"/>
    <w:rsid w:val="00126F61"/>
    <w:rsid w:val="00135ABF"/>
    <w:rsid w:val="00136198"/>
    <w:rsid w:val="00136ED4"/>
    <w:rsid w:val="001412CB"/>
    <w:rsid w:val="00145AEE"/>
    <w:rsid w:val="0016219A"/>
    <w:rsid w:val="00166C7D"/>
    <w:rsid w:val="0016743F"/>
    <w:rsid w:val="00170694"/>
    <w:rsid w:val="001719AC"/>
    <w:rsid w:val="001723A1"/>
    <w:rsid w:val="00180C7A"/>
    <w:rsid w:val="00182F22"/>
    <w:rsid w:val="00191787"/>
    <w:rsid w:val="001A31CB"/>
    <w:rsid w:val="001A3C3B"/>
    <w:rsid w:val="001B7700"/>
    <w:rsid w:val="001B78E9"/>
    <w:rsid w:val="001C0DB9"/>
    <w:rsid w:val="001C55D4"/>
    <w:rsid w:val="001C7C85"/>
    <w:rsid w:val="001D2214"/>
    <w:rsid w:val="001D7E5A"/>
    <w:rsid w:val="001E0917"/>
    <w:rsid w:val="001E4938"/>
    <w:rsid w:val="001F2A96"/>
    <w:rsid w:val="00200D3E"/>
    <w:rsid w:val="00211D0E"/>
    <w:rsid w:val="00214C88"/>
    <w:rsid w:val="00217A14"/>
    <w:rsid w:val="00234D8E"/>
    <w:rsid w:val="00240488"/>
    <w:rsid w:val="002439FB"/>
    <w:rsid w:val="00245541"/>
    <w:rsid w:val="00250BF4"/>
    <w:rsid w:val="00252225"/>
    <w:rsid w:val="002538A2"/>
    <w:rsid w:val="00263EC8"/>
    <w:rsid w:val="002679FB"/>
    <w:rsid w:val="00281028"/>
    <w:rsid w:val="0028740D"/>
    <w:rsid w:val="00291E6A"/>
    <w:rsid w:val="002971EB"/>
    <w:rsid w:val="0029796B"/>
    <w:rsid w:val="002A09CC"/>
    <w:rsid w:val="002B2091"/>
    <w:rsid w:val="002B4F96"/>
    <w:rsid w:val="002B6FC2"/>
    <w:rsid w:val="002C0C40"/>
    <w:rsid w:val="002C1163"/>
    <w:rsid w:val="002D460A"/>
    <w:rsid w:val="002F05EA"/>
    <w:rsid w:val="002F212E"/>
    <w:rsid w:val="002F52D1"/>
    <w:rsid w:val="0030106A"/>
    <w:rsid w:val="003059AA"/>
    <w:rsid w:val="00314126"/>
    <w:rsid w:val="00315744"/>
    <w:rsid w:val="00322CF3"/>
    <w:rsid w:val="00324FE9"/>
    <w:rsid w:val="00332F48"/>
    <w:rsid w:val="0033692E"/>
    <w:rsid w:val="00337569"/>
    <w:rsid w:val="00345142"/>
    <w:rsid w:val="003503E9"/>
    <w:rsid w:val="003565F4"/>
    <w:rsid w:val="00360B78"/>
    <w:rsid w:val="00364215"/>
    <w:rsid w:val="003663AA"/>
    <w:rsid w:val="00382831"/>
    <w:rsid w:val="00384F51"/>
    <w:rsid w:val="00386118"/>
    <w:rsid w:val="00386AA0"/>
    <w:rsid w:val="0039282F"/>
    <w:rsid w:val="00394A1E"/>
    <w:rsid w:val="003A68B4"/>
    <w:rsid w:val="003B0F8A"/>
    <w:rsid w:val="003B2EBF"/>
    <w:rsid w:val="003B2FCF"/>
    <w:rsid w:val="003C0180"/>
    <w:rsid w:val="003D36BD"/>
    <w:rsid w:val="003D5DE8"/>
    <w:rsid w:val="003D600A"/>
    <w:rsid w:val="003D7594"/>
    <w:rsid w:val="003E1855"/>
    <w:rsid w:val="003E3437"/>
    <w:rsid w:val="003F7AA3"/>
    <w:rsid w:val="00407A01"/>
    <w:rsid w:val="004215A7"/>
    <w:rsid w:val="004222AA"/>
    <w:rsid w:val="0042454F"/>
    <w:rsid w:val="004249E0"/>
    <w:rsid w:val="0043083D"/>
    <w:rsid w:val="00432E79"/>
    <w:rsid w:val="00434820"/>
    <w:rsid w:val="00443486"/>
    <w:rsid w:val="00450232"/>
    <w:rsid w:val="004564FE"/>
    <w:rsid w:val="0045749F"/>
    <w:rsid w:val="00467A56"/>
    <w:rsid w:val="00475AF9"/>
    <w:rsid w:val="00480525"/>
    <w:rsid w:val="00481971"/>
    <w:rsid w:val="0048368C"/>
    <w:rsid w:val="00486C77"/>
    <w:rsid w:val="00487041"/>
    <w:rsid w:val="00490A84"/>
    <w:rsid w:val="00490E19"/>
    <w:rsid w:val="004972AC"/>
    <w:rsid w:val="004A0C07"/>
    <w:rsid w:val="004B7051"/>
    <w:rsid w:val="004D4EEF"/>
    <w:rsid w:val="004D5DB5"/>
    <w:rsid w:val="004F0CD8"/>
    <w:rsid w:val="004F6C38"/>
    <w:rsid w:val="0050006A"/>
    <w:rsid w:val="005018E2"/>
    <w:rsid w:val="00505291"/>
    <w:rsid w:val="00510CB9"/>
    <w:rsid w:val="005218CB"/>
    <w:rsid w:val="00524F92"/>
    <w:rsid w:val="00525669"/>
    <w:rsid w:val="0053340C"/>
    <w:rsid w:val="005408E7"/>
    <w:rsid w:val="00542B66"/>
    <w:rsid w:val="005446CA"/>
    <w:rsid w:val="005478FC"/>
    <w:rsid w:val="00560ADA"/>
    <w:rsid w:val="00571F8B"/>
    <w:rsid w:val="00572802"/>
    <w:rsid w:val="005740E2"/>
    <w:rsid w:val="00580D31"/>
    <w:rsid w:val="0058318E"/>
    <w:rsid w:val="00587B37"/>
    <w:rsid w:val="00587EC7"/>
    <w:rsid w:val="00591FC8"/>
    <w:rsid w:val="005951FF"/>
    <w:rsid w:val="005A6F00"/>
    <w:rsid w:val="005B0C09"/>
    <w:rsid w:val="005B1E79"/>
    <w:rsid w:val="005B7EF7"/>
    <w:rsid w:val="005C4DD7"/>
    <w:rsid w:val="005E569D"/>
    <w:rsid w:val="005F1B84"/>
    <w:rsid w:val="00603110"/>
    <w:rsid w:val="00611F63"/>
    <w:rsid w:val="006141FE"/>
    <w:rsid w:val="006236B6"/>
    <w:rsid w:val="00625B41"/>
    <w:rsid w:val="0063465E"/>
    <w:rsid w:val="006566F5"/>
    <w:rsid w:val="00657337"/>
    <w:rsid w:val="00660B4E"/>
    <w:rsid w:val="00660ED0"/>
    <w:rsid w:val="006659E3"/>
    <w:rsid w:val="00673E0B"/>
    <w:rsid w:val="00677093"/>
    <w:rsid w:val="006961FC"/>
    <w:rsid w:val="006A52B7"/>
    <w:rsid w:val="006A7258"/>
    <w:rsid w:val="006B0FAB"/>
    <w:rsid w:val="006C50D3"/>
    <w:rsid w:val="006C7A24"/>
    <w:rsid w:val="006E035F"/>
    <w:rsid w:val="006E11F4"/>
    <w:rsid w:val="00701851"/>
    <w:rsid w:val="00722752"/>
    <w:rsid w:val="007361D0"/>
    <w:rsid w:val="0074280E"/>
    <w:rsid w:val="0075455D"/>
    <w:rsid w:val="0076613B"/>
    <w:rsid w:val="007704A2"/>
    <w:rsid w:val="007726C3"/>
    <w:rsid w:val="00780EB3"/>
    <w:rsid w:val="007839B1"/>
    <w:rsid w:val="00786841"/>
    <w:rsid w:val="00797749"/>
    <w:rsid w:val="007A1A36"/>
    <w:rsid w:val="007A5668"/>
    <w:rsid w:val="007C0FE9"/>
    <w:rsid w:val="007C28AF"/>
    <w:rsid w:val="007C4CF9"/>
    <w:rsid w:val="007D6ED6"/>
    <w:rsid w:val="007E18F4"/>
    <w:rsid w:val="007E6BED"/>
    <w:rsid w:val="007E7673"/>
    <w:rsid w:val="007F3149"/>
    <w:rsid w:val="007F48D5"/>
    <w:rsid w:val="007F61D8"/>
    <w:rsid w:val="00800049"/>
    <w:rsid w:val="008019A6"/>
    <w:rsid w:val="00807697"/>
    <w:rsid w:val="00807FE3"/>
    <w:rsid w:val="00821EA7"/>
    <w:rsid w:val="0083323B"/>
    <w:rsid w:val="008342E4"/>
    <w:rsid w:val="008429BB"/>
    <w:rsid w:val="00851965"/>
    <w:rsid w:val="0085341D"/>
    <w:rsid w:val="008612C6"/>
    <w:rsid w:val="008671F2"/>
    <w:rsid w:val="00870E8D"/>
    <w:rsid w:val="00875162"/>
    <w:rsid w:val="008844C8"/>
    <w:rsid w:val="00894C93"/>
    <w:rsid w:val="008A3EE7"/>
    <w:rsid w:val="008A6D23"/>
    <w:rsid w:val="008B2530"/>
    <w:rsid w:val="008C19BA"/>
    <w:rsid w:val="008D15B5"/>
    <w:rsid w:val="008D1990"/>
    <w:rsid w:val="008D4C10"/>
    <w:rsid w:val="008D637E"/>
    <w:rsid w:val="008E25CE"/>
    <w:rsid w:val="008F07EE"/>
    <w:rsid w:val="008F0CD9"/>
    <w:rsid w:val="008F6438"/>
    <w:rsid w:val="00903812"/>
    <w:rsid w:val="00913508"/>
    <w:rsid w:val="00917D42"/>
    <w:rsid w:val="00922260"/>
    <w:rsid w:val="00926065"/>
    <w:rsid w:val="00930D63"/>
    <w:rsid w:val="00931754"/>
    <w:rsid w:val="009373B8"/>
    <w:rsid w:val="00937980"/>
    <w:rsid w:val="00946202"/>
    <w:rsid w:val="0096295D"/>
    <w:rsid w:val="009712BC"/>
    <w:rsid w:val="009713C6"/>
    <w:rsid w:val="00972716"/>
    <w:rsid w:val="00990739"/>
    <w:rsid w:val="00991E46"/>
    <w:rsid w:val="00993E32"/>
    <w:rsid w:val="009B23E1"/>
    <w:rsid w:val="009B7917"/>
    <w:rsid w:val="009C0A1F"/>
    <w:rsid w:val="009C542D"/>
    <w:rsid w:val="009D11ED"/>
    <w:rsid w:val="009D4002"/>
    <w:rsid w:val="009D4E8F"/>
    <w:rsid w:val="009E3417"/>
    <w:rsid w:val="009E7B71"/>
    <w:rsid w:val="00A029C2"/>
    <w:rsid w:val="00A05F94"/>
    <w:rsid w:val="00A062BD"/>
    <w:rsid w:val="00A11BB8"/>
    <w:rsid w:val="00A142D7"/>
    <w:rsid w:val="00A2082D"/>
    <w:rsid w:val="00A27BF1"/>
    <w:rsid w:val="00A40BD6"/>
    <w:rsid w:val="00A432C9"/>
    <w:rsid w:val="00A5282E"/>
    <w:rsid w:val="00A52A28"/>
    <w:rsid w:val="00A560C1"/>
    <w:rsid w:val="00A56D55"/>
    <w:rsid w:val="00A64E56"/>
    <w:rsid w:val="00A65B00"/>
    <w:rsid w:val="00A66198"/>
    <w:rsid w:val="00A758DB"/>
    <w:rsid w:val="00A86CCA"/>
    <w:rsid w:val="00A91936"/>
    <w:rsid w:val="00A96435"/>
    <w:rsid w:val="00AB1416"/>
    <w:rsid w:val="00AB4C11"/>
    <w:rsid w:val="00AC25CD"/>
    <w:rsid w:val="00AE300B"/>
    <w:rsid w:val="00AF02D9"/>
    <w:rsid w:val="00AF2BFD"/>
    <w:rsid w:val="00AF49CD"/>
    <w:rsid w:val="00AF7E7F"/>
    <w:rsid w:val="00B022CD"/>
    <w:rsid w:val="00B048EA"/>
    <w:rsid w:val="00B11AC4"/>
    <w:rsid w:val="00B12BDD"/>
    <w:rsid w:val="00B17EF7"/>
    <w:rsid w:val="00B40711"/>
    <w:rsid w:val="00B425D1"/>
    <w:rsid w:val="00B42EE1"/>
    <w:rsid w:val="00B543A0"/>
    <w:rsid w:val="00B547A4"/>
    <w:rsid w:val="00B55E08"/>
    <w:rsid w:val="00B62307"/>
    <w:rsid w:val="00B64469"/>
    <w:rsid w:val="00B662D7"/>
    <w:rsid w:val="00B80E5B"/>
    <w:rsid w:val="00B87616"/>
    <w:rsid w:val="00BA1639"/>
    <w:rsid w:val="00BC274B"/>
    <w:rsid w:val="00BC49E8"/>
    <w:rsid w:val="00BD15E1"/>
    <w:rsid w:val="00BD27F4"/>
    <w:rsid w:val="00BD7913"/>
    <w:rsid w:val="00BE06A6"/>
    <w:rsid w:val="00BE0C3D"/>
    <w:rsid w:val="00BE1840"/>
    <w:rsid w:val="00BE1F7F"/>
    <w:rsid w:val="00BE1FC8"/>
    <w:rsid w:val="00BF39C8"/>
    <w:rsid w:val="00C076B9"/>
    <w:rsid w:val="00C12788"/>
    <w:rsid w:val="00C17B85"/>
    <w:rsid w:val="00C32D44"/>
    <w:rsid w:val="00C5579A"/>
    <w:rsid w:val="00C568BE"/>
    <w:rsid w:val="00C6005A"/>
    <w:rsid w:val="00C62AFE"/>
    <w:rsid w:val="00C8669E"/>
    <w:rsid w:val="00CA1FC2"/>
    <w:rsid w:val="00CB168F"/>
    <w:rsid w:val="00CC66D8"/>
    <w:rsid w:val="00CD5811"/>
    <w:rsid w:val="00CE6699"/>
    <w:rsid w:val="00CF5BAD"/>
    <w:rsid w:val="00D00EF9"/>
    <w:rsid w:val="00D11542"/>
    <w:rsid w:val="00D12D29"/>
    <w:rsid w:val="00D16D13"/>
    <w:rsid w:val="00D2561B"/>
    <w:rsid w:val="00D401C5"/>
    <w:rsid w:val="00D43CFB"/>
    <w:rsid w:val="00D459DC"/>
    <w:rsid w:val="00D50CA9"/>
    <w:rsid w:val="00D51566"/>
    <w:rsid w:val="00D60A93"/>
    <w:rsid w:val="00D649D6"/>
    <w:rsid w:val="00D73ABF"/>
    <w:rsid w:val="00D75500"/>
    <w:rsid w:val="00D80F0D"/>
    <w:rsid w:val="00D82891"/>
    <w:rsid w:val="00D86D59"/>
    <w:rsid w:val="00D91468"/>
    <w:rsid w:val="00D94C2B"/>
    <w:rsid w:val="00DC0A97"/>
    <w:rsid w:val="00DC21C1"/>
    <w:rsid w:val="00DC7CC7"/>
    <w:rsid w:val="00DD096E"/>
    <w:rsid w:val="00DD5052"/>
    <w:rsid w:val="00DF5397"/>
    <w:rsid w:val="00E00F78"/>
    <w:rsid w:val="00E0396E"/>
    <w:rsid w:val="00E12197"/>
    <w:rsid w:val="00E22F4B"/>
    <w:rsid w:val="00E231C7"/>
    <w:rsid w:val="00E24203"/>
    <w:rsid w:val="00E24C10"/>
    <w:rsid w:val="00E30420"/>
    <w:rsid w:val="00E41BF0"/>
    <w:rsid w:val="00E432F9"/>
    <w:rsid w:val="00E43BF4"/>
    <w:rsid w:val="00E45FFD"/>
    <w:rsid w:val="00E51519"/>
    <w:rsid w:val="00E52257"/>
    <w:rsid w:val="00E54FC9"/>
    <w:rsid w:val="00E61A1D"/>
    <w:rsid w:val="00E61FE0"/>
    <w:rsid w:val="00E657C7"/>
    <w:rsid w:val="00E70C9E"/>
    <w:rsid w:val="00E71640"/>
    <w:rsid w:val="00E71FD7"/>
    <w:rsid w:val="00E74DA7"/>
    <w:rsid w:val="00E80FEC"/>
    <w:rsid w:val="00E8240A"/>
    <w:rsid w:val="00E90356"/>
    <w:rsid w:val="00E9168B"/>
    <w:rsid w:val="00EA422E"/>
    <w:rsid w:val="00EA47A3"/>
    <w:rsid w:val="00EB79A3"/>
    <w:rsid w:val="00ED1ED8"/>
    <w:rsid w:val="00ED2784"/>
    <w:rsid w:val="00ED5992"/>
    <w:rsid w:val="00ED5C50"/>
    <w:rsid w:val="00EE5847"/>
    <w:rsid w:val="00F035EB"/>
    <w:rsid w:val="00F176FC"/>
    <w:rsid w:val="00F2351D"/>
    <w:rsid w:val="00F23DEE"/>
    <w:rsid w:val="00F23F13"/>
    <w:rsid w:val="00F30308"/>
    <w:rsid w:val="00F31D18"/>
    <w:rsid w:val="00F527F8"/>
    <w:rsid w:val="00F559D3"/>
    <w:rsid w:val="00F71041"/>
    <w:rsid w:val="00F72625"/>
    <w:rsid w:val="00F81E4A"/>
    <w:rsid w:val="00F87BDF"/>
    <w:rsid w:val="00F90C9C"/>
    <w:rsid w:val="00F91230"/>
    <w:rsid w:val="00F9333E"/>
    <w:rsid w:val="00F96C7E"/>
    <w:rsid w:val="00FA3B76"/>
    <w:rsid w:val="00FA6E0D"/>
    <w:rsid w:val="00FC5863"/>
    <w:rsid w:val="00FC6766"/>
    <w:rsid w:val="00FD33A0"/>
    <w:rsid w:val="00FF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0C96C"/>
  <w15:chartTrackingRefBased/>
  <w15:docId w15:val="{B53D7413-8993-4775-AC86-3E78CB205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/>
        <w:sz w:val="26"/>
        <w:szCs w:val="3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1D8"/>
  </w:style>
  <w:style w:type="paragraph" w:styleId="Heading1">
    <w:name w:val="heading 1"/>
    <w:basedOn w:val="Normal"/>
    <w:next w:val="Normal"/>
    <w:link w:val="Heading1Char"/>
    <w:uiPriority w:val="9"/>
    <w:qFormat/>
    <w:rsid w:val="004B7051"/>
    <w:pPr>
      <w:keepNext/>
      <w:keepLines/>
      <w:spacing w:before="240" w:after="0"/>
      <w:jc w:val="center"/>
      <w:outlineLvl w:val="0"/>
      <w:pPrChange w:id="0" w:author="HIKARI" w:date="2019-11-08T21:29:00Z">
        <w:pPr>
          <w:keepNext/>
          <w:keepLines/>
          <w:spacing w:before="240" w:line="360" w:lineRule="auto"/>
          <w:outlineLvl w:val="0"/>
        </w:pPr>
      </w:pPrChange>
    </w:pPr>
    <w:rPr>
      <w:rFonts w:eastAsiaTheme="majorEastAsia" w:cstheme="majorBidi"/>
      <w:sz w:val="36"/>
      <w:rPrChange w:id="0" w:author="HIKARI" w:date="2019-11-08T21:29:00Z">
        <w:rPr>
          <w:rFonts w:eastAsiaTheme="majorEastAsia" w:cstheme="majorBidi"/>
          <w:sz w:val="36"/>
          <w:szCs w:val="32"/>
          <w:lang w:val="en-US" w:eastAsia="en-US" w:bidi="ar-SA"/>
        </w:rPr>
      </w:rPrChang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BF1"/>
    <w:pPr>
      <w:keepNext/>
      <w:keepLines/>
      <w:spacing w:before="40" w:after="0"/>
      <w:outlineLvl w:val="1"/>
    </w:pPr>
    <w:rPr>
      <w:rFonts w:eastAsiaTheme="majorEastAsia" w:cstheme="majorBidi"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7BF1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7BF1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7BF1"/>
    <w:pPr>
      <w:keepNext/>
      <w:keepLines/>
      <w:spacing w:before="40" w:after="0"/>
      <w:outlineLvl w:val="4"/>
    </w:pPr>
    <w:rPr>
      <w:rFonts w:eastAsiaTheme="majorEastAsia" w:cstheme="majorBidi"/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051"/>
    <w:rPr>
      <w:rFonts w:eastAsiaTheme="majorEastAsia" w:cstheme="majorBidi"/>
      <w:sz w:val="36"/>
    </w:rPr>
  </w:style>
  <w:style w:type="paragraph" w:styleId="Footer">
    <w:name w:val="footer"/>
    <w:basedOn w:val="Normal"/>
    <w:link w:val="Foot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1D8"/>
    <w:rPr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1D8"/>
    <w:rPr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7F61D8"/>
    <w:pPr>
      <w:ind w:left="720"/>
      <w:contextualSpacing/>
    </w:pPr>
  </w:style>
  <w:style w:type="table" w:styleId="PlainTable2">
    <w:name w:val="Plain Table 2"/>
    <w:basedOn w:val="TableNormal"/>
    <w:uiPriority w:val="42"/>
    <w:rsid w:val="007F61D8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5yl5">
    <w:name w:val="_5yl5"/>
    <w:basedOn w:val="DefaultParagraphFont"/>
    <w:rsid w:val="007F61D8"/>
  </w:style>
  <w:style w:type="table" w:styleId="TableGrid">
    <w:name w:val="Table Grid"/>
    <w:basedOn w:val="TableNormal"/>
    <w:uiPriority w:val="39"/>
    <w:rsid w:val="007F6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A52B7"/>
    <w:pPr>
      <w:spacing w:line="259" w:lineRule="auto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6C7A24"/>
    <w:pPr>
      <w:tabs>
        <w:tab w:val="left" w:pos="520"/>
        <w:tab w:val="right" w:leader="dot" w:pos="10024"/>
      </w:tabs>
    </w:pPr>
    <w:rPr>
      <w:i/>
      <w:iCs/>
      <w:noProof/>
      <w:sz w:val="32"/>
    </w:rPr>
  </w:style>
  <w:style w:type="character" w:styleId="Hyperlink">
    <w:name w:val="Hyperlink"/>
    <w:basedOn w:val="DefaultParagraphFont"/>
    <w:uiPriority w:val="99"/>
    <w:unhideWhenUsed/>
    <w:rsid w:val="006A52B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75162"/>
    <w:pPr>
      <w:spacing w:after="100"/>
      <w:ind w:left="260"/>
    </w:pPr>
    <w:rPr>
      <w:i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75162"/>
    <w:pPr>
      <w:spacing w:after="100"/>
      <w:ind w:left="520"/>
    </w:pPr>
    <w:rPr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828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28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82831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875162"/>
    <w:pPr>
      <w:spacing w:after="100" w:line="259" w:lineRule="auto"/>
      <w:ind w:left="660"/>
    </w:pPr>
    <w:rPr>
      <w:rFonts w:eastAsiaTheme="minorEastAsia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75162"/>
    <w:pPr>
      <w:spacing w:after="100" w:line="259" w:lineRule="auto"/>
      <w:ind w:left="880"/>
    </w:pPr>
    <w:rPr>
      <w:rFonts w:eastAsiaTheme="minorEastAsia" w:cstheme="minorBidi"/>
      <w:b w:val="0"/>
      <w:i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82831"/>
    <w:pPr>
      <w:spacing w:after="100" w:line="259" w:lineRule="auto"/>
      <w:ind w:left="110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82831"/>
    <w:pPr>
      <w:spacing w:after="100" w:line="259" w:lineRule="auto"/>
      <w:ind w:left="132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82831"/>
    <w:pPr>
      <w:spacing w:after="100" w:line="259" w:lineRule="auto"/>
      <w:ind w:left="154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82831"/>
    <w:pPr>
      <w:spacing w:after="100" w:line="259" w:lineRule="auto"/>
      <w:ind w:left="1760"/>
    </w:pPr>
    <w:rPr>
      <w:rFonts w:asciiTheme="minorHAnsi" w:eastAsiaTheme="minorEastAsia" w:hAnsiTheme="minorHAnsi" w:cstheme="minorBidi"/>
      <w:b w:val="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38283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D600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751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5AE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5AE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45AE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229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40E2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35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35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35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5EB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5EB"/>
    <w:rPr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5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5EB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27BF1"/>
    <w:rPr>
      <w:rFonts w:eastAsiaTheme="majorEastAsia" w:cstheme="majorBidi"/>
      <w:i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7BF1"/>
    <w:rPr>
      <w:rFonts w:eastAsiaTheme="majorEastAsia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27BF1"/>
    <w:rPr>
      <w:rFonts w:eastAsiaTheme="majorEastAsi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A27BF1"/>
    <w:rPr>
      <w:rFonts w:eastAsiaTheme="majorEastAsia" w:cstheme="majorBidi"/>
      <w:b w:val="0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E6B1F-F29E-48FF-8C37-ABB168B03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33</Pages>
  <Words>6016</Words>
  <Characters>34293</Characters>
  <Application>Microsoft Office Word</Application>
  <DocSecurity>0</DocSecurity>
  <Lines>285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</cp:lastModifiedBy>
  <cp:revision>58</cp:revision>
  <dcterms:created xsi:type="dcterms:W3CDTF">2019-11-08T13:25:00Z</dcterms:created>
  <dcterms:modified xsi:type="dcterms:W3CDTF">2019-11-09T14:18:00Z</dcterms:modified>
</cp:coreProperties>
</file>