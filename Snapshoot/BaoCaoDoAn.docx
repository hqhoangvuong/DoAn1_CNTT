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B6E58C" w14:textId="0B6C4987" w:rsidR="007F61D8" w:rsidRPr="00E24C10" w:rsidRDefault="007F48D5" w:rsidP="00875162">
      <w:pPr>
        <w:pStyle w:val="Title"/>
        <w:rPr>
          <w:b w:val="0"/>
        </w:rPr>
      </w:pPr>
      <w:ins w:id="0" w:author="HIKARI" w:date="2019-11-08T23:13:00Z">
        <w:r>
          <w:rPr>
            <w:b w:val="0"/>
            <w:noProof/>
          </w:rPr>
          <mc:AlternateContent>
            <mc:Choice Requires="wps">
              <w:drawing>
                <wp:anchor distT="0" distB="0" distL="114300" distR="114300" simplePos="0" relativeHeight="251676672" behindDoc="0" locked="0" layoutInCell="1" allowOverlap="1" wp14:anchorId="60067844" wp14:editId="3BAB9799">
                  <wp:simplePos x="0" y="0"/>
                  <wp:positionH relativeFrom="column">
                    <wp:posOffset>553815</wp:posOffset>
                  </wp:positionH>
                  <wp:positionV relativeFrom="paragraph">
                    <wp:posOffset>414068</wp:posOffset>
                  </wp:positionV>
                  <wp:extent cx="5347033" cy="1203177"/>
                  <wp:effectExtent l="0" t="0" r="6350" b="0"/>
                  <wp:wrapNone/>
                  <wp:docPr id="92" name="Text Box 9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5347033" cy="120317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13624B1" w14:textId="186E8EB9" w:rsidR="00B40D21" w:rsidRPr="007F48D5" w:rsidRDefault="00B40D21">
                              <w:pPr>
                                <w:spacing w:after="60" w:line="240" w:lineRule="auto"/>
                                <w:rPr>
                                  <w:ins w:id="1" w:author="HIKARI" w:date="2019-11-08T23:13:00Z"/>
                                  <w:rFonts w:ascii="SVN-Avo" w:hAnsi="SVN-Avo"/>
                                  <w:b w:val="0"/>
                                  <w:bCs/>
                                  <w:color w:val="4472C4" w:themeColor="accent5"/>
                                  <w:rPrChange w:id="2" w:author="HIKARI" w:date="2019-11-08T23:19:00Z">
                                    <w:rPr>
                                      <w:ins w:id="3" w:author="HIKARI" w:date="2019-11-08T23:13:00Z"/>
                                    </w:rPr>
                                  </w:rPrChange>
                                </w:rPr>
                                <w:pPrChange w:id="4" w:author="HIKARI" w:date="2019-11-08T23:14:00Z">
                                  <w:pPr/>
                                </w:pPrChange>
                              </w:pPr>
                              <w:ins w:id="5" w:author="HIKARI" w:date="2019-11-08T23:13:00Z">
                                <w:r w:rsidRPr="007F48D5">
                                  <w:rPr>
                                    <w:rFonts w:ascii="SVN-Avo" w:hAnsi="SVN-Avo"/>
                                    <w:b w:val="0"/>
                                    <w:bCs/>
                                    <w:color w:val="4472C4" w:themeColor="accent5"/>
                                    <w:rPrChange w:id="6" w:author="HIKARI" w:date="2019-11-08T23:19:00Z">
                                      <w:rPr/>
                                    </w:rPrChange>
                                  </w:rPr>
                                  <w:t>TRƯỜNG ĐẠI HỌC</w:t>
                                </w:r>
                              </w:ins>
                            </w:p>
                            <w:p w14:paraId="646612B7" w14:textId="4FA852A3" w:rsidR="00B40D21" w:rsidRPr="007F48D5" w:rsidRDefault="00B40D21">
                              <w:pPr>
                                <w:spacing w:after="60" w:line="240" w:lineRule="auto"/>
                                <w:rPr>
                                  <w:ins w:id="7" w:author="HIKARI" w:date="2019-11-08T23:15:00Z"/>
                                  <w:rFonts w:ascii="SVN-Avo" w:hAnsi="SVN-Avo"/>
                                  <w:color w:val="4472C4" w:themeColor="accent5"/>
                                  <w:sz w:val="37"/>
                                  <w:szCs w:val="37"/>
                                  <w:rPrChange w:id="8" w:author="HIKARI" w:date="2019-11-08T23:18:00Z">
                                    <w:rPr>
                                      <w:ins w:id="9" w:author="HIKARI" w:date="2019-11-08T23:15:00Z"/>
                                      <w:color w:val="4472C4" w:themeColor="accent5"/>
                                      <w:sz w:val="34"/>
                                      <w:szCs w:val="34"/>
                                    </w:rPr>
                                  </w:rPrChange>
                                </w:rPr>
                                <w:pPrChange w:id="10" w:author="HIKARI" w:date="2019-11-08T23:16:00Z">
                                  <w:pPr/>
                                </w:pPrChange>
                              </w:pPr>
                              <w:ins w:id="11" w:author="HIKARI" w:date="2019-11-08T23:13:00Z">
                                <w:r w:rsidRPr="007F48D5">
                                  <w:rPr>
                                    <w:rFonts w:ascii="SVN-Avo" w:hAnsi="SVN-Avo"/>
                                    <w:color w:val="4472C4" w:themeColor="accent5"/>
                                    <w:sz w:val="37"/>
                                    <w:szCs w:val="37"/>
                                    <w:rPrChange w:id="12" w:author="HIKARI" w:date="2019-11-08T23:18:00Z">
                                      <w:rPr>
                                        <w:sz w:val="32"/>
                                      </w:rPr>
                                    </w:rPrChange>
                                  </w:rPr>
                                  <w:t>SƯ PHẠM KỸ THUẬT THÀNH PHỐ HỒ CHÍ MINH</w:t>
                                </w:r>
                              </w:ins>
                            </w:p>
                            <w:p w14:paraId="0777242A" w14:textId="472D9174" w:rsidR="00B40D21" w:rsidRPr="007F48D5" w:rsidRDefault="00B40D21">
                              <w:pPr>
                                <w:rPr>
                                  <w:rFonts w:ascii="SVN-Avo" w:hAnsi="SVN-Avo"/>
                                  <w:b w:val="0"/>
                                  <w:bCs/>
                                  <w:color w:val="4472C4" w:themeColor="accent5"/>
                                  <w:szCs w:val="26"/>
                                  <w:rPrChange w:id="13" w:author="HIKARI" w:date="2019-11-08T23:19:00Z">
                                    <w:rPr/>
                                  </w:rPrChange>
                                </w:rPr>
                              </w:pPr>
                              <w:ins w:id="14" w:author="HIKARI" w:date="2019-11-08T23:15:00Z">
                                <w:r w:rsidRPr="007F48D5">
                                  <w:rPr>
                                    <w:rFonts w:ascii="SVN-Avo" w:hAnsi="SVN-Avo"/>
                                    <w:b w:val="0"/>
                                    <w:bCs/>
                                    <w:color w:val="4472C4" w:themeColor="accent5"/>
                                    <w:szCs w:val="26"/>
                                    <w:rPrChange w:id="15" w:author="HIKARI" w:date="2019-11-08T23:19:00Z">
                                      <w:rPr>
                                        <w:color w:val="4472C4" w:themeColor="accent5"/>
                                        <w:sz w:val="34"/>
                                        <w:szCs w:val="34"/>
                                      </w:rPr>
                                    </w:rPrChange>
                                  </w:rPr>
                                  <w:t>HCMC University</w:t>
                                </w:r>
                              </w:ins>
                              <w:ins w:id="16" w:author="HIKARI" w:date="2019-11-08T23:16:00Z">
                                <w:r w:rsidRPr="007F48D5">
                                  <w:rPr>
                                    <w:rFonts w:ascii="SVN-Avo" w:hAnsi="SVN-Avo"/>
                                    <w:b w:val="0"/>
                                    <w:bCs/>
                                    <w:color w:val="4472C4" w:themeColor="accent5"/>
                                    <w:szCs w:val="26"/>
                                    <w:rPrChange w:id="17" w:author="HIKARI" w:date="2019-11-08T23:19:00Z">
                                      <w:rPr>
                                        <w:color w:val="4472C4" w:themeColor="accent5"/>
                                        <w:sz w:val="34"/>
                                        <w:szCs w:val="34"/>
                                      </w:rPr>
                                    </w:rPrChange>
                                  </w:rPr>
                                  <w:t xml:space="preserve"> of Technology and Education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shapetype w14:anchorId="60067844" id="_x0000_t202" coordsize="21600,21600" o:spt="202" path="m,l,21600r21600,l21600,xe">
                  <v:stroke joinstyle="miter"/>
                  <v:path gradientshapeok="t" o:connecttype="rect"/>
                </v:shapetype>
                <v:shape id="Text Box 92" o:spid="_x0000_s1026" type="#_x0000_t202" style="position:absolute;margin-left:43.6pt;margin-top:32.6pt;width:421.05pt;height:94.7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" fillcolor="white [3201]" stroked="f" strokeweight=".5pt">
                  <v:textbox>
                    <w:txbxContent>
                      <w:p w14:paraId="513624B1" w14:textId="186E8EB9" w:rsidR="00B40D21" w:rsidRPr="007F48D5" w:rsidRDefault="00B40D21">
                        <w:pPr>
                          <w:spacing w:after="60" w:line="240" w:lineRule="auto"/>
                          <w:rPr>
                            <w:ins w:id="18" w:author="HIKARI" w:date="2019-11-08T23:13:00Z"/>
                            <w:rFonts w:ascii="SVN-Avo" w:hAnsi="SVN-Avo"/>
                            <w:b w:val="0"/>
                            <w:bCs/>
                            <w:color w:val="4472C4" w:themeColor="accent5"/>
                            <w:rPrChange w:id="19" w:author="HIKARI" w:date="2019-11-08T23:19:00Z">
                              <w:rPr>
                                <w:ins w:id="20" w:author="HIKARI" w:date="2019-11-08T23:13:00Z"/>
                              </w:rPr>
                            </w:rPrChange>
                          </w:rPr>
                          <w:pPrChange w:id="21" w:author="HIKARI" w:date="2019-11-08T23:14:00Z">
                            <w:pPr/>
                          </w:pPrChange>
                        </w:pPr>
                        <w:ins w:id="22" w:author="HIKARI" w:date="2019-11-08T23:13:00Z">
                          <w:r w:rsidRPr="007F48D5">
                            <w:rPr>
                              <w:rFonts w:ascii="SVN-Avo" w:hAnsi="SVN-Avo"/>
                              <w:b w:val="0"/>
                              <w:bCs/>
                              <w:color w:val="4472C4" w:themeColor="accent5"/>
                              <w:rPrChange w:id="23" w:author="HIKARI" w:date="2019-11-08T23:19:00Z">
                                <w:rPr/>
                              </w:rPrChange>
                            </w:rPr>
                            <w:t>TRƯỜNG ĐẠI HỌC</w:t>
                          </w:r>
                        </w:ins>
                      </w:p>
                      <w:p w14:paraId="646612B7" w14:textId="4FA852A3" w:rsidR="00B40D21" w:rsidRPr="007F48D5" w:rsidRDefault="00B40D21">
                        <w:pPr>
                          <w:spacing w:after="60" w:line="240" w:lineRule="auto"/>
                          <w:rPr>
                            <w:ins w:id="24" w:author="HIKARI" w:date="2019-11-08T23:15:00Z"/>
                            <w:rFonts w:ascii="SVN-Avo" w:hAnsi="SVN-Avo"/>
                            <w:color w:val="4472C4" w:themeColor="accent5"/>
                            <w:sz w:val="37"/>
                            <w:szCs w:val="37"/>
                            <w:rPrChange w:id="25" w:author="HIKARI" w:date="2019-11-08T23:18:00Z">
                              <w:rPr>
                                <w:ins w:id="26" w:author="HIKARI" w:date="2019-11-08T23:15:00Z"/>
                                <w:color w:val="4472C4" w:themeColor="accent5"/>
                                <w:sz w:val="34"/>
                                <w:szCs w:val="34"/>
                              </w:rPr>
                            </w:rPrChange>
                          </w:rPr>
                          <w:pPrChange w:id="27" w:author="HIKARI" w:date="2019-11-08T23:16:00Z">
                            <w:pPr/>
                          </w:pPrChange>
                        </w:pPr>
                        <w:ins w:id="28" w:author="HIKARI" w:date="2019-11-08T23:13:00Z">
                          <w:r w:rsidRPr="007F48D5">
                            <w:rPr>
                              <w:rFonts w:ascii="SVN-Avo" w:hAnsi="SVN-Avo"/>
                              <w:color w:val="4472C4" w:themeColor="accent5"/>
                              <w:sz w:val="37"/>
                              <w:szCs w:val="37"/>
                              <w:rPrChange w:id="29" w:author="HIKARI" w:date="2019-11-08T23:18:00Z">
                                <w:rPr>
                                  <w:sz w:val="32"/>
                                </w:rPr>
                              </w:rPrChange>
                            </w:rPr>
                            <w:t>SƯ PHẠM KỸ THUẬT THÀNH PHỐ HỒ CHÍ MINH</w:t>
                          </w:r>
                        </w:ins>
                      </w:p>
                      <w:p w14:paraId="0777242A" w14:textId="472D9174" w:rsidR="00B40D21" w:rsidRPr="007F48D5" w:rsidRDefault="00B40D21">
                        <w:pPr>
                          <w:rPr>
                            <w:rFonts w:ascii="SVN-Avo" w:hAnsi="SVN-Avo"/>
                            <w:b w:val="0"/>
                            <w:bCs/>
                            <w:color w:val="4472C4" w:themeColor="accent5"/>
                            <w:szCs w:val="26"/>
                            <w:rPrChange w:id="30" w:author="HIKARI" w:date="2019-11-08T23:19:00Z">
                              <w:rPr/>
                            </w:rPrChange>
                          </w:rPr>
                        </w:pPr>
                        <w:ins w:id="31" w:author="HIKARI" w:date="2019-11-08T23:15:00Z">
                          <w:r w:rsidRPr="007F48D5">
                            <w:rPr>
                              <w:rFonts w:ascii="SVN-Avo" w:hAnsi="SVN-Avo"/>
                              <w:b w:val="0"/>
                              <w:bCs/>
                              <w:color w:val="4472C4" w:themeColor="accent5"/>
                              <w:szCs w:val="26"/>
                              <w:rPrChange w:id="32" w:author="HIKARI" w:date="2019-11-08T23:19:00Z">
                                <w:rPr>
                                  <w:color w:val="4472C4" w:themeColor="accent5"/>
                                  <w:sz w:val="34"/>
                                  <w:szCs w:val="34"/>
                                </w:rPr>
                              </w:rPrChange>
                            </w:rPr>
                            <w:t>HCMC University</w:t>
                          </w:r>
                        </w:ins>
                        <w:ins w:id="33" w:author="HIKARI" w:date="2019-11-08T23:16:00Z">
                          <w:r w:rsidRPr="007F48D5">
                            <w:rPr>
                              <w:rFonts w:ascii="SVN-Avo" w:hAnsi="SVN-Avo"/>
                              <w:b w:val="0"/>
                              <w:bCs/>
                              <w:color w:val="4472C4" w:themeColor="accent5"/>
                              <w:szCs w:val="26"/>
                              <w:rPrChange w:id="34" w:author="HIKARI" w:date="2019-11-08T23:19:00Z">
                                <w:rPr>
                                  <w:color w:val="4472C4" w:themeColor="accent5"/>
                                  <w:sz w:val="34"/>
                                  <w:szCs w:val="34"/>
                                </w:rPr>
                              </w:rPrChange>
                            </w:rPr>
                            <w:t xml:space="preserve"> of Technology and Education</w:t>
                          </w:r>
                        </w:ins>
                      </w:p>
                    </w:txbxContent>
                  </v:textbox>
                </v:shape>
              </w:pict>
            </mc:Fallback>
          </mc:AlternateContent>
        </w:r>
      </w:ins>
      <w:r w:rsidR="007F61D8" w:rsidRPr="00E24C10">
        <w:rPr>
          <w:b w:val="0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F9E2A82" wp14:editId="5296C0B0">
                <wp:simplePos x="0" y="0"/>
                <wp:positionH relativeFrom="margin">
                  <wp:posOffset>-83252</wp:posOffset>
                </wp:positionH>
                <wp:positionV relativeFrom="paragraph">
                  <wp:posOffset>-204716</wp:posOffset>
                </wp:positionV>
                <wp:extent cx="6578221" cy="10222173"/>
                <wp:effectExtent l="0" t="0" r="0" b="8255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8221" cy="10222173"/>
                          <a:chOff x="1625" y="1003"/>
                          <a:chExt cx="9158" cy="14683"/>
                        </a:xfrm>
                      </wpg:grpSpPr>
                      <wps:wsp>
                        <wps:cNvPr id="8" name="Freeform 3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4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5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6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7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8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9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0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1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2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3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4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5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16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17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18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19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0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1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2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3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4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5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26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27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28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29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0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1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2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3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4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5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36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37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38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39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0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1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2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3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4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5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46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47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48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49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2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3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4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55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56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57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58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59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0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1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2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3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64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65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66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67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40034" id="Group 7" o:spid="_x0000_s1026" style="position:absolute;margin-left:-6.55pt;margin-top:-16.1pt;width:517.95pt;height:804.9pt;z-index:251659264;mso-position-horizontal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">
                <v:shape id="Freeform 3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5,-10l278,532r15,-9l312,518r19,-5l350,513r19,l384,518r19,14l422,547r15,19l461,609r14,48l485,705r9,48l513,796r20,29l566,844r43,10l648,844r29,-14l701,801r24,-33l739,720r10,-58l753,600r,-72l749,504r-5,-34l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4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5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6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7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8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9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,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10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11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12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13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14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15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16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17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18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19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5,9l279,322r14,10l312,336r20,5l351,341r19,l384,332r20,-10l423,308r14,-20l461,240r15,-48l485,144,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0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1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2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3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24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25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,39,9,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26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27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28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29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1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2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3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4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5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-4,-10l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6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7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8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9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40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41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39,-58l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42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43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44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45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46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47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48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49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50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" fillcolor="#005196" stroked="f"/>
                <v:rect id="Rectangle 51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" fillcolor="#005196" stroked="f"/>
                <v:shape id="Freeform 52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53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54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55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56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57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58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,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59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38,58l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60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61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62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63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64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65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66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67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68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" fillcolor="#005196" stroked="f"/>
                <v:rect id="Rectangle 69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" fillcolor="#005196" stroked="f"/>
                <w10:wrap anchorx="margin"/>
              </v:group>
            </w:pict>
          </mc:Fallback>
        </mc:AlternateContent>
      </w:r>
      <w:r w:rsidR="007F61D8" w:rsidRPr="00E24C10">
        <w:t xml:space="preserve">   </w:t>
      </w:r>
      <w:sdt>
        <w:sdtPr>
          <w:rPr>
            <w:b w:val="0"/>
          </w:rPr>
          <w:id w:val="-894352848"/>
          <w:docPartObj>
            <w:docPartGallery w:val="Watermarks"/>
          </w:docPartObj>
        </w:sdtPr>
        <w:sdtContent/>
      </w:sdt>
    </w:p>
    <w:p w14:paraId="6270F244" w14:textId="25E98A53" w:rsidR="007F61D8" w:rsidRPr="00E24C10" w:rsidRDefault="007F48D5" w:rsidP="009E3417">
      <w:pPr>
        <w:spacing w:after="0"/>
        <w:jc w:val="center"/>
        <w:rPr>
          <w:spacing w:val="4"/>
        </w:rPr>
      </w:pPr>
      <w:ins w:id="35" w:author="HIKARI" w:date="2019-11-08T23:15:00Z">
        <w:r>
          <w:rPr>
            <w:noProof/>
            <w:spacing w:val="4"/>
          </w:rPr>
          <mc:AlternateContent>
            <mc:Choice Requires="wps">
              <w:drawing>
                <wp:anchor distT="0" distB="0" distL="114300" distR="114300" simplePos="0" relativeHeight="251677696" behindDoc="0" locked="0" layoutInCell="1" allowOverlap="1" wp14:anchorId="348F8AE0" wp14:editId="263F1382">
                  <wp:simplePos x="0" y="0"/>
                  <wp:positionH relativeFrom="column">
                    <wp:posOffset>631825</wp:posOffset>
                  </wp:positionH>
                  <wp:positionV relativeFrom="paragraph">
                    <wp:posOffset>677281</wp:posOffset>
                  </wp:positionV>
                  <wp:extent cx="5085390" cy="0"/>
                  <wp:effectExtent l="0" t="0" r="0" b="0"/>
                  <wp:wrapNone/>
                  <wp:docPr id="93" name="Straight Connector 9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08539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2452FFAA" id="Straight Connector 93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75pt,53.35pt" to="450.15pt,5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" strokecolor="black [3200]" strokeweight="1.5pt">
                  <v:stroke joinstyle="miter"/>
                </v:line>
              </w:pict>
            </mc:Fallback>
          </mc:AlternateContent>
        </w:r>
      </w:ins>
      <w:commentRangeStart w:id="36"/>
      <w:r w:rsidR="006236B6" w:rsidRPr="00E24C10">
        <w:rPr>
          <w:noProof/>
          <w:spacing w:val="4"/>
        </w:rPr>
        <w:drawing>
          <wp:inline distT="0" distB="0" distL="0" distR="0" wp14:anchorId="0363390F" wp14:editId="62144DC4">
            <wp:extent cx="5238750" cy="1183005"/>
            <wp:effectExtent l="0" t="0" r="0" b="0"/>
            <wp:docPr id="1" name="Picture 1" descr="C:\Users\Hikari\AppData\Local\Microsoft\Windows\INetCache\Content.Word\dhspkttphc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ikari\AppData\Local\Microsoft\Windows\INetCache\Content.Word\dhspkttphc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83" cy="119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6"/>
      <w:r w:rsidR="00F035EB">
        <w:rPr>
          <w:rStyle w:val="CommentReference"/>
        </w:rPr>
        <w:commentReference w:id="36"/>
      </w:r>
    </w:p>
    <w:p w14:paraId="03EE5869" w14:textId="3CCE17CA" w:rsidR="007F48D5" w:rsidRDefault="007F48D5" w:rsidP="005F1B84">
      <w:pPr>
        <w:spacing w:after="0"/>
        <w:jc w:val="center"/>
        <w:rPr>
          <w:ins w:id="37" w:author="HIKARI" w:date="2019-11-08T23:19:00Z"/>
          <w:b w:val="0"/>
          <w:color w:val="4472C4" w:themeColor="accent5"/>
          <w:spacing w:val="4"/>
          <w:sz w:val="44"/>
          <w:szCs w:val="44"/>
        </w:rPr>
      </w:pPr>
      <w:ins w:id="38" w:author="HIKARI" w:date="2019-11-08T23:19:00Z">
        <w:r>
          <w:rPr>
            <w:b w:val="0"/>
            <w:color w:val="4472C4" w:themeColor="accent5"/>
            <w:spacing w:val="4"/>
            <w:sz w:val="44"/>
            <w:szCs w:val="44"/>
          </w:rPr>
          <w:t>KHOA ĐÀO TẠO CHẤT LƯỢNG CAO</w:t>
        </w:r>
      </w:ins>
    </w:p>
    <w:p w14:paraId="220AF837" w14:textId="5CDC2117" w:rsidR="007F61D8" w:rsidRPr="007F48D5" w:rsidRDefault="00E43BF4" w:rsidP="005F1B84">
      <w:pPr>
        <w:spacing w:after="0"/>
        <w:jc w:val="center"/>
        <w:rPr>
          <w:b w:val="0"/>
          <w:color w:val="4472C4" w:themeColor="accent5"/>
          <w:spacing w:val="4"/>
          <w:sz w:val="44"/>
          <w:szCs w:val="44"/>
          <w:rPrChange w:id="39" w:author="HIKARI" w:date="2019-11-08T23:15:00Z">
            <w:rPr>
              <w:b w:val="0"/>
              <w:color w:val="0070C0"/>
              <w:spacing w:val="4"/>
              <w:sz w:val="44"/>
              <w:szCs w:val="44"/>
            </w:rPr>
          </w:rPrChange>
        </w:rPr>
      </w:pPr>
      <w:r w:rsidRPr="007F48D5">
        <w:rPr>
          <w:b w:val="0"/>
          <w:color w:val="4472C4" w:themeColor="accent5"/>
          <w:spacing w:val="4"/>
          <w:sz w:val="44"/>
          <w:szCs w:val="44"/>
          <w:rPrChange w:id="40" w:author="HIKARI" w:date="2019-11-08T23:15:00Z">
            <w:rPr>
              <w:b w:val="0"/>
              <w:color w:val="0070C0"/>
              <w:spacing w:val="4"/>
              <w:sz w:val="44"/>
              <w:szCs w:val="44"/>
            </w:rPr>
          </w:rPrChange>
        </w:rPr>
        <w:t>NGÀNH CÔNG NGHỆ THÔNG TIN</w:t>
      </w:r>
    </w:p>
    <w:p w14:paraId="19E123D5" w14:textId="5DD95402" w:rsidR="007F61D8" w:rsidRPr="00E24C10" w:rsidRDefault="007F61D8" w:rsidP="007F61D8">
      <w:pPr>
        <w:spacing w:after="0"/>
        <w:rPr>
          <w:spacing w:val="4"/>
        </w:rPr>
      </w:pPr>
    </w:p>
    <w:p w14:paraId="6D2871A7" w14:textId="1A1C3E0E" w:rsidR="007F61D8" w:rsidRPr="00E24C10" w:rsidRDefault="007F61D8" w:rsidP="007F61D8">
      <w:pPr>
        <w:spacing w:after="0"/>
        <w:jc w:val="center"/>
        <w:rPr>
          <w:spacing w:val="4"/>
        </w:rPr>
      </w:pPr>
    </w:p>
    <w:p w14:paraId="5097683A" w14:textId="77777777" w:rsidR="009E3417" w:rsidRPr="00E24C10" w:rsidRDefault="009E3417" w:rsidP="009E3417">
      <w:pPr>
        <w:spacing w:after="0"/>
        <w:jc w:val="center"/>
        <w:rPr>
          <w:b w:val="0"/>
          <w:noProof/>
          <w:spacing w:val="4"/>
          <w:sz w:val="36"/>
        </w:rPr>
      </w:pPr>
    </w:p>
    <w:p w14:paraId="4A261BF9" w14:textId="7673B944" w:rsidR="00364215" w:rsidRPr="00E24C10" w:rsidRDefault="007D6ED6" w:rsidP="009E3417">
      <w:pPr>
        <w:spacing w:after="0"/>
        <w:jc w:val="center"/>
        <w:rPr>
          <w:spacing w:val="4"/>
        </w:rPr>
      </w:pPr>
      <w:r w:rsidRPr="00E24C10">
        <w:rPr>
          <w:b w:val="0"/>
          <w:noProof/>
          <w:spacing w:val="4"/>
          <w:sz w:val="36"/>
        </w:rPr>
        <w:drawing>
          <wp:anchor distT="0" distB="0" distL="114300" distR="114300" simplePos="0" relativeHeight="251640832" behindDoc="1" locked="0" layoutInCell="0" allowOverlap="1" wp14:anchorId="177BACCD" wp14:editId="48AFF50C">
            <wp:simplePos x="0" y="0"/>
            <wp:positionH relativeFrom="margin">
              <wp:posOffset>70693</wp:posOffset>
            </wp:positionH>
            <wp:positionV relativeFrom="margin">
              <wp:posOffset>2851785</wp:posOffset>
            </wp:positionV>
            <wp:extent cx="6260594" cy="3521123"/>
            <wp:effectExtent l="0" t="0" r="0" b="3175"/>
            <wp:wrapNone/>
            <wp:docPr id="3" name="Picture 3" descr="Untitled-1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dPictureWatermark251715595" descr="Untitled-1-0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594" cy="35211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0C0B48" w14:textId="77777777" w:rsidR="00364215" w:rsidRPr="00E24C10" w:rsidRDefault="00364215" w:rsidP="007F61D8">
      <w:pPr>
        <w:spacing w:after="0"/>
        <w:jc w:val="center"/>
        <w:rPr>
          <w:spacing w:val="4"/>
        </w:rPr>
      </w:pPr>
    </w:p>
    <w:p w14:paraId="70198B3E" w14:textId="73148F4B" w:rsidR="000424E1" w:rsidRPr="00E24C10" w:rsidRDefault="000424E1" w:rsidP="007F61D8">
      <w:pPr>
        <w:spacing w:after="0"/>
        <w:jc w:val="center"/>
        <w:rPr>
          <w:spacing w:val="4"/>
          <w:sz w:val="48"/>
          <w:szCs w:val="48"/>
        </w:rPr>
      </w:pPr>
      <w:r w:rsidRPr="00E24C10">
        <w:rPr>
          <w:spacing w:val="4"/>
          <w:sz w:val="48"/>
          <w:szCs w:val="48"/>
        </w:rPr>
        <w:t xml:space="preserve">BÁO CÁO ĐỒ ÁN </w:t>
      </w:r>
      <w:r w:rsidR="00E43BF4" w:rsidRPr="00E24C10">
        <w:rPr>
          <w:spacing w:val="4"/>
          <w:sz w:val="48"/>
          <w:szCs w:val="48"/>
        </w:rPr>
        <w:t>I</w:t>
      </w:r>
    </w:p>
    <w:p w14:paraId="76CA1CD0" w14:textId="30009F7F" w:rsidR="007D6ED6" w:rsidRPr="00E24C10" w:rsidRDefault="007D6ED6" w:rsidP="007F61D8">
      <w:pPr>
        <w:spacing w:after="0"/>
        <w:jc w:val="center"/>
        <w:rPr>
          <w:bCs/>
          <w:color w:val="FF0000"/>
          <w:spacing w:val="4"/>
          <w:sz w:val="52"/>
          <w:szCs w:val="52"/>
        </w:rPr>
      </w:pPr>
      <w:r w:rsidRPr="00E24C10">
        <w:rPr>
          <w:bCs/>
          <w:color w:val="FF0000"/>
          <w:spacing w:val="4"/>
          <w:sz w:val="52"/>
          <w:szCs w:val="52"/>
        </w:rPr>
        <w:t>TENSORGRAM</w:t>
      </w:r>
    </w:p>
    <w:p w14:paraId="3F103180" w14:textId="4DCAAB25" w:rsidR="00937980" w:rsidRPr="00E24C10" w:rsidRDefault="00E43BF4" w:rsidP="00937980">
      <w:pPr>
        <w:spacing w:after="0"/>
        <w:jc w:val="center"/>
        <w:rPr>
          <w:color w:val="FF0000"/>
          <w:spacing w:val="4"/>
          <w:sz w:val="52"/>
          <w:szCs w:val="21"/>
        </w:rPr>
      </w:pPr>
      <w:r w:rsidRPr="00E24C10">
        <w:rPr>
          <w:color w:val="FF0000"/>
          <w:spacing w:val="4"/>
          <w:sz w:val="52"/>
          <w:szCs w:val="21"/>
        </w:rPr>
        <w:t xml:space="preserve">PHẦN MỀM </w:t>
      </w:r>
      <w:r w:rsidR="007D6ED6" w:rsidRPr="00E24C10">
        <w:rPr>
          <w:color w:val="FF0000"/>
          <w:spacing w:val="4"/>
          <w:sz w:val="52"/>
          <w:szCs w:val="21"/>
        </w:rPr>
        <w:t>TẠO</w:t>
      </w:r>
      <w:r w:rsidRPr="00E24C10">
        <w:rPr>
          <w:color w:val="FF0000"/>
          <w:spacing w:val="4"/>
          <w:sz w:val="52"/>
          <w:szCs w:val="21"/>
        </w:rPr>
        <w:t xml:space="preserve"> DIAGRAM</w:t>
      </w:r>
    </w:p>
    <w:p w14:paraId="7652B3CC" w14:textId="5A64A9E2" w:rsidR="00524F92" w:rsidRPr="00E24C10" w:rsidRDefault="007D6ED6" w:rsidP="009E3417">
      <w:pPr>
        <w:spacing w:after="0"/>
        <w:jc w:val="center"/>
        <w:rPr>
          <w:color w:val="FF0000"/>
          <w:spacing w:val="4"/>
          <w:sz w:val="52"/>
          <w:szCs w:val="21"/>
        </w:rPr>
      </w:pPr>
      <w:r w:rsidRPr="00E24C10">
        <w:rPr>
          <w:color w:val="FF0000"/>
          <w:spacing w:val="4"/>
          <w:sz w:val="52"/>
          <w:szCs w:val="21"/>
        </w:rPr>
        <w:t>CHO</w:t>
      </w:r>
      <w:r w:rsidR="00937980" w:rsidRPr="00E24C10">
        <w:rPr>
          <w:color w:val="FF0000"/>
          <w:spacing w:val="4"/>
          <w:sz w:val="52"/>
          <w:szCs w:val="21"/>
        </w:rPr>
        <w:t xml:space="preserve"> MÔ HÌNH</w:t>
      </w:r>
      <w:r w:rsidRPr="00E24C10">
        <w:rPr>
          <w:color w:val="FF0000"/>
          <w:spacing w:val="4"/>
          <w:sz w:val="52"/>
          <w:szCs w:val="21"/>
        </w:rPr>
        <w:t xml:space="preserve"> </w:t>
      </w:r>
      <w:r w:rsidR="00E43BF4" w:rsidRPr="00E24C10">
        <w:rPr>
          <w:color w:val="FF0000"/>
          <w:spacing w:val="4"/>
          <w:sz w:val="52"/>
          <w:szCs w:val="21"/>
        </w:rPr>
        <w:t>TENSORFLOW</w:t>
      </w:r>
    </w:p>
    <w:p w14:paraId="47F174F8" w14:textId="77777777" w:rsidR="005F1B84" w:rsidRPr="00E24C10" w:rsidRDefault="005F1B84" w:rsidP="00364215">
      <w:pPr>
        <w:spacing w:after="0" w:line="264" w:lineRule="auto"/>
        <w:rPr>
          <w:spacing w:val="4"/>
          <w:sz w:val="21"/>
          <w:szCs w:val="21"/>
        </w:rPr>
      </w:pPr>
    </w:p>
    <w:p w14:paraId="34DD63CC" w14:textId="784F418A" w:rsidR="00524F92" w:rsidRPr="00E24C10" w:rsidRDefault="007F61D8" w:rsidP="009E3417">
      <w:pPr>
        <w:pStyle w:val="ListParagraph"/>
        <w:spacing w:after="0" w:line="264" w:lineRule="auto"/>
        <w:ind w:left="2340"/>
        <w:rPr>
          <w:b w:val="0"/>
          <w:spacing w:val="4"/>
          <w:sz w:val="21"/>
          <w:szCs w:val="21"/>
        </w:rPr>
      </w:pPr>
      <w:r w:rsidRPr="00E24C10">
        <w:rPr>
          <w:spacing w:val="4"/>
          <w:sz w:val="21"/>
          <w:szCs w:val="21"/>
        </w:rPr>
        <w:t xml:space="preserve"> 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7020"/>
        <w:gridCol w:w="2776"/>
      </w:tblGrid>
      <w:tr w:rsidR="00524F92" w:rsidRPr="00E24C10" w14:paraId="3C5E3A7A" w14:textId="77777777" w:rsidTr="00524F92">
        <w:trPr>
          <w:jc w:val="center"/>
        </w:trPr>
        <w:tc>
          <w:tcPr>
            <w:tcW w:w="9061" w:type="dxa"/>
            <w:gridSpan w:val="2"/>
          </w:tcPr>
          <w:p w14:paraId="2C4A6054" w14:textId="77777777" w:rsidR="00524F92" w:rsidRPr="00E24C10" w:rsidRDefault="005F1B84" w:rsidP="005F1B84">
            <w:pPr>
              <w:spacing w:after="0"/>
              <w:rPr>
                <w:sz w:val="32"/>
                <w:szCs w:val="28"/>
              </w:rPr>
            </w:pPr>
            <w:r w:rsidRPr="00E24C10">
              <w:rPr>
                <w:sz w:val="32"/>
                <w:szCs w:val="28"/>
              </w:rPr>
              <w:t xml:space="preserve">                                   </w:t>
            </w:r>
            <w:proofErr w:type="spellStart"/>
            <w:r w:rsidR="00524F92" w:rsidRPr="00E24C10">
              <w:rPr>
                <w:sz w:val="32"/>
                <w:szCs w:val="28"/>
              </w:rPr>
              <w:t>Nhóm</w:t>
            </w:r>
            <w:proofErr w:type="spellEnd"/>
            <w:r w:rsidR="00524F92" w:rsidRPr="00E24C10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E24C10">
              <w:rPr>
                <w:sz w:val="32"/>
                <w:szCs w:val="28"/>
              </w:rPr>
              <w:t>sinh</w:t>
            </w:r>
            <w:proofErr w:type="spellEnd"/>
            <w:r w:rsidR="00524F92" w:rsidRPr="00E24C10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E24C10">
              <w:rPr>
                <w:sz w:val="32"/>
                <w:szCs w:val="28"/>
              </w:rPr>
              <w:t>viên</w:t>
            </w:r>
            <w:proofErr w:type="spellEnd"/>
            <w:r w:rsidR="00524F92" w:rsidRPr="00E24C10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E24C10">
              <w:rPr>
                <w:sz w:val="32"/>
                <w:szCs w:val="28"/>
              </w:rPr>
              <w:t>thực</w:t>
            </w:r>
            <w:proofErr w:type="spellEnd"/>
            <w:r w:rsidR="00524F92" w:rsidRPr="00E24C10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E24C10">
              <w:rPr>
                <w:sz w:val="32"/>
                <w:szCs w:val="28"/>
              </w:rPr>
              <w:t>hiện</w:t>
            </w:r>
            <w:proofErr w:type="spellEnd"/>
            <w:r w:rsidR="00524F92" w:rsidRPr="00E24C10">
              <w:rPr>
                <w:sz w:val="32"/>
                <w:szCs w:val="28"/>
              </w:rPr>
              <w:t>:</w:t>
            </w:r>
          </w:p>
        </w:tc>
      </w:tr>
      <w:tr w:rsidR="00524F92" w:rsidRPr="00E24C10" w14:paraId="6EC16A2B" w14:textId="77777777" w:rsidTr="005F1B84">
        <w:trPr>
          <w:jc w:val="center"/>
        </w:trPr>
        <w:tc>
          <w:tcPr>
            <w:tcW w:w="7020" w:type="dxa"/>
          </w:tcPr>
          <w:p w14:paraId="05F62A7F" w14:textId="77777777" w:rsidR="00524F92" w:rsidRPr="00E24C10" w:rsidRDefault="005F1B84" w:rsidP="005F1B84">
            <w:pPr>
              <w:spacing w:after="0"/>
              <w:rPr>
                <w:sz w:val="32"/>
                <w:szCs w:val="28"/>
              </w:rPr>
            </w:pPr>
            <w:r w:rsidRPr="00E24C10">
              <w:rPr>
                <w:sz w:val="32"/>
                <w:szCs w:val="28"/>
              </w:rPr>
              <w:t xml:space="preserve">                                   </w:t>
            </w:r>
            <w:proofErr w:type="spellStart"/>
            <w:r w:rsidR="00524F92" w:rsidRPr="00E24C10">
              <w:rPr>
                <w:sz w:val="32"/>
                <w:szCs w:val="28"/>
              </w:rPr>
              <w:t>Huỳnh</w:t>
            </w:r>
            <w:proofErr w:type="spellEnd"/>
            <w:r w:rsidR="00524F92" w:rsidRPr="00E24C10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E24C10">
              <w:rPr>
                <w:sz w:val="32"/>
                <w:szCs w:val="28"/>
              </w:rPr>
              <w:t>Quốc</w:t>
            </w:r>
            <w:proofErr w:type="spellEnd"/>
            <w:r w:rsidR="00524F92" w:rsidRPr="00E24C10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E24C10">
              <w:rPr>
                <w:sz w:val="32"/>
                <w:szCs w:val="28"/>
              </w:rPr>
              <w:t>Hoàng</w:t>
            </w:r>
            <w:proofErr w:type="spellEnd"/>
            <w:r w:rsidR="00524F92" w:rsidRPr="00E24C10">
              <w:rPr>
                <w:sz w:val="32"/>
                <w:szCs w:val="28"/>
              </w:rPr>
              <w:t xml:space="preserve"> </w:t>
            </w:r>
            <w:proofErr w:type="spellStart"/>
            <w:r w:rsidR="00524F92" w:rsidRPr="00E24C10">
              <w:rPr>
                <w:sz w:val="32"/>
                <w:szCs w:val="28"/>
              </w:rPr>
              <w:t>Vương</w:t>
            </w:r>
            <w:proofErr w:type="spellEnd"/>
          </w:p>
        </w:tc>
        <w:tc>
          <w:tcPr>
            <w:tcW w:w="2041" w:type="dxa"/>
          </w:tcPr>
          <w:p w14:paraId="4FC90B40" w14:textId="77777777" w:rsidR="00524F92" w:rsidRPr="00E24C10" w:rsidRDefault="00524F92" w:rsidP="005F1B84">
            <w:pPr>
              <w:spacing w:after="0"/>
              <w:jc w:val="center"/>
              <w:rPr>
                <w:sz w:val="32"/>
                <w:szCs w:val="28"/>
              </w:rPr>
            </w:pPr>
            <w:r w:rsidRPr="00E24C10">
              <w:rPr>
                <w:sz w:val="32"/>
                <w:szCs w:val="28"/>
              </w:rPr>
              <w:t>17110256</w:t>
            </w:r>
          </w:p>
        </w:tc>
      </w:tr>
      <w:tr w:rsidR="00524F92" w:rsidRPr="00E24C10" w14:paraId="11F183E8" w14:textId="77777777" w:rsidTr="005F1B84">
        <w:trPr>
          <w:jc w:val="center"/>
        </w:trPr>
        <w:tc>
          <w:tcPr>
            <w:tcW w:w="7020" w:type="dxa"/>
          </w:tcPr>
          <w:p w14:paraId="52DB29DA" w14:textId="2117F94D" w:rsidR="00524F92" w:rsidRPr="00E24C10" w:rsidRDefault="00E43BF4">
            <w:pPr>
              <w:spacing w:after="0"/>
              <w:rPr>
                <w:sz w:val="32"/>
                <w:szCs w:val="28"/>
              </w:rPr>
              <w:pPrChange w:id="41" w:author="HIKARI" w:date="2019-11-09T07:27:00Z">
                <w:pPr>
                  <w:spacing w:after="0"/>
                  <w:jc w:val="center"/>
                </w:pPr>
              </w:pPrChange>
            </w:pPr>
            <w:commentRangeStart w:id="42"/>
            <w:r w:rsidRPr="00E24C10">
              <w:rPr>
                <w:sz w:val="32"/>
                <w:szCs w:val="28"/>
              </w:rPr>
              <w:t xml:space="preserve">                    </w:t>
            </w:r>
            <w:ins w:id="43" w:author="HIKARI" w:date="2019-11-09T07:27:00Z">
              <w:r w:rsidR="00B62307">
                <w:rPr>
                  <w:sz w:val="32"/>
                  <w:szCs w:val="28"/>
                </w:rPr>
                <w:t xml:space="preserve">               </w:t>
              </w:r>
              <w:proofErr w:type="spellStart"/>
              <w:r w:rsidR="00B62307">
                <w:rPr>
                  <w:sz w:val="32"/>
                  <w:szCs w:val="28"/>
                </w:rPr>
                <w:t>Bùi</w:t>
              </w:r>
            </w:ins>
            <w:proofErr w:type="spellEnd"/>
            <w:del w:id="44" w:author="HIKARI" w:date="2019-11-09T07:27:00Z">
              <w:r w:rsidRPr="00E24C10" w:rsidDel="00B62307">
                <w:rPr>
                  <w:sz w:val="32"/>
                  <w:szCs w:val="28"/>
                </w:rPr>
                <w:delText>Nguyễn</w:delText>
              </w:r>
            </w:del>
            <w:r w:rsidRPr="00E24C10">
              <w:rPr>
                <w:sz w:val="32"/>
                <w:szCs w:val="28"/>
              </w:rPr>
              <w:t xml:space="preserve"> Minh </w:t>
            </w:r>
            <w:proofErr w:type="spellStart"/>
            <w:r w:rsidRPr="00E24C10">
              <w:rPr>
                <w:sz w:val="32"/>
                <w:szCs w:val="28"/>
              </w:rPr>
              <w:t>Trung</w:t>
            </w:r>
            <w:proofErr w:type="spellEnd"/>
            <w:r w:rsidR="005F1B84" w:rsidRPr="00E24C10">
              <w:rPr>
                <w:sz w:val="32"/>
                <w:szCs w:val="28"/>
              </w:rPr>
              <w:t xml:space="preserve">                     </w:t>
            </w:r>
          </w:p>
          <w:p w14:paraId="0D12DE3F" w14:textId="73970D04" w:rsidR="00E43BF4" w:rsidRPr="00E24C10" w:rsidRDefault="002971EB" w:rsidP="002971EB">
            <w:pPr>
              <w:tabs>
                <w:tab w:val="left" w:pos="2837"/>
              </w:tabs>
              <w:spacing w:after="0"/>
              <w:rPr>
                <w:sz w:val="32"/>
                <w:szCs w:val="28"/>
              </w:rPr>
            </w:pPr>
            <w:r w:rsidRPr="00E24C10">
              <w:rPr>
                <w:sz w:val="32"/>
                <w:szCs w:val="28"/>
              </w:rPr>
              <w:t xml:space="preserve">                                   </w:t>
            </w:r>
            <w:proofErr w:type="spellStart"/>
            <w:ins w:id="45" w:author="HIKARI" w:date="2019-11-09T13:50:00Z">
              <w:r w:rsidR="0050006A" w:rsidRPr="0050006A">
                <w:rPr>
                  <w:sz w:val="32"/>
                  <w:szCs w:val="28"/>
                </w:rPr>
                <w:t>Phạm</w:t>
              </w:r>
              <w:proofErr w:type="spellEnd"/>
              <w:r w:rsidR="0050006A" w:rsidRPr="0050006A">
                <w:rPr>
                  <w:sz w:val="32"/>
                  <w:szCs w:val="28"/>
                </w:rPr>
                <w:t xml:space="preserve"> </w:t>
              </w:r>
              <w:proofErr w:type="spellStart"/>
              <w:r w:rsidR="0050006A" w:rsidRPr="0050006A">
                <w:rPr>
                  <w:sz w:val="32"/>
                  <w:szCs w:val="28"/>
                </w:rPr>
                <w:t>Quốc</w:t>
              </w:r>
              <w:proofErr w:type="spellEnd"/>
              <w:r w:rsidR="0050006A" w:rsidRPr="0050006A">
                <w:rPr>
                  <w:sz w:val="32"/>
                  <w:szCs w:val="28"/>
                </w:rPr>
                <w:t xml:space="preserve"> </w:t>
              </w:r>
              <w:proofErr w:type="spellStart"/>
              <w:r w:rsidR="0050006A" w:rsidRPr="0050006A">
                <w:rPr>
                  <w:sz w:val="32"/>
                  <w:szCs w:val="28"/>
                </w:rPr>
                <w:t>Việt</w:t>
              </w:r>
            </w:ins>
            <w:proofErr w:type="spellEnd"/>
            <w:del w:id="46" w:author="HIKARI" w:date="2019-11-09T13:50:00Z">
              <w:r w:rsidRPr="00E24C10" w:rsidDel="0050006A">
                <w:rPr>
                  <w:sz w:val="32"/>
                  <w:szCs w:val="28"/>
                </w:rPr>
                <w:delText>Việt</w:delText>
              </w:r>
            </w:del>
          </w:p>
        </w:tc>
        <w:tc>
          <w:tcPr>
            <w:tcW w:w="2041" w:type="dxa"/>
          </w:tcPr>
          <w:p w14:paraId="3102B343" w14:textId="33B89084" w:rsidR="00524F92" w:rsidRPr="00E24C10" w:rsidRDefault="0050006A" w:rsidP="005F1B84">
            <w:pPr>
              <w:spacing w:after="0"/>
              <w:jc w:val="center"/>
              <w:rPr>
                <w:sz w:val="32"/>
                <w:szCs w:val="28"/>
              </w:rPr>
            </w:pPr>
            <w:ins w:id="47" w:author="HIKARI" w:date="2019-11-09T13:50:00Z">
              <w:r w:rsidRPr="0050006A">
                <w:rPr>
                  <w:sz w:val="32"/>
                  <w:szCs w:val="28"/>
                </w:rPr>
                <w:t>17110243</w:t>
              </w:r>
            </w:ins>
            <w:del w:id="48" w:author="HIKARI" w:date="2019-11-09T13:50:00Z">
              <w:r w:rsidR="00524F92" w:rsidRPr="00E24C10" w:rsidDel="0050006A">
                <w:rPr>
                  <w:sz w:val="32"/>
                  <w:szCs w:val="28"/>
                </w:rPr>
                <w:delText>17110</w:delText>
              </w:r>
              <w:r w:rsidR="00E43BF4" w:rsidRPr="00E24C10" w:rsidDel="0050006A">
                <w:rPr>
                  <w:sz w:val="32"/>
                  <w:szCs w:val="28"/>
                </w:rPr>
                <w:delText>xxx</w:delText>
              </w:r>
            </w:del>
          </w:p>
          <w:p w14:paraId="27E4DCA6" w14:textId="54943101" w:rsidR="00E43BF4" w:rsidRPr="00E24C10" w:rsidRDefault="0050006A" w:rsidP="005F1B84">
            <w:pPr>
              <w:spacing w:after="0"/>
              <w:jc w:val="center"/>
              <w:rPr>
                <w:sz w:val="32"/>
                <w:szCs w:val="28"/>
              </w:rPr>
            </w:pPr>
            <w:ins w:id="49" w:author="HIKARI" w:date="2019-11-09T13:50:00Z">
              <w:r w:rsidRPr="0050006A">
                <w:rPr>
                  <w:sz w:val="32"/>
                  <w:szCs w:val="28"/>
                </w:rPr>
                <w:t>17110254</w:t>
              </w:r>
            </w:ins>
            <w:del w:id="50" w:author="HIKARI" w:date="2019-11-09T13:50:00Z">
              <w:r w:rsidR="00E43BF4" w:rsidRPr="00E24C10" w:rsidDel="0050006A">
                <w:rPr>
                  <w:sz w:val="32"/>
                  <w:szCs w:val="28"/>
                </w:rPr>
                <w:delText>17110xxx</w:delText>
              </w:r>
              <w:commentRangeEnd w:id="42"/>
              <w:r w:rsidR="00F035EB" w:rsidDel="0050006A">
                <w:rPr>
                  <w:rStyle w:val="CommentReference"/>
                </w:rPr>
                <w:commentReference w:id="42"/>
              </w:r>
            </w:del>
          </w:p>
        </w:tc>
      </w:tr>
    </w:tbl>
    <w:p w14:paraId="795E0636" w14:textId="77777777" w:rsidR="00524F92" w:rsidRPr="00E24C10" w:rsidRDefault="00524F92" w:rsidP="00F23F13">
      <w:pPr>
        <w:spacing w:after="0"/>
        <w:rPr>
          <w:b w:val="0"/>
          <w:sz w:val="28"/>
          <w:szCs w:val="28"/>
        </w:rPr>
      </w:pPr>
    </w:p>
    <w:p w14:paraId="5E2AA905" w14:textId="0CF38CF8" w:rsidR="007D6ED6" w:rsidRPr="00E24C10" w:rsidDel="007F48D5" w:rsidRDefault="00524F92" w:rsidP="00F23F13">
      <w:pPr>
        <w:spacing w:after="0"/>
        <w:rPr>
          <w:del w:id="51" w:author="HIKARI" w:date="2019-11-08T23:19:00Z"/>
          <w:sz w:val="32"/>
          <w:szCs w:val="28"/>
        </w:rPr>
      </w:pPr>
      <w:r w:rsidRPr="00E24C10">
        <w:rPr>
          <w:sz w:val="32"/>
          <w:szCs w:val="28"/>
        </w:rPr>
        <w:t xml:space="preserve"> </w:t>
      </w:r>
      <w:r w:rsidR="005F1B84" w:rsidRPr="00E24C10">
        <w:rPr>
          <w:sz w:val="32"/>
          <w:szCs w:val="28"/>
        </w:rPr>
        <w:tab/>
      </w:r>
      <w:r w:rsidR="005F1B84" w:rsidRPr="00E24C10">
        <w:rPr>
          <w:sz w:val="32"/>
          <w:szCs w:val="28"/>
        </w:rPr>
        <w:tab/>
      </w:r>
      <w:r w:rsidR="005F1B84" w:rsidRPr="00E24C10">
        <w:rPr>
          <w:sz w:val="32"/>
          <w:szCs w:val="28"/>
        </w:rPr>
        <w:tab/>
      </w:r>
      <w:r w:rsidR="005F1B84" w:rsidRPr="00E24C10">
        <w:rPr>
          <w:sz w:val="32"/>
          <w:szCs w:val="28"/>
        </w:rPr>
        <w:tab/>
      </w:r>
      <w:del w:id="52" w:author="HIKARI" w:date="2019-11-09T13:50:00Z">
        <w:r w:rsidR="007839B1" w:rsidRPr="00E24C10" w:rsidDel="0050006A">
          <w:rPr>
            <w:sz w:val="32"/>
            <w:szCs w:val="28"/>
          </w:rPr>
          <w:delText xml:space="preserve">      </w:delText>
        </w:r>
      </w:del>
      <w:r w:rsidR="00E43BF4" w:rsidRPr="00E24C10">
        <w:rPr>
          <w:sz w:val="32"/>
          <w:szCs w:val="28"/>
        </w:rPr>
        <w:t>GVHD</w:t>
      </w:r>
      <w:r w:rsidRPr="00E24C10">
        <w:rPr>
          <w:sz w:val="32"/>
          <w:szCs w:val="28"/>
        </w:rPr>
        <w:t xml:space="preserve">: </w:t>
      </w:r>
      <w:r w:rsidR="00E43BF4" w:rsidRPr="00E24C10">
        <w:rPr>
          <w:sz w:val="32"/>
          <w:szCs w:val="28"/>
        </w:rPr>
        <w:t xml:space="preserve">TS. </w:t>
      </w:r>
      <w:proofErr w:type="spellStart"/>
      <w:r w:rsidR="00E43BF4" w:rsidRPr="00E24C10">
        <w:rPr>
          <w:sz w:val="32"/>
          <w:szCs w:val="28"/>
        </w:rPr>
        <w:t>Huỳnh</w:t>
      </w:r>
      <w:proofErr w:type="spellEnd"/>
      <w:r w:rsidR="00E43BF4" w:rsidRPr="00E24C10">
        <w:rPr>
          <w:sz w:val="32"/>
          <w:szCs w:val="28"/>
        </w:rPr>
        <w:t xml:space="preserve"> </w:t>
      </w:r>
      <w:proofErr w:type="spellStart"/>
      <w:r w:rsidR="00E43BF4" w:rsidRPr="00E24C10">
        <w:rPr>
          <w:sz w:val="32"/>
          <w:szCs w:val="28"/>
        </w:rPr>
        <w:t>Xuân</w:t>
      </w:r>
      <w:proofErr w:type="spellEnd"/>
      <w:r w:rsidR="00E43BF4" w:rsidRPr="00E24C10">
        <w:rPr>
          <w:sz w:val="32"/>
          <w:szCs w:val="28"/>
        </w:rPr>
        <w:t xml:space="preserve"> </w:t>
      </w:r>
      <w:proofErr w:type="spellStart"/>
      <w:r w:rsidR="00E43BF4" w:rsidRPr="00E24C10">
        <w:rPr>
          <w:sz w:val="32"/>
          <w:szCs w:val="28"/>
        </w:rPr>
        <w:t>Phụng</w:t>
      </w:r>
      <w:proofErr w:type="spellEnd"/>
    </w:p>
    <w:p w14:paraId="65BFDFA4" w14:textId="5B866318" w:rsidR="009E3417" w:rsidRPr="00E24C10" w:rsidDel="007F48D5" w:rsidRDefault="009E3417" w:rsidP="00F23F13">
      <w:pPr>
        <w:spacing w:after="0"/>
        <w:rPr>
          <w:del w:id="53" w:author="HIKARI" w:date="2019-11-08T23:19:00Z"/>
          <w:b w:val="0"/>
          <w:sz w:val="28"/>
          <w:szCs w:val="28"/>
        </w:rPr>
      </w:pPr>
    </w:p>
    <w:p w14:paraId="4D946A62" w14:textId="77777777" w:rsidR="009E3417" w:rsidRPr="00E24C10" w:rsidRDefault="009E3417" w:rsidP="00F23F13">
      <w:pPr>
        <w:spacing w:after="0"/>
        <w:rPr>
          <w:b w:val="0"/>
          <w:sz w:val="28"/>
          <w:szCs w:val="28"/>
        </w:rPr>
      </w:pPr>
    </w:p>
    <w:p w14:paraId="2CF66CED" w14:textId="77777777" w:rsidR="00E0396E" w:rsidRPr="00E24C10" w:rsidRDefault="00E0396E" w:rsidP="00F23F13">
      <w:pPr>
        <w:spacing w:after="0"/>
        <w:rPr>
          <w:b w:val="0"/>
          <w:sz w:val="28"/>
          <w:szCs w:val="28"/>
        </w:rPr>
      </w:pPr>
    </w:p>
    <w:p w14:paraId="79CB5C47" w14:textId="3ADD60CE" w:rsidR="007D6ED6" w:rsidRPr="00E24C10" w:rsidRDefault="007F61D8" w:rsidP="007D6ED6">
      <w:pPr>
        <w:spacing w:after="0"/>
        <w:jc w:val="center"/>
        <w:rPr>
          <w:sz w:val="28"/>
        </w:rPr>
      </w:pPr>
      <w:r w:rsidRPr="00E24C10">
        <w:rPr>
          <w:sz w:val="28"/>
        </w:rPr>
        <w:t xml:space="preserve">Tp. </w:t>
      </w:r>
      <w:proofErr w:type="spellStart"/>
      <w:r w:rsidRPr="00E24C10">
        <w:rPr>
          <w:sz w:val="28"/>
        </w:rPr>
        <w:t>Hồ</w:t>
      </w:r>
      <w:proofErr w:type="spellEnd"/>
      <w:r w:rsidR="00571F8B" w:rsidRPr="00E24C10">
        <w:rPr>
          <w:sz w:val="28"/>
        </w:rPr>
        <w:t xml:space="preserve"> </w:t>
      </w:r>
      <w:proofErr w:type="spellStart"/>
      <w:r w:rsidR="00571F8B" w:rsidRPr="00E24C10">
        <w:rPr>
          <w:sz w:val="28"/>
        </w:rPr>
        <w:t>Chí</w:t>
      </w:r>
      <w:proofErr w:type="spellEnd"/>
      <w:r w:rsidR="00571F8B" w:rsidRPr="00E24C10">
        <w:rPr>
          <w:sz w:val="28"/>
        </w:rPr>
        <w:t xml:space="preserve"> Minh</w:t>
      </w:r>
      <w:r w:rsidR="00386118" w:rsidRPr="00E24C10">
        <w:rPr>
          <w:sz w:val="28"/>
        </w:rPr>
        <w:t xml:space="preserve">, </w:t>
      </w:r>
      <w:proofErr w:type="spellStart"/>
      <w:r w:rsidR="00386118" w:rsidRPr="00E24C10">
        <w:rPr>
          <w:sz w:val="28"/>
        </w:rPr>
        <w:t>tháng</w:t>
      </w:r>
      <w:proofErr w:type="spellEnd"/>
      <w:r w:rsidR="00386118" w:rsidRPr="00E24C10">
        <w:rPr>
          <w:sz w:val="28"/>
        </w:rPr>
        <w:t xml:space="preserve"> 1</w:t>
      </w:r>
      <w:r w:rsidR="00E43BF4" w:rsidRPr="00E24C10">
        <w:rPr>
          <w:sz w:val="28"/>
        </w:rPr>
        <w:t>1</w:t>
      </w:r>
      <w:r w:rsidR="00571F8B" w:rsidRPr="00E24C10">
        <w:rPr>
          <w:sz w:val="28"/>
        </w:rPr>
        <w:t xml:space="preserve"> </w:t>
      </w:r>
      <w:r w:rsidR="007839B1" w:rsidRPr="00E24C10">
        <w:rPr>
          <w:sz w:val="28"/>
        </w:rPr>
        <w:t>–</w:t>
      </w:r>
      <w:r w:rsidR="007C4CF9" w:rsidRPr="00E24C10">
        <w:rPr>
          <w:sz w:val="28"/>
        </w:rPr>
        <w:t xml:space="preserve"> 201</w:t>
      </w:r>
      <w:r w:rsidR="00E43BF4" w:rsidRPr="00E24C10">
        <w:rPr>
          <w:sz w:val="28"/>
        </w:rPr>
        <w:t>9</w:t>
      </w:r>
    </w:p>
    <w:p w14:paraId="00C30138" w14:textId="655E9D74" w:rsidR="007839B1" w:rsidRPr="00E24C10" w:rsidRDefault="007839B1" w:rsidP="007839B1">
      <w:pPr>
        <w:jc w:val="center"/>
        <w:rPr>
          <w:sz w:val="36"/>
        </w:rPr>
      </w:pPr>
      <w:r w:rsidRPr="00E24C10">
        <w:rPr>
          <w:rFonts w:eastAsia="SimSun"/>
          <w:b w:val="0"/>
          <w:sz w:val="36"/>
          <w:szCs w:val="26"/>
          <w:lang w:eastAsia="zh-CN"/>
        </w:rPr>
        <w:lastRenderedPageBreak/>
        <w:t>ĐIỂM SỐ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806"/>
        <w:gridCol w:w="1803"/>
        <w:gridCol w:w="1803"/>
        <w:gridCol w:w="2519"/>
      </w:tblGrid>
      <w:tr w:rsidR="007839B1" w:rsidRPr="00E24C10" w14:paraId="70FFB23C" w14:textId="77777777" w:rsidTr="007839B1">
        <w:trPr>
          <w:trHeight w:val="567"/>
          <w:jc w:val="center"/>
        </w:trPr>
        <w:tc>
          <w:tcPr>
            <w:tcW w:w="3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127259" w14:textId="77777777" w:rsidR="007839B1" w:rsidRPr="00E24C10" w:rsidRDefault="007839B1">
            <w:pPr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  <w:r w:rsidRPr="00E24C10">
              <w:rPr>
                <w:rFonts w:eastAsia="SimSun"/>
                <w:b w:val="0"/>
                <w:szCs w:val="26"/>
                <w:lang w:val="vi-VN" w:eastAsia="zh-CN"/>
              </w:rPr>
              <w:t>TIÊU CHÍ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9923A" w14:textId="77777777" w:rsidR="007839B1" w:rsidRPr="00E24C10" w:rsidRDefault="007839B1">
            <w:pPr>
              <w:widowControl w:val="0"/>
              <w:wordWrap w:val="0"/>
              <w:autoSpaceDE w:val="0"/>
              <w:autoSpaceDN w:val="0"/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  <w:r w:rsidRPr="00E24C10">
              <w:rPr>
                <w:rFonts w:eastAsia="SimSun"/>
                <w:b w:val="0"/>
                <w:szCs w:val="26"/>
                <w:lang w:val="vi-VN" w:eastAsia="zh-CN"/>
              </w:rPr>
              <w:t>NỘI DUNG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BB4D5" w14:textId="77777777" w:rsidR="007839B1" w:rsidRPr="00E24C10" w:rsidRDefault="007839B1">
            <w:pPr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  <w:r w:rsidRPr="00E24C10">
              <w:rPr>
                <w:rFonts w:eastAsia="SimSun"/>
                <w:b w:val="0"/>
                <w:szCs w:val="26"/>
                <w:lang w:val="vi-VN" w:eastAsia="zh-CN"/>
              </w:rPr>
              <w:t>TRÌNH BÀY</w:t>
            </w:r>
          </w:p>
        </w:tc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5093A" w14:textId="77777777" w:rsidR="007839B1" w:rsidRPr="00E24C10" w:rsidRDefault="007839B1">
            <w:pPr>
              <w:widowControl w:val="0"/>
              <w:wordWrap w:val="0"/>
              <w:autoSpaceDE w:val="0"/>
              <w:autoSpaceDN w:val="0"/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  <w:r w:rsidRPr="00E24C10">
              <w:rPr>
                <w:rFonts w:eastAsia="SimSun"/>
                <w:b w:val="0"/>
                <w:szCs w:val="26"/>
                <w:lang w:val="vi-VN" w:eastAsia="zh-CN"/>
              </w:rPr>
              <w:t>TỔNG</w:t>
            </w:r>
          </w:p>
        </w:tc>
      </w:tr>
      <w:tr w:rsidR="007839B1" w:rsidRPr="00E24C10" w14:paraId="58A5C42B" w14:textId="77777777" w:rsidTr="007839B1">
        <w:trPr>
          <w:trHeight w:val="567"/>
          <w:jc w:val="center"/>
        </w:trPr>
        <w:tc>
          <w:tcPr>
            <w:tcW w:w="3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5A288" w14:textId="77777777" w:rsidR="007839B1" w:rsidRPr="00E24C10" w:rsidRDefault="007839B1">
            <w:pPr>
              <w:widowControl w:val="0"/>
              <w:wordWrap w:val="0"/>
              <w:autoSpaceDE w:val="0"/>
              <w:autoSpaceDN w:val="0"/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  <w:r w:rsidRPr="00E24C10">
              <w:rPr>
                <w:rFonts w:eastAsia="SimSun"/>
                <w:b w:val="0"/>
                <w:szCs w:val="26"/>
                <w:lang w:val="vi-VN" w:eastAsia="zh-CN"/>
              </w:rPr>
              <w:t>ĐIỂM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90344" w14:textId="77777777" w:rsidR="007839B1" w:rsidRPr="00E24C10" w:rsidRDefault="007839B1">
            <w:pPr>
              <w:widowControl w:val="0"/>
              <w:wordWrap w:val="0"/>
              <w:autoSpaceDE w:val="0"/>
              <w:autoSpaceDN w:val="0"/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F029A" w14:textId="77777777" w:rsidR="007839B1" w:rsidRPr="00E24C10" w:rsidRDefault="007839B1">
            <w:pPr>
              <w:widowControl w:val="0"/>
              <w:wordWrap w:val="0"/>
              <w:autoSpaceDE w:val="0"/>
              <w:autoSpaceDN w:val="0"/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</w:p>
        </w:tc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337895" w14:textId="77777777" w:rsidR="007839B1" w:rsidRPr="00E24C10" w:rsidRDefault="007839B1">
            <w:pPr>
              <w:widowControl w:val="0"/>
              <w:wordWrap w:val="0"/>
              <w:autoSpaceDE w:val="0"/>
              <w:autoSpaceDN w:val="0"/>
              <w:jc w:val="center"/>
              <w:rPr>
                <w:rFonts w:eastAsia="SimSun"/>
                <w:b w:val="0"/>
                <w:szCs w:val="26"/>
                <w:lang w:val="vi-VN" w:eastAsia="zh-CN"/>
              </w:rPr>
            </w:pPr>
          </w:p>
        </w:tc>
      </w:tr>
    </w:tbl>
    <w:p w14:paraId="6A638FDE" w14:textId="7DF5B879" w:rsidR="007839B1" w:rsidRPr="00E24C10" w:rsidRDefault="007839B1" w:rsidP="007839B1">
      <w:pPr>
        <w:rPr>
          <w:rFonts w:eastAsia="Times New Roman"/>
          <w:sz w:val="36"/>
          <w:szCs w:val="24"/>
        </w:rPr>
      </w:pPr>
    </w:p>
    <w:p w14:paraId="10545495" w14:textId="39E4459A" w:rsidR="007839B1" w:rsidRPr="00E24C10" w:rsidRDefault="007839B1" w:rsidP="007839B1">
      <w:pPr>
        <w:jc w:val="center"/>
        <w:rPr>
          <w:b w:val="0"/>
          <w:sz w:val="36"/>
        </w:rPr>
      </w:pPr>
      <w:r w:rsidRPr="00E24C10">
        <w:rPr>
          <w:b w:val="0"/>
          <w:sz w:val="36"/>
        </w:rPr>
        <w:t>NHẬN XÉT CỦA GIÁO VIÊN HƯỚNG DẪN</w:t>
      </w:r>
    </w:p>
    <w:p w14:paraId="0E3D8550" w14:textId="6442ECFD" w:rsidR="007839B1" w:rsidRPr="00E24C10" w:rsidRDefault="007839B1" w:rsidP="007839B1">
      <w:pPr>
        <w:tabs>
          <w:tab w:val="left" w:leader="dot" w:pos="9990"/>
        </w:tabs>
        <w:jc w:val="both"/>
        <w:rPr>
          <w:b w:val="0"/>
          <w:szCs w:val="26"/>
        </w:rPr>
      </w:pPr>
      <w:r w:rsidRPr="00E24C10">
        <w:rPr>
          <w:szCs w:val="26"/>
        </w:rPr>
        <w:tab/>
      </w:r>
    </w:p>
    <w:p w14:paraId="693015D7" w14:textId="77777777" w:rsidR="007839B1" w:rsidRPr="00E24C10" w:rsidRDefault="007839B1" w:rsidP="007839B1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74C2D9C1" w14:textId="77777777" w:rsidR="007839B1" w:rsidRPr="00E24C10" w:rsidRDefault="007839B1" w:rsidP="007839B1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7228BC98" w14:textId="77777777" w:rsidR="007839B1" w:rsidRPr="00E24C10" w:rsidRDefault="007839B1" w:rsidP="007839B1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1FD7FA3F" w14:textId="77777777" w:rsidR="007839B1" w:rsidRPr="00E24C10" w:rsidRDefault="007839B1" w:rsidP="007839B1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3BA8136F" w14:textId="77777777" w:rsidR="007839B1" w:rsidRPr="00E24C10" w:rsidRDefault="007839B1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39FE6D47" w14:textId="77777777" w:rsidR="007839B1" w:rsidRPr="00E24C10" w:rsidRDefault="007839B1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70B32278" w14:textId="77777777" w:rsidR="007839B1" w:rsidRPr="00E24C10" w:rsidRDefault="007839B1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233E4218" w14:textId="77777777" w:rsidR="007839B1" w:rsidRPr="00E24C10" w:rsidRDefault="007839B1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267A46CC" w14:textId="77777777" w:rsidR="007839B1" w:rsidRPr="00E24C10" w:rsidRDefault="007839B1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6F6F643C" w14:textId="44F45849" w:rsidR="007839B1" w:rsidRPr="00E24C10" w:rsidRDefault="007839B1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2CEDA530" w14:textId="77777777" w:rsidR="002971EB" w:rsidRPr="00E24C10" w:rsidRDefault="002971EB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33E6F3BC" w14:textId="77777777" w:rsidR="002971EB" w:rsidRPr="00E24C10" w:rsidRDefault="002971EB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6CEBCB93" w14:textId="4D2FDB66" w:rsidR="002971EB" w:rsidRPr="00E24C10" w:rsidRDefault="002971EB" w:rsidP="002971EB">
      <w:pPr>
        <w:tabs>
          <w:tab w:val="left" w:leader="dot" w:pos="9990"/>
        </w:tabs>
        <w:jc w:val="both"/>
        <w:rPr>
          <w:szCs w:val="26"/>
        </w:rPr>
      </w:pPr>
      <w:r w:rsidRPr="00E24C10">
        <w:rPr>
          <w:szCs w:val="26"/>
        </w:rPr>
        <w:tab/>
      </w:r>
    </w:p>
    <w:p w14:paraId="1F653A53" w14:textId="77777777" w:rsidR="007839B1" w:rsidRPr="00E24C10" w:rsidRDefault="007839B1" w:rsidP="007839B1">
      <w:pPr>
        <w:ind w:left="5040" w:firstLine="720"/>
        <w:jc w:val="center"/>
        <w:rPr>
          <w:b w:val="0"/>
          <w:szCs w:val="26"/>
        </w:rPr>
      </w:pPr>
      <w:proofErr w:type="spellStart"/>
      <w:r w:rsidRPr="00E24C10">
        <w:rPr>
          <w:b w:val="0"/>
          <w:szCs w:val="26"/>
        </w:rPr>
        <w:t>Giáo</w:t>
      </w:r>
      <w:proofErr w:type="spellEnd"/>
      <w:r w:rsidRPr="00E24C10">
        <w:rPr>
          <w:b w:val="0"/>
          <w:szCs w:val="26"/>
        </w:rPr>
        <w:t xml:space="preserve"> </w:t>
      </w:r>
      <w:proofErr w:type="spellStart"/>
      <w:r w:rsidRPr="00E24C10">
        <w:rPr>
          <w:b w:val="0"/>
          <w:szCs w:val="26"/>
        </w:rPr>
        <w:t>viên</w:t>
      </w:r>
      <w:proofErr w:type="spellEnd"/>
      <w:r w:rsidRPr="00E24C10">
        <w:rPr>
          <w:b w:val="0"/>
          <w:szCs w:val="26"/>
        </w:rPr>
        <w:t xml:space="preserve"> </w:t>
      </w:r>
      <w:proofErr w:type="spellStart"/>
      <w:r w:rsidRPr="00E24C10">
        <w:rPr>
          <w:b w:val="0"/>
          <w:szCs w:val="26"/>
        </w:rPr>
        <w:t>hướng</w:t>
      </w:r>
      <w:proofErr w:type="spellEnd"/>
      <w:r w:rsidRPr="00E24C10">
        <w:rPr>
          <w:b w:val="0"/>
          <w:szCs w:val="26"/>
        </w:rPr>
        <w:t xml:space="preserve"> </w:t>
      </w:r>
      <w:proofErr w:type="spellStart"/>
      <w:r w:rsidRPr="00E24C10">
        <w:rPr>
          <w:b w:val="0"/>
          <w:szCs w:val="26"/>
        </w:rPr>
        <w:t>dẫn</w:t>
      </w:r>
      <w:proofErr w:type="spellEnd"/>
    </w:p>
    <w:p w14:paraId="097B449E" w14:textId="77777777" w:rsidR="007839B1" w:rsidRPr="00E24C10" w:rsidRDefault="007839B1" w:rsidP="007839B1">
      <w:pPr>
        <w:ind w:left="5760"/>
        <w:jc w:val="center"/>
        <w:rPr>
          <w:b w:val="0"/>
          <w:szCs w:val="26"/>
        </w:rPr>
      </w:pPr>
      <w:r w:rsidRPr="00E24C10">
        <w:rPr>
          <w:szCs w:val="26"/>
        </w:rPr>
        <w:t>(</w:t>
      </w:r>
      <w:proofErr w:type="spellStart"/>
      <w:r w:rsidRPr="00E24C10">
        <w:rPr>
          <w:i/>
          <w:szCs w:val="26"/>
        </w:rPr>
        <w:t>ký</w:t>
      </w:r>
      <w:proofErr w:type="spellEnd"/>
      <w:r w:rsidRPr="00E24C10">
        <w:rPr>
          <w:i/>
          <w:szCs w:val="26"/>
        </w:rPr>
        <w:t xml:space="preserve"> </w:t>
      </w:r>
      <w:proofErr w:type="spellStart"/>
      <w:r w:rsidRPr="00E24C10">
        <w:rPr>
          <w:i/>
          <w:szCs w:val="26"/>
        </w:rPr>
        <w:t>và</w:t>
      </w:r>
      <w:proofErr w:type="spellEnd"/>
      <w:r w:rsidRPr="00E24C10">
        <w:rPr>
          <w:i/>
          <w:szCs w:val="26"/>
        </w:rPr>
        <w:t xml:space="preserve"> </w:t>
      </w:r>
      <w:proofErr w:type="spellStart"/>
      <w:r w:rsidRPr="00E24C10">
        <w:rPr>
          <w:i/>
          <w:szCs w:val="26"/>
        </w:rPr>
        <w:t>ghi</w:t>
      </w:r>
      <w:proofErr w:type="spellEnd"/>
      <w:r w:rsidRPr="00E24C10">
        <w:rPr>
          <w:i/>
          <w:szCs w:val="26"/>
        </w:rPr>
        <w:t xml:space="preserve"> </w:t>
      </w:r>
      <w:proofErr w:type="spellStart"/>
      <w:r w:rsidRPr="00E24C10">
        <w:rPr>
          <w:i/>
          <w:szCs w:val="26"/>
        </w:rPr>
        <w:t>họ</w:t>
      </w:r>
      <w:proofErr w:type="spellEnd"/>
      <w:r w:rsidRPr="00E24C10">
        <w:rPr>
          <w:i/>
          <w:szCs w:val="26"/>
        </w:rPr>
        <w:t xml:space="preserve"> </w:t>
      </w:r>
      <w:proofErr w:type="spellStart"/>
      <w:r w:rsidRPr="00E24C10">
        <w:rPr>
          <w:i/>
          <w:szCs w:val="26"/>
        </w:rPr>
        <w:t>tên</w:t>
      </w:r>
      <w:proofErr w:type="spellEnd"/>
      <w:r w:rsidRPr="00E24C10">
        <w:rPr>
          <w:szCs w:val="26"/>
        </w:rPr>
        <w:t>)</w:t>
      </w:r>
    </w:p>
    <w:p w14:paraId="5904194B" w14:textId="77777777" w:rsidR="007839B1" w:rsidRPr="00E24C10" w:rsidRDefault="007839B1" w:rsidP="007839B1">
      <w:pPr>
        <w:ind w:left="5040" w:firstLine="720"/>
        <w:jc w:val="center"/>
        <w:rPr>
          <w:szCs w:val="26"/>
        </w:rPr>
      </w:pPr>
    </w:p>
    <w:p w14:paraId="1B018DF3" w14:textId="77777777" w:rsidR="009E3417" w:rsidRPr="00E24C10" w:rsidRDefault="009E3417" w:rsidP="002971EB">
      <w:pPr>
        <w:tabs>
          <w:tab w:val="left" w:pos="8006"/>
        </w:tabs>
        <w:spacing w:after="0"/>
        <w:ind w:firstLine="6840"/>
        <w:rPr>
          <w:szCs w:val="26"/>
        </w:rPr>
      </w:pPr>
    </w:p>
    <w:p w14:paraId="57404680" w14:textId="77777777" w:rsidR="009E3417" w:rsidRPr="00E24C10" w:rsidRDefault="009E3417" w:rsidP="002971EB">
      <w:pPr>
        <w:tabs>
          <w:tab w:val="left" w:pos="8006"/>
        </w:tabs>
        <w:spacing w:after="0"/>
        <w:ind w:firstLine="6840"/>
        <w:rPr>
          <w:szCs w:val="26"/>
        </w:rPr>
      </w:pPr>
    </w:p>
    <w:p w14:paraId="6A44C8E8" w14:textId="77777777" w:rsidR="009E3417" w:rsidRPr="00E24C10" w:rsidRDefault="009E3417" w:rsidP="002971EB">
      <w:pPr>
        <w:tabs>
          <w:tab w:val="left" w:pos="8006"/>
        </w:tabs>
        <w:spacing w:after="0"/>
        <w:ind w:firstLine="6840"/>
        <w:rPr>
          <w:szCs w:val="26"/>
        </w:rPr>
      </w:pPr>
    </w:p>
    <w:p w14:paraId="64F54D35" w14:textId="098A75F6" w:rsidR="002971EB" w:rsidRPr="004215A7" w:rsidRDefault="002971EB" w:rsidP="004215A7">
      <w:pPr>
        <w:tabs>
          <w:tab w:val="left" w:pos="8006"/>
        </w:tabs>
        <w:spacing w:after="0"/>
        <w:ind w:firstLine="6840"/>
        <w:rPr>
          <w:szCs w:val="26"/>
        </w:rPr>
      </w:pPr>
      <w:proofErr w:type="spellStart"/>
      <w:r w:rsidRPr="00E24C10">
        <w:rPr>
          <w:szCs w:val="26"/>
        </w:rPr>
        <w:t>Huỳnh</w:t>
      </w:r>
      <w:proofErr w:type="spellEnd"/>
      <w:r w:rsidRPr="00E24C10">
        <w:rPr>
          <w:szCs w:val="26"/>
        </w:rPr>
        <w:t xml:space="preserve"> </w:t>
      </w:r>
      <w:proofErr w:type="spellStart"/>
      <w:r w:rsidRPr="00E24C10">
        <w:rPr>
          <w:szCs w:val="26"/>
        </w:rPr>
        <w:t>Xuân</w:t>
      </w:r>
      <w:proofErr w:type="spellEnd"/>
      <w:r w:rsidRPr="00E24C10">
        <w:rPr>
          <w:szCs w:val="26"/>
        </w:rPr>
        <w:t xml:space="preserve"> </w:t>
      </w:r>
      <w:proofErr w:type="spellStart"/>
      <w:r w:rsidRPr="00E24C10">
        <w:rPr>
          <w:szCs w:val="26"/>
        </w:rPr>
        <w:t>Phụng</w:t>
      </w:r>
      <w:proofErr w:type="spellEnd"/>
    </w:p>
    <w:p w14:paraId="2FE82F05" w14:textId="77777777" w:rsidR="002971EB" w:rsidRPr="00E24C10" w:rsidRDefault="002971EB" w:rsidP="009E3417">
      <w:pPr>
        <w:jc w:val="center"/>
        <w:rPr>
          <w:sz w:val="36"/>
        </w:rPr>
      </w:pPr>
      <w:bookmarkStart w:id="54" w:name="_Toc531431818"/>
      <w:bookmarkStart w:id="55" w:name="_Toc22239716"/>
      <w:r w:rsidRPr="00E24C10">
        <w:rPr>
          <w:sz w:val="36"/>
        </w:rPr>
        <w:lastRenderedPageBreak/>
        <w:t>LỜI CẢM ƠN</w:t>
      </w:r>
      <w:bookmarkEnd w:id="54"/>
      <w:bookmarkEnd w:id="55"/>
    </w:p>
    <w:p w14:paraId="6D2A56D7" w14:textId="7D3D8D7D" w:rsidR="002971EB" w:rsidRPr="00E24C10" w:rsidRDefault="002971EB" w:rsidP="009E3417">
      <w:pPr>
        <w:ind w:firstLine="720"/>
        <w:jc w:val="both"/>
        <w:rPr>
          <w:b w:val="0"/>
          <w:bCs/>
          <w:szCs w:val="26"/>
        </w:rPr>
      </w:pPr>
      <w:proofErr w:type="spellStart"/>
      <w:r w:rsidRPr="00E24C10">
        <w:rPr>
          <w:b w:val="0"/>
          <w:bCs/>
          <w:szCs w:val="26"/>
        </w:rPr>
        <w:t>Để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hoàn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tốt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bài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báo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cáo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này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xin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gửi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cảm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chân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giảng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viên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tiến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sĩ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Huỳnh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Xuân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Phụng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người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trực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tiếp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hỗ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suốt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quá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trình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làm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.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cảm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thầy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đã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đưa</w:t>
      </w:r>
      <w:proofErr w:type="spellEnd"/>
      <w:r w:rsidRPr="00E24C10">
        <w:rPr>
          <w:b w:val="0"/>
          <w:bCs/>
          <w:szCs w:val="26"/>
        </w:rPr>
        <w:t xml:space="preserve"> ra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khuyên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từ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kinh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nghiệm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thực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tiễn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mình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định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hướng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với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yêu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cầu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chọn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luôn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giải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đáp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thắc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mắc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đưa</w:t>
      </w:r>
      <w:proofErr w:type="spellEnd"/>
      <w:r w:rsidRPr="00E24C10">
        <w:rPr>
          <w:b w:val="0"/>
          <w:bCs/>
          <w:szCs w:val="26"/>
        </w:rPr>
        <w:t xml:space="preserve"> ra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góp</w:t>
      </w:r>
      <w:proofErr w:type="spellEnd"/>
      <w:r w:rsidRPr="00E24C10">
        <w:rPr>
          <w:b w:val="0"/>
          <w:bCs/>
          <w:szCs w:val="26"/>
        </w:rPr>
        <w:t xml:space="preserve"> ý, </w:t>
      </w:r>
      <w:proofErr w:type="spellStart"/>
      <w:r w:rsidRPr="00E24C10">
        <w:rPr>
          <w:b w:val="0"/>
          <w:bCs/>
          <w:szCs w:val="26"/>
        </w:rPr>
        <w:t>chỉnh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sửa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kịp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giúp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khắc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phục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nhược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điểm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hoàn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tốt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cũng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như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hạn</w:t>
      </w:r>
      <w:proofErr w:type="spellEnd"/>
      <w:r w:rsidRPr="00E24C10">
        <w:rPr>
          <w:b w:val="0"/>
          <w:bCs/>
          <w:szCs w:val="26"/>
        </w:rPr>
        <w:t xml:space="preserve"> Khoa </w:t>
      </w:r>
      <w:proofErr w:type="spellStart"/>
      <w:r w:rsidRPr="00E24C10">
        <w:rPr>
          <w:b w:val="0"/>
          <w:bCs/>
          <w:szCs w:val="26"/>
        </w:rPr>
        <w:t>đã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ra.</w:t>
      </w:r>
    </w:p>
    <w:p w14:paraId="16C3CB1A" w14:textId="37AC6EFB" w:rsidR="002971EB" w:rsidRPr="00E24C10" w:rsidRDefault="002971EB" w:rsidP="009E3417">
      <w:pPr>
        <w:ind w:firstLine="720"/>
        <w:jc w:val="both"/>
        <w:rPr>
          <w:b w:val="0"/>
          <w:bCs/>
          <w:szCs w:val="26"/>
        </w:rPr>
      </w:pP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cũng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xin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gửi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cảm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chân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các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quý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thầy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cô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khoa </w:t>
      </w:r>
      <w:proofErr w:type="spellStart"/>
      <w:r w:rsidRPr="00E24C10">
        <w:rPr>
          <w:b w:val="0"/>
          <w:bCs/>
          <w:szCs w:val="26"/>
        </w:rPr>
        <w:t>Đào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tạo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Chất</w:t>
      </w:r>
      <w:proofErr w:type="spellEnd"/>
      <w:r w:rsidRPr="00E24C10">
        <w:rPr>
          <w:b w:val="0"/>
          <w:bCs/>
          <w:szCs w:val="26"/>
        </w:rPr>
        <w:t xml:space="preserve">  </w:t>
      </w:r>
      <w:proofErr w:type="spellStart"/>
      <w:r w:rsidRPr="00E24C10">
        <w:rPr>
          <w:b w:val="0"/>
          <w:bCs/>
          <w:szCs w:val="26"/>
        </w:rPr>
        <w:t>Lượng</w:t>
      </w:r>
      <w:proofErr w:type="spellEnd"/>
      <w:r w:rsidRPr="00E24C10">
        <w:rPr>
          <w:b w:val="0"/>
          <w:bCs/>
          <w:szCs w:val="26"/>
        </w:rPr>
        <w:t xml:space="preserve"> </w:t>
      </w:r>
      <w:del w:id="56" w:author="HIKARI" w:date="2019-11-08T21:43:00Z">
        <w:r w:rsidRPr="00E24C10" w:rsidDel="00F72625">
          <w:rPr>
            <w:b w:val="0"/>
            <w:bCs/>
            <w:szCs w:val="26"/>
          </w:rPr>
          <w:delText xml:space="preserve"> </w:delText>
        </w:r>
      </w:del>
      <w:r w:rsidRPr="00E24C10">
        <w:rPr>
          <w:b w:val="0"/>
          <w:bCs/>
          <w:szCs w:val="26"/>
        </w:rPr>
        <w:t xml:space="preserve">Cao </w:t>
      </w:r>
      <w:proofErr w:type="spellStart"/>
      <w:r w:rsidRPr="00E24C10">
        <w:rPr>
          <w:b w:val="0"/>
          <w:bCs/>
          <w:szCs w:val="26"/>
        </w:rPr>
        <w:t>nói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chung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</w:t>
      </w:r>
      <w:del w:id="57" w:author="HIKARI" w:date="2019-11-08T21:42:00Z">
        <w:r w:rsidRPr="00E24C10" w:rsidDel="00F72625">
          <w:rPr>
            <w:b w:val="0"/>
            <w:bCs/>
            <w:szCs w:val="26"/>
          </w:rPr>
          <w:delText>h</w:delText>
        </w:r>
      </w:del>
      <w:r w:rsidRPr="00E24C10">
        <w:rPr>
          <w:b w:val="0"/>
          <w:bCs/>
          <w:szCs w:val="26"/>
        </w:rPr>
        <w:t>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Công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Nghệ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Thông</w:t>
      </w:r>
      <w:proofErr w:type="spellEnd"/>
      <w:r w:rsidRPr="00E24C10">
        <w:rPr>
          <w:b w:val="0"/>
          <w:bCs/>
          <w:szCs w:val="26"/>
        </w:rPr>
        <w:t xml:space="preserve"> Tin </w:t>
      </w:r>
      <w:proofErr w:type="spellStart"/>
      <w:r w:rsidRPr="00E24C10">
        <w:rPr>
          <w:b w:val="0"/>
          <w:bCs/>
          <w:szCs w:val="26"/>
        </w:rPr>
        <w:t>nói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riêng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tận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tình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truyền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đạt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kiến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thức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cần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thiết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giúp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nền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tảng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làm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nên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này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đã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tạo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điều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kiện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thể</w:t>
      </w:r>
      <w:proofErr w:type="spellEnd"/>
      <w:r w:rsidRPr="00E24C10">
        <w:rPr>
          <w:b w:val="0"/>
          <w:bCs/>
          <w:szCs w:val="26"/>
        </w:rPr>
        <w:t xml:space="preserve">  </w:t>
      </w:r>
      <w:proofErr w:type="spellStart"/>
      <w:r w:rsidRPr="00E24C10">
        <w:rPr>
          <w:b w:val="0"/>
          <w:bCs/>
          <w:szCs w:val="26"/>
        </w:rPr>
        <w:t>tìm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hiểu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thực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hiện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tốt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. </w:t>
      </w:r>
      <w:proofErr w:type="spellStart"/>
      <w:r w:rsidRPr="00E24C10">
        <w:rPr>
          <w:b w:val="0"/>
          <w:bCs/>
          <w:szCs w:val="26"/>
        </w:rPr>
        <w:t>Cùng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với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đó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xin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được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gửi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cảm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các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bạn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cùng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khóa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cung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cấp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nhiều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thông</w:t>
      </w:r>
      <w:proofErr w:type="spellEnd"/>
      <w:r w:rsidRPr="00E24C10">
        <w:rPr>
          <w:b w:val="0"/>
          <w:bCs/>
          <w:szCs w:val="26"/>
        </w:rPr>
        <w:t xml:space="preserve"> tin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kiến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thức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hữu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ích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giúp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hoàn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thiện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mình</w:t>
      </w:r>
      <w:proofErr w:type="spellEnd"/>
      <w:r w:rsidRPr="00E24C10">
        <w:rPr>
          <w:b w:val="0"/>
          <w:bCs/>
          <w:szCs w:val="26"/>
        </w:rPr>
        <w:t>.</w:t>
      </w:r>
    </w:p>
    <w:p w14:paraId="705354B2" w14:textId="07780930" w:rsidR="002971EB" w:rsidRPr="00E24C10" w:rsidRDefault="002971EB" w:rsidP="009E3417">
      <w:pPr>
        <w:ind w:firstLine="720"/>
        <w:jc w:val="both"/>
        <w:rPr>
          <w:b w:val="0"/>
          <w:bCs/>
          <w:szCs w:val="26"/>
        </w:rPr>
      </w:pP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bài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báo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cáo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được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thực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hiện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khoảng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gian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ngắn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với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kiến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thức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còn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chế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cùng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nhiều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chế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khác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về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mặt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kĩ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thuật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và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kinh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nghiệm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trong</w:t>
      </w:r>
      <w:proofErr w:type="spellEnd"/>
      <w:r w:rsidR="009D11ED" w:rsidRPr="00E24C10">
        <w:rPr>
          <w:b w:val="0"/>
          <w:bCs/>
          <w:szCs w:val="26"/>
        </w:rPr>
        <w:t xml:space="preserve"> </w:t>
      </w:r>
      <w:proofErr w:type="spellStart"/>
      <w:r w:rsidR="009D11ED" w:rsidRPr="00E24C10">
        <w:rPr>
          <w:b w:val="0"/>
          <w:bCs/>
          <w:szCs w:val="26"/>
        </w:rPr>
        <w:t>việc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thực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hiện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một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dự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phần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mềm</w:t>
      </w:r>
      <w:proofErr w:type="spellEnd"/>
      <w:r w:rsidRPr="00E24C10">
        <w:rPr>
          <w:b w:val="0"/>
          <w:bCs/>
          <w:szCs w:val="26"/>
        </w:rPr>
        <w:t xml:space="preserve">. Do </w:t>
      </w:r>
      <w:proofErr w:type="spellStart"/>
      <w:r w:rsidRPr="00E24C10">
        <w:rPr>
          <w:b w:val="0"/>
          <w:bCs/>
          <w:szCs w:val="26"/>
        </w:rPr>
        <w:t>đó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quá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trình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làm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nên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đề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thiếu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sót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điều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không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tránh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khỏi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nên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rất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nhận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được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ý </w:t>
      </w:r>
      <w:proofErr w:type="spellStart"/>
      <w:r w:rsidRPr="00E24C10">
        <w:rPr>
          <w:b w:val="0"/>
          <w:bCs/>
          <w:szCs w:val="26"/>
        </w:rPr>
        <w:t>kiến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đóng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góp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quý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b</w:t>
      </w:r>
      <w:ins w:id="58" w:author="HIKARI" w:date="2019-11-09T14:56:00Z">
        <w:r w:rsidR="00505291">
          <w:rPr>
            <w:b w:val="0"/>
            <w:bCs/>
            <w:szCs w:val="26"/>
          </w:rPr>
          <w:t>áu</w:t>
        </w:r>
      </w:ins>
      <w:proofErr w:type="spellEnd"/>
      <w:del w:id="59" w:author="HIKARI" w:date="2019-11-09T14:56:00Z">
        <w:r w:rsidRPr="00E24C10" w:rsidDel="00505291">
          <w:rPr>
            <w:b w:val="0"/>
            <w:bCs/>
            <w:szCs w:val="26"/>
          </w:rPr>
          <w:delText>áo</w:delText>
        </w:r>
      </w:del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các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quý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thầy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cô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kiến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thức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được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hoàn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thiện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làm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tốt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nữa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lần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sau</w:t>
      </w:r>
      <w:proofErr w:type="spellEnd"/>
      <w:r w:rsidRPr="00E24C10">
        <w:rPr>
          <w:b w:val="0"/>
          <w:bCs/>
          <w:szCs w:val="26"/>
        </w:rPr>
        <w:t xml:space="preserve">.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xin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chân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cảm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ơn</w:t>
      </w:r>
      <w:proofErr w:type="spellEnd"/>
      <w:r w:rsidRPr="00E24C10">
        <w:rPr>
          <w:b w:val="0"/>
          <w:bCs/>
          <w:szCs w:val="26"/>
        </w:rPr>
        <w:t>.</w:t>
      </w:r>
    </w:p>
    <w:p w14:paraId="47E52FF8" w14:textId="77777777" w:rsidR="002971EB" w:rsidRPr="00E24C10" w:rsidRDefault="002971EB" w:rsidP="009E3417">
      <w:pPr>
        <w:ind w:firstLine="720"/>
        <w:jc w:val="both"/>
        <w:rPr>
          <w:b w:val="0"/>
          <w:bCs/>
          <w:szCs w:val="26"/>
        </w:rPr>
      </w:pPr>
      <w:proofErr w:type="spellStart"/>
      <w:r w:rsidRPr="00E24C10">
        <w:rPr>
          <w:b w:val="0"/>
          <w:bCs/>
          <w:szCs w:val="26"/>
        </w:rPr>
        <w:t>Cuối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lời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kính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quý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thầy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quý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cô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luôn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dồi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dào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sức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khỏe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công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nữa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sự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nghiệp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trồng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người</w:t>
      </w:r>
      <w:proofErr w:type="spellEnd"/>
      <w:r w:rsidRPr="00E24C10">
        <w:rPr>
          <w:b w:val="0"/>
          <w:bCs/>
          <w:szCs w:val="26"/>
        </w:rPr>
        <w:t xml:space="preserve">. </w:t>
      </w:r>
      <w:proofErr w:type="spellStart"/>
      <w:r w:rsidRPr="00E24C10">
        <w:rPr>
          <w:b w:val="0"/>
          <w:bCs/>
          <w:szCs w:val="26"/>
        </w:rPr>
        <w:t>Một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lần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nữa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em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xin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chân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cảm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ơn</w:t>
      </w:r>
      <w:proofErr w:type="spellEnd"/>
      <w:r w:rsidRPr="00E24C10">
        <w:rPr>
          <w:b w:val="0"/>
          <w:bCs/>
          <w:szCs w:val="26"/>
        </w:rPr>
        <w:t>.</w:t>
      </w:r>
    </w:p>
    <w:p w14:paraId="3E6E07F3" w14:textId="77777777" w:rsidR="002971EB" w:rsidRPr="00E24C10" w:rsidRDefault="002971EB" w:rsidP="009E3417">
      <w:pPr>
        <w:jc w:val="both"/>
        <w:rPr>
          <w:szCs w:val="26"/>
        </w:rPr>
      </w:pPr>
    </w:p>
    <w:p w14:paraId="1E33BA5D" w14:textId="2217754B" w:rsidR="002971EB" w:rsidRPr="00E24C10" w:rsidRDefault="002971EB" w:rsidP="009E3417">
      <w:pPr>
        <w:ind w:left="3600" w:firstLine="720"/>
        <w:jc w:val="center"/>
        <w:rPr>
          <w:szCs w:val="26"/>
        </w:rPr>
      </w:pPr>
      <w:r w:rsidRPr="00E24C10">
        <w:rPr>
          <w:szCs w:val="26"/>
        </w:rPr>
        <w:t xml:space="preserve">TP.HCM, </w:t>
      </w:r>
      <w:proofErr w:type="spellStart"/>
      <w:r w:rsidRPr="00E24C10">
        <w:rPr>
          <w:szCs w:val="26"/>
        </w:rPr>
        <w:t>ngày</w:t>
      </w:r>
      <w:proofErr w:type="spellEnd"/>
      <w:r w:rsidRPr="00E24C10">
        <w:rPr>
          <w:szCs w:val="26"/>
        </w:rPr>
        <w:t xml:space="preserve"> 10 </w:t>
      </w:r>
      <w:proofErr w:type="spellStart"/>
      <w:r w:rsidRPr="00E24C10">
        <w:rPr>
          <w:szCs w:val="26"/>
        </w:rPr>
        <w:t>tháng</w:t>
      </w:r>
      <w:proofErr w:type="spellEnd"/>
      <w:r w:rsidRPr="00E24C10">
        <w:rPr>
          <w:szCs w:val="26"/>
        </w:rPr>
        <w:t xml:space="preserve"> 1</w:t>
      </w:r>
      <w:ins w:id="60" w:author="HIKARI" w:date="2019-11-10T17:30:00Z">
        <w:r w:rsidR="00A04ABF">
          <w:rPr>
            <w:szCs w:val="26"/>
          </w:rPr>
          <w:t>1</w:t>
        </w:r>
      </w:ins>
      <w:del w:id="61" w:author="HIKARI" w:date="2019-11-10T17:30:00Z">
        <w:r w:rsidRPr="00E24C10" w:rsidDel="00A04ABF">
          <w:rPr>
            <w:szCs w:val="26"/>
          </w:rPr>
          <w:delText>2</w:delText>
        </w:r>
      </w:del>
      <w:r w:rsidRPr="00E24C10">
        <w:rPr>
          <w:szCs w:val="26"/>
        </w:rPr>
        <w:t xml:space="preserve"> </w:t>
      </w:r>
      <w:proofErr w:type="spellStart"/>
      <w:r w:rsidRPr="00E24C10">
        <w:rPr>
          <w:szCs w:val="26"/>
        </w:rPr>
        <w:t>năm</w:t>
      </w:r>
      <w:proofErr w:type="spellEnd"/>
      <w:r w:rsidRPr="00E24C10">
        <w:rPr>
          <w:szCs w:val="26"/>
        </w:rPr>
        <w:t xml:space="preserve"> 201</w:t>
      </w:r>
      <w:ins w:id="62" w:author="HIKARI" w:date="2019-11-10T17:30:00Z">
        <w:r w:rsidR="00A04ABF">
          <w:rPr>
            <w:szCs w:val="26"/>
          </w:rPr>
          <w:t>9</w:t>
        </w:r>
      </w:ins>
      <w:del w:id="63" w:author="HIKARI" w:date="2019-11-10T17:30:00Z">
        <w:r w:rsidRPr="00E24C10" w:rsidDel="00A04ABF">
          <w:rPr>
            <w:szCs w:val="26"/>
          </w:rPr>
          <w:delText>8</w:delText>
        </w:r>
      </w:del>
    </w:p>
    <w:p w14:paraId="1615A09F" w14:textId="77777777" w:rsidR="002971EB" w:rsidRPr="00E24C10" w:rsidRDefault="002971EB" w:rsidP="009E3417">
      <w:pPr>
        <w:ind w:left="5040" w:firstLine="720"/>
        <w:rPr>
          <w:szCs w:val="26"/>
        </w:rPr>
      </w:pPr>
      <w:proofErr w:type="spellStart"/>
      <w:r w:rsidRPr="00E24C10">
        <w:rPr>
          <w:szCs w:val="26"/>
        </w:rPr>
        <w:t>Nhóm</w:t>
      </w:r>
      <w:proofErr w:type="spellEnd"/>
      <w:r w:rsidRPr="00E24C10">
        <w:rPr>
          <w:szCs w:val="26"/>
        </w:rPr>
        <w:t xml:space="preserve"> </w:t>
      </w:r>
      <w:proofErr w:type="spellStart"/>
      <w:r w:rsidRPr="00E24C10">
        <w:rPr>
          <w:szCs w:val="26"/>
        </w:rPr>
        <w:t>sinh</w:t>
      </w:r>
      <w:proofErr w:type="spellEnd"/>
      <w:r w:rsidRPr="00E24C10">
        <w:rPr>
          <w:szCs w:val="26"/>
        </w:rPr>
        <w:t xml:space="preserve"> </w:t>
      </w:r>
      <w:proofErr w:type="spellStart"/>
      <w:r w:rsidRPr="00E24C10">
        <w:rPr>
          <w:szCs w:val="26"/>
        </w:rPr>
        <w:t>viên</w:t>
      </w:r>
      <w:proofErr w:type="spellEnd"/>
      <w:r w:rsidRPr="00E24C10">
        <w:rPr>
          <w:szCs w:val="26"/>
        </w:rPr>
        <w:t xml:space="preserve"> </w:t>
      </w:r>
      <w:proofErr w:type="spellStart"/>
      <w:r w:rsidRPr="00E24C10">
        <w:rPr>
          <w:szCs w:val="26"/>
        </w:rPr>
        <w:t>thực</w:t>
      </w:r>
      <w:proofErr w:type="spellEnd"/>
      <w:r w:rsidRPr="00E24C10">
        <w:rPr>
          <w:szCs w:val="26"/>
        </w:rPr>
        <w:t xml:space="preserve"> </w:t>
      </w:r>
      <w:proofErr w:type="spellStart"/>
      <w:r w:rsidRPr="00E24C10">
        <w:rPr>
          <w:szCs w:val="26"/>
        </w:rPr>
        <w:t>hiệ</w:t>
      </w:r>
      <w:r w:rsidR="0008475D" w:rsidRPr="00E24C10">
        <w:rPr>
          <w:szCs w:val="26"/>
        </w:rPr>
        <w:t>n</w:t>
      </w:r>
      <w:proofErr w:type="spellEnd"/>
    </w:p>
    <w:p w14:paraId="3BBCF3F5" w14:textId="77777777" w:rsidR="0008475D" w:rsidRPr="00E24C10" w:rsidRDefault="0008475D" w:rsidP="009E3417">
      <w:pPr>
        <w:ind w:left="5040" w:firstLine="720"/>
        <w:rPr>
          <w:szCs w:val="26"/>
        </w:rPr>
      </w:pPr>
    </w:p>
    <w:p w14:paraId="0C0842DE" w14:textId="77777777" w:rsidR="0008475D" w:rsidRPr="00E24C10" w:rsidRDefault="0008475D" w:rsidP="009E3417">
      <w:pPr>
        <w:ind w:left="5040" w:firstLine="720"/>
        <w:rPr>
          <w:szCs w:val="26"/>
        </w:rPr>
      </w:pPr>
    </w:p>
    <w:p w14:paraId="17713FCC" w14:textId="4AAC98C1" w:rsidR="0008475D" w:rsidRPr="00E24C10" w:rsidRDefault="0008475D" w:rsidP="009E3417">
      <w:pPr>
        <w:ind w:left="5040" w:firstLine="720"/>
        <w:rPr>
          <w:szCs w:val="26"/>
        </w:rPr>
      </w:pPr>
    </w:p>
    <w:p w14:paraId="5A6D031F" w14:textId="231DA264" w:rsidR="005446CA" w:rsidRPr="00E24C10" w:rsidRDefault="005446CA" w:rsidP="0008475D">
      <w:pPr>
        <w:ind w:left="5040" w:firstLine="720"/>
        <w:rPr>
          <w:szCs w:val="26"/>
        </w:rPr>
      </w:pPr>
    </w:p>
    <w:p w14:paraId="22818506" w14:textId="77777777" w:rsidR="0008475D" w:rsidRPr="00E24C10" w:rsidRDefault="0008475D" w:rsidP="0008475D">
      <w:pPr>
        <w:rPr>
          <w:szCs w:val="26"/>
        </w:rPr>
      </w:pPr>
    </w:p>
    <w:p w14:paraId="2A444365" w14:textId="52C9DBF5" w:rsidR="0008475D" w:rsidRPr="00E24C10" w:rsidRDefault="0008475D" w:rsidP="0048368C">
      <w:pPr>
        <w:rPr>
          <w:bCs/>
          <w:sz w:val="36"/>
          <w:szCs w:val="36"/>
        </w:rPr>
      </w:pPr>
      <w:r w:rsidRPr="00E24C10">
        <w:rPr>
          <w:bCs/>
          <w:sz w:val="36"/>
          <w:szCs w:val="36"/>
        </w:rPr>
        <w:lastRenderedPageBreak/>
        <w:t>MỤC LỤC</w:t>
      </w:r>
    </w:p>
    <w:sdt>
      <w:sdtPr>
        <w:id w:val="87049971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D265327" w14:textId="73BC9496" w:rsidR="00B40D21" w:rsidRDefault="006C7A24">
          <w:pPr>
            <w:pStyle w:val="TOC1"/>
            <w:rPr>
              <w:ins w:id="64" w:author="HIKARI" w:date="2019-11-10T17:11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ins w:id="65" w:author="HIKARI" w:date="2019-11-10T17:11:00Z">
            <w:r w:rsidR="00B40D21" w:rsidRPr="00CF0D18">
              <w:rPr>
                <w:rStyle w:val="Hyperlink"/>
              </w:rPr>
              <w:fldChar w:fldCharType="begin"/>
            </w:r>
            <w:r w:rsidR="00B40D21" w:rsidRPr="00CF0D18">
              <w:rPr>
                <w:rStyle w:val="Hyperlink"/>
              </w:rPr>
              <w:instrText xml:space="preserve"> </w:instrText>
            </w:r>
            <w:r w:rsidR="00B40D21">
              <w:instrText>HYPERLINK \l "_Toc24298305"</w:instrText>
            </w:r>
            <w:r w:rsidR="00B40D21" w:rsidRPr="00CF0D18">
              <w:rPr>
                <w:rStyle w:val="Hyperlink"/>
              </w:rPr>
              <w:instrText xml:space="preserve"> </w:instrText>
            </w:r>
            <w:r w:rsidR="00B40D21" w:rsidRPr="00CF0D18">
              <w:rPr>
                <w:rStyle w:val="Hyperlink"/>
              </w:rPr>
            </w:r>
            <w:r w:rsidR="00B40D21" w:rsidRPr="00CF0D18">
              <w:rPr>
                <w:rStyle w:val="Hyperlink"/>
              </w:rPr>
              <w:fldChar w:fldCharType="separate"/>
            </w:r>
            <w:r w:rsidR="00B40D21" w:rsidRPr="00CF0D18">
              <w:rPr>
                <w:rStyle w:val="Hyperlink"/>
              </w:rPr>
              <w:t>Danh mục các hình</w:t>
            </w:r>
            <w:r w:rsidR="00B40D21">
              <w:rPr>
                <w:webHidden/>
              </w:rPr>
              <w:tab/>
            </w:r>
            <w:r w:rsidR="00B40D21">
              <w:rPr>
                <w:webHidden/>
              </w:rPr>
              <w:fldChar w:fldCharType="begin"/>
            </w:r>
            <w:r w:rsidR="00B40D21">
              <w:rPr>
                <w:webHidden/>
              </w:rPr>
              <w:instrText xml:space="preserve"> PAGEREF _Toc24298305 \h </w:instrText>
            </w:r>
            <w:r w:rsidR="00B40D21">
              <w:rPr>
                <w:webHidden/>
              </w:rPr>
            </w:r>
          </w:ins>
          <w:r w:rsidR="00B40D21">
            <w:rPr>
              <w:webHidden/>
            </w:rPr>
            <w:fldChar w:fldCharType="separate"/>
          </w:r>
          <w:ins w:id="66" w:author="HIKARI" w:date="2019-11-10T17:30:00Z">
            <w:r w:rsidR="00A82D96">
              <w:rPr>
                <w:webHidden/>
              </w:rPr>
              <w:t>1</w:t>
            </w:r>
          </w:ins>
          <w:ins w:id="67" w:author="HIKARI" w:date="2019-11-10T17:11:00Z">
            <w:r w:rsidR="00B40D21">
              <w:rPr>
                <w:webHidden/>
              </w:rPr>
              <w:fldChar w:fldCharType="end"/>
            </w:r>
            <w:r w:rsidR="00B40D21" w:rsidRPr="00CF0D18">
              <w:rPr>
                <w:rStyle w:val="Hyperlink"/>
              </w:rPr>
              <w:fldChar w:fldCharType="end"/>
            </w:r>
          </w:ins>
        </w:p>
        <w:p w14:paraId="5250D76F" w14:textId="40585A61" w:rsidR="00B40D21" w:rsidRDefault="00B40D21">
          <w:pPr>
            <w:pStyle w:val="TOC1"/>
            <w:rPr>
              <w:ins w:id="68" w:author="HIKARI" w:date="2019-11-10T17:11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ins w:id="69" w:author="HIKARI" w:date="2019-11-10T17:11:00Z">
            <w:r w:rsidRPr="00CF0D18">
              <w:rPr>
                <w:rStyle w:val="Hyperlink"/>
              </w:rPr>
              <w:fldChar w:fldCharType="begin"/>
            </w:r>
            <w:r w:rsidRPr="00CF0D18">
              <w:rPr>
                <w:rStyle w:val="Hyperlink"/>
              </w:rPr>
              <w:instrText xml:space="preserve"> </w:instrText>
            </w:r>
            <w:r>
              <w:instrText>HYPERLINK \l "_Toc24298306"</w:instrText>
            </w:r>
            <w:r w:rsidRPr="00CF0D18">
              <w:rPr>
                <w:rStyle w:val="Hyperlink"/>
              </w:rPr>
              <w:instrText xml:space="preserve"> </w:instrText>
            </w:r>
            <w:r w:rsidRPr="00CF0D18">
              <w:rPr>
                <w:rStyle w:val="Hyperlink"/>
              </w:rPr>
            </w:r>
            <w:r w:rsidRPr="00CF0D18">
              <w:rPr>
                <w:rStyle w:val="Hyperlink"/>
              </w:rPr>
              <w:fldChar w:fldCharType="separate"/>
            </w:r>
            <w:r w:rsidRPr="00CF0D18">
              <w:rPr>
                <w:rStyle w:val="Hyperlink"/>
              </w:rPr>
              <w:t>Danh mục các bảng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_Toc24298306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70" w:author="HIKARI" w:date="2019-11-10T17:30:00Z">
            <w:r w:rsidR="00A82D96">
              <w:rPr>
                <w:webHidden/>
              </w:rPr>
              <w:t>2</w:t>
            </w:r>
          </w:ins>
          <w:ins w:id="71" w:author="HIKARI" w:date="2019-11-10T17:11:00Z">
            <w:r>
              <w:rPr>
                <w:webHidden/>
              </w:rPr>
              <w:fldChar w:fldCharType="end"/>
            </w:r>
            <w:r w:rsidRPr="00CF0D18">
              <w:rPr>
                <w:rStyle w:val="Hyperlink"/>
              </w:rPr>
              <w:fldChar w:fldCharType="end"/>
            </w:r>
          </w:ins>
        </w:p>
        <w:p w14:paraId="0265961E" w14:textId="68E4A4B0" w:rsidR="00B40D21" w:rsidRDefault="00B40D21">
          <w:pPr>
            <w:pStyle w:val="TOC1"/>
            <w:rPr>
              <w:ins w:id="72" w:author="HIKARI" w:date="2019-11-10T17:11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ins w:id="73" w:author="HIKARI" w:date="2019-11-10T17:11:00Z">
            <w:r w:rsidRPr="00CF0D18">
              <w:rPr>
                <w:rStyle w:val="Hyperlink"/>
              </w:rPr>
              <w:fldChar w:fldCharType="begin"/>
            </w:r>
            <w:r w:rsidRPr="00CF0D18">
              <w:rPr>
                <w:rStyle w:val="Hyperlink"/>
              </w:rPr>
              <w:instrText xml:space="preserve"> </w:instrText>
            </w:r>
            <w:r>
              <w:instrText>HYPERLINK \l "_Toc24298307"</w:instrText>
            </w:r>
            <w:r w:rsidRPr="00CF0D18">
              <w:rPr>
                <w:rStyle w:val="Hyperlink"/>
              </w:rPr>
              <w:instrText xml:space="preserve"> </w:instrText>
            </w:r>
            <w:r w:rsidRPr="00CF0D18">
              <w:rPr>
                <w:rStyle w:val="Hyperlink"/>
              </w:rPr>
            </w:r>
            <w:r w:rsidRPr="00CF0D18">
              <w:rPr>
                <w:rStyle w:val="Hyperlink"/>
              </w:rPr>
              <w:fldChar w:fldCharType="separate"/>
            </w:r>
            <w:r w:rsidRPr="00CF0D18">
              <w:rPr>
                <w:rStyle w:val="Hyperlink"/>
              </w:rPr>
              <w:t>Chương 1: Tổng quan chương trình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_Toc24298307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74" w:author="HIKARI" w:date="2019-11-10T17:30:00Z">
            <w:r w:rsidR="00A82D96">
              <w:rPr>
                <w:webHidden/>
              </w:rPr>
              <w:t>3</w:t>
            </w:r>
          </w:ins>
          <w:ins w:id="75" w:author="HIKARI" w:date="2019-11-10T17:11:00Z">
            <w:r>
              <w:rPr>
                <w:webHidden/>
              </w:rPr>
              <w:fldChar w:fldCharType="end"/>
            </w:r>
            <w:r w:rsidRPr="00CF0D18">
              <w:rPr>
                <w:rStyle w:val="Hyperlink"/>
              </w:rPr>
              <w:fldChar w:fldCharType="end"/>
            </w:r>
          </w:ins>
        </w:p>
        <w:p w14:paraId="0E3CB9BE" w14:textId="52B7D797" w:rsidR="00B40D21" w:rsidRDefault="00B40D21">
          <w:pPr>
            <w:pStyle w:val="TOC2"/>
            <w:tabs>
              <w:tab w:val="left" w:pos="880"/>
              <w:tab w:val="right" w:leader="dot" w:pos="10024"/>
            </w:tabs>
            <w:rPr>
              <w:ins w:id="76" w:author="HIKARI" w:date="2019-11-10T17:11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ins w:id="77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"_Toc24298308"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Giới thiệu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_Toc24298308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8" w:author="HIKARI" w:date="2019-11-10T17:30:00Z">
            <w:r w:rsidR="00A82D96">
              <w:rPr>
                <w:noProof/>
                <w:webHidden/>
              </w:rPr>
              <w:t>3</w:t>
            </w:r>
          </w:ins>
          <w:ins w:id="79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4AAE7462" w14:textId="4FE64316" w:rsidR="00B40D21" w:rsidRDefault="00B40D21">
          <w:pPr>
            <w:pStyle w:val="TOC3"/>
            <w:tabs>
              <w:tab w:val="left" w:pos="1320"/>
              <w:tab w:val="right" w:leader="dot" w:pos="10024"/>
            </w:tabs>
            <w:rPr>
              <w:ins w:id="80" w:author="HIKARI" w:date="2019-11-10T17:11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81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"_Toc24298309"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Về đồ án phần mềm vẽ Diagram TensorFlow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_Toc24298309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2" w:author="HIKARI" w:date="2019-11-10T17:30:00Z">
            <w:r w:rsidR="00A82D96">
              <w:rPr>
                <w:noProof/>
                <w:webHidden/>
              </w:rPr>
              <w:t>3</w:t>
            </w:r>
          </w:ins>
          <w:ins w:id="83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21B3B396" w14:textId="0E650212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84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85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"_Toc24298310"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1.1.1.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Yêu cầu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_Toc24298310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6" w:author="HIKARI" w:date="2019-11-10T17:30:00Z">
            <w:r w:rsidR="00A82D96">
              <w:rPr>
                <w:noProof/>
                <w:webHidden/>
              </w:rPr>
              <w:t>3</w:t>
            </w:r>
          </w:ins>
          <w:ins w:id="87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05FD4F1F" w14:textId="17A5FEB6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88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89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"_Toc24298311"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1.1.2.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Phân tích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_Toc24298311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0" w:author="HIKARI" w:date="2019-11-10T17:30:00Z">
            <w:r w:rsidR="00A82D96">
              <w:rPr>
                <w:noProof/>
                <w:webHidden/>
              </w:rPr>
              <w:t>3</w:t>
            </w:r>
          </w:ins>
          <w:ins w:id="91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61D112A1" w14:textId="0B5C0F26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92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93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"_Toc24298312"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1.1.3.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Phương hướng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_Toc24298312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4" w:author="HIKARI" w:date="2019-11-10T17:30:00Z">
            <w:r w:rsidR="00A82D96">
              <w:rPr>
                <w:noProof/>
                <w:webHidden/>
              </w:rPr>
              <w:t>3</w:t>
            </w:r>
          </w:ins>
          <w:ins w:id="95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2CC4976F" w14:textId="3E169FBA" w:rsidR="00B40D21" w:rsidRDefault="00B40D21">
          <w:pPr>
            <w:pStyle w:val="TOC3"/>
            <w:tabs>
              <w:tab w:val="left" w:pos="1320"/>
              <w:tab w:val="right" w:leader="dot" w:pos="10024"/>
            </w:tabs>
            <w:rPr>
              <w:ins w:id="96" w:author="HIKARI" w:date="2019-11-10T17:11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97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"_Toc24298313"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Machine Learning, Tensorflow và Layers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_Toc24298313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8" w:author="HIKARI" w:date="2019-11-10T17:30:00Z">
            <w:r w:rsidR="00A82D96">
              <w:rPr>
                <w:noProof/>
                <w:webHidden/>
              </w:rPr>
              <w:t>3</w:t>
            </w:r>
          </w:ins>
          <w:ins w:id="99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0CF25B36" w14:textId="17C5E25B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100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101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"_Toc24298314"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1.2.1.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Lí thuyết Machine Learning cơ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_Toc24298314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2" w:author="HIKARI" w:date="2019-11-10T17:30:00Z">
            <w:r w:rsidR="00A82D96">
              <w:rPr>
                <w:noProof/>
                <w:webHidden/>
              </w:rPr>
              <w:t>3</w:t>
            </w:r>
          </w:ins>
          <w:ins w:id="103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48A1F0F2" w14:textId="3D220445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104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105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"_Toc24298315"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1.2.2.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Thư viện ML TensorFlow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_Toc24298315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6" w:author="HIKARI" w:date="2019-11-10T17:30:00Z">
            <w:r w:rsidR="00A82D96">
              <w:rPr>
                <w:noProof/>
                <w:webHidden/>
              </w:rPr>
              <w:t>4</w:t>
            </w:r>
          </w:ins>
          <w:ins w:id="107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07A554F3" w14:textId="7A9EFE62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108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109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"_Toc24298316"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1.2.3.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Layers API của TensorFlow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_Toc24298316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0" w:author="HIKARI" w:date="2019-11-10T17:30:00Z">
            <w:r w:rsidR="00A82D96">
              <w:rPr>
                <w:noProof/>
                <w:webHidden/>
              </w:rPr>
              <w:t>4</w:t>
            </w:r>
          </w:ins>
          <w:ins w:id="111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6CB8AA5E" w14:textId="3A56342B" w:rsidR="00B40D21" w:rsidRDefault="00B40D21">
          <w:pPr>
            <w:pStyle w:val="TOC5"/>
            <w:tabs>
              <w:tab w:val="left" w:pos="1880"/>
              <w:tab w:val="right" w:leader="dot" w:pos="10024"/>
            </w:tabs>
            <w:rPr>
              <w:ins w:id="112" w:author="HIKARI" w:date="2019-11-10T17:11:00Z"/>
              <w:rFonts w:asciiTheme="minorHAnsi" w:hAnsiTheme="minorHAnsi"/>
              <w:i w:val="0"/>
              <w:noProof/>
              <w:sz w:val="22"/>
            </w:rPr>
          </w:pPr>
          <w:ins w:id="113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"_Toc24298317"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1.2.3.1.</w:t>
            </w:r>
            <w:r>
              <w:rPr>
                <w:rFonts w:asciiTheme="minorHAnsi" w:hAnsiTheme="minorHAnsi"/>
                <w:i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Artificial Neural Network (ANN)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_Toc24298317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4" w:author="HIKARI" w:date="2019-11-10T17:30:00Z">
            <w:r w:rsidR="00A82D96">
              <w:rPr>
                <w:noProof/>
                <w:webHidden/>
              </w:rPr>
              <w:t>4</w:t>
            </w:r>
          </w:ins>
          <w:ins w:id="115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036CCBEB" w14:textId="0E2A1E76" w:rsidR="00B40D21" w:rsidRDefault="00B40D21">
          <w:pPr>
            <w:pStyle w:val="TOC5"/>
            <w:tabs>
              <w:tab w:val="left" w:pos="1880"/>
              <w:tab w:val="right" w:leader="dot" w:pos="10024"/>
            </w:tabs>
            <w:rPr>
              <w:ins w:id="116" w:author="HIKARI" w:date="2019-11-10T17:11:00Z"/>
              <w:rFonts w:asciiTheme="minorHAnsi" w:hAnsiTheme="minorHAnsi"/>
              <w:i w:val="0"/>
              <w:noProof/>
              <w:sz w:val="22"/>
            </w:rPr>
          </w:pPr>
          <w:ins w:id="117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"_Toc24298318"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1.2.3.2.</w:t>
            </w:r>
            <w:r>
              <w:rPr>
                <w:rFonts w:asciiTheme="minorHAnsi" w:hAnsiTheme="minorHAnsi"/>
                <w:i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Layers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_Toc24298318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8" w:author="HIKARI" w:date="2019-11-10T17:30:00Z">
            <w:r w:rsidR="00A82D96">
              <w:rPr>
                <w:noProof/>
                <w:webHidden/>
              </w:rPr>
              <w:t>5</w:t>
            </w:r>
          </w:ins>
          <w:ins w:id="119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7FD79BE8" w14:textId="13A769F5" w:rsidR="00B40D21" w:rsidRDefault="00B40D21">
          <w:pPr>
            <w:pStyle w:val="TOC2"/>
            <w:tabs>
              <w:tab w:val="left" w:pos="880"/>
              <w:tab w:val="right" w:leader="dot" w:pos="10024"/>
            </w:tabs>
            <w:rPr>
              <w:ins w:id="120" w:author="HIKARI" w:date="2019-11-10T17:11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ins w:id="121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"_Toc24298319"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Đặc tả phần mềm TensorGram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_Toc24298319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2" w:author="HIKARI" w:date="2019-11-10T17:30:00Z">
            <w:r w:rsidR="00A82D96">
              <w:rPr>
                <w:noProof/>
                <w:webHidden/>
              </w:rPr>
              <w:t>5</w:t>
            </w:r>
          </w:ins>
          <w:ins w:id="123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0D851390" w14:textId="339F3280" w:rsidR="00B40D21" w:rsidRDefault="00B40D21">
          <w:pPr>
            <w:pStyle w:val="TOC3"/>
            <w:tabs>
              <w:tab w:val="left" w:pos="1320"/>
              <w:tab w:val="right" w:leader="dot" w:pos="10024"/>
            </w:tabs>
            <w:rPr>
              <w:ins w:id="124" w:author="HIKARI" w:date="2019-11-10T17:11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125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"_Toc24298320"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Phần mềm TensorGram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_Toc24298320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6" w:author="HIKARI" w:date="2019-11-10T17:30:00Z">
            <w:r w:rsidR="00A82D96">
              <w:rPr>
                <w:noProof/>
                <w:webHidden/>
              </w:rPr>
              <w:t>5</w:t>
            </w:r>
          </w:ins>
          <w:ins w:id="127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454C2D97" w14:textId="121914C5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128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129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"_Toc24298321"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2.1.1.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Giới thiệu về phần mềm TensorGram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_Toc24298321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30" w:author="HIKARI" w:date="2019-11-10T17:30:00Z">
            <w:r w:rsidR="00A82D96">
              <w:rPr>
                <w:noProof/>
                <w:webHidden/>
              </w:rPr>
              <w:t>5</w:t>
            </w:r>
          </w:ins>
          <w:ins w:id="131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167DCF20" w14:textId="670A35BB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132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133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"_Toc24298322"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2.1.2.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_Toc24298322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34" w:author="HIKARI" w:date="2019-11-10T17:30:00Z">
            <w:r w:rsidR="00A82D96">
              <w:rPr>
                <w:noProof/>
                <w:webHidden/>
              </w:rPr>
              <w:t>5</w:t>
            </w:r>
          </w:ins>
          <w:ins w:id="135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737FCD39" w14:textId="071F4823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136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137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"_Toc24298323"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2.1.3.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Dữ liệu đầu vào – đầu ra (input - output)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_Toc24298323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38" w:author="HIKARI" w:date="2019-11-10T17:30:00Z">
            <w:r w:rsidR="00A82D96">
              <w:rPr>
                <w:noProof/>
                <w:webHidden/>
              </w:rPr>
              <w:t>6</w:t>
            </w:r>
          </w:ins>
          <w:ins w:id="139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08F0F24E" w14:textId="03229121" w:rsidR="00B40D21" w:rsidRDefault="00B40D21">
          <w:pPr>
            <w:pStyle w:val="TOC5"/>
            <w:tabs>
              <w:tab w:val="left" w:pos="1880"/>
              <w:tab w:val="right" w:leader="dot" w:pos="10024"/>
            </w:tabs>
            <w:rPr>
              <w:ins w:id="140" w:author="HIKARI" w:date="2019-11-10T17:11:00Z"/>
              <w:rFonts w:asciiTheme="minorHAnsi" w:hAnsiTheme="minorHAnsi"/>
              <w:i w:val="0"/>
              <w:noProof/>
              <w:sz w:val="22"/>
            </w:rPr>
          </w:pPr>
          <w:ins w:id="141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"_Toc24298324"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2.1.3.1.</w:t>
            </w:r>
            <w:r>
              <w:rPr>
                <w:rFonts w:asciiTheme="minorHAnsi" w:hAnsiTheme="minorHAnsi"/>
                <w:i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Phân tích dữ liệu đầu vào (input)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_Toc24298324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42" w:author="HIKARI" w:date="2019-11-10T17:30:00Z">
            <w:r w:rsidR="00A82D96">
              <w:rPr>
                <w:noProof/>
                <w:webHidden/>
              </w:rPr>
              <w:t>6</w:t>
            </w:r>
          </w:ins>
          <w:ins w:id="143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1E8C51B6" w14:textId="3B7B16C8" w:rsidR="00B40D21" w:rsidRDefault="00B40D21">
          <w:pPr>
            <w:pStyle w:val="TOC5"/>
            <w:tabs>
              <w:tab w:val="left" w:pos="1880"/>
              <w:tab w:val="right" w:leader="dot" w:pos="10024"/>
            </w:tabs>
            <w:rPr>
              <w:ins w:id="144" w:author="HIKARI" w:date="2019-11-10T17:11:00Z"/>
              <w:rFonts w:asciiTheme="minorHAnsi" w:hAnsiTheme="minorHAnsi"/>
              <w:i w:val="0"/>
              <w:noProof/>
              <w:sz w:val="22"/>
            </w:rPr>
          </w:pPr>
          <w:ins w:id="145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"_Toc24298325"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2.1.3.2.</w:t>
            </w:r>
            <w:r>
              <w:rPr>
                <w:rFonts w:asciiTheme="minorHAnsi" w:hAnsiTheme="minorHAnsi"/>
                <w:i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Phân tích dữ liệu đầu ra (output)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_Toc24298325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46" w:author="HIKARI" w:date="2019-11-10T17:30:00Z">
            <w:r w:rsidR="00A82D96">
              <w:rPr>
                <w:noProof/>
                <w:webHidden/>
              </w:rPr>
              <w:t>6</w:t>
            </w:r>
          </w:ins>
          <w:ins w:id="147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08276F83" w14:textId="5118912E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148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149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"_Toc24298326"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2.1.4.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Tính năng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_Toc24298326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50" w:author="HIKARI" w:date="2019-11-10T17:30:00Z">
            <w:r w:rsidR="00A82D96">
              <w:rPr>
                <w:noProof/>
                <w:webHidden/>
              </w:rPr>
              <w:t>6</w:t>
            </w:r>
          </w:ins>
          <w:ins w:id="151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6BEDB780" w14:textId="5E7F8A64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152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153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"_Toc24298327"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2.1.5.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_Toc24298327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54" w:author="HIKARI" w:date="2019-11-10T17:30:00Z">
            <w:r w:rsidR="00A82D96">
              <w:rPr>
                <w:noProof/>
                <w:webHidden/>
              </w:rPr>
              <w:t>7</w:t>
            </w:r>
          </w:ins>
          <w:ins w:id="155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19A58B36" w14:textId="6B54A91D" w:rsidR="00B40D21" w:rsidRDefault="00B40D21">
          <w:pPr>
            <w:pStyle w:val="TOC3"/>
            <w:tabs>
              <w:tab w:val="left" w:pos="1320"/>
              <w:tab w:val="right" w:leader="dot" w:pos="10024"/>
            </w:tabs>
            <w:rPr>
              <w:ins w:id="156" w:author="HIKARI" w:date="2019-11-10T17:11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157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"_Toc24298328"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Yêu cầu kĩ thuật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_Toc24298328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58" w:author="HIKARI" w:date="2019-11-10T17:30:00Z">
            <w:r w:rsidR="00A82D96">
              <w:rPr>
                <w:noProof/>
                <w:webHidden/>
              </w:rPr>
              <w:t>7</w:t>
            </w:r>
          </w:ins>
          <w:ins w:id="159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7EDA44B2" w14:textId="5CCA3B30" w:rsidR="00B40D21" w:rsidRDefault="00B40D21">
          <w:pPr>
            <w:pStyle w:val="TOC3"/>
            <w:tabs>
              <w:tab w:val="left" w:pos="1320"/>
              <w:tab w:val="right" w:leader="dot" w:pos="10024"/>
            </w:tabs>
            <w:rPr>
              <w:ins w:id="160" w:author="HIKARI" w:date="2019-11-10T17:11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161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"_Toc24298329"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Công cụ và công nghệ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_Toc24298329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62" w:author="HIKARI" w:date="2019-11-10T17:30:00Z">
            <w:r w:rsidR="00A82D96">
              <w:rPr>
                <w:noProof/>
                <w:webHidden/>
              </w:rPr>
              <w:t>7</w:t>
            </w:r>
          </w:ins>
          <w:ins w:id="163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168A55B4" w14:textId="197B1A68" w:rsidR="00B40D21" w:rsidRDefault="00B40D21">
          <w:pPr>
            <w:pStyle w:val="TOC1"/>
            <w:rPr>
              <w:ins w:id="164" w:author="HIKARI" w:date="2019-11-10T17:11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ins w:id="165" w:author="HIKARI" w:date="2019-11-10T17:11:00Z">
            <w:r w:rsidRPr="00CF0D18">
              <w:rPr>
                <w:rStyle w:val="Hyperlink"/>
              </w:rPr>
              <w:fldChar w:fldCharType="begin"/>
            </w:r>
            <w:r w:rsidRPr="00CF0D18">
              <w:rPr>
                <w:rStyle w:val="Hyperlink"/>
              </w:rPr>
              <w:instrText xml:space="preserve"> </w:instrText>
            </w:r>
            <w:r>
              <w:instrText>HYPERLINK \l "_Toc24298330"</w:instrText>
            </w:r>
            <w:r w:rsidRPr="00CF0D18">
              <w:rPr>
                <w:rStyle w:val="Hyperlink"/>
              </w:rPr>
              <w:instrText xml:space="preserve"> </w:instrText>
            </w:r>
            <w:r w:rsidRPr="00CF0D18">
              <w:rPr>
                <w:rStyle w:val="Hyperlink"/>
              </w:rPr>
            </w:r>
            <w:r w:rsidRPr="00CF0D18">
              <w:rPr>
                <w:rStyle w:val="Hyperlink"/>
              </w:rPr>
              <w:fldChar w:fldCharType="separate"/>
            </w:r>
            <w:r w:rsidRPr="00CF0D18">
              <w:rPr>
                <w:rStyle w:val="Hyperlink"/>
              </w:rPr>
              <w:t>Chương 2: Kế hoạch thực hiện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_Toc24298330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66" w:author="HIKARI" w:date="2019-11-10T17:30:00Z">
            <w:r w:rsidR="00A82D96">
              <w:rPr>
                <w:webHidden/>
              </w:rPr>
              <w:t>8</w:t>
            </w:r>
          </w:ins>
          <w:ins w:id="167" w:author="HIKARI" w:date="2019-11-10T17:11:00Z">
            <w:r>
              <w:rPr>
                <w:webHidden/>
              </w:rPr>
              <w:fldChar w:fldCharType="end"/>
            </w:r>
            <w:r w:rsidRPr="00CF0D18">
              <w:rPr>
                <w:rStyle w:val="Hyperlink"/>
              </w:rPr>
              <w:fldChar w:fldCharType="end"/>
            </w:r>
          </w:ins>
        </w:p>
        <w:p w14:paraId="5406A9BD" w14:textId="71D8BB77" w:rsidR="00B40D21" w:rsidRDefault="00B40D21">
          <w:pPr>
            <w:pStyle w:val="TOC2"/>
            <w:tabs>
              <w:tab w:val="left" w:pos="880"/>
              <w:tab w:val="right" w:leader="dot" w:pos="10024"/>
            </w:tabs>
            <w:rPr>
              <w:ins w:id="168" w:author="HIKARI" w:date="2019-11-10T17:11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ins w:id="169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"_Toc24298331"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Kế hoạch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_Toc24298331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70" w:author="HIKARI" w:date="2019-11-10T17:30:00Z">
            <w:r w:rsidR="00A82D96">
              <w:rPr>
                <w:noProof/>
                <w:webHidden/>
              </w:rPr>
              <w:t>8</w:t>
            </w:r>
          </w:ins>
          <w:ins w:id="171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1EAA9F37" w14:textId="6F7CB248" w:rsidR="00B40D21" w:rsidRDefault="00B40D21">
          <w:pPr>
            <w:pStyle w:val="TOC2"/>
            <w:tabs>
              <w:tab w:val="left" w:pos="880"/>
              <w:tab w:val="right" w:leader="dot" w:pos="10024"/>
            </w:tabs>
            <w:rPr>
              <w:ins w:id="172" w:author="HIKARI" w:date="2019-11-10T17:11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ins w:id="173" w:author="HIKARI" w:date="2019-11-10T17:11:00Z">
            <w:r w:rsidRPr="00CF0D18">
              <w:rPr>
                <w:rStyle w:val="Hyperlink"/>
                <w:noProof/>
              </w:rPr>
              <w:lastRenderedPageBreak/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"_Toc24298332"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Phân công công việc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_Toc24298332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74" w:author="HIKARI" w:date="2019-11-10T17:30:00Z">
            <w:r w:rsidR="00A82D96">
              <w:rPr>
                <w:noProof/>
                <w:webHidden/>
              </w:rPr>
              <w:t>8</w:t>
            </w:r>
          </w:ins>
          <w:ins w:id="175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12AAB582" w14:textId="61B6579D" w:rsidR="00B40D21" w:rsidRDefault="00B40D21">
          <w:pPr>
            <w:pStyle w:val="TOC1"/>
            <w:rPr>
              <w:ins w:id="176" w:author="HIKARI" w:date="2019-11-10T17:11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ins w:id="177" w:author="HIKARI" w:date="2019-11-10T17:11:00Z">
            <w:r w:rsidRPr="00CF0D18">
              <w:rPr>
                <w:rStyle w:val="Hyperlink"/>
              </w:rPr>
              <w:fldChar w:fldCharType="begin"/>
            </w:r>
            <w:r w:rsidRPr="00CF0D18">
              <w:rPr>
                <w:rStyle w:val="Hyperlink"/>
              </w:rPr>
              <w:instrText xml:space="preserve"> </w:instrText>
            </w:r>
            <w:r>
              <w:instrText>HYPERLINK \l "_Toc24298333"</w:instrText>
            </w:r>
            <w:r w:rsidRPr="00CF0D18">
              <w:rPr>
                <w:rStyle w:val="Hyperlink"/>
              </w:rPr>
              <w:instrText xml:space="preserve"> </w:instrText>
            </w:r>
            <w:r w:rsidRPr="00CF0D18">
              <w:rPr>
                <w:rStyle w:val="Hyperlink"/>
              </w:rPr>
            </w:r>
            <w:r w:rsidRPr="00CF0D18">
              <w:rPr>
                <w:rStyle w:val="Hyperlink"/>
              </w:rPr>
              <w:fldChar w:fldCharType="separate"/>
            </w:r>
            <w:r w:rsidRPr="00CF0D18">
              <w:rPr>
                <w:rStyle w:val="Hyperlink"/>
              </w:rPr>
              <w:t>Chương 3: Thiết kế phần mềm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_Toc24298333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78" w:author="HIKARI" w:date="2019-11-10T17:30:00Z">
            <w:r w:rsidR="00A82D96">
              <w:rPr>
                <w:webHidden/>
              </w:rPr>
              <w:t>9</w:t>
            </w:r>
          </w:ins>
          <w:ins w:id="179" w:author="HIKARI" w:date="2019-11-10T17:11:00Z">
            <w:r>
              <w:rPr>
                <w:webHidden/>
              </w:rPr>
              <w:fldChar w:fldCharType="end"/>
            </w:r>
            <w:r w:rsidRPr="00CF0D18">
              <w:rPr>
                <w:rStyle w:val="Hyperlink"/>
              </w:rPr>
              <w:fldChar w:fldCharType="end"/>
            </w:r>
          </w:ins>
        </w:p>
        <w:p w14:paraId="3A01FC5E" w14:textId="1D1EB125" w:rsidR="00B40D21" w:rsidRDefault="00B40D21">
          <w:pPr>
            <w:pStyle w:val="TOC2"/>
            <w:tabs>
              <w:tab w:val="left" w:pos="880"/>
              <w:tab w:val="right" w:leader="dot" w:pos="10024"/>
            </w:tabs>
            <w:rPr>
              <w:ins w:id="180" w:author="HIKARI" w:date="2019-11-10T17:11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ins w:id="181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"_Toc24298334"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Thuật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_Toc24298334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82" w:author="HIKARI" w:date="2019-11-10T17:30:00Z">
            <w:r w:rsidR="00A82D96">
              <w:rPr>
                <w:noProof/>
                <w:webHidden/>
              </w:rPr>
              <w:t>9</w:t>
            </w:r>
          </w:ins>
          <w:ins w:id="183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793B6834" w14:textId="3C265865" w:rsidR="00B40D21" w:rsidRDefault="00B40D21">
          <w:pPr>
            <w:pStyle w:val="TOC3"/>
            <w:tabs>
              <w:tab w:val="left" w:pos="1320"/>
              <w:tab w:val="right" w:leader="dot" w:pos="10024"/>
            </w:tabs>
            <w:rPr>
              <w:ins w:id="184" w:author="HIKARI" w:date="2019-11-10T17:11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185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"_Toc24298335"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Đọc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_Toc24298335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86" w:author="HIKARI" w:date="2019-11-10T17:30:00Z">
            <w:r w:rsidR="00A82D96">
              <w:rPr>
                <w:noProof/>
                <w:webHidden/>
              </w:rPr>
              <w:t>9</w:t>
            </w:r>
          </w:ins>
          <w:ins w:id="187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77198CB9" w14:textId="4CB877B9" w:rsidR="00B40D21" w:rsidRDefault="00B40D21">
          <w:pPr>
            <w:pStyle w:val="TOC3"/>
            <w:tabs>
              <w:tab w:val="left" w:pos="1320"/>
              <w:tab w:val="right" w:leader="dot" w:pos="10024"/>
            </w:tabs>
            <w:rPr>
              <w:ins w:id="188" w:author="HIKARI" w:date="2019-11-10T17:11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189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"_Toc24298336"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Dựng hình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_Toc24298336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90" w:author="HIKARI" w:date="2019-11-10T17:30:00Z">
            <w:r w:rsidR="00A82D96">
              <w:rPr>
                <w:noProof/>
                <w:webHidden/>
              </w:rPr>
              <w:t>9</w:t>
            </w:r>
          </w:ins>
          <w:ins w:id="191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2A387C89" w14:textId="3753B13E" w:rsidR="00B40D21" w:rsidRDefault="00B40D21">
          <w:pPr>
            <w:pStyle w:val="TOC2"/>
            <w:tabs>
              <w:tab w:val="left" w:pos="880"/>
              <w:tab w:val="right" w:leader="dot" w:pos="10024"/>
            </w:tabs>
            <w:rPr>
              <w:ins w:id="192" w:author="HIKARI" w:date="2019-11-10T17:11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ins w:id="193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"_Toc24298337"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_Toc24298337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94" w:author="HIKARI" w:date="2019-11-10T17:30:00Z">
            <w:r w:rsidR="00A82D96">
              <w:rPr>
                <w:noProof/>
                <w:webHidden/>
              </w:rPr>
              <w:t>11</w:t>
            </w:r>
          </w:ins>
          <w:ins w:id="195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540E59D4" w14:textId="0567E862" w:rsidR="00B40D21" w:rsidRDefault="00B40D21">
          <w:pPr>
            <w:pStyle w:val="TOC3"/>
            <w:tabs>
              <w:tab w:val="left" w:pos="1320"/>
              <w:tab w:val="right" w:leader="dot" w:pos="10024"/>
            </w:tabs>
            <w:rPr>
              <w:ins w:id="196" w:author="HIKARI" w:date="2019-11-10T17:11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197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"_Toc24298338"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Giao diện chương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_Toc24298338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98" w:author="HIKARI" w:date="2019-11-10T17:30:00Z">
            <w:r w:rsidR="00A82D96">
              <w:rPr>
                <w:noProof/>
                <w:webHidden/>
              </w:rPr>
              <w:t>11</w:t>
            </w:r>
          </w:ins>
          <w:ins w:id="199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4598ED7C" w14:textId="1138D3F3" w:rsidR="00B40D21" w:rsidRDefault="00B40D21">
          <w:pPr>
            <w:pStyle w:val="TOC3"/>
            <w:tabs>
              <w:tab w:val="left" w:pos="1320"/>
              <w:tab w:val="right" w:leader="dot" w:pos="10024"/>
            </w:tabs>
            <w:rPr>
              <w:ins w:id="200" w:author="HIKARI" w:date="2019-11-10T17:11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201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"_Toc24298339"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Đặc tả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_Toc24298339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02" w:author="HIKARI" w:date="2019-11-10T17:30:00Z">
            <w:r w:rsidR="00A82D96">
              <w:rPr>
                <w:noProof/>
                <w:webHidden/>
              </w:rPr>
              <w:t>11</w:t>
            </w:r>
          </w:ins>
          <w:ins w:id="203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16DB953A" w14:textId="2E8B5C94" w:rsidR="00B40D21" w:rsidRDefault="00B40D21">
          <w:pPr>
            <w:pStyle w:val="TOC2"/>
            <w:tabs>
              <w:tab w:val="left" w:pos="880"/>
              <w:tab w:val="right" w:leader="dot" w:pos="10024"/>
            </w:tabs>
            <w:rPr>
              <w:ins w:id="204" w:author="HIKARI" w:date="2019-11-10T17:11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ins w:id="205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"_Toc24298340"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Thiết kế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_Toc24298340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06" w:author="HIKARI" w:date="2019-11-10T17:30:00Z">
            <w:r w:rsidR="00A82D96">
              <w:rPr>
                <w:noProof/>
                <w:webHidden/>
              </w:rPr>
              <w:t>15</w:t>
            </w:r>
          </w:ins>
          <w:ins w:id="207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00F88A1F" w14:textId="38A13CA0" w:rsidR="00B40D21" w:rsidRDefault="00B40D21">
          <w:pPr>
            <w:pStyle w:val="TOC3"/>
            <w:tabs>
              <w:tab w:val="left" w:pos="1320"/>
              <w:tab w:val="right" w:leader="dot" w:pos="10024"/>
            </w:tabs>
            <w:rPr>
              <w:ins w:id="208" w:author="HIKARI" w:date="2019-11-10T17:11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209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"_Toc24298341"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Thiết kế lớp cho các Layer của TensorFlow Layers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_Toc24298341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10" w:author="HIKARI" w:date="2019-11-10T17:30:00Z">
            <w:r w:rsidR="00A82D96">
              <w:rPr>
                <w:noProof/>
                <w:webHidden/>
              </w:rPr>
              <w:t>15</w:t>
            </w:r>
          </w:ins>
          <w:ins w:id="211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59D775A4" w14:textId="305BB457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212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213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"_Toc24298342"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3.1.1.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_Toc24298342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14" w:author="HIKARI" w:date="2019-11-10T17:30:00Z">
            <w:r w:rsidR="00A82D96">
              <w:rPr>
                <w:noProof/>
                <w:webHidden/>
              </w:rPr>
              <w:t>15</w:t>
            </w:r>
          </w:ins>
          <w:ins w:id="215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39C8FF21" w14:textId="3E75A7A1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216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217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"_Toc24298343"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3.1.2.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Chi tiết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_Toc24298343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18" w:author="HIKARI" w:date="2019-11-10T17:30:00Z">
            <w:r w:rsidR="00A82D96">
              <w:rPr>
                <w:noProof/>
                <w:webHidden/>
              </w:rPr>
              <w:t>18</w:t>
            </w:r>
          </w:ins>
          <w:ins w:id="219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6EF05F2A" w14:textId="7135FCE1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220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221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"_Toc24298344"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3.1.3.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Đặc tả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_Toc24298344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22" w:author="HIKARI" w:date="2019-11-10T17:30:00Z">
            <w:r w:rsidR="00A82D96">
              <w:rPr>
                <w:noProof/>
                <w:webHidden/>
              </w:rPr>
              <w:t>19</w:t>
            </w:r>
          </w:ins>
          <w:ins w:id="223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167FC7B8" w14:textId="2AAB9E5B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224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225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"_Toc24298345"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3.1.4.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Đặc tả các phương thức trong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_Toc24298345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26" w:author="HIKARI" w:date="2019-11-10T17:30:00Z">
            <w:r w:rsidR="00A82D96">
              <w:rPr>
                <w:noProof/>
                <w:webHidden/>
              </w:rPr>
              <w:t>20</w:t>
            </w:r>
          </w:ins>
          <w:ins w:id="227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3F1DA241" w14:textId="73B8FB7B" w:rsidR="00B40D21" w:rsidRDefault="00B40D21">
          <w:pPr>
            <w:pStyle w:val="TOC3"/>
            <w:tabs>
              <w:tab w:val="left" w:pos="1320"/>
              <w:tab w:val="right" w:leader="dot" w:pos="10024"/>
            </w:tabs>
            <w:rPr>
              <w:ins w:id="228" w:author="HIKARI" w:date="2019-11-10T17:11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ins w:id="229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"_Toc24298347"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Thiết kế lớp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_Toc24298347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30" w:author="HIKARI" w:date="2019-11-10T17:30:00Z">
            <w:r w:rsidR="00A82D96">
              <w:rPr>
                <w:noProof/>
                <w:webHidden/>
              </w:rPr>
              <w:t>21</w:t>
            </w:r>
          </w:ins>
          <w:ins w:id="231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6EE66B3B" w14:textId="50D9120A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232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233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"_Toc24298348"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3.2.1.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_Toc24298348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34" w:author="HIKARI" w:date="2019-11-10T17:30:00Z">
            <w:r w:rsidR="00A82D96">
              <w:rPr>
                <w:noProof/>
                <w:webHidden/>
              </w:rPr>
              <w:t>21</w:t>
            </w:r>
          </w:ins>
          <w:ins w:id="235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18ACAB8D" w14:textId="3ADA0F6A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236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237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"_Toc24298349"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3.2.2.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Đặc tả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_Toc24298349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38" w:author="HIKARI" w:date="2019-11-10T17:30:00Z">
            <w:r w:rsidR="00A82D96">
              <w:rPr>
                <w:noProof/>
                <w:webHidden/>
              </w:rPr>
              <w:t>21</w:t>
            </w:r>
          </w:ins>
          <w:ins w:id="239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333DF01A" w14:textId="1B849D77" w:rsidR="00B40D21" w:rsidRDefault="00B40D21">
          <w:pPr>
            <w:pStyle w:val="TOC4"/>
            <w:tabs>
              <w:tab w:val="left" w:pos="1540"/>
              <w:tab w:val="right" w:leader="dot" w:pos="10024"/>
            </w:tabs>
            <w:rPr>
              <w:ins w:id="240" w:author="HIKARI" w:date="2019-11-10T17:11:00Z"/>
              <w:rFonts w:asciiTheme="minorHAnsi" w:hAnsiTheme="minorHAnsi"/>
              <w:b w:val="0"/>
              <w:noProof/>
              <w:sz w:val="22"/>
            </w:rPr>
          </w:pPr>
          <w:ins w:id="241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"_Toc24298350"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3.2.3.</w:t>
            </w:r>
            <w:r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CF0D18">
              <w:rPr>
                <w:rStyle w:val="Hyperlink"/>
                <w:noProof/>
              </w:rPr>
              <w:t>Đặc tả các phương thức trong lớp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_Toc24298350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42" w:author="HIKARI" w:date="2019-11-10T17:30:00Z">
            <w:r w:rsidR="00A82D96">
              <w:rPr>
                <w:noProof/>
                <w:webHidden/>
              </w:rPr>
              <w:t>22</w:t>
            </w:r>
          </w:ins>
          <w:ins w:id="243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6A30F1E8" w14:textId="23A2BC7D" w:rsidR="00B40D21" w:rsidRDefault="00B40D21">
          <w:pPr>
            <w:pStyle w:val="TOC1"/>
            <w:rPr>
              <w:ins w:id="244" w:author="HIKARI" w:date="2019-11-10T17:11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ins w:id="245" w:author="HIKARI" w:date="2019-11-10T17:11:00Z">
            <w:r w:rsidRPr="00CF0D18">
              <w:rPr>
                <w:rStyle w:val="Hyperlink"/>
              </w:rPr>
              <w:fldChar w:fldCharType="begin"/>
            </w:r>
            <w:r w:rsidRPr="00CF0D18">
              <w:rPr>
                <w:rStyle w:val="Hyperlink"/>
              </w:rPr>
              <w:instrText xml:space="preserve"> </w:instrText>
            </w:r>
            <w:r>
              <w:instrText>HYPERLINK \l "_Toc24298351"</w:instrText>
            </w:r>
            <w:r w:rsidRPr="00CF0D18">
              <w:rPr>
                <w:rStyle w:val="Hyperlink"/>
              </w:rPr>
              <w:instrText xml:space="preserve"> </w:instrText>
            </w:r>
            <w:r w:rsidRPr="00CF0D18">
              <w:rPr>
                <w:rStyle w:val="Hyperlink"/>
              </w:rPr>
            </w:r>
            <w:r w:rsidRPr="00CF0D18">
              <w:rPr>
                <w:rStyle w:val="Hyperlink"/>
              </w:rPr>
              <w:fldChar w:fldCharType="separate"/>
            </w:r>
            <w:r w:rsidRPr="00CF0D18">
              <w:rPr>
                <w:rStyle w:val="Hyperlink"/>
              </w:rPr>
              <w:t>Chương 4: Cài đặt và kiểm thử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_Toc24298351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246" w:author="HIKARI" w:date="2019-11-10T17:30:00Z">
            <w:r w:rsidR="00A82D96">
              <w:rPr>
                <w:webHidden/>
              </w:rPr>
              <w:t>27</w:t>
            </w:r>
          </w:ins>
          <w:ins w:id="247" w:author="HIKARI" w:date="2019-11-10T17:11:00Z">
            <w:r>
              <w:rPr>
                <w:webHidden/>
              </w:rPr>
              <w:fldChar w:fldCharType="end"/>
            </w:r>
            <w:r w:rsidRPr="00CF0D18">
              <w:rPr>
                <w:rStyle w:val="Hyperlink"/>
              </w:rPr>
              <w:fldChar w:fldCharType="end"/>
            </w:r>
          </w:ins>
        </w:p>
        <w:p w14:paraId="72BD30AA" w14:textId="05AA2F2E" w:rsidR="00B40D21" w:rsidRDefault="00B40D21">
          <w:pPr>
            <w:pStyle w:val="TOC1"/>
            <w:rPr>
              <w:ins w:id="248" w:author="HIKARI" w:date="2019-11-10T17:11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ins w:id="249" w:author="HIKARI" w:date="2019-11-10T17:11:00Z">
            <w:r w:rsidRPr="00CF0D18">
              <w:rPr>
                <w:rStyle w:val="Hyperlink"/>
              </w:rPr>
              <w:fldChar w:fldCharType="begin"/>
            </w:r>
            <w:r w:rsidRPr="00CF0D18">
              <w:rPr>
                <w:rStyle w:val="Hyperlink"/>
              </w:rPr>
              <w:instrText xml:space="preserve"> </w:instrText>
            </w:r>
            <w:r>
              <w:instrText>HYPERLINK \l "_Toc24298352"</w:instrText>
            </w:r>
            <w:r w:rsidRPr="00CF0D18">
              <w:rPr>
                <w:rStyle w:val="Hyperlink"/>
              </w:rPr>
              <w:instrText xml:space="preserve"> </w:instrText>
            </w:r>
            <w:r w:rsidRPr="00CF0D18">
              <w:rPr>
                <w:rStyle w:val="Hyperlink"/>
              </w:rPr>
            </w:r>
            <w:r w:rsidRPr="00CF0D18">
              <w:rPr>
                <w:rStyle w:val="Hyperlink"/>
              </w:rPr>
              <w:fldChar w:fldCharType="separate"/>
            </w:r>
            <w:r w:rsidRPr="00CF0D18">
              <w:rPr>
                <w:rStyle w:val="Hyperlink"/>
              </w:rPr>
              <w:t>Chương 5: Kết luận và hướng phát triển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_Toc24298352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250" w:author="HIKARI" w:date="2019-11-10T17:30:00Z">
            <w:r w:rsidR="00A82D96">
              <w:rPr>
                <w:webHidden/>
              </w:rPr>
              <w:t>30</w:t>
            </w:r>
          </w:ins>
          <w:ins w:id="251" w:author="HIKARI" w:date="2019-11-10T17:11:00Z">
            <w:r>
              <w:rPr>
                <w:webHidden/>
              </w:rPr>
              <w:fldChar w:fldCharType="end"/>
            </w:r>
            <w:r w:rsidRPr="00CF0D18">
              <w:rPr>
                <w:rStyle w:val="Hyperlink"/>
              </w:rPr>
              <w:fldChar w:fldCharType="end"/>
            </w:r>
          </w:ins>
        </w:p>
        <w:p w14:paraId="5F00CC5D" w14:textId="038CB12C" w:rsidR="00B40D21" w:rsidRDefault="00B40D21">
          <w:pPr>
            <w:pStyle w:val="TOC2"/>
            <w:tabs>
              <w:tab w:val="left" w:pos="880"/>
              <w:tab w:val="right" w:leader="dot" w:pos="10024"/>
            </w:tabs>
            <w:rPr>
              <w:ins w:id="252" w:author="HIKARI" w:date="2019-11-10T17:11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ins w:id="253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"_Toc24298353"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_Toc24298353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54" w:author="HIKARI" w:date="2019-11-10T17:30:00Z">
            <w:r w:rsidR="00A82D96">
              <w:rPr>
                <w:noProof/>
                <w:webHidden/>
              </w:rPr>
              <w:t>30</w:t>
            </w:r>
          </w:ins>
          <w:ins w:id="255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3CACE720" w14:textId="04EDFDFA" w:rsidR="00B40D21" w:rsidRDefault="00B40D21">
          <w:pPr>
            <w:pStyle w:val="TOC2"/>
            <w:tabs>
              <w:tab w:val="left" w:pos="880"/>
              <w:tab w:val="right" w:leader="dot" w:pos="10024"/>
            </w:tabs>
            <w:rPr>
              <w:ins w:id="256" w:author="HIKARI" w:date="2019-11-10T17:11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ins w:id="257" w:author="HIKARI" w:date="2019-11-10T17:11:00Z">
            <w:r w:rsidRPr="00CF0D18">
              <w:rPr>
                <w:rStyle w:val="Hyperlink"/>
                <w:noProof/>
              </w:rPr>
              <w:fldChar w:fldCharType="begin"/>
            </w:r>
            <w:r w:rsidRPr="00CF0D18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"_Toc24298354"</w:instrText>
            </w:r>
            <w:r w:rsidRPr="00CF0D18">
              <w:rPr>
                <w:rStyle w:val="Hyperlink"/>
                <w:noProof/>
              </w:rPr>
              <w:instrText xml:space="preserve"> </w:instrText>
            </w:r>
            <w:r w:rsidRPr="00CF0D18">
              <w:rPr>
                <w:rStyle w:val="Hyperlink"/>
                <w:noProof/>
              </w:rPr>
            </w:r>
            <w:r w:rsidRPr="00CF0D18">
              <w:rPr>
                <w:rStyle w:val="Hyperlink"/>
                <w:noProof/>
              </w:rPr>
              <w:fldChar w:fldCharType="separate"/>
            </w:r>
            <w:r w:rsidRPr="00CF0D1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CF0D18">
              <w:rPr>
                <w:rStyle w:val="Hyperlink"/>
                <w:noProof/>
              </w:rPr>
              <w:t>Hướng phát triển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_Toc24298354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58" w:author="HIKARI" w:date="2019-11-10T17:30:00Z">
            <w:r w:rsidR="00A82D96">
              <w:rPr>
                <w:noProof/>
                <w:webHidden/>
              </w:rPr>
              <w:t>30</w:t>
            </w:r>
          </w:ins>
          <w:ins w:id="259" w:author="HIKARI" w:date="2019-11-10T17:11:00Z">
            <w:r>
              <w:rPr>
                <w:noProof/>
                <w:webHidden/>
              </w:rPr>
              <w:fldChar w:fldCharType="end"/>
            </w:r>
            <w:r w:rsidRPr="00CF0D18">
              <w:rPr>
                <w:rStyle w:val="Hyperlink"/>
                <w:noProof/>
              </w:rPr>
              <w:fldChar w:fldCharType="end"/>
            </w:r>
          </w:ins>
        </w:p>
        <w:p w14:paraId="502B7A36" w14:textId="41523D64" w:rsidR="00B40D21" w:rsidRDefault="00B40D21">
          <w:pPr>
            <w:pStyle w:val="TOC1"/>
            <w:rPr>
              <w:ins w:id="260" w:author="HIKARI" w:date="2019-11-10T17:11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ins w:id="261" w:author="HIKARI" w:date="2019-11-10T17:11:00Z">
            <w:r w:rsidRPr="00CF0D18">
              <w:rPr>
                <w:rStyle w:val="Hyperlink"/>
              </w:rPr>
              <w:fldChar w:fldCharType="begin"/>
            </w:r>
            <w:r w:rsidRPr="00CF0D18">
              <w:rPr>
                <w:rStyle w:val="Hyperlink"/>
              </w:rPr>
              <w:instrText xml:space="preserve"> </w:instrText>
            </w:r>
            <w:r>
              <w:instrText>HYPERLINK \l "_Toc24298355"</w:instrText>
            </w:r>
            <w:r w:rsidRPr="00CF0D18">
              <w:rPr>
                <w:rStyle w:val="Hyperlink"/>
              </w:rPr>
              <w:instrText xml:space="preserve"> </w:instrText>
            </w:r>
            <w:r w:rsidRPr="00CF0D18">
              <w:rPr>
                <w:rStyle w:val="Hyperlink"/>
              </w:rPr>
            </w:r>
            <w:r w:rsidRPr="00CF0D18">
              <w:rPr>
                <w:rStyle w:val="Hyperlink"/>
              </w:rPr>
              <w:fldChar w:fldCharType="separate"/>
            </w:r>
            <w:r w:rsidRPr="00CF0D18">
              <w:rPr>
                <w:rStyle w:val="Hyperlink"/>
              </w:rPr>
              <w:t>Tài liệu tham khảo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_Toc24298355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262" w:author="HIKARI" w:date="2019-11-10T17:30:00Z">
            <w:r w:rsidR="00A82D96">
              <w:rPr>
                <w:webHidden/>
              </w:rPr>
              <w:t>31</w:t>
            </w:r>
          </w:ins>
          <w:ins w:id="263" w:author="HIKARI" w:date="2019-11-10T17:11:00Z">
            <w:r>
              <w:rPr>
                <w:webHidden/>
              </w:rPr>
              <w:fldChar w:fldCharType="end"/>
            </w:r>
            <w:r w:rsidRPr="00CF0D18">
              <w:rPr>
                <w:rStyle w:val="Hyperlink"/>
              </w:rPr>
              <w:fldChar w:fldCharType="end"/>
            </w:r>
          </w:ins>
        </w:p>
        <w:p w14:paraId="4240317A" w14:textId="2EFC3D50" w:rsidR="008019A6" w:rsidDel="00D2561B" w:rsidRDefault="008019A6">
          <w:pPr>
            <w:pStyle w:val="TOC1"/>
            <w:rPr>
              <w:del w:id="264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265" w:author="HIKARI" w:date="2019-11-08T21:25:00Z">
            <w:r w:rsidRPr="00D2561B" w:rsidDel="00D2561B">
              <w:rPr>
                <w:rPrChange w:id="266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Danh mục các hình</w:delText>
            </w:r>
            <w:r w:rsidDel="00D2561B">
              <w:rPr>
                <w:webHidden/>
              </w:rPr>
              <w:tab/>
              <w:delText>1</w:delText>
            </w:r>
          </w:del>
        </w:p>
        <w:p w14:paraId="33B6E7D1" w14:textId="3613366E" w:rsidR="008019A6" w:rsidDel="00D2561B" w:rsidRDefault="008019A6">
          <w:pPr>
            <w:pStyle w:val="TOC1"/>
            <w:rPr>
              <w:del w:id="267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268" w:author="HIKARI" w:date="2019-11-08T21:25:00Z">
            <w:r w:rsidRPr="00D2561B" w:rsidDel="00D2561B">
              <w:rPr>
                <w:rPrChange w:id="269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Danh mục các bảng</w:delText>
            </w:r>
            <w:r w:rsidDel="00D2561B">
              <w:rPr>
                <w:webHidden/>
              </w:rPr>
              <w:tab/>
              <w:delText>2</w:delText>
            </w:r>
          </w:del>
        </w:p>
        <w:p w14:paraId="0AE8163E" w14:textId="5EC8A439" w:rsidR="008019A6" w:rsidDel="00D2561B" w:rsidRDefault="008019A6">
          <w:pPr>
            <w:pStyle w:val="TOC1"/>
            <w:rPr>
              <w:del w:id="270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271" w:author="HIKARI" w:date="2019-11-08T21:25:00Z">
            <w:r w:rsidRPr="00D2561B" w:rsidDel="00D2561B">
              <w:rPr>
                <w:rPrChange w:id="272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Chương 1: Tổng quan chương trình</w:delText>
            </w:r>
            <w:r w:rsidDel="00D2561B">
              <w:rPr>
                <w:webHidden/>
              </w:rPr>
              <w:tab/>
              <w:delText>3</w:delText>
            </w:r>
          </w:del>
        </w:p>
        <w:p w14:paraId="04AA0FC9" w14:textId="212F44DB" w:rsidR="008019A6" w:rsidDel="00D2561B" w:rsidRDefault="008019A6">
          <w:pPr>
            <w:pStyle w:val="TOC2"/>
            <w:tabs>
              <w:tab w:val="left" w:pos="880"/>
              <w:tab w:val="right" w:leader="dot" w:pos="10024"/>
            </w:tabs>
            <w:rPr>
              <w:del w:id="273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274" w:author="HIKARI" w:date="2019-11-08T21:25:00Z">
            <w:r w:rsidRPr="00D2561B" w:rsidDel="00D2561B">
              <w:rPr>
                <w:noProof/>
                <w:rPrChange w:id="275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1.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276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Giới thiệu chung</w:delText>
            </w:r>
            <w:r w:rsidDel="00D2561B">
              <w:rPr>
                <w:noProof/>
                <w:webHidden/>
              </w:rPr>
              <w:tab/>
              <w:delText>3</w:delText>
            </w:r>
          </w:del>
        </w:p>
        <w:p w14:paraId="0B2C3B89" w14:textId="7BF459FC" w:rsidR="008019A6" w:rsidDel="00D2561B" w:rsidRDefault="008019A6">
          <w:pPr>
            <w:pStyle w:val="TOC2"/>
            <w:tabs>
              <w:tab w:val="left" w:pos="1100"/>
              <w:tab w:val="right" w:leader="dot" w:pos="10024"/>
            </w:tabs>
            <w:rPr>
              <w:del w:id="277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278" w:author="HIKARI" w:date="2019-11-08T21:25:00Z">
            <w:r w:rsidRPr="00D2561B" w:rsidDel="00D2561B">
              <w:rPr>
                <w:noProof/>
                <w:rPrChange w:id="279" w:author="HIKARI" w:date="2019-11-08T21:25:00Z">
                  <w:rPr>
                    <w:rStyle w:val="Hyperlink"/>
                    <w:i w:val="0"/>
                    <w:noProof/>
                  </w:rPr>
                </w:rPrChange>
              </w:rPr>
              <w:delText>1.1.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280" w:author="HIKARI" w:date="2019-11-08T21:25:00Z">
                  <w:rPr>
                    <w:rStyle w:val="Hyperlink"/>
                    <w:i w:val="0"/>
                    <w:noProof/>
                  </w:rPr>
                </w:rPrChange>
              </w:rPr>
              <w:delText>Về đồ án phần mềm vẽ Diagram TensorFlow</w:delText>
            </w:r>
            <w:r w:rsidDel="00D2561B">
              <w:rPr>
                <w:noProof/>
                <w:webHidden/>
              </w:rPr>
              <w:tab/>
              <w:delText>3</w:delText>
            </w:r>
          </w:del>
        </w:p>
        <w:p w14:paraId="3AF49C02" w14:textId="1345D057" w:rsidR="008019A6" w:rsidDel="00D2561B" w:rsidRDefault="008019A6">
          <w:pPr>
            <w:pStyle w:val="TOC2"/>
            <w:tabs>
              <w:tab w:val="left" w:pos="1320"/>
              <w:tab w:val="right" w:leader="dot" w:pos="10024"/>
            </w:tabs>
            <w:rPr>
              <w:del w:id="281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282" w:author="HIKARI" w:date="2019-11-08T21:25:00Z">
            <w:r w:rsidRPr="00D2561B" w:rsidDel="00D2561B">
              <w:rPr>
                <w:noProof/>
                <w:rPrChange w:id="283" w:author="HIKARI" w:date="2019-11-08T21:25:00Z">
                  <w:rPr>
                    <w:rStyle w:val="Hyperlink"/>
                    <w:i w:val="0"/>
                    <w:noProof/>
                  </w:rPr>
                </w:rPrChange>
              </w:rPr>
              <w:delText>1.1.1.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284" w:author="HIKARI" w:date="2019-11-08T21:25:00Z">
                  <w:rPr>
                    <w:rStyle w:val="Hyperlink"/>
                    <w:i w:val="0"/>
                    <w:noProof/>
                  </w:rPr>
                </w:rPrChange>
              </w:rPr>
              <w:delText>Yêu cầu đồ án</w:delText>
            </w:r>
            <w:r w:rsidDel="00D2561B">
              <w:rPr>
                <w:noProof/>
                <w:webHidden/>
              </w:rPr>
              <w:tab/>
              <w:delText>3</w:delText>
            </w:r>
          </w:del>
        </w:p>
        <w:p w14:paraId="5511DD21" w14:textId="0AE1C58F" w:rsidR="008019A6" w:rsidDel="00D2561B" w:rsidRDefault="008019A6">
          <w:pPr>
            <w:pStyle w:val="TOC2"/>
            <w:tabs>
              <w:tab w:val="left" w:pos="1320"/>
              <w:tab w:val="right" w:leader="dot" w:pos="10024"/>
            </w:tabs>
            <w:rPr>
              <w:del w:id="285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286" w:author="HIKARI" w:date="2019-11-08T21:25:00Z">
            <w:r w:rsidRPr="00D2561B" w:rsidDel="00D2561B">
              <w:rPr>
                <w:noProof/>
                <w:rPrChange w:id="287" w:author="HIKARI" w:date="2019-11-08T21:25:00Z">
                  <w:rPr>
                    <w:rStyle w:val="Hyperlink"/>
                    <w:i w:val="0"/>
                    <w:noProof/>
                  </w:rPr>
                </w:rPrChange>
              </w:rPr>
              <w:delText>1.1.2.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288" w:author="HIKARI" w:date="2019-11-08T21:25:00Z">
                  <w:rPr>
                    <w:rStyle w:val="Hyperlink"/>
                    <w:i w:val="0"/>
                    <w:noProof/>
                  </w:rPr>
                </w:rPrChange>
              </w:rPr>
              <w:delText>Phân tích đồ án</w:delText>
            </w:r>
            <w:r w:rsidDel="00D2561B">
              <w:rPr>
                <w:noProof/>
                <w:webHidden/>
              </w:rPr>
              <w:tab/>
              <w:delText>3</w:delText>
            </w:r>
          </w:del>
        </w:p>
        <w:p w14:paraId="295D241D" w14:textId="159F42BC" w:rsidR="008019A6" w:rsidDel="00D2561B" w:rsidRDefault="008019A6">
          <w:pPr>
            <w:pStyle w:val="TOC2"/>
            <w:tabs>
              <w:tab w:val="left" w:pos="1320"/>
              <w:tab w:val="right" w:leader="dot" w:pos="10024"/>
            </w:tabs>
            <w:rPr>
              <w:del w:id="289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290" w:author="HIKARI" w:date="2019-11-08T21:25:00Z">
            <w:r w:rsidRPr="00D2561B" w:rsidDel="00D2561B">
              <w:rPr>
                <w:noProof/>
                <w:rPrChange w:id="291" w:author="HIKARI" w:date="2019-11-08T21:25:00Z">
                  <w:rPr>
                    <w:rStyle w:val="Hyperlink"/>
                    <w:i w:val="0"/>
                    <w:noProof/>
                  </w:rPr>
                </w:rPrChange>
              </w:rPr>
              <w:delText>1.1.3.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292" w:author="HIKARI" w:date="2019-11-08T21:25:00Z">
                  <w:rPr>
                    <w:rStyle w:val="Hyperlink"/>
                    <w:i w:val="0"/>
                    <w:noProof/>
                  </w:rPr>
                </w:rPrChange>
              </w:rPr>
              <w:delText>Phương hướng thực hiện</w:delText>
            </w:r>
            <w:r w:rsidDel="00D2561B">
              <w:rPr>
                <w:noProof/>
                <w:webHidden/>
              </w:rPr>
              <w:tab/>
              <w:delText>3</w:delText>
            </w:r>
          </w:del>
        </w:p>
        <w:p w14:paraId="753F404D" w14:textId="6FA1C403" w:rsidR="008019A6" w:rsidDel="00D2561B" w:rsidRDefault="008019A6">
          <w:pPr>
            <w:pStyle w:val="TOC3"/>
            <w:tabs>
              <w:tab w:val="left" w:pos="1320"/>
              <w:tab w:val="right" w:leader="dot" w:pos="10024"/>
            </w:tabs>
            <w:rPr>
              <w:del w:id="293" w:author="HIKARI" w:date="2019-11-08T21:25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del w:id="294" w:author="HIKARI" w:date="2019-11-08T21:25:00Z">
            <w:r w:rsidRPr="00D2561B" w:rsidDel="00D2561B">
              <w:rPr>
                <w:noProof/>
                <w:rPrChange w:id="295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1.2.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296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Machine Learning, Tensorflow và Layers API</w:delText>
            </w:r>
            <w:r w:rsidDel="00D2561B">
              <w:rPr>
                <w:noProof/>
                <w:webHidden/>
              </w:rPr>
              <w:tab/>
              <w:delText>3</w:delText>
            </w:r>
          </w:del>
        </w:p>
        <w:p w14:paraId="1692CD06" w14:textId="0474C8EC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297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298" w:author="HIKARI" w:date="2019-11-08T21:25:00Z">
            <w:r w:rsidRPr="00D2561B" w:rsidDel="00D2561B">
              <w:rPr>
                <w:noProof/>
                <w:rPrChange w:id="299" w:author="HIKARI" w:date="2019-11-08T21:25:00Z">
                  <w:rPr>
                    <w:rStyle w:val="Hyperlink"/>
                    <w:noProof/>
                  </w:rPr>
                </w:rPrChange>
              </w:rPr>
              <w:delText>1.2.1.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300" w:author="HIKARI" w:date="2019-11-08T21:25:00Z">
                  <w:rPr>
                    <w:rStyle w:val="Hyperlink"/>
                    <w:noProof/>
                  </w:rPr>
                </w:rPrChange>
              </w:rPr>
              <w:delText>Lí thuyết Machine Learning cơ bản</w:delText>
            </w:r>
            <w:r w:rsidDel="00D2561B">
              <w:rPr>
                <w:noProof/>
                <w:webHidden/>
              </w:rPr>
              <w:tab/>
              <w:delText>3</w:delText>
            </w:r>
          </w:del>
        </w:p>
        <w:p w14:paraId="18D02D2F" w14:textId="19AAA72C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301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302" w:author="HIKARI" w:date="2019-11-08T21:25:00Z">
            <w:r w:rsidRPr="00D2561B" w:rsidDel="00D2561B">
              <w:rPr>
                <w:noProof/>
                <w:rPrChange w:id="303" w:author="HIKARI" w:date="2019-11-08T21:25:00Z">
                  <w:rPr>
                    <w:rStyle w:val="Hyperlink"/>
                    <w:noProof/>
                  </w:rPr>
                </w:rPrChange>
              </w:rPr>
              <w:delText>1.2.2.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304" w:author="HIKARI" w:date="2019-11-08T21:25:00Z">
                  <w:rPr>
                    <w:rStyle w:val="Hyperlink"/>
                    <w:noProof/>
                  </w:rPr>
                </w:rPrChange>
              </w:rPr>
              <w:delText>Thư viện ML Tensorflow</w:delText>
            </w:r>
            <w:r w:rsidDel="00D2561B">
              <w:rPr>
                <w:noProof/>
                <w:webHidden/>
              </w:rPr>
              <w:tab/>
              <w:delText>3</w:delText>
            </w:r>
          </w:del>
        </w:p>
        <w:p w14:paraId="05621AED" w14:textId="20BA885A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305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306" w:author="HIKARI" w:date="2019-11-08T21:25:00Z">
            <w:r w:rsidRPr="00D2561B" w:rsidDel="00D2561B">
              <w:rPr>
                <w:noProof/>
                <w:rPrChange w:id="307" w:author="HIKARI" w:date="2019-11-08T21:25:00Z">
                  <w:rPr>
                    <w:rStyle w:val="Hyperlink"/>
                    <w:noProof/>
                  </w:rPr>
                </w:rPrChange>
              </w:rPr>
              <w:delText>1.2.3.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308" w:author="HIKARI" w:date="2019-11-08T21:25:00Z">
                  <w:rPr>
                    <w:rStyle w:val="Hyperlink"/>
                    <w:noProof/>
                  </w:rPr>
                </w:rPrChange>
              </w:rPr>
              <w:delText>Layers API của TensorFlow</w:delText>
            </w:r>
            <w:r w:rsidDel="00D2561B">
              <w:rPr>
                <w:noProof/>
                <w:webHidden/>
              </w:rPr>
              <w:tab/>
              <w:delText>4</w:delText>
            </w:r>
          </w:del>
        </w:p>
        <w:p w14:paraId="1FAFA814" w14:textId="18C4E349" w:rsidR="008019A6" w:rsidDel="00D2561B" w:rsidRDefault="008019A6">
          <w:pPr>
            <w:pStyle w:val="TOC5"/>
            <w:tabs>
              <w:tab w:val="left" w:pos="1880"/>
              <w:tab w:val="right" w:leader="dot" w:pos="10024"/>
            </w:tabs>
            <w:rPr>
              <w:del w:id="309" w:author="HIKARI" w:date="2019-11-08T21:25:00Z"/>
              <w:rFonts w:asciiTheme="minorHAnsi" w:hAnsiTheme="minorHAnsi"/>
              <w:i w:val="0"/>
              <w:noProof/>
              <w:sz w:val="22"/>
            </w:rPr>
          </w:pPr>
          <w:del w:id="310" w:author="HIKARI" w:date="2019-11-08T21:25:00Z">
            <w:r w:rsidRPr="00D2561B" w:rsidDel="00D2561B">
              <w:rPr>
                <w:noProof/>
                <w:rPrChange w:id="311" w:author="HIKARI" w:date="2019-11-08T21:25:00Z">
                  <w:rPr>
                    <w:rStyle w:val="Hyperlink"/>
                    <w:b/>
                    <w:bCs/>
                    <w:i w:val="0"/>
                    <w:iCs/>
                    <w:noProof/>
                  </w:rPr>
                </w:rPrChange>
              </w:rPr>
              <w:delText>1.2.3.1.</w:delText>
            </w:r>
            <w:r w:rsidDel="00D2561B">
              <w:rPr>
                <w:rFonts w:asciiTheme="minorHAnsi" w:hAnsiTheme="minorHAnsi"/>
                <w:i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312" w:author="HIKARI" w:date="2019-11-08T21:25:00Z">
                  <w:rPr>
                    <w:rStyle w:val="Hyperlink"/>
                    <w:b/>
                    <w:bCs/>
                    <w:i w:val="0"/>
                    <w:iCs/>
                    <w:noProof/>
                  </w:rPr>
                </w:rPrChange>
              </w:rPr>
              <w:delText>Artificial Neural network (ANN)</w:delText>
            </w:r>
            <w:r w:rsidDel="00D2561B">
              <w:rPr>
                <w:noProof/>
                <w:webHidden/>
              </w:rPr>
              <w:tab/>
              <w:delText>4</w:delText>
            </w:r>
          </w:del>
        </w:p>
        <w:p w14:paraId="30CFC0A9" w14:textId="7852D43E" w:rsidR="008019A6" w:rsidDel="00D2561B" w:rsidRDefault="008019A6">
          <w:pPr>
            <w:pStyle w:val="TOC5"/>
            <w:tabs>
              <w:tab w:val="left" w:pos="1880"/>
              <w:tab w:val="right" w:leader="dot" w:pos="10024"/>
            </w:tabs>
            <w:rPr>
              <w:del w:id="313" w:author="HIKARI" w:date="2019-11-08T21:25:00Z"/>
              <w:rFonts w:asciiTheme="minorHAnsi" w:hAnsiTheme="minorHAnsi"/>
              <w:i w:val="0"/>
              <w:noProof/>
              <w:sz w:val="22"/>
            </w:rPr>
          </w:pPr>
          <w:del w:id="314" w:author="HIKARI" w:date="2019-11-08T21:25:00Z">
            <w:r w:rsidRPr="00D2561B" w:rsidDel="00D2561B">
              <w:rPr>
                <w:noProof/>
                <w:rPrChange w:id="315" w:author="HIKARI" w:date="2019-11-08T21:25:00Z">
                  <w:rPr>
                    <w:rStyle w:val="Hyperlink"/>
                    <w:b/>
                    <w:bCs/>
                    <w:i w:val="0"/>
                    <w:iCs/>
                    <w:noProof/>
                  </w:rPr>
                </w:rPrChange>
              </w:rPr>
              <w:delText>1.2.3.2.</w:delText>
            </w:r>
            <w:r w:rsidDel="00D2561B">
              <w:rPr>
                <w:rFonts w:asciiTheme="minorHAnsi" w:hAnsiTheme="minorHAnsi"/>
                <w:i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316" w:author="HIKARI" w:date="2019-11-08T21:25:00Z">
                  <w:rPr>
                    <w:rStyle w:val="Hyperlink"/>
                    <w:b/>
                    <w:bCs/>
                    <w:i w:val="0"/>
                    <w:iCs/>
                    <w:noProof/>
                  </w:rPr>
                </w:rPrChange>
              </w:rPr>
              <w:delText>Layers API</w:delText>
            </w:r>
            <w:r w:rsidDel="00D2561B">
              <w:rPr>
                <w:noProof/>
                <w:webHidden/>
              </w:rPr>
              <w:tab/>
              <w:delText>5</w:delText>
            </w:r>
          </w:del>
        </w:p>
        <w:p w14:paraId="2D1EF27B" w14:textId="714A662C" w:rsidR="008019A6" w:rsidDel="00D2561B" w:rsidRDefault="008019A6">
          <w:pPr>
            <w:pStyle w:val="TOC2"/>
            <w:tabs>
              <w:tab w:val="left" w:pos="880"/>
              <w:tab w:val="right" w:leader="dot" w:pos="10024"/>
            </w:tabs>
            <w:rPr>
              <w:del w:id="317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318" w:author="HIKARI" w:date="2019-11-08T21:25:00Z">
            <w:r w:rsidRPr="00D2561B" w:rsidDel="00D2561B">
              <w:rPr>
                <w:noProof/>
                <w:rPrChange w:id="319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2.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320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Đặc tả phần mềm TensorGram</w:delText>
            </w:r>
            <w:r w:rsidDel="00D2561B">
              <w:rPr>
                <w:noProof/>
                <w:webHidden/>
              </w:rPr>
              <w:tab/>
              <w:delText>5</w:delText>
            </w:r>
          </w:del>
        </w:p>
        <w:p w14:paraId="17491F6B" w14:textId="14FB4C8F" w:rsidR="008019A6" w:rsidDel="00D2561B" w:rsidRDefault="008019A6">
          <w:pPr>
            <w:pStyle w:val="TOC3"/>
            <w:tabs>
              <w:tab w:val="left" w:pos="1320"/>
              <w:tab w:val="right" w:leader="dot" w:pos="10024"/>
            </w:tabs>
            <w:rPr>
              <w:del w:id="321" w:author="HIKARI" w:date="2019-11-08T21:25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del w:id="322" w:author="HIKARI" w:date="2019-11-08T21:25:00Z">
            <w:r w:rsidRPr="00D2561B" w:rsidDel="00D2561B">
              <w:rPr>
                <w:noProof/>
                <w:rPrChange w:id="323" w:author="HIKARI" w:date="2019-11-08T21:25:00Z">
                  <w:rPr>
                    <w:rStyle w:val="Hyperlink"/>
                    <w:noProof/>
                  </w:rPr>
                </w:rPrChange>
              </w:rPr>
              <w:delText>2.1.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324" w:author="HIKARI" w:date="2019-11-08T21:25:00Z">
                  <w:rPr>
                    <w:rStyle w:val="Hyperlink"/>
                    <w:noProof/>
                  </w:rPr>
                </w:rPrChange>
              </w:rPr>
              <w:delText>Phần mềm TensorGram</w:delText>
            </w:r>
            <w:r w:rsidDel="00D2561B">
              <w:rPr>
                <w:noProof/>
                <w:webHidden/>
              </w:rPr>
              <w:tab/>
              <w:delText>5</w:delText>
            </w:r>
          </w:del>
        </w:p>
        <w:p w14:paraId="6B471154" w14:textId="152E18DD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325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326" w:author="HIKARI" w:date="2019-11-08T21:25:00Z">
            <w:r w:rsidRPr="00D2561B" w:rsidDel="00D2561B">
              <w:rPr>
                <w:noProof/>
                <w:rPrChange w:id="327" w:author="HIKARI" w:date="2019-11-08T21:25:00Z">
                  <w:rPr>
                    <w:rStyle w:val="Hyperlink"/>
                    <w:noProof/>
                  </w:rPr>
                </w:rPrChange>
              </w:rPr>
              <w:delText>2.1.1.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328" w:author="HIKARI" w:date="2019-11-08T21:25:00Z">
                  <w:rPr>
                    <w:rStyle w:val="Hyperlink"/>
                    <w:noProof/>
                  </w:rPr>
                </w:rPrChange>
              </w:rPr>
              <w:delText>Giới thiệu về phần mềm TensorGram</w:delText>
            </w:r>
            <w:r w:rsidDel="00D2561B">
              <w:rPr>
                <w:noProof/>
                <w:webHidden/>
              </w:rPr>
              <w:tab/>
              <w:delText>5</w:delText>
            </w:r>
          </w:del>
        </w:p>
        <w:p w14:paraId="2070ABF8" w14:textId="0BB4BF3C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329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330" w:author="HIKARI" w:date="2019-11-08T21:25:00Z">
            <w:r w:rsidRPr="00D2561B" w:rsidDel="00D2561B">
              <w:rPr>
                <w:noProof/>
                <w:rPrChange w:id="331" w:author="HIKARI" w:date="2019-11-08T21:25:00Z">
                  <w:rPr>
                    <w:rStyle w:val="Hyperlink"/>
                    <w:noProof/>
                  </w:rPr>
                </w:rPrChange>
              </w:rPr>
              <w:delText>2.1.2.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332" w:author="HIKARI" w:date="2019-11-08T21:25:00Z">
                  <w:rPr>
                    <w:rStyle w:val="Hyperlink"/>
                    <w:noProof/>
                  </w:rPr>
                </w:rPrChange>
              </w:rPr>
              <w:delText>Use Case Diagram</w:delText>
            </w:r>
            <w:r w:rsidDel="00D2561B">
              <w:rPr>
                <w:noProof/>
                <w:webHidden/>
              </w:rPr>
              <w:tab/>
              <w:delText>5</w:delText>
            </w:r>
          </w:del>
        </w:p>
        <w:p w14:paraId="1D8204AA" w14:textId="2FF69174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333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334" w:author="HIKARI" w:date="2019-11-08T21:25:00Z">
            <w:r w:rsidRPr="00D2561B" w:rsidDel="00D2561B">
              <w:rPr>
                <w:noProof/>
                <w:rPrChange w:id="335" w:author="HIKARI" w:date="2019-11-08T21:25:00Z">
                  <w:rPr>
                    <w:rStyle w:val="Hyperlink"/>
                    <w:noProof/>
                  </w:rPr>
                </w:rPrChange>
              </w:rPr>
              <w:delText>2.1.4.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336" w:author="HIKARI" w:date="2019-11-08T21:25:00Z">
                  <w:rPr>
                    <w:rStyle w:val="Hyperlink"/>
                    <w:noProof/>
                  </w:rPr>
                </w:rPrChange>
              </w:rPr>
              <w:delText>Tính năng chính</w:delText>
            </w:r>
            <w:r w:rsidDel="00D2561B">
              <w:rPr>
                <w:noProof/>
                <w:webHidden/>
              </w:rPr>
              <w:tab/>
              <w:delText>6</w:delText>
            </w:r>
          </w:del>
        </w:p>
        <w:p w14:paraId="1FF9B0BF" w14:textId="495377BE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337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338" w:author="HIKARI" w:date="2019-11-08T21:25:00Z">
            <w:r w:rsidRPr="00D2561B" w:rsidDel="00D2561B">
              <w:rPr>
                <w:noProof/>
                <w:rPrChange w:id="339" w:author="HIKARI" w:date="2019-11-08T21:25:00Z">
                  <w:rPr>
                    <w:rStyle w:val="Hyperlink"/>
                    <w:noProof/>
                  </w:rPr>
                </w:rPrChange>
              </w:rPr>
              <w:delText>2.1.5.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340" w:author="HIKARI" w:date="2019-11-08T21:25:00Z">
                  <w:rPr>
                    <w:rStyle w:val="Hyperlink"/>
                    <w:noProof/>
                  </w:rPr>
                </w:rPrChange>
              </w:rPr>
              <w:delText>Ứng dụng</w:delText>
            </w:r>
            <w:r w:rsidDel="00D2561B">
              <w:rPr>
                <w:noProof/>
                <w:webHidden/>
              </w:rPr>
              <w:tab/>
              <w:delText>7</w:delText>
            </w:r>
          </w:del>
        </w:p>
        <w:p w14:paraId="48FE51B3" w14:textId="4C8F51A1" w:rsidR="008019A6" w:rsidDel="00D2561B" w:rsidRDefault="008019A6">
          <w:pPr>
            <w:pStyle w:val="TOC3"/>
            <w:tabs>
              <w:tab w:val="left" w:pos="1320"/>
              <w:tab w:val="right" w:leader="dot" w:pos="10024"/>
            </w:tabs>
            <w:rPr>
              <w:del w:id="341" w:author="HIKARI" w:date="2019-11-08T21:25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del w:id="342" w:author="HIKARI" w:date="2019-11-08T21:25:00Z">
            <w:r w:rsidRPr="00D2561B" w:rsidDel="00D2561B">
              <w:rPr>
                <w:noProof/>
                <w:rPrChange w:id="343" w:author="HIKARI" w:date="2019-11-08T21:25:00Z">
                  <w:rPr>
                    <w:rStyle w:val="Hyperlink"/>
                    <w:noProof/>
                  </w:rPr>
                </w:rPrChange>
              </w:rPr>
              <w:delText>2.2.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344" w:author="HIKARI" w:date="2019-11-08T21:25:00Z">
                  <w:rPr>
                    <w:rStyle w:val="Hyperlink"/>
                    <w:noProof/>
                  </w:rPr>
                </w:rPrChange>
              </w:rPr>
              <w:delText>Yêu cầu kĩ thuật</w:delText>
            </w:r>
            <w:r w:rsidDel="00D2561B">
              <w:rPr>
                <w:noProof/>
                <w:webHidden/>
              </w:rPr>
              <w:tab/>
              <w:delText>7</w:delText>
            </w:r>
          </w:del>
        </w:p>
        <w:p w14:paraId="5F911059" w14:textId="1B219F6A" w:rsidR="008019A6" w:rsidDel="00D2561B" w:rsidRDefault="008019A6">
          <w:pPr>
            <w:pStyle w:val="TOC3"/>
            <w:tabs>
              <w:tab w:val="left" w:pos="1320"/>
              <w:tab w:val="right" w:leader="dot" w:pos="10024"/>
            </w:tabs>
            <w:rPr>
              <w:del w:id="345" w:author="HIKARI" w:date="2019-11-08T21:25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del w:id="346" w:author="HIKARI" w:date="2019-11-08T21:25:00Z">
            <w:r w:rsidRPr="00D2561B" w:rsidDel="00D2561B">
              <w:rPr>
                <w:noProof/>
                <w:rPrChange w:id="347" w:author="HIKARI" w:date="2019-11-08T21:25:00Z">
                  <w:rPr>
                    <w:rStyle w:val="Hyperlink"/>
                    <w:noProof/>
                  </w:rPr>
                </w:rPrChange>
              </w:rPr>
              <w:delText>2.3.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348" w:author="HIKARI" w:date="2019-11-08T21:25:00Z">
                  <w:rPr>
                    <w:rStyle w:val="Hyperlink"/>
                    <w:noProof/>
                  </w:rPr>
                </w:rPrChange>
              </w:rPr>
              <w:delText>Công cụ và công nghệ sử dụng</w:delText>
            </w:r>
            <w:r w:rsidDel="00D2561B">
              <w:rPr>
                <w:noProof/>
                <w:webHidden/>
              </w:rPr>
              <w:tab/>
              <w:delText>7</w:delText>
            </w:r>
          </w:del>
        </w:p>
        <w:p w14:paraId="5B2D1BBE" w14:textId="6F929B6D" w:rsidR="008019A6" w:rsidDel="00D2561B" w:rsidRDefault="008019A6">
          <w:pPr>
            <w:pStyle w:val="TOC1"/>
            <w:rPr>
              <w:del w:id="349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350" w:author="HIKARI" w:date="2019-11-08T21:25:00Z">
            <w:r w:rsidRPr="00D2561B" w:rsidDel="00D2561B">
              <w:rPr>
                <w:rPrChange w:id="351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Chương 2: Kế hoạch thực hiện</w:delText>
            </w:r>
            <w:r w:rsidDel="00D2561B">
              <w:rPr>
                <w:webHidden/>
              </w:rPr>
              <w:tab/>
              <w:delText>8</w:delText>
            </w:r>
          </w:del>
        </w:p>
        <w:p w14:paraId="6C8E3A10" w14:textId="036C40F4" w:rsidR="008019A6" w:rsidDel="00D2561B" w:rsidRDefault="008019A6">
          <w:pPr>
            <w:pStyle w:val="TOC2"/>
            <w:tabs>
              <w:tab w:val="left" w:pos="880"/>
              <w:tab w:val="right" w:leader="dot" w:pos="10024"/>
            </w:tabs>
            <w:rPr>
              <w:del w:id="352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353" w:author="HIKARI" w:date="2019-11-08T21:25:00Z">
            <w:r w:rsidRPr="00D2561B" w:rsidDel="00D2561B">
              <w:rPr>
                <w:noProof/>
                <w:rPrChange w:id="354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1.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355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Kế hoạch</w:delText>
            </w:r>
            <w:r w:rsidDel="00D2561B">
              <w:rPr>
                <w:noProof/>
                <w:webHidden/>
              </w:rPr>
              <w:tab/>
              <w:delText>8</w:delText>
            </w:r>
          </w:del>
        </w:p>
        <w:p w14:paraId="27566330" w14:textId="3BECB70A" w:rsidR="008019A6" w:rsidDel="00D2561B" w:rsidRDefault="008019A6">
          <w:pPr>
            <w:pStyle w:val="TOC2"/>
            <w:tabs>
              <w:tab w:val="left" w:pos="880"/>
              <w:tab w:val="right" w:leader="dot" w:pos="10024"/>
            </w:tabs>
            <w:rPr>
              <w:del w:id="356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357" w:author="HIKARI" w:date="2019-11-08T21:25:00Z">
            <w:r w:rsidRPr="00D2561B" w:rsidDel="00D2561B">
              <w:rPr>
                <w:noProof/>
                <w:rPrChange w:id="358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2.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359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Phân công công việc</w:delText>
            </w:r>
            <w:r w:rsidDel="00D2561B">
              <w:rPr>
                <w:noProof/>
                <w:webHidden/>
              </w:rPr>
              <w:tab/>
              <w:delText>8</w:delText>
            </w:r>
          </w:del>
        </w:p>
        <w:p w14:paraId="3827E727" w14:textId="7E6A2F75" w:rsidR="008019A6" w:rsidDel="00D2561B" w:rsidRDefault="008019A6">
          <w:pPr>
            <w:pStyle w:val="TOC1"/>
            <w:rPr>
              <w:del w:id="360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361" w:author="HIKARI" w:date="2019-11-08T21:25:00Z">
            <w:r w:rsidRPr="00D2561B" w:rsidDel="00D2561B">
              <w:rPr>
                <w:rPrChange w:id="362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Chương 3: Thiết kế phần mềm</w:delText>
            </w:r>
            <w:r w:rsidDel="00D2561B">
              <w:rPr>
                <w:webHidden/>
              </w:rPr>
              <w:tab/>
              <w:delText>9</w:delText>
            </w:r>
          </w:del>
        </w:p>
        <w:p w14:paraId="6DDB9E47" w14:textId="66E2B11C" w:rsidR="008019A6" w:rsidDel="00D2561B" w:rsidRDefault="008019A6">
          <w:pPr>
            <w:pStyle w:val="TOC1"/>
            <w:rPr>
              <w:del w:id="363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364" w:author="HIKARI" w:date="2019-11-08T21:25:00Z">
            <w:r w:rsidRPr="00D2561B" w:rsidDel="00D2561B">
              <w:rPr>
                <w:rPrChange w:id="365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1.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iCs w:val="0"/>
                <w:sz w:val="22"/>
                <w:szCs w:val="22"/>
              </w:rPr>
              <w:tab/>
            </w:r>
            <w:r w:rsidRPr="00D2561B" w:rsidDel="00D2561B">
              <w:rPr>
                <w:rPrChange w:id="366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Thuật toán</w:delText>
            </w:r>
            <w:r w:rsidDel="00D2561B">
              <w:rPr>
                <w:webHidden/>
              </w:rPr>
              <w:tab/>
              <w:delText>9</w:delText>
            </w:r>
          </w:del>
        </w:p>
        <w:p w14:paraId="1D540534" w14:textId="7821BB02" w:rsidR="008019A6" w:rsidDel="00D2561B" w:rsidRDefault="008019A6">
          <w:pPr>
            <w:pStyle w:val="TOC1"/>
            <w:rPr>
              <w:del w:id="367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368" w:author="HIKARI" w:date="2019-11-08T21:25:00Z">
            <w:r w:rsidRPr="00D2561B" w:rsidDel="00D2561B">
              <w:rPr>
                <w:rPrChange w:id="369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1.1.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iCs w:val="0"/>
                <w:sz w:val="22"/>
                <w:szCs w:val="22"/>
              </w:rPr>
              <w:tab/>
            </w:r>
            <w:r w:rsidRPr="00D2561B" w:rsidDel="00D2561B">
              <w:rPr>
                <w:rPrChange w:id="370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Đọc input</w:delText>
            </w:r>
            <w:r w:rsidDel="00D2561B">
              <w:rPr>
                <w:webHidden/>
              </w:rPr>
              <w:tab/>
              <w:delText>9</w:delText>
            </w:r>
          </w:del>
        </w:p>
        <w:p w14:paraId="3B5855A9" w14:textId="215D8350" w:rsidR="008019A6" w:rsidDel="00D2561B" w:rsidRDefault="008019A6">
          <w:pPr>
            <w:pStyle w:val="TOC1"/>
            <w:rPr>
              <w:del w:id="371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372" w:author="HIKARI" w:date="2019-11-08T21:25:00Z">
            <w:r w:rsidRPr="00D2561B" w:rsidDel="00D2561B">
              <w:rPr>
                <w:rPrChange w:id="373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1.2.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iCs w:val="0"/>
                <w:sz w:val="22"/>
                <w:szCs w:val="22"/>
              </w:rPr>
              <w:tab/>
            </w:r>
            <w:r w:rsidRPr="00D2561B" w:rsidDel="00D2561B">
              <w:rPr>
                <w:rPrChange w:id="374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Dựng hình</w:delText>
            </w:r>
            <w:r w:rsidDel="00D2561B">
              <w:rPr>
                <w:webHidden/>
              </w:rPr>
              <w:tab/>
              <w:delText>9</w:delText>
            </w:r>
          </w:del>
        </w:p>
        <w:p w14:paraId="46DB0FF5" w14:textId="78607C58" w:rsidR="008019A6" w:rsidDel="00D2561B" w:rsidRDefault="008019A6">
          <w:pPr>
            <w:pStyle w:val="TOC2"/>
            <w:tabs>
              <w:tab w:val="left" w:pos="880"/>
              <w:tab w:val="right" w:leader="dot" w:pos="10024"/>
            </w:tabs>
            <w:rPr>
              <w:del w:id="375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376" w:author="HIKARI" w:date="2019-11-08T21:25:00Z">
            <w:r w:rsidRPr="00D2561B" w:rsidDel="00D2561B">
              <w:rPr>
                <w:noProof/>
                <w:rPrChange w:id="377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2.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378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Thiết kế giao diện</w:delText>
            </w:r>
            <w:r w:rsidDel="00D2561B">
              <w:rPr>
                <w:noProof/>
                <w:webHidden/>
              </w:rPr>
              <w:tab/>
              <w:delText>10</w:delText>
            </w:r>
          </w:del>
        </w:p>
        <w:p w14:paraId="5D00027E" w14:textId="0B9FF32A" w:rsidR="008019A6" w:rsidDel="00D2561B" w:rsidRDefault="008019A6">
          <w:pPr>
            <w:pStyle w:val="TOC3"/>
            <w:tabs>
              <w:tab w:val="left" w:pos="1320"/>
              <w:tab w:val="right" w:leader="dot" w:pos="10024"/>
            </w:tabs>
            <w:rPr>
              <w:del w:id="379" w:author="HIKARI" w:date="2019-11-08T21:25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del w:id="380" w:author="HIKARI" w:date="2019-11-08T21:25:00Z">
            <w:r w:rsidRPr="00D2561B" w:rsidDel="00D2561B">
              <w:rPr>
                <w:noProof/>
                <w:rPrChange w:id="381" w:author="HIKARI" w:date="2019-11-08T21:25:00Z">
                  <w:rPr>
                    <w:rStyle w:val="Hyperlink"/>
                    <w:noProof/>
                  </w:rPr>
                </w:rPrChange>
              </w:rPr>
              <w:delText>2.1.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382" w:author="HIKARI" w:date="2019-11-08T21:25:00Z">
                  <w:rPr>
                    <w:rStyle w:val="Hyperlink"/>
                    <w:noProof/>
                  </w:rPr>
                </w:rPrChange>
              </w:rPr>
              <w:delText>Giao diện chương trình</w:delText>
            </w:r>
            <w:r w:rsidDel="00D2561B">
              <w:rPr>
                <w:noProof/>
                <w:webHidden/>
              </w:rPr>
              <w:tab/>
              <w:delText>10</w:delText>
            </w:r>
          </w:del>
        </w:p>
        <w:p w14:paraId="646C8977" w14:textId="784583FB" w:rsidR="008019A6" w:rsidDel="00D2561B" w:rsidRDefault="008019A6">
          <w:pPr>
            <w:pStyle w:val="TOC3"/>
            <w:tabs>
              <w:tab w:val="left" w:pos="1320"/>
              <w:tab w:val="right" w:leader="dot" w:pos="10024"/>
            </w:tabs>
            <w:rPr>
              <w:del w:id="383" w:author="HIKARI" w:date="2019-11-08T21:25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del w:id="384" w:author="HIKARI" w:date="2019-11-08T21:25:00Z">
            <w:r w:rsidRPr="00D2561B" w:rsidDel="00D2561B">
              <w:rPr>
                <w:noProof/>
                <w:rPrChange w:id="385" w:author="HIKARI" w:date="2019-11-08T21:25:00Z">
                  <w:rPr>
                    <w:rStyle w:val="Hyperlink"/>
                    <w:noProof/>
                  </w:rPr>
                </w:rPrChange>
              </w:rPr>
              <w:delText>2.2.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386" w:author="HIKARI" w:date="2019-11-08T21:25:00Z">
                  <w:rPr>
                    <w:rStyle w:val="Hyperlink"/>
                    <w:noProof/>
                  </w:rPr>
                </w:rPrChange>
              </w:rPr>
              <w:delText>Đặc tả giao diện</w:delText>
            </w:r>
            <w:r w:rsidDel="00D2561B">
              <w:rPr>
                <w:noProof/>
                <w:webHidden/>
              </w:rPr>
              <w:tab/>
              <w:delText>11</w:delText>
            </w:r>
          </w:del>
        </w:p>
        <w:p w14:paraId="32E29770" w14:textId="5699EE82" w:rsidR="008019A6" w:rsidDel="00D2561B" w:rsidRDefault="008019A6">
          <w:pPr>
            <w:pStyle w:val="TOC2"/>
            <w:tabs>
              <w:tab w:val="left" w:pos="880"/>
              <w:tab w:val="right" w:leader="dot" w:pos="10024"/>
            </w:tabs>
            <w:rPr>
              <w:del w:id="387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388" w:author="HIKARI" w:date="2019-11-08T21:25:00Z">
            <w:r w:rsidRPr="00D2561B" w:rsidDel="00D2561B">
              <w:rPr>
                <w:noProof/>
                <w:rPrChange w:id="389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3.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390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Thiết kế lớp</w:delText>
            </w:r>
            <w:r w:rsidDel="00D2561B">
              <w:rPr>
                <w:noProof/>
                <w:webHidden/>
              </w:rPr>
              <w:tab/>
              <w:delText>13</w:delText>
            </w:r>
          </w:del>
        </w:p>
        <w:p w14:paraId="39D86B2B" w14:textId="2EAEED86" w:rsidR="008019A6" w:rsidDel="00D2561B" w:rsidRDefault="008019A6">
          <w:pPr>
            <w:pStyle w:val="TOC3"/>
            <w:tabs>
              <w:tab w:val="left" w:pos="1320"/>
              <w:tab w:val="right" w:leader="dot" w:pos="10024"/>
            </w:tabs>
            <w:rPr>
              <w:del w:id="391" w:author="HIKARI" w:date="2019-11-08T21:25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del w:id="392" w:author="HIKARI" w:date="2019-11-08T21:25:00Z">
            <w:r w:rsidRPr="00D2561B" w:rsidDel="00D2561B">
              <w:rPr>
                <w:noProof/>
                <w:rPrChange w:id="393" w:author="HIKARI" w:date="2019-11-08T21:25:00Z">
                  <w:rPr>
                    <w:rStyle w:val="Hyperlink"/>
                    <w:noProof/>
                  </w:rPr>
                </w:rPrChange>
              </w:rPr>
              <w:delText>3.1.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394" w:author="HIKARI" w:date="2019-11-08T21:25:00Z">
                  <w:rPr>
                    <w:rStyle w:val="Hyperlink"/>
                    <w:noProof/>
                  </w:rPr>
                </w:rPrChange>
              </w:rPr>
              <w:delText>Thiết kế lớp cho các Layer của TensorFlow Layers API</w:delText>
            </w:r>
            <w:r w:rsidDel="00D2561B">
              <w:rPr>
                <w:noProof/>
                <w:webHidden/>
              </w:rPr>
              <w:tab/>
              <w:delText>13</w:delText>
            </w:r>
          </w:del>
        </w:p>
        <w:p w14:paraId="3E943566" w14:textId="29503DDD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395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396" w:author="HIKARI" w:date="2019-11-08T21:25:00Z">
            <w:r w:rsidRPr="00D2561B" w:rsidDel="00D2561B">
              <w:rPr>
                <w:noProof/>
                <w:rPrChange w:id="397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3.1.1.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398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Tổng quan</w:delText>
            </w:r>
            <w:r w:rsidDel="00D2561B">
              <w:rPr>
                <w:noProof/>
                <w:webHidden/>
              </w:rPr>
              <w:tab/>
              <w:delText>13</w:delText>
            </w:r>
          </w:del>
        </w:p>
        <w:p w14:paraId="56D16FA8" w14:textId="41B7245D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399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400" w:author="HIKARI" w:date="2019-11-08T21:25:00Z">
            <w:r w:rsidRPr="00D2561B" w:rsidDel="00D2561B">
              <w:rPr>
                <w:noProof/>
                <w:rPrChange w:id="401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3.1.2.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402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Chi tiết</w:delText>
            </w:r>
            <w:r w:rsidDel="00D2561B">
              <w:rPr>
                <w:noProof/>
                <w:webHidden/>
              </w:rPr>
              <w:tab/>
              <w:delText>16</w:delText>
            </w:r>
          </w:del>
        </w:p>
        <w:p w14:paraId="3BB5658F" w14:textId="152B8EF3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403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404" w:author="HIKARI" w:date="2019-11-08T21:25:00Z">
            <w:r w:rsidRPr="00D2561B" w:rsidDel="00D2561B">
              <w:rPr>
                <w:noProof/>
                <w:rPrChange w:id="405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3.1.3.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406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Đặc tả lớp</w:delText>
            </w:r>
            <w:r w:rsidDel="00D2561B">
              <w:rPr>
                <w:noProof/>
                <w:webHidden/>
              </w:rPr>
              <w:tab/>
              <w:delText>16</w:delText>
            </w:r>
          </w:del>
        </w:p>
        <w:p w14:paraId="3905FD82" w14:textId="7C9AEF66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407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408" w:author="HIKARI" w:date="2019-11-08T21:25:00Z">
            <w:r w:rsidRPr="00D2561B" w:rsidDel="00D2561B">
              <w:rPr>
                <w:noProof/>
                <w:rPrChange w:id="409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3.1.4.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410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Đặc tả các phương thức trong lớp</w:delText>
            </w:r>
            <w:r w:rsidDel="00D2561B">
              <w:rPr>
                <w:noProof/>
                <w:webHidden/>
              </w:rPr>
              <w:tab/>
              <w:delText>18</w:delText>
            </w:r>
          </w:del>
        </w:p>
        <w:p w14:paraId="35DB46E8" w14:textId="57123F57" w:rsidR="008019A6" w:rsidDel="00D2561B" w:rsidRDefault="008019A6">
          <w:pPr>
            <w:pStyle w:val="TOC3"/>
            <w:tabs>
              <w:tab w:val="left" w:pos="1320"/>
              <w:tab w:val="right" w:leader="dot" w:pos="10024"/>
            </w:tabs>
            <w:rPr>
              <w:del w:id="411" w:author="HIKARI" w:date="2019-11-08T21:25:00Z"/>
              <w:rFonts w:asciiTheme="minorHAnsi" w:eastAsiaTheme="minorEastAsia" w:hAnsiTheme="minorHAnsi" w:cstheme="minorBidi"/>
              <w:b w:val="0"/>
              <w:noProof/>
              <w:sz w:val="22"/>
              <w:szCs w:val="22"/>
            </w:rPr>
          </w:pPr>
          <w:del w:id="412" w:author="HIKARI" w:date="2019-11-08T21:25:00Z">
            <w:r w:rsidRPr="00D2561B" w:rsidDel="00D2561B">
              <w:rPr>
                <w:noProof/>
                <w:rPrChange w:id="413" w:author="HIKARI" w:date="2019-11-08T21:25:00Z">
                  <w:rPr>
                    <w:rStyle w:val="Hyperlink"/>
                    <w:noProof/>
                  </w:rPr>
                </w:rPrChange>
              </w:rPr>
              <w:delText>3.2.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414" w:author="HIKARI" w:date="2019-11-08T21:25:00Z">
                  <w:rPr>
                    <w:rStyle w:val="Hyperlink"/>
                    <w:noProof/>
                  </w:rPr>
                </w:rPrChange>
              </w:rPr>
              <w:delText>Thiết kế lớp chức năng</w:delText>
            </w:r>
            <w:r w:rsidDel="00D2561B">
              <w:rPr>
                <w:noProof/>
                <w:webHidden/>
              </w:rPr>
              <w:tab/>
              <w:delText>18</w:delText>
            </w:r>
          </w:del>
        </w:p>
        <w:p w14:paraId="383C1497" w14:textId="0649CD2B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415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416" w:author="HIKARI" w:date="2019-11-08T21:25:00Z">
            <w:r w:rsidRPr="00D2561B" w:rsidDel="00D2561B">
              <w:rPr>
                <w:noProof/>
                <w:rPrChange w:id="417" w:author="HIKARI" w:date="2019-11-08T21:25:00Z">
                  <w:rPr>
                    <w:rStyle w:val="Hyperlink"/>
                    <w:noProof/>
                  </w:rPr>
                </w:rPrChange>
              </w:rPr>
              <w:delText>3.2.1.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418" w:author="HIKARI" w:date="2019-11-08T21:25:00Z">
                  <w:rPr>
                    <w:rStyle w:val="Hyperlink"/>
                    <w:noProof/>
                  </w:rPr>
                </w:rPrChange>
              </w:rPr>
              <w:delText>Tổng quan</w:delText>
            </w:r>
            <w:r w:rsidDel="00D2561B">
              <w:rPr>
                <w:noProof/>
                <w:webHidden/>
              </w:rPr>
              <w:tab/>
              <w:delText>18</w:delText>
            </w:r>
          </w:del>
        </w:p>
        <w:p w14:paraId="73EEA451" w14:textId="727EC5C6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419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420" w:author="HIKARI" w:date="2019-11-08T21:25:00Z">
            <w:r w:rsidRPr="00D2561B" w:rsidDel="00D2561B">
              <w:rPr>
                <w:noProof/>
                <w:rPrChange w:id="421" w:author="HIKARI" w:date="2019-11-08T21:25:00Z">
                  <w:rPr>
                    <w:rStyle w:val="Hyperlink"/>
                    <w:noProof/>
                  </w:rPr>
                </w:rPrChange>
              </w:rPr>
              <w:delText>3.2.2.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422" w:author="HIKARI" w:date="2019-11-08T21:25:00Z">
                  <w:rPr>
                    <w:rStyle w:val="Hyperlink"/>
                    <w:noProof/>
                  </w:rPr>
                </w:rPrChange>
              </w:rPr>
              <w:delText>Đặc tả lớp</w:delText>
            </w:r>
            <w:r w:rsidDel="00D2561B">
              <w:rPr>
                <w:noProof/>
                <w:webHidden/>
              </w:rPr>
              <w:tab/>
              <w:delText>19</w:delText>
            </w:r>
          </w:del>
        </w:p>
        <w:p w14:paraId="2522B1DC" w14:textId="5456F74F" w:rsidR="008019A6" w:rsidDel="00D2561B" w:rsidRDefault="008019A6">
          <w:pPr>
            <w:pStyle w:val="TOC4"/>
            <w:tabs>
              <w:tab w:val="left" w:pos="1540"/>
              <w:tab w:val="right" w:leader="dot" w:pos="10024"/>
            </w:tabs>
            <w:rPr>
              <w:del w:id="423" w:author="HIKARI" w:date="2019-11-08T21:25:00Z"/>
              <w:rFonts w:asciiTheme="minorHAnsi" w:hAnsiTheme="minorHAnsi"/>
              <w:b w:val="0"/>
              <w:noProof/>
              <w:sz w:val="22"/>
            </w:rPr>
          </w:pPr>
          <w:del w:id="424" w:author="HIKARI" w:date="2019-11-08T21:25:00Z">
            <w:r w:rsidRPr="00D2561B" w:rsidDel="00D2561B">
              <w:rPr>
                <w:noProof/>
                <w:rPrChange w:id="425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3.2.3.</w:delText>
            </w:r>
            <w:r w:rsidDel="00D2561B">
              <w:rPr>
                <w:rFonts w:asciiTheme="minorHAnsi" w:hAnsiTheme="minorHAnsi"/>
                <w:b w:val="0"/>
                <w:noProof/>
                <w:sz w:val="22"/>
              </w:rPr>
              <w:tab/>
            </w:r>
            <w:r w:rsidRPr="00D2561B" w:rsidDel="00D2561B">
              <w:rPr>
                <w:noProof/>
                <w:rPrChange w:id="426" w:author="HIKARI" w:date="2019-11-08T21:25:00Z">
                  <w:rPr>
                    <w:rStyle w:val="Hyperlink"/>
                    <w:iCs/>
                    <w:noProof/>
                  </w:rPr>
                </w:rPrChange>
              </w:rPr>
              <w:delText>Đặc tả các phương thức trong lớp</w:delText>
            </w:r>
            <w:r w:rsidDel="00D2561B">
              <w:rPr>
                <w:noProof/>
                <w:webHidden/>
              </w:rPr>
              <w:tab/>
              <w:delText>20</w:delText>
            </w:r>
          </w:del>
        </w:p>
        <w:p w14:paraId="3F0E1745" w14:textId="122E6420" w:rsidR="008019A6" w:rsidDel="00D2561B" w:rsidRDefault="008019A6">
          <w:pPr>
            <w:pStyle w:val="TOC1"/>
            <w:rPr>
              <w:del w:id="427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428" w:author="HIKARI" w:date="2019-11-08T21:25:00Z">
            <w:r w:rsidRPr="00D2561B" w:rsidDel="00D2561B">
              <w:rPr>
                <w:rPrChange w:id="429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Chương 4: Cài đặt và kiểm thử</w:delText>
            </w:r>
            <w:r w:rsidDel="00D2561B">
              <w:rPr>
                <w:webHidden/>
              </w:rPr>
              <w:tab/>
              <w:delText>24</w:delText>
            </w:r>
          </w:del>
        </w:p>
        <w:p w14:paraId="1A9F7D72" w14:textId="154E4728" w:rsidR="008019A6" w:rsidDel="00D2561B" w:rsidRDefault="008019A6">
          <w:pPr>
            <w:pStyle w:val="TOC1"/>
            <w:rPr>
              <w:del w:id="430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431" w:author="HIKARI" w:date="2019-11-08T21:25:00Z">
            <w:r w:rsidRPr="00D2561B" w:rsidDel="00D2561B">
              <w:rPr>
                <w:rPrChange w:id="432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Chương 5: Kết luận và hướng phát triển</w:delText>
            </w:r>
            <w:r w:rsidDel="00D2561B">
              <w:rPr>
                <w:webHidden/>
              </w:rPr>
              <w:tab/>
              <w:delText>25</w:delText>
            </w:r>
          </w:del>
        </w:p>
        <w:p w14:paraId="739C4DE9" w14:textId="54123A1F" w:rsidR="008019A6" w:rsidDel="00D2561B" w:rsidRDefault="008019A6">
          <w:pPr>
            <w:pStyle w:val="TOC2"/>
            <w:tabs>
              <w:tab w:val="left" w:pos="880"/>
              <w:tab w:val="right" w:leader="dot" w:pos="10024"/>
            </w:tabs>
            <w:rPr>
              <w:del w:id="433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434" w:author="HIKARI" w:date="2019-11-08T21:25:00Z">
            <w:r w:rsidRPr="00D2561B" w:rsidDel="00D2561B">
              <w:rPr>
                <w:noProof/>
                <w:rPrChange w:id="435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1.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436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Kết luận</w:delText>
            </w:r>
            <w:r w:rsidDel="00D2561B">
              <w:rPr>
                <w:noProof/>
                <w:webHidden/>
              </w:rPr>
              <w:tab/>
              <w:delText>25</w:delText>
            </w:r>
          </w:del>
        </w:p>
        <w:p w14:paraId="4E65D922" w14:textId="55B81A35" w:rsidR="008019A6" w:rsidDel="00D2561B" w:rsidRDefault="008019A6">
          <w:pPr>
            <w:pStyle w:val="TOC2"/>
            <w:tabs>
              <w:tab w:val="left" w:pos="880"/>
              <w:tab w:val="right" w:leader="dot" w:pos="10024"/>
            </w:tabs>
            <w:rPr>
              <w:del w:id="437" w:author="HIKARI" w:date="2019-11-08T21:25:00Z"/>
              <w:rFonts w:asciiTheme="minorHAnsi" w:eastAsiaTheme="minorEastAsia" w:hAnsiTheme="minorHAnsi" w:cstheme="minorBidi"/>
              <w:b w:val="0"/>
              <w:i w:val="0"/>
              <w:noProof/>
              <w:sz w:val="22"/>
              <w:szCs w:val="22"/>
            </w:rPr>
          </w:pPr>
          <w:del w:id="438" w:author="HIKARI" w:date="2019-11-08T21:25:00Z">
            <w:r w:rsidRPr="00D2561B" w:rsidDel="00D2561B">
              <w:rPr>
                <w:noProof/>
                <w:rPrChange w:id="439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2.</w:delText>
            </w:r>
            <w:r w:rsidDel="00D2561B">
              <w:rPr>
                <w:rFonts w:asciiTheme="minorHAnsi" w:eastAsiaTheme="minorEastAsia" w:hAnsiTheme="minorHAnsi" w:cstheme="minorBidi"/>
                <w:b w:val="0"/>
                <w:i w:val="0"/>
                <w:noProof/>
                <w:sz w:val="22"/>
                <w:szCs w:val="22"/>
              </w:rPr>
              <w:tab/>
            </w:r>
            <w:r w:rsidRPr="00D2561B" w:rsidDel="00D2561B">
              <w:rPr>
                <w:noProof/>
                <w:rPrChange w:id="440" w:author="HIKARI" w:date="2019-11-08T21:25:00Z">
                  <w:rPr>
                    <w:rStyle w:val="Hyperlink"/>
                    <w:i w:val="0"/>
                    <w:iCs/>
                    <w:noProof/>
                  </w:rPr>
                </w:rPrChange>
              </w:rPr>
              <w:delText>Hướng phát triển</w:delText>
            </w:r>
            <w:r w:rsidDel="00D2561B">
              <w:rPr>
                <w:noProof/>
                <w:webHidden/>
              </w:rPr>
              <w:tab/>
              <w:delText>25</w:delText>
            </w:r>
          </w:del>
        </w:p>
        <w:p w14:paraId="3447C000" w14:textId="27A23EFB" w:rsidR="008019A6" w:rsidDel="00D2561B" w:rsidRDefault="008019A6">
          <w:pPr>
            <w:pStyle w:val="TOC1"/>
            <w:rPr>
              <w:del w:id="441" w:author="HIKARI" w:date="2019-11-08T21:25:00Z"/>
              <w:rFonts w:asciiTheme="minorHAnsi" w:eastAsiaTheme="minorEastAsia" w:hAnsiTheme="minorHAnsi" w:cstheme="minorBidi"/>
              <w:b w:val="0"/>
              <w:i w:val="0"/>
              <w:iCs w:val="0"/>
              <w:sz w:val="22"/>
              <w:szCs w:val="22"/>
            </w:rPr>
          </w:pPr>
          <w:del w:id="442" w:author="HIKARI" w:date="2019-11-08T21:25:00Z">
            <w:r w:rsidRPr="00D2561B" w:rsidDel="00D2561B">
              <w:rPr>
                <w:rPrChange w:id="443" w:author="HIKARI" w:date="2019-11-08T21:25:00Z">
                  <w:rPr>
                    <w:rStyle w:val="Hyperlink"/>
                    <w:i w:val="0"/>
                    <w:iCs w:val="0"/>
                  </w:rPr>
                </w:rPrChange>
              </w:rPr>
              <w:delText>Tài liệu tham khảo</w:delText>
            </w:r>
            <w:r w:rsidDel="00D2561B">
              <w:rPr>
                <w:webHidden/>
              </w:rPr>
              <w:tab/>
              <w:delText>25</w:delText>
            </w:r>
          </w:del>
        </w:p>
        <w:p w14:paraId="03AE8105" w14:textId="3F9D80E3" w:rsidR="0008475D" w:rsidRPr="00E24C10" w:rsidRDefault="006C7A24" w:rsidP="006C7A24">
          <w:pPr>
            <w:pStyle w:val="TOC1"/>
            <w:sectPr w:rsidR="0008475D" w:rsidRPr="00E24C10" w:rsidSect="007839B1">
              <w:footerReference w:type="default" r:id="rId13"/>
              <w:pgSz w:w="11906" w:h="16838"/>
              <w:pgMar w:top="720" w:right="720" w:bottom="720" w:left="1152" w:header="850" w:footer="850" w:gutter="0"/>
              <w:pgNumType w:start="1"/>
              <w:cols w:space="708"/>
              <w:docGrid w:linePitch="360"/>
            </w:sectPr>
          </w:pPr>
          <w:r>
            <w:fldChar w:fldCharType="end"/>
          </w:r>
        </w:p>
      </w:sdtContent>
    </w:sdt>
    <w:p w14:paraId="118B8DED" w14:textId="3EC77152" w:rsidR="00C5579A" w:rsidRPr="00E24C10" w:rsidRDefault="0048368C" w:rsidP="0048368C">
      <w:pPr>
        <w:pStyle w:val="Heading1"/>
        <w:spacing w:before="0"/>
        <w:rPr>
          <w:rFonts w:cs="Times New Roman"/>
        </w:rPr>
      </w:pPr>
      <w:bookmarkStart w:id="444" w:name="_Toc531431819"/>
      <w:bookmarkStart w:id="445" w:name="_Toc24298305"/>
      <w:proofErr w:type="spellStart"/>
      <w:r>
        <w:rPr>
          <w:rFonts w:cs="Times New Roman"/>
        </w:rPr>
        <w:lastRenderedPageBreak/>
        <w:t>D</w:t>
      </w:r>
      <w:r w:rsidRPr="00E24C10">
        <w:rPr>
          <w:rFonts w:cs="Times New Roman"/>
        </w:rPr>
        <w:t>anh</w:t>
      </w:r>
      <w:proofErr w:type="spellEnd"/>
      <w:r w:rsidRPr="00E24C10">
        <w:rPr>
          <w:rFonts w:cs="Times New Roman"/>
        </w:rPr>
        <w:t xml:space="preserve"> </w:t>
      </w:r>
      <w:proofErr w:type="spellStart"/>
      <w:r w:rsidRPr="00E24C10">
        <w:rPr>
          <w:rFonts w:cs="Times New Roman"/>
        </w:rPr>
        <w:t>mục</w:t>
      </w:r>
      <w:proofErr w:type="spellEnd"/>
      <w:r w:rsidRPr="00E24C10">
        <w:rPr>
          <w:rFonts w:cs="Times New Roman"/>
        </w:rPr>
        <w:t xml:space="preserve"> </w:t>
      </w:r>
      <w:proofErr w:type="spellStart"/>
      <w:r w:rsidRPr="00E24C10">
        <w:rPr>
          <w:rFonts w:cs="Times New Roman"/>
        </w:rPr>
        <w:t>các</w:t>
      </w:r>
      <w:proofErr w:type="spellEnd"/>
      <w:r w:rsidRPr="00E24C10">
        <w:rPr>
          <w:rFonts w:cs="Times New Roman"/>
        </w:rPr>
        <w:t xml:space="preserve"> </w:t>
      </w:r>
      <w:proofErr w:type="spellStart"/>
      <w:r w:rsidRPr="00E24C10">
        <w:rPr>
          <w:rFonts w:cs="Times New Roman"/>
        </w:rPr>
        <w:t>hình</w:t>
      </w:r>
      <w:bookmarkEnd w:id="444"/>
      <w:bookmarkEnd w:id="445"/>
      <w:proofErr w:type="spellEnd"/>
    </w:p>
    <w:p w14:paraId="194CB598" w14:textId="169DC82E" w:rsidR="00B40D21" w:rsidRDefault="005740E2" w:rsidP="00B40D21">
      <w:pPr>
        <w:pStyle w:val="TableofFigures"/>
        <w:tabs>
          <w:tab w:val="right" w:leader="dot" w:pos="10358"/>
        </w:tabs>
        <w:spacing w:after="120"/>
        <w:rPr>
          <w:ins w:id="446" w:author="HIKARI" w:date="2019-11-10T17:11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47" w:author="HIKARI" w:date="2019-11-10T17:12:00Z">
          <w:pPr>
            <w:pStyle w:val="TableofFigures"/>
            <w:tabs>
              <w:tab w:val="right" w:leader="dot" w:pos="10358"/>
            </w:tabs>
          </w:pPr>
        </w:pPrChange>
      </w:pPr>
      <w:r>
        <w:rPr>
          <w:b w:val="0"/>
          <w:i/>
          <w:szCs w:val="26"/>
        </w:rPr>
        <w:fldChar w:fldCharType="begin"/>
      </w:r>
      <w:r>
        <w:rPr>
          <w:b w:val="0"/>
          <w:i/>
          <w:szCs w:val="26"/>
        </w:rPr>
        <w:instrText xml:space="preserve"> TOC \h \z \c "Hình" </w:instrText>
      </w:r>
      <w:r>
        <w:rPr>
          <w:b w:val="0"/>
          <w:i/>
          <w:szCs w:val="26"/>
        </w:rPr>
        <w:fldChar w:fldCharType="separate"/>
      </w:r>
      <w:ins w:id="448" w:author="HIKARI" w:date="2019-11-10T17:11:00Z">
        <w:r w:rsidR="00B40D21" w:rsidRPr="007368A8">
          <w:rPr>
            <w:rStyle w:val="Hyperlink"/>
            <w:noProof/>
          </w:rPr>
          <w:fldChar w:fldCharType="begin"/>
        </w:r>
        <w:r w:rsidR="00B40D21" w:rsidRPr="007368A8">
          <w:rPr>
            <w:rStyle w:val="Hyperlink"/>
            <w:noProof/>
          </w:rPr>
          <w:instrText xml:space="preserve"> </w:instrText>
        </w:r>
        <w:r w:rsidR="00B40D21">
          <w:rPr>
            <w:noProof/>
          </w:rPr>
          <w:instrText>HYPERLINK \l "_Toc24298356"</w:instrText>
        </w:r>
        <w:r w:rsidR="00B40D21" w:rsidRPr="007368A8">
          <w:rPr>
            <w:rStyle w:val="Hyperlink"/>
            <w:noProof/>
          </w:rPr>
          <w:instrText xml:space="preserve"> </w:instrText>
        </w:r>
        <w:r w:rsidR="00B40D21" w:rsidRPr="007368A8">
          <w:rPr>
            <w:rStyle w:val="Hyperlink"/>
            <w:noProof/>
          </w:rPr>
        </w:r>
        <w:r w:rsidR="00B40D21" w:rsidRPr="007368A8">
          <w:rPr>
            <w:rStyle w:val="Hyperlink"/>
            <w:noProof/>
          </w:rPr>
          <w:fldChar w:fldCharType="separate"/>
        </w:r>
        <w:r w:rsidR="00B40D21" w:rsidRPr="007368A8">
          <w:rPr>
            <w:rStyle w:val="Hyperlink"/>
            <w:noProof/>
          </w:rPr>
          <w:t>Hình 1: Mô hình mạng Neural nhân tạo</w:t>
        </w:r>
        <w:r w:rsidR="00B40D21">
          <w:rPr>
            <w:noProof/>
            <w:webHidden/>
          </w:rPr>
          <w:tab/>
        </w:r>
        <w:r w:rsidR="00B40D21">
          <w:rPr>
            <w:noProof/>
            <w:webHidden/>
          </w:rPr>
          <w:fldChar w:fldCharType="begin"/>
        </w:r>
        <w:r w:rsidR="00B40D21">
          <w:rPr>
            <w:noProof/>
            <w:webHidden/>
          </w:rPr>
          <w:instrText xml:space="preserve"> PAGEREF _Toc24298356 \h </w:instrText>
        </w:r>
        <w:r w:rsidR="00B40D21">
          <w:rPr>
            <w:noProof/>
            <w:webHidden/>
          </w:rPr>
        </w:r>
      </w:ins>
      <w:r w:rsidR="00B40D21">
        <w:rPr>
          <w:noProof/>
          <w:webHidden/>
        </w:rPr>
        <w:fldChar w:fldCharType="separate"/>
      </w:r>
      <w:ins w:id="449" w:author="HIKARI" w:date="2019-11-10T17:30:00Z">
        <w:r w:rsidR="00A82D96">
          <w:rPr>
            <w:noProof/>
            <w:webHidden/>
          </w:rPr>
          <w:t>4</w:t>
        </w:r>
      </w:ins>
      <w:ins w:id="450" w:author="HIKARI" w:date="2019-11-10T17:11:00Z">
        <w:r w:rsidR="00B40D21">
          <w:rPr>
            <w:noProof/>
            <w:webHidden/>
          </w:rPr>
          <w:fldChar w:fldCharType="end"/>
        </w:r>
        <w:r w:rsidR="00B40D21" w:rsidRPr="007368A8">
          <w:rPr>
            <w:rStyle w:val="Hyperlink"/>
            <w:noProof/>
          </w:rPr>
          <w:fldChar w:fldCharType="end"/>
        </w:r>
      </w:ins>
    </w:p>
    <w:p w14:paraId="2EDF3CD2" w14:textId="510FBA51" w:rsidR="00B40D21" w:rsidRDefault="00B40D21" w:rsidP="00B40D21">
      <w:pPr>
        <w:pStyle w:val="TableofFigures"/>
        <w:tabs>
          <w:tab w:val="right" w:leader="dot" w:pos="10358"/>
        </w:tabs>
        <w:spacing w:after="120"/>
        <w:rPr>
          <w:ins w:id="451" w:author="HIKARI" w:date="2019-11-10T17:11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52" w:author="HIKARI" w:date="2019-11-10T17:12:00Z">
          <w:pPr>
            <w:pStyle w:val="TableofFigures"/>
            <w:tabs>
              <w:tab w:val="right" w:leader="dot" w:pos="10358"/>
            </w:tabs>
          </w:pPr>
        </w:pPrChange>
      </w:pPr>
      <w:ins w:id="453" w:author="HIKARI" w:date="2019-11-10T17:11:00Z">
        <w:r w:rsidRPr="007368A8">
          <w:rPr>
            <w:rStyle w:val="Hyperlink"/>
            <w:noProof/>
          </w:rPr>
          <w:fldChar w:fldCharType="begin"/>
        </w:r>
        <w:r w:rsidRPr="007368A8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"_Toc24298357"</w:instrText>
        </w:r>
        <w:r w:rsidRPr="007368A8">
          <w:rPr>
            <w:rStyle w:val="Hyperlink"/>
            <w:noProof/>
          </w:rPr>
          <w:instrText xml:space="preserve"> </w:instrText>
        </w:r>
        <w:r w:rsidRPr="007368A8">
          <w:rPr>
            <w:rStyle w:val="Hyperlink"/>
            <w:noProof/>
          </w:rPr>
        </w:r>
        <w:r w:rsidRPr="007368A8">
          <w:rPr>
            <w:rStyle w:val="Hyperlink"/>
            <w:noProof/>
          </w:rPr>
          <w:fldChar w:fldCharType="separate"/>
        </w:r>
        <w:r w:rsidRPr="007368A8">
          <w:rPr>
            <w:rStyle w:val="Hyperlink"/>
            <w:noProof/>
          </w:rPr>
          <w:t>Hình 2: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_Toc24298357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54" w:author="HIKARI" w:date="2019-11-10T17:30:00Z">
        <w:r w:rsidR="00A82D96">
          <w:rPr>
            <w:noProof/>
            <w:webHidden/>
          </w:rPr>
          <w:t>5</w:t>
        </w:r>
      </w:ins>
      <w:ins w:id="455" w:author="HIKARI" w:date="2019-11-10T17:11:00Z">
        <w:r>
          <w:rPr>
            <w:noProof/>
            <w:webHidden/>
          </w:rPr>
          <w:fldChar w:fldCharType="end"/>
        </w:r>
        <w:r w:rsidRPr="007368A8">
          <w:rPr>
            <w:rStyle w:val="Hyperlink"/>
            <w:noProof/>
          </w:rPr>
          <w:fldChar w:fldCharType="end"/>
        </w:r>
      </w:ins>
    </w:p>
    <w:p w14:paraId="452D0B65" w14:textId="2E924A54" w:rsidR="00B40D21" w:rsidRDefault="00B40D21" w:rsidP="00B40D21">
      <w:pPr>
        <w:pStyle w:val="TableofFigures"/>
        <w:tabs>
          <w:tab w:val="right" w:leader="dot" w:pos="10358"/>
        </w:tabs>
        <w:spacing w:after="120"/>
        <w:rPr>
          <w:ins w:id="456" w:author="HIKARI" w:date="2019-11-10T17:11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57" w:author="HIKARI" w:date="2019-11-10T17:12:00Z">
          <w:pPr>
            <w:pStyle w:val="TableofFigures"/>
            <w:tabs>
              <w:tab w:val="right" w:leader="dot" w:pos="10358"/>
            </w:tabs>
          </w:pPr>
        </w:pPrChange>
      </w:pPr>
      <w:ins w:id="458" w:author="HIKARI" w:date="2019-11-10T17:11:00Z">
        <w:r w:rsidRPr="007368A8">
          <w:rPr>
            <w:rStyle w:val="Hyperlink"/>
            <w:noProof/>
          </w:rPr>
          <w:fldChar w:fldCharType="begin"/>
        </w:r>
        <w:r w:rsidRPr="007368A8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"_Toc24298358"</w:instrText>
        </w:r>
        <w:r w:rsidRPr="007368A8">
          <w:rPr>
            <w:rStyle w:val="Hyperlink"/>
            <w:noProof/>
          </w:rPr>
          <w:instrText xml:space="preserve"> </w:instrText>
        </w:r>
        <w:r w:rsidRPr="007368A8">
          <w:rPr>
            <w:rStyle w:val="Hyperlink"/>
            <w:noProof/>
          </w:rPr>
        </w:r>
        <w:r w:rsidRPr="007368A8">
          <w:rPr>
            <w:rStyle w:val="Hyperlink"/>
            <w:noProof/>
          </w:rPr>
          <w:fldChar w:fldCharType="separate"/>
        </w:r>
        <w:r w:rsidRPr="007368A8">
          <w:rPr>
            <w:rStyle w:val="Hyperlink"/>
            <w:noProof/>
          </w:rPr>
          <w:t>Hình 3: Minh hoạ dữ liệu đầu vào.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_Toc24298358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59" w:author="HIKARI" w:date="2019-11-10T17:30:00Z">
        <w:r w:rsidR="00A82D96">
          <w:rPr>
            <w:noProof/>
            <w:webHidden/>
          </w:rPr>
          <w:t>6</w:t>
        </w:r>
      </w:ins>
      <w:ins w:id="460" w:author="HIKARI" w:date="2019-11-10T17:11:00Z">
        <w:r>
          <w:rPr>
            <w:noProof/>
            <w:webHidden/>
          </w:rPr>
          <w:fldChar w:fldCharType="end"/>
        </w:r>
        <w:r w:rsidRPr="007368A8">
          <w:rPr>
            <w:rStyle w:val="Hyperlink"/>
            <w:noProof/>
          </w:rPr>
          <w:fldChar w:fldCharType="end"/>
        </w:r>
      </w:ins>
    </w:p>
    <w:p w14:paraId="6C1B09FD" w14:textId="7DF56714" w:rsidR="00B40D21" w:rsidRDefault="00B40D21" w:rsidP="00B40D21">
      <w:pPr>
        <w:pStyle w:val="TableofFigures"/>
        <w:tabs>
          <w:tab w:val="right" w:leader="dot" w:pos="10358"/>
        </w:tabs>
        <w:spacing w:after="120"/>
        <w:rPr>
          <w:ins w:id="461" w:author="HIKARI" w:date="2019-11-10T17:11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62" w:author="HIKARI" w:date="2019-11-10T17:12:00Z">
          <w:pPr>
            <w:pStyle w:val="TableofFigures"/>
            <w:tabs>
              <w:tab w:val="right" w:leader="dot" w:pos="10358"/>
            </w:tabs>
          </w:pPr>
        </w:pPrChange>
      </w:pPr>
      <w:ins w:id="463" w:author="HIKARI" w:date="2019-11-10T17:11:00Z">
        <w:r w:rsidRPr="007368A8">
          <w:rPr>
            <w:rStyle w:val="Hyperlink"/>
            <w:noProof/>
          </w:rPr>
          <w:fldChar w:fldCharType="begin"/>
        </w:r>
        <w:r w:rsidRPr="007368A8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"_Toc24298359"</w:instrText>
        </w:r>
        <w:r w:rsidRPr="007368A8">
          <w:rPr>
            <w:rStyle w:val="Hyperlink"/>
            <w:noProof/>
          </w:rPr>
          <w:instrText xml:space="preserve"> </w:instrText>
        </w:r>
        <w:r w:rsidRPr="007368A8">
          <w:rPr>
            <w:rStyle w:val="Hyperlink"/>
            <w:noProof/>
          </w:rPr>
        </w:r>
        <w:r w:rsidRPr="007368A8">
          <w:rPr>
            <w:rStyle w:val="Hyperlink"/>
            <w:noProof/>
          </w:rPr>
          <w:fldChar w:fldCharType="separate"/>
        </w:r>
        <w:r w:rsidRPr="007368A8">
          <w:rPr>
            <w:rStyle w:val="Hyperlink"/>
            <w:noProof/>
          </w:rPr>
          <w:t>Hình 4: Minh hoạ dữ liệu trả ra.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_Toc24298359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64" w:author="HIKARI" w:date="2019-11-10T17:30:00Z">
        <w:r w:rsidR="00A82D96">
          <w:rPr>
            <w:noProof/>
            <w:webHidden/>
          </w:rPr>
          <w:t>6</w:t>
        </w:r>
      </w:ins>
      <w:ins w:id="465" w:author="HIKARI" w:date="2019-11-10T17:11:00Z">
        <w:r>
          <w:rPr>
            <w:noProof/>
            <w:webHidden/>
          </w:rPr>
          <w:fldChar w:fldCharType="end"/>
        </w:r>
        <w:r w:rsidRPr="007368A8">
          <w:rPr>
            <w:rStyle w:val="Hyperlink"/>
            <w:noProof/>
          </w:rPr>
          <w:fldChar w:fldCharType="end"/>
        </w:r>
      </w:ins>
    </w:p>
    <w:p w14:paraId="645B291E" w14:textId="38A73031" w:rsidR="00B40D21" w:rsidRDefault="00B40D21" w:rsidP="00B40D21">
      <w:pPr>
        <w:pStyle w:val="TableofFigures"/>
        <w:tabs>
          <w:tab w:val="right" w:leader="dot" w:pos="10358"/>
        </w:tabs>
        <w:spacing w:after="120"/>
        <w:rPr>
          <w:ins w:id="466" w:author="HIKARI" w:date="2019-11-10T17:11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67" w:author="HIKARI" w:date="2019-11-10T17:12:00Z">
          <w:pPr>
            <w:pStyle w:val="TableofFigures"/>
            <w:tabs>
              <w:tab w:val="right" w:leader="dot" w:pos="10358"/>
            </w:tabs>
          </w:pPr>
        </w:pPrChange>
      </w:pPr>
      <w:ins w:id="468" w:author="HIKARI" w:date="2019-11-10T17:11:00Z">
        <w:r w:rsidRPr="007368A8">
          <w:rPr>
            <w:rStyle w:val="Hyperlink"/>
            <w:noProof/>
          </w:rPr>
          <w:fldChar w:fldCharType="begin"/>
        </w:r>
        <w:r w:rsidRPr="007368A8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"_Toc24298360"</w:instrText>
        </w:r>
        <w:r w:rsidRPr="007368A8">
          <w:rPr>
            <w:rStyle w:val="Hyperlink"/>
            <w:noProof/>
          </w:rPr>
          <w:instrText xml:space="preserve"> </w:instrText>
        </w:r>
        <w:r w:rsidRPr="007368A8">
          <w:rPr>
            <w:rStyle w:val="Hyperlink"/>
            <w:noProof/>
          </w:rPr>
        </w:r>
        <w:r w:rsidRPr="007368A8">
          <w:rPr>
            <w:rStyle w:val="Hyperlink"/>
            <w:noProof/>
          </w:rPr>
          <w:fldChar w:fldCharType="separate"/>
        </w:r>
        <w:r w:rsidRPr="007368A8">
          <w:rPr>
            <w:rStyle w:val="Hyperlink"/>
            <w:noProof/>
          </w:rPr>
          <w:t>Hình 5: Cấu trúc file script mô tả một layer trong Model Tensorflow ANN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_Toc24298360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69" w:author="HIKARI" w:date="2019-11-10T17:30:00Z">
        <w:r w:rsidR="00A82D96">
          <w:rPr>
            <w:noProof/>
            <w:webHidden/>
          </w:rPr>
          <w:t>9</w:t>
        </w:r>
      </w:ins>
      <w:ins w:id="470" w:author="HIKARI" w:date="2019-11-10T17:11:00Z">
        <w:r>
          <w:rPr>
            <w:noProof/>
            <w:webHidden/>
          </w:rPr>
          <w:fldChar w:fldCharType="end"/>
        </w:r>
        <w:r w:rsidRPr="007368A8">
          <w:rPr>
            <w:rStyle w:val="Hyperlink"/>
            <w:noProof/>
          </w:rPr>
          <w:fldChar w:fldCharType="end"/>
        </w:r>
      </w:ins>
    </w:p>
    <w:p w14:paraId="184547A1" w14:textId="2753E655" w:rsidR="00B40D21" w:rsidRDefault="00B40D21" w:rsidP="00B40D21">
      <w:pPr>
        <w:pStyle w:val="TableofFigures"/>
        <w:tabs>
          <w:tab w:val="right" w:leader="dot" w:pos="10358"/>
        </w:tabs>
        <w:spacing w:after="120"/>
        <w:rPr>
          <w:ins w:id="471" w:author="HIKARI" w:date="2019-11-10T17:11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72" w:author="HIKARI" w:date="2019-11-10T17:12:00Z">
          <w:pPr>
            <w:pStyle w:val="TableofFigures"/>
            <w:tabs>
              <w:tab w:val="right" w:leader="dot" w:pos="10358"/>
            </w:tabs>
          </w:pPr>
        </w:pPrChange>
      </w:pPr>
      <w:ins w:id="473" w:author="HIKARI" w:date="2019-11-10T17:11:00Z">
        <w:r w:rsidRPr="007368A8">
          <w:rPr>
            <w:rStyle w:val="Hyperlink"/>
            <w:noProof/>
          </w:rPr>
          <w:fldChar w:fldCharType="begin"/>
        </w:r>
        <w:r w:rsidRPr="007368A8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"_Toc24298361"</w:instrText>
        </w:r>
        <w:r w:rsidRPr="007368A8">
          <w:rPr>
            <w:rStyle w:val="Hyperlink"/>
            <w:noProof/>
          </w:rPr>
          <w:instrText xml:space="preserve"> </w:instrText>
        </w:r>
        <w:r w:rsidRPr="007368A8">
          <w:rPr>
            <w:rStyle w:val="Hyperlink"/>
            <w:noProof/>
          </w:rPr>
        </w:r>
        <w:r w:rsidRPr="007368A8">
          <w:rPr>
            <w:rStyle w:val="Hyperlink"/>
            <w:noProof/>
          </w:rPr>
          <w:fldChar w:fldCharType="separate"/>
        </w:r>
        <w:r w:rsidRPr="007368A8">
          <w:rPr>
            <w:rStyle w:val="Hyperlink"/>
            <w:noProof/>
          </w:rPr>
          <w:t>Hình 6: Giao diện 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_Toc24298361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74" w:author="HIKARI" w:date="2019-11-10T17:30:00Z">
        <w:r w:rsidR="00A82D96">
          <w:rPr>
            <w:noProof/>
            <w:webHidden/>
          </w:rPr>
          <w:t>11</w:t>
        </w:r>
      </w:ins>
      <w:ins w:id="475" w:author="HIKARI" w:date="2019-11-10T17:11:00Z">
        <w:r>
          <w:rPr>
            <w:noProof/>
            <w:webHidden/>
          </w:rPr>
          <w:fldChar w:fldCharType="end"/>
        </w:r>
        <w:r w:rsidRPr="007368A8">
          <w:rPr>
            <w:rStyle w:val="Hyperlink"/>
            <w:noProof/>
          </w:rPr>
          <w:fldChar w:fldCharType="end"/>
        </w:r>
      </w:ins>
    </w:p>
    <w:p w14:paraId="34D9BC43" w14:textId="2B2926BC" w:rsidR="00B40D21" w:rsidRDefault="00B40D21" w:rsidP="00B40D21">
      <w:pPr>
        <w:pStyle w:val="TableofFigures"/>
        <w:tabs>
          <w:tab w:val="right" w:leader="dot" w:pos="10358"/>
        </w:tabs>
        <w:spacing w:after="120"/>
        <w:rPr>
          <w:ins w:id="476" w:author="HIKARI" w:date="2019-11-10T17:11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77" w:author="HIKARI" w:date="2019-11-10T17:12:00Z">
          <w:pPr>
            <w:pStyle w:val="TableofFigures"/>
            <w:tabs>
              <w:tab w:val="right" w:leader="dot" w:pos="10358"/>
            </w:tabs>
          </w:pPr>
        </w:pPrChange>
      </w:pPr>
      <w:ins w:id="478" w:author="HIKARI" w:date="2019-11-10T17:11:00Z">
        <w:r w:rsidRPr="007368A8">
          <w:rPr>
            <w:rStyle w:val="Hyperlink"/>
            <w:noProof/>
          </w:rPr>
          <w:fldChar w:fldCharType="begin"/>
        </w:r>
        <w:r w:rsidRPr="007368A8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"_Toc24298362"</w:instrText>
        </w:r>
        <w:r w:rsidRPr="007368A8">
          <w:rPr>
            <w:rStyle w:val="Hyperlink"/>
            <w:noProof/>
          </w:rPr>
          <w:instrText xml:space="preserve"> </w:instrText>
        </w:r>
        <w:r w:rsidRPr="007368A8">
          <w:rPr>
            <w:rStyle w:val="Hyperlink"/>
            <w:noProof/>
          </w:rPr>
        </w:r>
        <w:r w:rsidRPr="007368A8">
          <w:rPr>
            <w:rStyle w:val="Hyperlink"/>
            <w:noProof/>
          </w:rPr>
          <w:fldChar w:fldCharType="separate"/>
        </w:r>
        <w:r w:rsidRPr="007368A8">
          <w:rPr>
            <w:rStyle w:val="Hyperlink"/>
            <w:noProof/>
          </w:rPr>
          <w:t>Hình 7: UML Diagram biểu diễn các lớp trong phần mềm.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_Toc24298362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79" w:author="HIKARI" w:date="2019-11-10T17:30:00Z">
        <w:r w:rsidR="00A82D96">
          <w:rPr>
            <w:noProof/>
            <w:webHidden/>
          </w:rPr>
          <w:t>18</w:t>
        </w:r>
      </w:ins>
      <w:ins w:id="480" w:author="HIKARI" w:date="2019-11-10T17:11:00Z">
        <w:r>
          <w:rPr>
            <w:noProof/>
            <w:webHidden/>
          </w:rPr>
          <w:fldChar w:fldCharType="end"/>
        </w:r>
        <w:r w:rsidRPr="007368A8">
          <w:rPr>
            <w:rStyle w:val="Hyperlink"/>
            <w:noProof/>
          </w:rPr>
          <w:fldChar w:fldCharType="end"/>
        </w:r>
      </w:ins>
    </w:p>
    <w:p w14:paraId="201828D7" w14:textId="2C150D17" w:rsidR="00B40D21" w:rsidRDefault="00B40D21" w:rsidP="00B40D21">
      <w:pPr>
        <w:pStyle w:val="TableofFigures"/>
        <w:tabs>
          <w:tab w:val="right" w:leader="dot" w:pos="10358"/>
        </w:tabs>
        <w:spacing w:after="120"/>
        <w:rPr>
          <w:ins w:id="481" w:author="HIKARI" w:date="2019-11-10T17:11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82" w:author="HIKARI" w:date="2019-11-10T17:12:00Z">
          <w:pPr>
            <w:pStyle w:val="TableofFigures"/>
            <w:tabs>
              <w:tab w:val="right" w:leader="dot" w:pos="10358"/>
            </w:tabs>
          </w:pPr>
        </w:pPrChange>
      </w:pPr>
      <w:ins w:id="483" w:author="HIKARI" w:date="2019-11-10T17:11:00Z">
        <w:r w:rsidRPr="007368A8">
          <w:rPr>
            <w:rStyle w:val="Hyperlink"/>
            <w:noProof/>
          </w:rPr>
          <w:fldChar w:fldCharType="begin"/>
        </w:r>
        <w:r w:rsidRPr="007368A8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"_Toc24298363"</w:instrText>
        </w:r>
        <w:r w:rsidRPr="007368A8">
          <w:rPr>
            <w:rStyle w:val="Hyperlink"/>
            <w:noProof/>
          </w:rPr>
          <w:instrText xml:space="preserve"> </w:instrText>
        </w:r>
        <w:r w:rsidRPr="007368A8">
          <w:rPr>
            <w:rStyle w:val="Hyperlink"/>
            <w:noProof/>
          </w:rPr>
        </w:r>
        <w:r w:rsidRPr="007368A8">
          <w:rPr>
            <w:rStyle w:val="Hyperlink"/>
            <w:noProof/>
          </w:rPr>
          <w:fldChar w:fldCharType="separate"/>
        </w:r>
        <w:r w:rsidRPr="007368A8">
          <w:rPr>
            <w:rStyle w:val="Hyperlink"/>
            <w:noProof/>
          </w:rPr>
          <w:t>Hình 8: Kiểm thử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_Toc24298363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84" w:author="HIKARI" w:date="2019-11-10T17:30:00Z">
        <w:r w:rsidR="00A82D96">
          <w:rPr>
            <w:noProof/>
            <w:webHidden/>
          </w:rPr>
          <w:t>27</w:t>
        </w:r>
      </w:ins>
      <w:ins w:id="485" w:author="HIKARI" w:date="2019-11-10T17:11:00Z">
        <w:r>
          <w:rPr>
            <w:noProof/>
            <w:webHidden/>
          </w:rPr>
          <w:fldChar w:fldCharType="end"/>
        </w:r>
        <w:r w:rsidRPr="007368A8">
          <w:rPr>
            <w:rStyle w:val="Hyperlink"/>
            <w:noProof/>
          </w:rPr>
          <w:fldChar w:fldCharType="end"/>
        </w:r>
      </w:ins>
    </w:p>
    <w:p w14:paraId="59E3730E" w14:textId="3290E18E" w:rsidR="00B40D21" w:rsidRDefault="00B40D21" w:rsidP="00B40D21">
      <w:pPr>
        <w:pStyle w:val="TableofFigures"/>
        <w:tabs>
          <w:tab w:val="right" w:leader="dot" w:pos="10358"/>
        </w:tabs>
        <w:spacing w:after="120"/>
        <w:rPr>
          <w:ins w:id="486" w:author="HIKARI" w:date="2019-11-10T17:11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87" w:author="HIKARI" w:date="2019-11-10T17:12:00Z">
          <w:pPr>
            <w:pStyle w:val="TableofFigures"/>
            <w:tabs>
              <w:tab w:val="right" w:leader="dot" w:pos="10358"/>
            </w:tabs>
          </w:pPr>
        </w:pPrChange>
      </w:pPr>
      <w:ins w:id="488" w:author="HIKARI" w:date="2019-11-10T17:11:00Z">
        <w:r w:rsidRPr="007368A8">
          <w:rPr>
            <w:rStyle w:val="Hyperlink"/>
            <w:noProof/>
          </w:rPr>
          <w:fldChar w:fldCharType="begin"/>
        </w:r>
        <w:r w:rsidRPr="007368A8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"_Toc24298364"</w:instrText>
        </w:r>
        <w:r w:rsidRPr="007368A8">
          <w:rPr>
            <w:rStyle w:val="Hyperlink"/>
            <w:noProof/>
          </w:rPr>
          <w:instrText xml:space="preserve"> </w:instrText>
        </w:r>
        <w:r w:rsidRPr="007368A8">
          <w:rPr>
            <w:rStyle w:val="Hyperlink"/>
            <w:noProof/>
          </w:rPr>
        </w:r>
        <w:r w:rsidRPr="007368A8">
          <w:rPr>
            <w:rStyle w:val="Hyperlink"/>
            <w:noProof/>
          </w:rPr>
          <w:fldChar w:fldCharType="separate"/>
        </w:r>
        <w:r w:rsidRPr="007368A8">
          <w:rPr>
            <w:rStyle w:val="Hyperlink"/>
            <w:noProof/>
          </w:rPr>
          <w:t>Hình 9: Kiểm thử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_Toc24298364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89" w:author="HIKARI" w:date="2019-11-10T17:30:00Z">
        <w:r w:rsidR="00A82D96">
          <w:rPr>
            <w:noProof/>
            <w:webHidden/>
          </w:rPr>
          <w:t>27</w:t>
        </w:r>
      </w:ins>
      <w:ins w:id="490" w:author="HIKARI" w:date="2019-11-10T17:11:00Z">
        <w:r>
          <w:rPr>
            <w:noProof/>
            <w:webHidden/>
          </w:rPr>
          <w:fldChar w:fldCharType="end"/>
        </w:r>
        <w:r w:rsidRPr="007368A8">
          <w:rPr>
            <w:rStyle w:val="Hyperlink"/>
            <w:noProof/>
          </w:rPr>
          <w:fldChar w:fldCharType="end"/>
        </w:r>
      </w:ins>
    </w:p>
    <w:p w14:paraId="05C1CDB6" w14:textId="113B2248" w:rsidR="00B40D21" w:rsidRDefault="00B40D21" w:rsidP="00B40D21">
      <w:pPr>
        <w:pStyle w:val="TableofFigures"/>
        <w:tabs>
          <w:tab w:val="right" w:leader="dot" w:pos="10358"/>
        </w:tabs>
        <w:spacing w:after="120"/>
        <w:rPr>
          <w:ins w:id="491" w:author="HIKARI" w:date="2019-11-10T17:11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92" w:author="HIKARI" w:date="2019-11-10T17:12:00Z">
          <w:pPr>
            <w:pStyle w:val="TableofFigures"/>
            <w:tabs>
              <w:tab w:val="right" w:leader="dot" w:pos="10358"/>
            </w:tabs>
          </w:pPr>
        </w:pPrChange>
      </w:pPr>
      <w:ins w:id="493" w:author="HIKARI" w:date="2019-11-10T17:11:00Z">
        <w:r w:rsidRPr="007368A8">
          <w:rPr>
            <w:rStyle w:val="Hyperlink"/>
            <w:noProof/>
          </w:rPr>
          <w:fldChar w:fldCharType="begin"/>
        </w:r>
        <w:r w:rsidRPr="007368A8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"_Toc24298365"</w:instrText>
        </w:r>
        <w:r w:rsidRPr="007368A8">
          <w:rPr>
            <w:rStyle w:val="Hyperlink"/>
            <w:noProof/>
          </w:rPr>
          <w:instrText xml:space="preserve"> </w:instrText>
        </w:r>
        <w:r w:rsidRPr="007368A8">
          <w:rPr>
            <w:rStyle w:val="Hyperlink"/>
            <w:noProof/>
          </w:rPr>
        </w:r>
        <w:r w:rsidRPr="007368A8">
          <w:rPr>
            <w:rStyle w:val="Hyperlink"/>
            <w:noProof/>
          </w:rPr>
          <w:fldChar w:fldCharType="separate"/>
        </w:r>
        <w:r w:rsidRPr="007368A8">
          <w:rPr>
            <w:rStyle w:val="Hyperlink"/>
            <w:noProof/>
          </w:rPr>
          <w:t>Hình 10: Kiểm thử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_Toc24298365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94" w:author="HIKARI" w:date="2019-11-10T17:30:00Z">
        <w:r w:rsidR="00A82D96">
          <w:rPr>
            <w:noProof/>
            <w:webHidden/>
          </w:rPr>
          <w:t>28</w:t>
        </w:r>
      </w:ins>
      <w:ins w:id="495" w:author="HIKARI" w:date="2019-11-10T17:11:00Z">
        <w:r>
          <w:rPr>
            <w:noProof/>
            <w:webHidden/>
          </w:rPr>
          <w:fldChar w:fldCharType="end"/>
        </w:r>
        <w:r w:rsidRPr="007368A8">
          <w:rPr>
            <w:rStyle w:val="Hyperlink"/>
            <w:noProof/>
          </w:rPr>
          <w:fldChar w:fldCharType="end"/>
        </w:r>
      </w:ins>
    </w:p>
    <w:p w14:paraId="76FD68A0" w14:textId="7BF43CD5" w:rsidR="00B40D21" w:rsidRDefault="00B40D21" w:rsidP="00B40D21">
      <w:pPr>
        <w:pStyle w:val="TableofFigures"/>
        <w:tabs>
          <w:tab w:val="right" w:leader="dot" w:pos="10358"/>
        </w:tabs>
        <w:spacing w:after="120"/>
        <w:rPr>
          <w:ins w:id="496" w:author="HIKARI" w:date="2019-11-10T17:11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497" w:author="HIKARI" w:date="2019-11-10T17:12:00Z">
          <w:pPr>
            <w:pStyle w:val="TableofFigures"/>
            <w:tabs>
              <w:tab w:val="right" w:leader="dot" w:pos="10358"/>
            </w:tabs>
          </w:pPr>
        </w:pPrChange>
      </w:pPr>
      <w:ins w:id="498" w:author="HIKARI" w:date="2019-11-10T17:11:00Z">
        <w:r w:rsidRPr="007368A8">
          <w:rPr>
            <w:rStyle w:val="Hyperlink"/>
            <w:noProof/>
          </w:rPr>
          <w:fldChar w:fldCharType="begin"/>
        </w:r>
        <w:r w:rsidRPr="007368A8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"_Toc24298366"</w:instrText>
        </w:r>
        <w:r w:rsidRPr="007368A8">
          <w:rPr>
            <w:rStyle w:val="Hyperlink"/>
            <w:noProof/>
          </w:rPr>
          <w:instrText xml:space="preserve"> </w:instrText>
        </w:r>
        <w:r w:rsidRPr="007368A8">
          <w:rPr>
            <w:rStyle w:val="Hyperlink"/>
            <w:noProof/>
          </w:rPr>
        </w:r>
        <w:r w:rsidRPr="007368A8">
          <w:rPr>
            <w:rStyle w:val="Hyperlink"/>
            <w:noProof/>
          </w:rPr>
          <w:fldChar w:fldCharType="separate"/>
        </w:r>
        <w:r w:rsidRPr="007368A8">
          <w:rPr>
            <w:rStyle w:val="Hyperlink"/>
            <w:noProof/>
          </w:rPr>
          <w:t>Hình 11: Kiểm thử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_Toc24298366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99" w:author="HIKARI" w:date="2019-11-10T17:30:00Z">
        <w:r w:rsidR="00A82D96">
          <w:rPr>
            <w:noProof/>
            <w:webHidden/>
          </w:rPr>
          <w:t>28</w:t>
        </w:r>
      </w:ins>
      <w:ins w:id="500" w:author="HIKARI" w:date="2019-11-10T17:11:00Z">
        <w:r>
          <w:rPr>
            <w:noProof/>
            <w:webHidden/>
          </w:rPr>
          <w:fldChar w:fldCharType="end"/>
        </w:r>
        <w:r w:rsidRPr="007368A8">
          <w:rPr>
            <w:rStyle w:val="Hyperlink"/>
            <w:noProof/>
          </w:rPr>
          <w:fldChar w:fldCharType="end"/>
        </w:r>
      </w:ins>
    </w:p>
    <w:p w14:paraId="72A3B417" w14:textId="0ACD733E" w:rsidR="00B40D21" w:rsidRDefault="00B40D21" w:rsidP="00B40D21">
      <w:pPr>
        <w:pStyle w:val="TableofFigures"/>
        <w:tabs>
          <w:tab w:val="right" w:leader="dot" w:pos="10358"/>
        </w:tabs>
        <w:spacing w:after="120"/>
        <w:rPr>
          <w:ins w:id="501" w:author="HIKARI" w:date="2019-11-10T17:11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502" w:author="HIKARI" w:date="2019-11-10T17:12:00Z">
          <w:pPr>
            <w:pStyle w:val="TableofFigures"/>
            <w:tabs>
              <w:tab w:val="right" w:leader="dot" w:pos="10358"/>
            </w:tabs>
          </w:pPr>
        </w:pPrChange>
      </w:pPr>
      <w:ins w:id="503" w:author="HIKARI" w:date="2019-11-10T17:11:00Z">
        <w:r w:rsidRPr="007368A8">
          <w:rPr>
            <w:rStyle w:val="Hyperlink"/>
            <w:noProof/>
          </w:rPr>
          <w:fldChar w:fldCharType="begin"/>
        </w:r>
        <w:r w:rsidRPr="007368A8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"_Toc24298367"</w:instrText>
        </w:r>
        <w:r w:rsidRPr="007368A8">
          <w:rPr>
            <w:rStyle w:val="Hyperlink"/>
            <w:noProof/>
          </w:rPr>
          <w:instrText xml:space="preserve"> </w:instrText>
        </w:r>
        <w:r w:rsidRPr="007368A8">
          <w:rPr>
            <w:rStyle w:val="Hyperlink"/>
            <w:noProof/>
          </w:rPr>
        </w:r>
        <w:r w:rsidRPr="007368A8">
          <w:rPr>
            <w:rStyle w:val="Hyperlink"/>
            <w:noProof/>
          </w:rPr>
          <w:fldChar w:fldCharType="separate"/>
        </w:r>
        <w:r w:rsidRPr="007368A8">
          <w:rPr>
            <w:rStyle w:val="Hyperlink"/>
            <w:noProof/>
          </w:rPr>
          <w:t>Hình 12: Kiểm thử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_Toc24298367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04" w:author="HIKARI" w:date="2019-11-10T17:30:00Z">
        <w:r w:rsidR="00A82D96">
          <w:rPr>
            <w:noProof/>
            <w:webHidden/>
          </w:rPr>
          <w:t>29</w:t>
        </w:r>
      </w:ins>
      <w:ins w:id="505" w:author="HIKARI" w:date="2019-11-10T17:11:00Z">
        <w:r>
          <w:rPr>
            <w:noProof/>
            <w:webHidden/>
          </w:rPr>
          <w:fldChar w:fldCharType="end"/>
        </w:r>
        <w:r w:rsidRPr="007368A8">
          <w:rPr>
            <w:rStyle w:val="Hyperlink"/>
            <w:noProof/>
          </w:rPr>
          <w:fldChar w:fldCharType="end"/>
        </w:r>
      </w:ins>
    </w:p>
    <w:p w14:paraId="48D5981E" w14:textId="0D40BAD6" w:rsidR="005740E2" w:rsidDel="00B40D21" w:rsidRDefault="005740E2" w:rsidP="00B40D21">
      <w:pPr>
        <w:pStyle w:val="TableofFigures"/>
        <w:tabs>
          <w:tab w:val="right" w:leader="dot" w:pos="10358"/>
        </w:tabs>
        <w:spacing w:after="120"/>
        <w:rPr>
          <w:del w:id="506" w:author="HIKARI" w:date="2019-11-10T17:11:00Z"/>
          <w:noProof/>
        </w:rPr>
        <w:pPrChange w:id="507" w:author="HIKARI" w:date="2019-11-10T17:12:00Z">
          <w:pPr>
            <w:pStyle w:val="TableofFigures"/>
            <w:tabs>
              <w:tab w:val="right" w:leader="dot" w:pos="10358"/>
            </w:tabs>
            <w:spacing w:after="120"/>
          </w:pPr>
        </w:pPrChange>
      </w:pPr>
      <w:del w:id="508" w:author="HIKARI" w:date="2019-11-10T17:11:00Z">
        <w:r w:rsidRPr="00B40D21" w:rsidDel="00B40D21">
          <w:rPr>
            <w:noProof/>
            <w:rPrChange w:id="509" w:author="HIKARI" w:date="2019-11-10T17:11:00Z">
              <w:rPr>
                <w:rStyle w:val="Hyperlink"/>
                <w:noProof/>
              </w:rPr>
            </w:rPrChange>
          </w:rPr>
          <w:delText>Hình 1: Mô hình mạng Neural nhân tạo</w:delText>
        </w:r>
        <w:r w:rsidDel="00B40D21">
          <w:rPr>
            <w:noProof/>
            <w:webHidden/>
          </w:rPr>
          <w:tab/>
        </w:r>
        <w:r w:rsidR="009C0A1F" w:rsidDel="00B40D21">
          <w:rPr>
            <w:noProof/>
            <w:webHidden/>
          </w:rPr>
          <w:delText>4</w:delText>
        </w:r>
      </w:del>
    </w:p>
    <w:p w14:paraId="453987E5" w14:textId="3587288B" w:rsidR="005740E2" w:rsidDel="00B40D21" w:rsidRDefault="005740E2" w:rsidP="00B40D21">
      <w:pPr>
        <w:pStyle w:val="TableofFigures"/>
        <w:tabs>
          <w:tab w:val="right" w:leader="dot" w:pos="10358"/>
        </w:tabs>
        <w:spacing w:after="120"/>
        <w:rPr>
          <w:del w:id="510" w:author="HIKARI" w:date="2019-11-10T17:11:00Z"/>
          <w:noProof/>
        </w:rPr>
        <w:pPrChange w:id="511" w:author="HIKARI" w:date="2019-11-10T17:12:00Z">
          <w:pPr>
            <w:pStyle w:val="TableofFigures"/>
            <w:tabs>
              <w:tab w:val="right" w:leader="dot" w:pos="10358"/>
            </w:tabs>
            <w:spacing w:after="120"/>
          </w:pPr>
        </w:pPrChange>
      </w:pPr>
      <w:del w:id="512" w:author="HIKARI" w:date="2019-11-10T17:11:00Z">
        <w:r w:rsidRPr="00B40D21" w:rsidDel="00B40D21">
          <w:rPr>
            <w:noProof/>
            <w:rPrChange w:id="513" w:author="HIKARI" w:date="2019-11-10T17:11:00Z">
              <w:rPr>
                <w:rStyle w:val="Hyperlink"/>
                <w:noProof/>
              </w:rPr>
            </w:rPrChange>
          </w:rPr>
          <w:delText>Hình 2: Use case diagram</w:delText>
        </w:r>
        <w:r w:rsidDel="00B40D21">
          <w:rPr>
            <w:noProof/>
            <w:webHidden/>
          </w:rPr>
          <w:tab/>
        </w:r>
      </w:del>
      <w:del w:id="514" w:author="HIKARI" w:date="2019-11-08T21:26:00Z">
        <w:r w:rsidDel="00D2561B">
          <w:rPr>
            <w:noProof/>
            <w:webHidden/>
          </w:rPr>
          <w:delText>6</w:delText>
        </w:r>
      </w:del>
    </w:p>
    <w:p w14:paraId="4B1F4398" w14:textId="7CB8C142" w:rsidR="005740E2" w:rsidDel="00B40D21" w:rsidRDefault="005740E2" w:rsidP="00B40D21">
      <w:pPr>
        <w:pStyle w:val="TableofFigures"/>
        <w:tabs>
          <w:tab w:val="right" w:leader="dot" w:pos="10358"/>
        </w:tabs>
        <w:spacing w:after="120"/>
        <w:rPr>
          <w:del w:id="515" w:author="HIKARI" w:date="2019-11-10T17:11:00Z"/>
          <w:noProof/>
        </w:rPr>
        <w:pPrChange w:id="516" w:author="HIKARI" w:date="2019-11-10T17:12:00Z">
          <w:pPr>
            <w:pStyle w:val="TableofFigures"/>
            <w:tabs>
              <w:tab w:val="right" w:leader="dot" w:pos="10358"/>
            </w:tabs>
            <w:spacing w:after="120"/>
          </w:pPr>
        </w:pPrChange>
      </w:pPr>
      <w:del w:id="517" w:author="HIKARI" w:date="2019-11-10T17:11:00Z">
        <w:r w:rsidRPr="00B40D21" w:rsidDel="00B40D21">
          <w:rPr>
            <w:noProof/>
            <w:rPrChange w:id="518" w:author="HIKARI" w:date="2019-11-10T17:11:00Z">
              <w:rPr>
                <w:rStyle w:val="Hyperlink"/>
                <w:noProof/>
              </w:rPr>
            </w:rPrChange>
          </w:rPr>
          <w:delText>Hình 3: Minh hoạ dữ liệu đầu vào.</w:delText>
        </w:r>
        <w:r w:rsidDel="00B40D21">
          <w:rPr>
            <w:noProof/>
            <w:webHidden/>
          </w:rPr>
          <w:tab/>
        </w:r>
        <w:r w:rsidR="009C0A1F" w:rsidDel="00B40D21">
          <w:rPr>
            <w:noProof/>
            <w:webHidden/>
          </w:rPr>
          <w:delText>6</w:delText>
        </w:r>
      </w:del>
    </w:p>
    <w:p w14:paraId="0970EB2C" w14:textId="1D2B215C" w:rsidR="005740E2" w:rsidDel="00B40D21" w:rsidRDefault="005740E2" w:rsidP="00B40D21">
      <w:pPr>
        <w:pStyle w:val="TableofFigures"/>
        <w:tabs>
          <w:tab w:val="right" w:leader="dot" w:pos="10358"/>
        </w:tabs>
        <w:spacing w:after="120"/>
        <w:rPr>
          <w:del w:id="519" w:author="HIKARI" w:date="2019-11-10T17:11:00Z"/>
          <w:noProof/>
        </w:rPr>
        <w:pPrChange w:id="520" w:author="HIKARI" w:date="2019-11-10T17:12:00Z">
          <w:pPr>
            <w:pStyle w:val="TableofFigures"/>
            <w:tabs>
              <w:tab w:val="right" w:leader="dot" w:pos="10358"/>
            </w:tabs>
            <w:spacing w:after="120"/>
          </w:pPr>
        </w:pPrChange>
      </w:pPr>
      <w:del w:id="521" w:author="HIKARI" w:date="2019-11-10T17:11:00Z">
        <w:r w:rsidRPr="00B40D21" w:rsidDel="00B40D21">
          <w:rPr>
            <w:noProof/>
            <w:rPrChange w:id="522" w:author="HIKARI" w:date="2019-11-10T17:11:00Z">
              <w:rPr>
                <w:rStyle w:val="Hyperlink"/>
                <w:noProof/>
              </w:rPr>
            </w:rPrChange>
          </w:rPr>
          <w:delText>Hình 4: Minh hoạ dữ liệu trả ra.</w:delText>
        </w:r>
        <w:r w:rsidDel="00B40D21">
          <w:rPr>
            <w:noProof/>
            <w:webHidden/>
          </w:rPr>
          <w:tab/>
        </w:r>
      </w:del>
      <w:del w:id="523" w:author="HIKARI" w:date="2019-11-08T21:26:00Z">
        <w:r w:rsidDel="00D2561B">
          <w:rPr>
            <w:noProof/>
            <w:webHidden/>
          </w:rPr>
          <w:delText>7</w:delText>
        </w:r>
      </w:del>
    </w:p>
    <w:p w14:paraId="4BFABF5D" w14:textId="0E9CEB78" w:rsidR="005740E2" w:rsidDel="00B40D21" w:rsidRDefault="005740E2" w:rsidP="00B40D21">
      <w:pPr>
        <w:pStyle w:val="TableofFigures"/>
        <w:tabs>
          <w:tab w:val="right" w:leader="dot" w:pos="10358"/>
        </w:tabs>
        <w:spacing w:after="120"/>
        <w:rPr>
          <w:del w:id="524" w:author="HIKARI" w:date="2019-11-10T17:11:00Z"/>
          <w:noProof/>
        </w:rPr>
        <w:pPrChange w:id="525" w:author="HIKARI" w:date="2019-11-10T17:12:00Z">
          <w:pPr>
            <w:pStyle w:val="TableofFigures"/>
            <w:tabs>
              <w:tab w:val="right" w:leader="dot" w:pos="10358"/>
            </w:tabs>
            <w:spacing w:after="120"/>
          </w:pPr>
        </w:pPrChange>
      </w:pPr>
      <w:del w:id="526" w:author="HIKARI" w:date="2019-11-10T17:11:00Z">
        <w:r w:rsidRPr="00B40D21" w:rsidDel="00B40D21">
          <w:rPr>
            <w:noProof/>
            <w:rPrChange w:id="527" w:author="HIKARI" w:date="2019-11-10T17:11:00Z">
              <w:rPr>
                <w:rStyle w:val="Hyperlink"/>
                <w:noProof/>
              </w:rPr>
            </w:rPrChange>
          </w:rPr>
          <w:delText>Hình 5: Cấu trúc file script mô tả một layer trong Model Tensorflow ANN</w:delText>
        </w:r>
        <w:r w:rsidDel="00B40D21">
          <w:rPr>
            <w:noProof/>
            <w:webHidden/>
          </w:rPr>
          <w:tab/>
        </w:r>
        <w:r w:rsidR="009C0A1F" w:rsidDel="00B40D21">
          <w:rPr>
            <w:noProof/>
            <w:webHidden/>
          </w:rPr>
          <w:delText>9</w:delText>
        </w:r>
      </w:del>
    </w:p>
    <w:p w14:paraId="6D8C3E74" w14:textId="1AAB7721" w:rsidR="005740E2" w:rsidDel="00B40D21" w:rsidRDefault="005740E2" w:rsidP="00B40D21">
      <w:pPr>
        <w:pStyle w:val="TableofFigures"/>
        <w:tabs>
          <w:tab w:val="right" w:leader="dot" w:pos="10358"/>
        </w:tabs>
        <w:spacing w:after="120"/>
        <w:rPr>
          <w:del w:id="528" w:author="HIKARI" w:date="2019-11-10T17:11:00Z"/>
          <w:noProof/>
        </w:rPr>
        <w:pPrChange w:id="529" w:author="HIKARI" w:date="2019-11-10T17:12:00Z">
          <w:pPr>
            <w:pStyle w:val="TableofFigures"/>
            <w:tabs>
              <w:tab w:val="right" w:leader="dot" w:pos="10358"/>
            </w:tabs>
            <w:spacing w:after="120"/>
          </w:pPr>
        </w:pPrChange>
      </w:pPr>
      <w:del w:id="530" w:author="HIKARI" w:date="2019-11-10T17:11:00Z">
        <w:r w:rsidRPr="00B40D21" w:rsidDel="00B40D21">
          <w:rPr>
            <w:noProof/>
            <w:rPrChange w:id="531" w:author="HIKARI" w:date="2019-11-10T17:11:00Z">
              <w:rPr>
                <w:rStyle w:val="Hyperlink"/>
                <w:noProof/>
              </w:rPr>
            </w:rPrChange>
          </w:rPr>
          <w:delText>Hình 6: Giao diện phần mềm</w:delText>
        </w:r>
        <w:r w:rsidDel="00B40D21">
          <w:rPr>
            <w:noProof/>
            <w:webHidden/>
          </w:rPr>
          <w:tab/>
        </w:r>
      </w:del>
      <w:del w:id="532" w:author="HIKARI" w:date="2019-11-08T21:26:00Z">
        <w:r w:rsidDel="00D2561B">
          <w:rPr>
            <w:noProof/>
            <w:webHidden/>
          </w:rPr>
          <w:delText>11</w:delText>
        </w:r>
      </w:del>
    </w:p>
    <w:p w14:paraId="3844E905" w14:textId="3F05E303" w:rsidR="005740E2" w:rsidDel="00B40D21" w:rsidRDefault="005740E2" w:rsidP="00B40D21">
      <w:pPr>
        <w:pStyle w:val="TableofFigures"/>
        <w:tabs>
          <w:tab w:val="right" w:leader="dot" w:pos="10358"/>
        </w:tabs>
        <w:spacing w:after="120"/>
        <w:rPr>
          <w:del w:id="533" w:author="HIKARI" w:date="2019-11-10T17:11:00Z"/>
          <w:noProof/>
        </w:rPr>
        <w:pPrChange w:id="534" w:author="HIKARI" w:date="2019-11-10T17:12:00Z">
          <w:pPr>
            <w:pStyle w:val="TableofFigures"/>
            <w:tabs>
              <w:tab w:val="right" w:leader="dot" w:pos="10358"/>
            </w:tabs>
            <w:spacing w:after="120"/>
          </w:pPr>
        </w:pPrChange>
      </w:pPr>
      <w:del w:id="535" w:author="HIKARI" w:date="2019-11-10T17:11:00Z">
        <w:r w:rsidRPr="00B40D21" w:rsidDel="00B40D21">
          <w:rPr>
            <w:noProof/>
            <w:rPrChange w:id="536" w:author="HIKARI" w:date="2019-11-10T17:11:00Z">
              <w:rPr>
                <w:rStyle w:val="Hyperlink"/>
                <w:noProof/>
              </w:rPr>
            </w:rPrChange>
          </w:rPr>
          <w:delText>Hình 7: UML Diagram biểu diễn các lớp trong phần mềm.</w:delText>
        </w:r>
        <w:r w:rsidDel="00B40D21">
          <w:rPr>
            <w:noProof/>
            <w:webHidden/>
          </w:rPr>
          <w:tab/>
        </w:r>
      </w:del>
      <w:del w:id="537" w:author="HIKARI" w:date="2019-11-09T21:18:00Z">
        <w:r w:rsidR="00D2561B" w:rsidDel="009C0A1F">
          <w:rPr>
            <w:noProof/>
            <w:webHidden/>
          </w:rPr>
          <w:delText>16</w:delText>
        </w:r>
      </w:del>
    </w:p>
    <w:p w14:paraId="31D08541" w14:textId="46AC287A" w:rsidR="00F96C7E" w:rsidRPr="00E24C10" w:rsidRDefault="005740E2" w:rsidP="00B40D21">
      <w:pPr>
        <w:rPr>
          <w:b w:val="0"/>
          <w:i/>
          <w:szCs w:val="26"/>
        </w:rPr>
        <w:pPrChange w:id="538" w:author="HIKARI" w:date="2019-11-10T17:12:00Z">
          <w:pPr/>
        </w:pPrChange>
      </w:pPr>
      <w:r>
        <w:rPr>
          <w:b w:val="0"/>
          <w:i/>
          <w:szCs w:val="26"/>
        </w:rPr>
        <w:fldChar w:fldCharType="end"/>
      </w:r>
    </w:p>
    <w:p w14:paraId="2794E562" w14:textId="77777777" w:rsidR="00F96C7E" w:rsidRPr="00E24C10" w:rsidRDefault="00F96C7E" w:rsidP="00F96C7E">
      <w:pPr>
        <w:rPr>
          <w:b w:val="0"/>
          <w:i/>
          <w:szCs w:val="26"/>
        </w:rPr>
      </w:pPr>
    </w:p>
    <w:p w14:paraId="1630A11E" w14:textId="77777777" w:rsidR="00F96C7E" w:rsidRPr="00E24C10" w:rsidRDefault="00F96C7E" w:rsidP="00F96C7E">
      <w:pPr>
        <w:rPr>
          <w:b w:val="0"/>
          <w:i/>
          <w:szCs w:val="26"/>
        </w:rPr>
      </w:pPr>
    </w:p>
    <w:p w14:paraId="62A1BE6F" w14:textId="77777777" w:rsidR="00D94C2B" w:rsidRPr="00E24C10" w:rsidRDefault="00D94C2B" w:rsidP="00F96C7E">
      <w:pPr>
        <w:rPr>
          <w:b w:val="0"/>
          <w:szCs w:val="26"/>
        </w:rPr>
      </w:pPr>
    </w:p>
    <w:p w14:paraId="72138D8D" w14:textId="77777777" w:rsidR="00D94C2B" w:rsidRPr="00E24C10" w:rsidRDefault="00D94C2B" w:rsidP="00D94C2B">
      <w:pPr>
        <w:jc w:val="center"/>
        <w:rPr>
          <w:b w:val="0"/>
          <w:sz w:val="36"/>
        </w:rPr>
      </w:pPr>
    </w:p>
    <w:p w14:paraId="732A4345" w14:textId="77777777" w:rsidR="00D94C2B" w:rsidRPr="00E24C10" w:rsidRDefault="00D94C2B" w:rsidP="00D94C2B">
      <w:pPr>
        <w:jc w:val="center"/>
        <w:rPr>
          <w:b w:val="0"/>
          <w:sz w:val="36"/>
        </w:rPr>
      </w:pPr>
    </w:p>
    <w:p w14:paraId="3763A162" w14:textId="77777777" w:rsidR="00D94C2B" w:rsidRPr="00E24C10" w:rsidRDefault="00D94C2B" w:rsidP="00D94C2B">
      <w:pPr>
        <w:jc w:val="center"/>
        <w:rPr>
          <w:b w:val="0"/>
          <w:sz w:val="36"/>
        </w:rPr>
      </w:pPr>
    </w:p>
    <w:p w14:paraId="0432F510" w14:textId="77777777" w:rsidR="00D94C2B" w:rsidRPr="00E24C10" w:rsidRDefault="00D94C2B" w:rsidP="00D94C2B">
      <w:pPr>
        <w:jc w:val="center"/>
        <w:rPr>
          <w:b w:val="0"/>
          <w:sz w:val="36"/>
        </w:rPr>
      </w:pPr>
    </w:p>
    <w:p w14:paraId="31F00CBA" w14:textId="77777777" w:rsidR="00D94C2B" w:rsidRPr="00E24C10" w:rsidRDefault="00D94C2B" w:rsidP="00D94C2B">
      <w:pPr>
        <w:jc w:val="center"/>
        <w:rPr>
          <w:b w:val="0"/>
          <w:sz w:val="36"/>
        </w:rPr>
      </w:pPr>
    </w:p>
    <w:p w14:paraId="612511F6" w14:textId="77777777" w:rsidR="00D94C2B" w:rsidRPr="00E24C10" w:rsidDel="00B40D21" w:rsidRDefault="00D94C2B" w:rsidP="00D94C2B">
      <w:pPr>
        <w:jc w:val="center"/>
        <w:rPr>
          <w:del w:id="539" w:author="HIKARI" w:date="2019-11-10T17:12:00Z"/>
          <w:b w:val="0"/>
          <w:sz w:val="36"/>
        </w:rPr>
      </w:pPr>
    </w:p>
    <w:p w14:paraId="662EF4C3" w14:textId="77777777" w:rsidR="00D94C2B" w:rsidRPr="00E24C10" w:rsidDel="00B40D21" w:rsidRDefault="00D94C2B" w:rsidP="00D94C2B">
      <w:pPr>
        <w:jc w:val="center"/>
        <w:rPr>
          <w:del w:id="540" w:author="HIKARI" w:date="2019-11-10T17:12:00Z"/>
          <w:b w:val="0"/>
          <w:sz w:val="36"/>
        </w:rPr>
      </w:pPr>
    </w:p>
    <w:p w14:paraId="3270DA59" w14:textId="0E65C358" w:rsidR="00D94C2B" w:rsidRPr="00E24C10" w:rsidDel="00B40D21" w:rsidRDefault="00D94C2B" w:rsidP="00D94C2B">
      <w:pPr>
        <w:jc w:val="center"/>
        <w:rPr>
          <w:del w:id="541" w:author="HIKARI" w:date="2019-11-10T17:12:00Z"/>
          <w:b w:val="0"/>
          <w:sz w:val="36"/>
        </w:rPr>
      </w:pPr>
    </w:p>
    <w:p w14:paraId="0C945A4A" w14:textId="08C0DB1D" w:rsidR="0008475D" w:rsidRPr="00E24C10" w:rsidRDefault="0008475D" w:rsidP="0008475D">
      <w:pPr>
        <w:tabs>
          <w:tab w:val="left" w:pos="9414"/>
        </w:tabs>
      </w:pPr>
    </w:p>
    <w:p w14:paraId="183D88E9" w14:textId="2CE953B9" w:rsidR="00386118" w:rsidRPr="00E24C10" w:rsidRDefault="0048368C" w:rsidP="0048368C">
      <w:pPr>
        <w:pStyle w:val="Heading1"/>
        <w:spacing w:before="0"/>
        <w:rPr>
          <w:rFonts w:cs="Times New Roman"/>
        </w:rPr>
      </w:pPr>
      <w:bookmarkStart w:id="542" w:name="_Toc531431820"/>
      <w:bookmarkStart w:id="543" w:name="_Toc24298306"/>
      <w:proofErr w:type="spellStart"/>
      <w:r>
        <w:rPr>
          <w:rFonts w:cs="Times New Roman"/>
        </w:rPr>
        <w:lastRenderedPageBreak/>
        <w:t>D</w:t>
      </w:r>
      <w:r w:rsidRPr="00E24C10">
        <w:rPr>
          <w:rFonts w:cs="Times New Roman"/>
        </w:rPr>
        <w:t>anh</w:t>
      </w:r>
      <w:proofErr w:type="spellEnd"/>
      <w:r w:rsidRPr="00E24C10">
        <w:rPr>
          <w:rFonts w:cs="Times New Roman"/>
        </w:rPr>
        <w:t xml:space="preserve"> </w:t>
      </w:r>
      <w:proofErr w:type="spellStart"/>
      <w:r w:rsidRPr="00E24C10">
        <w:rPr>
          <w:rFonts w:cs="Times New Roman"/>
        </w:rPr>
        <w:t>mục</w:t>
      </w:r>
      <w:proofErr w:type="spellEnd"/>
      <w:r w:rsidRPr="00E24C10">
        <w:rPr>
          <w:rFonts w:cs="Times New Roman"/>
        </w:rPr>
        <w:t xml:space="preserve"> </w:t>
      </w:r>
      <w:proofErr w:type="spellStart"/>
      <w:r w:rsidRPr="00E24C10">
        <w:rPr>
          <w:rFonts w:cs="Times New Roman"/>
        </w:rPr>
        <w:t>các</w:t>
      </w:r>
      <w:proofErr w:type="spellEnd"/>
      <w:r w:rsidRPr="00E24C10">
        <w:rPr>
          <w:rFonts w:cs="Times New Roman"/>
        </w:rPr>
        <w:t xml:space="preserve"> </w:t>
      </w:r>
      <w:proofErr w:type="spellStart"/>
      <w:r w:rsidRPr="00E24C10">
        <w:rPr>
          <w:rFonts w:cs="Times New Roman"/>
        </w:rPr>
        <w:t>bảng</w:t>
      </w:r>
      <w:bookmarkEnd w:id="542"/>
      <w:bookmarkEnd w:id="543"/>
      <w:proofErr w:type="spellEnd"/>
    </w:p>
    <w:p w14:paraId="26C70144" w14:textId="2E64269C" w:rsidR="00B40D21" w:rsidRDefault="008019A6" w:rsidP="00906A68">
      <w:pPr>
        <w:pStyle w:val="TableofFigures"/>
        <w:tabs>
          <w:tab w:val="right" w:leader="dot" w:pos="10358"/>
        </w:tabs>
        <w:spacing w:after="120"/>
        <w:rPr>
          <w:ins w:id="544" w:author="HIKARI" w:date="2019-11-10T17:12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545" w:author="HIKARI" w:date="2019-11-10T17:14:00Z">
          <w:pPr>
            <w:pStyle w:val="TableofFigures"/>
            <w:tabs>
              <w:tab w:val="right" w:leader="dot" w:pos="10358"/>
            </w:tabs>
          </w:pPr>
        </w:pPrChange>
      </w:pPr>
      <w:r>
        <w:rPr>
          <w:b w:val="0"/>
          <w:i/>
          <w:szCs w:val="26"/>
        </w:rPr>
        <w:fldChar w:fldCharType="begin"/>
      </w:r>
      <w:r>
        <w:rPr>
          <w:b w:val="0"/>
          <w:i/>
          <w:szCs w:val="26"/>
        </w:rPr>
        <w:instrText xml:space="preserve"> TOC \h \z \c "Bảng" </w:instrText>
      </w:r>
      <w:r>
        <w:rPr>
          <w:b w:val="0"/>
          <w:i/>
          <w:szCs w:val="26"/>
        </w:rPr>
        <w:fldChar w:fldCharType="separate"/>
      </w:r>
      <w:ins w:id="546" w:author="HIKARI" w:date="2019-11-10T17:12:00Z">
        <w:r w:rsidR="00B40D21" w:rsidRPr="00730012">
          <w:rPr>
            <w:rStyle w:val="Hyperlink"/>
            <w:noProof/>
          </w:rPr>
          <w:fldChar w:fldCharType="begin"/>
        </w:r>
        <w:r w:rsidR="00B40D21" w:rsidRPr="00730012">
          <w:rPr>
            <w:rStyle w:val="Hyperlink"/>
            <w:noProof/>
          </w:rPr>
          <w:instrText xml:space="preserve"> </w:instrText>
        </w:r>
        <w:r w:rsidR="00B40D21">
          <w:rPr>
            <w:noProof/>
          </w:rPr>
          <w:instrText>HYPERLINK \l "_Toc24298368"</w:instrText>
        </w:r>
        <w:r w:rsidR="00B40D21" w:rsidRPr="00730012">
          <w:rPr>
            <w:rStyle w:val="Hyperlink"/>
            <w:noProof/>
          </w:rPr>
          <w:instrText xml:space="preserve"> </w:instrText>
        </w:r>
        <w:r w:rsidR="00B40D21" w:rsidRPr="00730012">
          <w:rPr>
            <w:rStyle w:val="Hyperlink"/>
            <w:noProof/>
          </w:rPr>
        </w:r>
        <w:r w:rsidR="00B40D21" w:rsidRPr="00730012">
          <w:rPr>
            <w:rStyle w:val="Hyperlink"/>
            <w:noProof/>
          </w:rPr>
          <w:fldChar w:fldCharType="separate"/>
        </w:r>
        <w:r w:rsidR="00B40D21" w:rsidRPr="00730012">
          <w:rPr>
            <w:rStyle w:val="Hyperlink"/>
            <w:noProof/>
          </w:rPr>
          <w:t>Bảng 1: Kế hoạch theo tuần</w:t>
        </w:r>
        <w:r w:rsidR="00B40D21">
          <w:rPr>
            <w:noProof/>
            <w:webHidden/>
          </w:rPr>
          <w:tab/>
        </w:r>
        <w:r w:rsidR="00B40D21">
          <w:rPr>
            <w:noProof/>
            <w:webHidden/>
          </w:rPr>
          <w:fldChar w:fldCharType="begin"/>
        </w:r>
        <w:r w:rsidR="00B40D21">
          <w:rPr>
            <w:noProof/>
            <w:webHidden/>
          </w:rPr>
          <w:instrText xml:space="preserve"> PAGEREF _Toc24298368 \h </w:instrText>
        </w:r>
        <w:r w:rsidR="00B40D21">
          <w:rPr>
            <w:noProof/>
            <w:webHidden/>
          </w:rPr>
        </w:r>
      </w:ins>
      <w:r w:rsidR="00B40D21">
        <w:rPr>
          <w:noProof/>
          <w:webHidden/>
        </w:rPr>
        <w:fldChar w:fldCharType="separate"/>
      </w:r>
      <w:ins w:id="547" w:author="HIKARI" w:date="2019-11-10T17:31:00Z">
        <w:r w:rsidR="00A82D96">
          <w:rPr>
            <w:noProof/>
            <w:webHidden/>
          </w:rPr>
          <w:t>8</w:t>
        </w:r>
      </w:ins>
      <w:ins w:id="548" w:author="HIKARI" w:date="2019-11-10T17:12:00Z">
        <w:r w:rsidR="00B40D21">
          <w:rPr>
            <w:noProof/>
            <w:webHidden/>
          </w:rPr>
          <w:fldChar w:fldCharType="end"/>
        </w:r>
        <w:r w:rsidR="00B40D21" w:rsidRPr="00730012">
          <w:rPr>
            <w:rStyle w:val="Hyperlink"/>
            <w:noProof/>
          </w:rPr>
          <w:fldChar w:fldCharType="end"/>
        </w:r>
      </w:ins>
    </w:p>
    <w:p w14:paraId="3B884573" w14:textId="0CBB109B" w:rsidR="00B40D21" w:rsidRDefault="00B40D21" w:rsidP="00906A68">
      <w:pPr>
        <w:pStyle w:val="TableofFigures"/>
        <w:tabs>
          <w:tab w:val="right" w:leader="dot" w:pos="10358"/>
        </w:tabs>
        <w:spacing w:after="120"/>
        <w:rPr>
          <w:ins w:id="549" w:author="HIKARI" w:date="2019-11-10T17:12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550" w:author="HIKARI" w:date="2019-11-10T17:14:00Z">
          <w:pPr>
            <w:pStyle w:val="TableofFigures"/>
            <w:tabs>
              <w:tab w:val="right" w:leader="dot" w:pos="10358"/>
            </w:tabs>
          </w:pPr>
        </w:pPrChange>
      </w:pPr>
      <w:ins w:id="551" w:author="HIKARI" w:date="2019-11-10T17:12:00Z">
        <w:r w:rsidRPr="00730012">
          <w:rPr>
            <w:rStyle w:val="Hyperlink"/>
            <w:noProof/>
          </w:rPr>
          <w:fldChar w:fldCharType="begin"/>
        </w:r>
        <w:r w:rsidRPr="0073001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"_Toc24298369"</w:instrText>
        </w:r>
        <w:r w:rsidRPr="00730012">
          <w:rPr>
            <w:rStyle w:val="Hyperlink"/>
            <w:noProof/>
          </w:rPr>
          <w:instrText xml:space="preserve"> </w:instrText>
        </w:r>
        <w:r w:rsidRPr="00730012">
          <w:rPr>
            <w:rStyle w:val="Hyperlink"/>
            <w:noProof/>
          </w:rPr>
        </w:r>
        <w:r w:rsidRPr="00730012">
          <w:rPr>
            <w:rStyle w:val="Hyperlink"/>
            <w:noProof/>
          </w:rPr>
          <w:fldChar w:fldCharType="separate"/>
        </w:r>
        <w:r w:rsidRPr="00730012">
          <w:rPr>
            <w:rStyle w:val="Hyperlink"/>
            <w:noProof/>
          </w:rPr>
          <w:t>Bảng 2: Phân công công việc &amp; đóp góp của mỗi sinh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_Toc24298369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52" w:author="HIKARI" w:date="2019-11-10T17:31:00Z">
        <w:r w:rsidR="00A82D96">
          <w:rPr>
            <w:noProof/>
            <w:webHidden/>
          </w:rPr>
          <w:t>8</w:t>
        </w:r>
      </w:ins>
      <w:ins w:id="553" w:author="HIKARI" w:date="2019-11-10T17:12:00Z">
        <w:r>
          <w:rPr>
            <w:noProof/>
            <w:webHidden/>
          </w:rPr>
          <w:fldChar w:fldCharType="end"/>
        </w:r>
        <w:r w:rsidRPr="00730012">
          <w:rPr>
            <w:rStyle w:val="Hyperlink"/>
            <w:noProof/>
          </w:rPr>
          <w:fldChar w:fldCharType="end"/>
        </w:r>
      </w:ins>
    </w:p>
    <w:p w14:paraId="75DD2C02" w14:textId="546F0CB4" w:rsidR="00B40D21" w:rsidRDefault="00B40D21" w:rsidP="00906A68">
      <w:pPr>
        <w:pStyle w:val="TableofFigures"/>
        <w:tabs>
          <w:tab w:val="right" w:leader="dot" w:pos="10358"/>
        </w:tabs>
        <w:spacing w:after="120"/>
        <w:rPr>
          <w:ins w:id="554" w:author="HIKARI" w:date="2019-11-10T17:12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555" w:author="HIKARI" w:date="2019-11-10T17:14:00Z">
          <w:pPr>
            <w:pStyle w:val="TableofFigures"/>
            <w:tabs>
              <w:tab w:val="right" w:leader="dot" w:pos="10358"/>
            </w:tabs>
          </w:pPr>
        </w:pPrChange>
      </w:pPr>
      <w:ins w:id="556" w:author="HIKARI" w:date="2019-11-10T17:12:00Z">
        <w:r w:rsidRPr="00730012">
          <w:rPr>
            <w:rStyle w:val="Hyperlink"/>
            <w:noProof/>
          </w:rPr>
          <w:fldChar w:fldCharType="begin"/>
        </w:r>
        <w:r w:rsidRPr="0073001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"_Toc24298370"</w:instrText>
        </w:r>
        <w:r w:rsidRPr="00730012">
          <w:rPr>
            <w:rStyle w:val="Hyperlink"/>
            <w:noProof/>
          </w:rPr>
          <w:instrText xml:space="preserve"> </w:instrText>
        </w:r>
        <w:r w:rsidRPr="00730012">
          <w:rPr>
            <w:rStyle w:val="Hyperlink"/>
            <w:noProof/>
          </w:rPr>
        </w:r>
        <w:r w:rsidRPr="00730012">
          <w:rPr>
            <w:rStyle w:val="Hyperlink"/>
            <w:noProof/>
          </w:rPr>
          <w:fldChar w:fldCharType="separate"/>
        </w:r>
        <w:r w:rsidRPr="00730012">
          <w:rPr>
            <w:rStyle w:val="Hyperlink"/>
            <w:noProof/>
          </w:rPr>
          <w:t>Bảng 3: Đặc tả 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_Toc24298370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57" w:author="HIKARI" w:date="2019-11-10T17:31:00Z">
        <w:r w:rsidR="00A82D96">
          <w:rPr>
            <w:noProof/>
            <w:webHidden/>
          </w:rPr>
          <w:t>11</w:t>
        </w:r>
      </w:ins>
      <w:ins w:id="558" w:author="HIKARI" w:date="2019-11-10T17:12:00Z">
        <w:r>
          <w:rPr>
            <w:noProof/>
            <w:webHidden/>
          </w:rPr>
          <w:fldChar w:fldCharType="end"/>
        </w:r>
        <w:r w:rsidRPr="00730012">
          <w:rPr>
            <w:rStyle w:val="Hyperlink"/>
            <w:noProof/>
          </w:rPr>
          <w:fldChar w:fldCharType="end"/>
        </w:r>
      </w:ins>
    </w:p>
    <w:p w14:paraId="40EE43C2" w14:textId="1BA9CA98" w:rsidR="00B40D21" w:rsidRDefault="00B40D21" w:rsidP="00906A68">
      <w:pPr>
        <w:pStyle w:val="TableofFigures"/>
        <w:tabs>
          <w:tab w:val="right" w:leader="dot" w:pos="10358"/>
        </w:tabs>
        <w:spacing w:after="120"/>
        <w:rPr>
          <w:ins w:id="559" w:author="HIKARI" w:date="2019-11-10T17:12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560" w:author="HIKARI" w:date="2019-11-10T17:14:00Z">
          <w:pPr>
            <w:pStyle w:val="TableofFigures"/>
            <w:tabs>
              <w:tab w:val="right" w:leader="dot" w:pos="10358"/>
            </w:tabs>
          </w:pPr>
        </w:pPrChange>
      </w:pPr>
      <w:ins w:id="561" w:author="HIKARI" w:date="2019-11-10T17:12:00Z">
        <w:r w:rsidRPr="00730012">
          <w:rPr>
            <w:rStyle w:val="Hyperlink"/>
            <w:noProof/>
          </w:rPr>
          <w:fldChar w:fldCharType="begin"/>
        </w:r>
        <w:r w:rsidRPr="0073001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"_Toc24298371"</w:instrText>
        </w:r>
        <w:r w:rsidRPr="00730012">
          <w:rPr>
            <w:rStyle w:val="Hyperlink"/>
            <w:noProof/>
          </w:rPr>
          <w:instrText xml:space="preserve"> </w:instrText>
        </w:r>
        <w:r w:rsidRPr="00730012">
          <w:rPr>
            <w:rStyle w:val="Hyperlink"/>
            <w:noProof/>
          </w:rPr>
        </w:r>
        <w:r w:rsidRPr="00730012">
          <w:rPr>
            <w:rStyle w:val="Hyperlink"/>
            <w:noProof/>
          </w:rPr>
          <w:fldChar w:fldCharType="separate"/>
        </w:r>
        <w:r w:rsidRPr="00730012">
          <w:rPr>
            <w:rStyle w:val="Hyperlink"/>
            <w:noProof/>
          </w:rPr>
          <w:t>Bảng 4: Các Class và Attributes ứng với các layer.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_Toc24298371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62" w:author="HIKARI" w:date="2019-11-10T17:31:00Z">
        <w:r w:rsidR="00A82D96">
          <w:rPr>
            <w:noProof/>
            <w:webHidden/>
          </w:rPr>
          <w:t>15</w:t>
        </w:r>
      </w:ins>
      <w:ins w:id="563" w:author="HIKARI" w:date="2019-11-10T17:12:00Z">
        <w:r>
          <w:rPr>
            <w:noProof/>
            <w:webHidden/>
          </w:rPr>
          <w:fldChar w:fldCharType="end"/>
        </w:r>
        <w:r w:rsidRPr="00730012">
          <w:rPr>
            <w:rStyle w:val="Hyperlink"/>
            <w:noProof/>
          </w:rPr>
          <w:fldChar w:fldCharType="end"/>
        </w:r>
      </w:ins>
    </w:p>
    <w:p w14:paraId="0FAA4D36" w14:textId="03B5290C" w:rsidR="00B40D21" w:rsidRDefault="00B40D21" w:rsidP="00906A68">
      <w:pPr>
        <w:pStyle w:val="TableofFigures"/>
        <w:tabs>
          <w:tab w:val="right" w:leader="dot" w:pos="10358"/>
        </w:tabs>
        <w:spacing w:after="120"/>
        <w:rPr>
          <w:ins w:id="564" w:author="HIKARI" w:date="2019-11-10T17:12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565" w:author="HIKARI" w:date="2019-11-10T17:14:00Z">
          <w:pPr>
            <w:pStyle w:val="TableofFigures"/>
            <w:tabs>
              <w:tab w:val="right" w:leader="dot" w:pos="10358"/>
            </w:tabs>
          </w:pPr>
        </w:pPrChange>
      </w:pPr>
      <w:ins w:id="566" w:author="HIKARI" w:date="2019-11-10T17:12:00Z">
        <w:r w:rsidRPr="00730012">
          <w:rPr>
            <w:rStyle w:val="Hyperlink"/>
            <w:noProof/>
          </w:rPr>
          <w:fldChar w:fldCharType="begin"/>
        </w:r>
        <w:r w:rsidRPr="0073001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"_Toc24298372"</w:instrText>
        </w:r>
        <w:r w:rsidRPr="00730012">
          <w:rPr>
            <w:rStyle w:val="Hyperlink"/>
            <w:noProof/>
          </w:rPr>
          <w:instrText xml:space="preserve"> </w:instrText>
        </w:r>
        <w:r w:rsidRPr="00730012">
          <w:rPr>
            <w:rStyle w:val="Hyperlink"/>
            <w:noProof/>
          </w:rPr>
        </w:r>
        <w:r w:rsidRPr="00730012">
          <w:rPr>
            <w:rStyle w:val="Hyperlink"/>
            <w:noProof/>
          </w:rPr>
          <w:fldChar w:fldCharType="separate"/>
        </w:r>
        <w:r w:rsidRPr="00730012">
          <w:rPr>
            <w:rStyle w:val="Hyperlink"/>
            <w:noProof/>
          </w:rPr>
          <w:t>Bảng 5: Chi tiết chức năng các layer trong ANN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_Toc24298372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67" w:author="HIKARI" w:date="2019-11-10T17:31:00Z">
        <w:r w:rsidR="00A82D96">
          <w:rPr>
            <w:noProof/>
            <w:webHidden/>
          </w:rPr>
          <w:t>16</w:t>
        </w:r>
      </w:ins>
      <w:ins w:id="568" w:author="HIKARI" w:date="2019-11-10T17:12:00Z">
        <w:r>
          <w:rPr>
            <w:noProof/>
            <w:webHidden/>
          </w:rPr>
          <w:fldChar w:fldCharType="end"/>
        </w:r>
        <w:r w:rsidRPr="00730012">
          <w:rPr>
            <w:rStyle w:val="Hyperlink"/>
            <w:noProof/>
          </w:rPr>
          <w:fldChar w:fldCharType="end"/>
        </w:r>
      </w:ins>
    </w:p>
    <w:p w14:paraId="1360BB08" w14:textId="554EBD1A" w:rsidR="00B40D21" w:rsidRDefault="00B40D21" w:rsidP="00906A68">
      <w:pPr>
        <w:pStyle w:val="TableofFigures"/>
        <w:tabs>
          <w:tab w:val="right" w:leader="dot" w:pos="10358"/>
        </w:tabs>
        <w:spacing w:after="120"/>
        <w:rPr>
          <w:ins w:id="569" w:author="HIKARI" w:date="2019-11-10T17:12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570" w:author="HIKARI" w:date="2019-11-10T17:14:00Z">
          <w:pPr>
            <w:pStyle w:val="TableofFigures"/>
            <w:tabs>
              <w:tab w:val="right" w:leader="dot" w:pos="10358"/>
            </w:tabs>
          </w:pPr>
        </w:pPrChange>
      </w:pPr>
      <w:ins w:id="571" w:author="HIKARI" w:date="2019-11-10T17:12:00Z">
        <w:r w:rsidRPr="00730012">
          <w:rPr>
            <w:rStyle w:val="Hyperlink"/>
            <w:noProof/>
          </w:rPr>
          <w:fldChar w:fldCharType="begin"/>
        </w:r>
        <w:r w:rsidRPr="0073001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"_Toc24298373"</w:instrText>
        </w:r>
        <w:r w:rsidRPr="00730012">
          <w:rPr>
            <w:rStyle w:val="Hyperlink"/>
            <w:noProof/>
          </w:rPr>
          <w:instrText xml:space="preserve"> </w:instrText>
        </w:r>
        <w:r w:rsidRPr="00730012">
          <w:rPr>
            <w:rStyle w:val="Hyperlink"/>
            <w:noProof/>
          </w:rPr>
        </w:r>
        <w:r w:rsidRPr="00730012">
          <w:rPr>
            <w:rStyle w:val="Hyperlink"/>
            <w:noProof/>
          </w:rPr>
          <w:fldChar w:fldCharType="separate"/>
        </w:r>
        <w:r w:rsidRPr="00730012">
          <w:rPr>
            <w:rStyle w:val="Hyperlink"/>
            <w:noProof/>
          </w:rPr>
          <w:t>Bảng 6: Danh mục các lớp cho các Layer của TensorFlow Layers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_Toc24298373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72" w:author="HIKARI" w:date="2019-11-10T17:31:00Z">
        <w:r w:rsidR="00A82D96">
          <w:rPr>
            <w:noProof/>
            <w:webHidden/>
          </w:rPr>
          <w:t>19</w:t>
        </w:r>
      </w:ins>
      <w:ins w:id="573" w:author="HIKARI" w:date="2019-11-10T17:12:00Z">
        <w:r>
          <w:rPr>
            <w:noProof/>
            <w:webHidden/>
          </w:rPr>
          <w:fldChar w:fldCharType="end"/>
        </w:r>
        <w:r w:rsidRPr="00730012">
          <w:rPr>
            <w:rStyle w:val="Hyperlink"/>
            <w:noProof/>
          </w:rPr>
          <w:fldChar w:fldCharType="end"/>
        </w:r>
      </w:ins>
    </w:p>
    <w:p w14:paraId="00F3CE0B" w14:textId="0FFE9ADD" w:rsidR="00B40D21" w:rsidRDefault="00B40D21" w:rsidP="00906A68">
      <w:pPr>
        <w:pStyle w:val="TableofFigures"/>
        <w:tabs>
          <w:tab w:val="right" w:leader="dot" w:pos="10358"/>
        </w:tabs>
        <w:spacing w:after="120"/>
        <w:rPr>
          <w:ins w:id="574" w:author="HIKARI" w:date="2019-11-10T17:12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575" w:author="HIKARI" w:date="2019-11-10T17:14:00Z">
          <w:pPr>
            <w:pStyle w:val="TableofFigures"/>
            <w:tabs>
              <w:tab w:val="right" w:leader="dot" w:pos="10358"/>
            </w:tabs>
          </w:pPr>
        </w:pPrChange>
      </w:pPr>
      <w:ins w:id="576" w:author="HIKARI" w:date="2019-11-10T17:12:00Z">
        <w:r w:rsidRPr="00730012">
          <w:rPr>
            <w:rStyle w:val="Hyperlink"/>
            <w:noProof/>
          </w:rPr>
          <w:fldChar w:fldCharType="begin"/>
        </w:r>
        <w:r w:rsidRPr="0073001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"_Toc24298374"</w:instrText>
        </w:r>
        <w:r w:rsidRPr="00730012">
          <w:rPr>
            <w:rStyle w:val="Hyperlink"/>
            <w:noProof/>
          </w:rPr>
          <w:instrText xml:space="preserve"> </w:instrText>
        </w:r>
        <w:r w:rsidRPr="00730012">
          <w:rPr>
            <w:rStyle w:val="Hyperlink"/>
            <w:noProof/>
          </w:rPr>
        </w:r>
        <w:r w:rsidRPr="00730012">
          <w:rPr>
            <w:rStyle w:val="Hyperlink"/>
            <w:noProof/>
          </w:rPr>
          <w:fldChar w:fldCharType="separate"/>
        </w:r>
        <w:r w:rsidRPr="00730012">
          <w:rPr>
            <w:rStyle w:val="Hyperlink"/>
            <w:noProof/>
          </w:rPr>
          <w:t>Bảng 7: Đặc tả các phươn thức trong lớp Layer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_Toc24298374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77" w:author="HIKARI" w:date="2019-11-10T17:31:00Z">
        <w:r w:rsidR="00A82D96">
          <w:rPr>
            <w:noProof/>
            <w:webHidden/>
          </w:rPr>
          <w:t>20</w:t>
        </w:r>
      </w:ins>
      <w:ins w:id="578" w:author="HIKARI" w:date="2019-11-10T17:12:00Z">
        <w:r>
          <w:rPr>
            <w:noProof/>
            <w:webHidden/>
          </w:rPr>
          <w:fldChar w:fldCharType="end"/>
        </w:r>
        <w:r w:rsidRPr="00730012">
          <w:rPr>
            <w:rStyle w:val="Hyperlink"/>
            <w:noProof/>
          </w:rPr>
          <w:fldChar w:fldCharType="end"/>
        </w:r>
      </w:ins>
    </w:p>
    <w:p w14:paraId="24342EF3" w14:textId="328AF73D" w:rsidR="00B40D21" w:rsidRDefault="00B40D21" w:rsidP="00906A68">
      <w:pPr>
        <w:pStyle w:val="TableofFigures"/>
        <w:tabs>
          <w:tab w:val="right" w:leader="dot" w:pos="10358"/>
        </w:tabs>
        <w:spacing w:after="120"/>
        <w:rPr>
          <w:ins w:id="579" w:author="HIKARI" w:date="2019-11-10T17:12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580" w:author="HIKARI" w:date="2019-11-10T17:14:00Z">
          <w:pPr>
            <w:pStyle w:val="TableofFigures"/>
            <w:tabs>
              <w:tab w:val="right" w:leader="dot" w:pos="10358"/>
            </w:tabs>
          </w:pPr>
        </w:pPrChange>
      </w:pPr>
      <w:ins w:id="581" w:author="HIKARI" w:date="2019-11-10T17:12:00Z">
        <w:r w:rsidRPr="00730012">
          <w:rPr>
            <w:rStyle w:val="Hyperlink"/>
            <w:noProof/>
          </w:rPr>
          <w:fldChar w:fldCharType="begin"/>
        </w:r>
        <w:r w:rsidRPr="0073001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"_Toc24298375"</w:instrText>
        </w:r>
        <w:r w:rsidRPr="00730012">
          <w:rPr>
            <w:rStyle w:val="Hyperlink"/>
            <w:noProof/>
          </w:rPr>
          <w:instrText xml:space="preserve"> </w:instrText>
        </w:r>
        <w:r w:rsidRPr="00730012">
          <w:rPr>
            <w:rStyle w:val="Hyperlink"/>
            <w:noProof/>
          </w:rPr>
        </w:r>
        <w:r w:rsidRPr="00730012">
          <w:rPr>
            <w:rStyle w:val="Hyperlink"/>
            <w:noProof/>
          </w:rPr>
          <w:fldChar w:fldCharType="separate"/>
        </w:r>
        <w:r w:rsidRPr="00730012">
          <w:rPr>
            <w:rStyle w:val="Hyperlink"/>
            <w:noProof/>
          </w:rPr>
          <w:t>Bảng 8: Đặc tả các lớp chức năng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_Toc24298375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82" w:author="HIKARI" w:date="2019-11-10T17:31:00Z">
        <w:r w:rsidR="00A82D96">
          <w:rPr>
            <w:noProof/>
            <w:webHidden/>
          </w:rPr>
          <w:t>21</w:t>
        </w:r>
      </w:ins>
      <w:ins w:id="583" w:author="HIKARI" w:date="2019-11-10T17:12:00Z">
        <w:r>
          <w:rPr>
            <w:noProof/>
            <w:webHidden/>
          </w:rPr>
          <w:fldChar w:fldCharType="end"/>
        </w:r>
        <w:r w:rsidRPr="00730012">
          <w:rPr>
            <w:rStyle w:val="Hyperlink"/>
            <w:noProof/>
          </w:rPr>
          <w:fldChar w:fldCharType="end"/>
        </w:r>
      </w:ins>
    </w:p>
    <w:p w14:paraId="00F9E78A" w14:textId="4668C458" w:rsidR="00B40D21" w:rsidRDefault="00B40D21" w:rsidP="00906A68">
      <w:pPr>
        <w:pStyle w:val="TableofFigures"/>
        <w:tabs>
          <w:tab w:val="right" w:leader="dot" w:pos="10358"/>
        </w:tabs>
        <w:spacing w:after="120"/>
        <w:rPr>
          <w:ins w:id="584" w:author="HIKARI" w:date="2019-11-10T17:12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585" w:author="HIKARI" w:date="2019-11-10T17:14:00Z">
          <w:pPr>
            <w:pStyle w:val="TableofFigures"/>
            <w:tabs>
              <w:tab w:val="right" w:leader="dot" w:pos="10358"/>
            </w:tabs>
          </w:pPr>
        </w:pPrChange>
      </w:pPr>
      <w:ins w:id="586" w:author="HIKARI" w:date="2019-11-10T17:12:00Z">
        <w:r w:rsidRPr="00730012">
          <w:rPr>
            <w:rStyle w:val="Hyperlink"/>
            <w:noProof/>
          </w:rPr>
          <w:fldChar w:fldCharType="begin"/>
        </w:r>
        <w:r w:rsidRPr="0073001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"_Toc24298376"</w:instrText>
        </w:r>
        <w:r w:rsidRPr="00730012">
          <w:rPr>
            <w:rStyle w:val="Hyperlink"/>
            <w:noProof/>
          </w:rPr>
          <w:instrText xml:space="preserve"> </w:instrText>
        </w:r>
        <w:r w:rsidRPr="00730012">
          <w:rPr>
            <w:rStyle w:val="Hyperlink"/>
            <w:noProof/>
          </w:rPr>
        </w:r>
        <w:r w:rsidRPr="00730012">
          <w:rPr>
            <w:rStyle w:val="Hyperlink"/>
            <w:noProof/>
          </w:rPr>
          <w:fldChar w:fldCharType="separate"/>
        </w:r>
        <w:r w:rsidRPr="00730012">
          <w:rPr>
            <w:rStyle w:val="Hyperlink"/>
            <w:noProof/>
          </w:rPr>
          <w:t>Bảng 9: Đặc tả các phương thức trong lớp Render_MasterControl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_Toc24298376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87" w:author="HIKARI" w:date="2019-11-10T17:31:00Z">
        <w:r w:rsidR="00A82D96">
          <w:rPr>
            <w:noProof/>
            <w:webHidden/>
          </w:rPr>
          <w:t>22</w:t>
        </w:r>
      </w:ins>
      <w:ins w:id="588" w:author="HIKARI" w:date="2019-11-10T17:12:00Z">
        <w:r>
          <w:rPr>
            <w:noProof/>
            <w:webHidden/>
          </w:rPr>
          <w:fldChar w:fldCharType="end"/>
        </w:r>
        <w:r w:rsidRPr="00730012">
          <w:rPr>
            <w:rStyle w:val="Hyperlink"/>
            <w:noProof/>
          </w:rPr>
          <w:fldChar w:fldCharType="end"/>
        </w:r>
      </w:ins>
    </w:p>
    <w:p w14:paraId="0E344E26" w14:textId="2E3D7C40" w:rsidR="00B40D21" w:rsidRDefault="00B40D21" w:rsidP="00906A68">
      <w:pPr>
        <w:pStyle w:val="TableofFigures"/>
        <w:tabs>
          <w:tab w:val="right" w:leader="dot" w:pos="10358"/>
        </w:tabs>
        <w:spacing w:after="120"/>
        <w:rPr>
          <w:ins w:id="589" w:author="HIKARI" w:date="2019-11-10T17:12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590" w:author="HIKARI" w:date="2019-11-10T17:14:00Z">
          <w:pPr>
            <w:pStyle w:val="TableofFigures"/>
            <w:tabs>
              <w:tab w:val="right" w:leader="dot" w:pos="10358"/>
            </w:tabs>
          </w:pPr>
        </w:pPrChange>
      </w:pPr>
      <w:ins w:id="591" w:author="HIKARI" w:date="2019-11-10T17:12:00Z">
        <w:r w:rsidRPr="00730012">
          <w:rPr>
            <w:rStyle w:val="Hyperlink"/>
            <w:noProof/>
          </w:rPr>
          <w:fldChar w:fldCharType="begin"/>
        </w:r>
        <w:r w:rsidRPr="0073001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"_Toc24298377"</w:instrText>
        </w:r>
        <w:r w:rsidRPr="00730012">
          <w:rPr>
            <w:rStyle w:val="Hyperlink"/>
            <w:noProof/>
          </w:rPr>
          <w:instrText xml:space="preserve"> </w:instrText>
        </w:r>
        <w:r w:rsidRPr="00730012">
          <w:rPr>
            <w:rStyle w:val="Hyperlink"/>
            <w:noProof/>
          </w:rPr>
        </w:r>
        <w:r w:rsidRPr="00730012">
          <w:rPr>
            <w:rStyle w:val="Hyperlink"/>
            <w:noProof/>
          </w:rPr>
          <w:fldChar w:fldCharType="separate"/>
        </w:r>
        <w:r w:rsidRPr="00730012">
          <w:rPr>
            <w:rStyle w:val="Hyperlink"/>
            <w:noProof/>
          </w:rPr>
          <w:t>Bảng 10: Đặc tả các phương thức trong lớp TensorModel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_Toc24298377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92" w:author="HIKARI" w:date="2019-11-10T17:31:00Z">
        <w:r w:rsidR="00A82D96">
          <w:rPr>
            <w:noProof/>
            <w:webHidden/>
          </w:rPr>
          <w:t>23</w:t>
        </w:r>
      </w:ins>
      <w:ins w:id="593" w:author="HIKARI" w:date="2019-11-10T17:12:00Z">
        <w:r>
          <w:rPr>
            <w:noProof/>
            <w:webHidden/>
          </w:rPr>
          <w:fldChar w:fldCharType="end"/>
        </w:r>
        <w:r w:rsidRPr="00730012">
          <w:rPr>
            <w:rStyle w:val="Hyperlink"/>
            <w:noProof/>
          </w:rPr>
          <w:fldChar w:fldCharType="end"/>
        </w:r>
      </w:ins>
    </w:p>
    <w:p w14:paraId="07A6BBB3" w14:textId="7DB2EE51" w:rsidR="00B40D21" w:rsidRDefault="00B40D21" w:rsidP="00906A68">
      <w:pPr>
        <w:pStyle w:val="TableofFigures"/>
        <w:tabs>
          <w:tab w:val="right" w:leader="dot" w:pos="10358"/>
        </w:tabs>
        <w:spacing w:after="120"/>
        <w:rPr>
          <w:ins w:id="594" w:author="HIKARI" w:date="2019-11-10T17:12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595" w:author="HIKARI" w:date="2019-11-10T17:14:00Z">
          <w:pPr>
            <w:pStyle w:val="TableofFigures"/>
            <w:tabs>
              <w:tab w:val="right" w:leader="dot" w:pos="10358"/>
            </w:tabs>
          </w:pPr>
        </w:pPrChange>
      </w:pPr>
      <w:ins w:id="596" w:author="HIKARI" w:date="2019-11-10T17:12:00Z">
        <w:r w:rsidRPr="00730012">
          <w:rPr>
            <w:rStyle w:val="Hyperlink"/>
            <w:noProof/>
          </w:rPr>
          <w:fldChar w:fldCharType="begin"/>
        </w:r>
        <w:r w:rsidRPr="0073001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"_Toc24298378"</w:instrText>
        </w:r>
        <w:r w:rsidRPr="00730012">
          <w:rPr>
            <w:rStyle w:val="Hyperlink"/>
            <w:noProof/>
          </w:rPr>
          <w:instrText xml:space="preserve"> </w:instrText>
        </w:r>
        <w:r w:rsidRPr="00730012">
          <w:rPr>
            <w:rStyle w:val="Hyperlink"/>
            <w:noProof/>
          </w:rPr>
        </w:r>
        <w:r w:rsidRPr="00730012">
          <w:rPr>
            <w:rStyle w:val="Hyperlink"/>
            <w:noProof/>
          </w:rPr>
          <w:fldChar w:fldCharType="separate"/>
        </w:r>
        <w:r w:rsidRPr="00730012">
          <w:rPr>
            <w:rStyle w:val="Hyperlink"/>
            <w:noProof/>
          </w:rPr>
          <w:t>Bảng 11: Đặc tả các phương thức trong lớp ConnectorRender_Control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_Toc24298378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97" w:author="HIKARI" w:date="2019-11-10T17:31:00Z">
        <w:r w:rsidR="00A82D96">
          <w:rPr>
            <w:noProof/>
            <w:webHidden/>
          </w:rPr>
          <w:t>23</w:t>
        </w:r>
      </w:ins>
      <w:ins w:id="598" w:author="HIKARI" w:date="2019-11-10T17:12:00Z">
        <w:r>
          <w:rPr>
            <w:noProof/>
            <w:webHidden/>
          </w:rPr>
          <w:fldChar w:fldCharType="end"/>
        </w:r>
        <w:r w:rsidRPr="00730012">
          <w:rPr>
            <w:rStyle w:val="Hyperlink"/>
            <w:noProof/>
          </w:rPr>
          <w:fldChar w:fldCharType="end"/>
        </w:r>
      </w:ins>
    </w:p>
    <w:p w14:paraId="227B659F" w14:textId="0C07831A" w:rsidR="00B40D21" w:rsidRDefault="00B40D21" w:rsidP="00906A68">
      <w:pPr>
        <w:pStyle w:val="TableofFigures"/>
        <w:tabs>
          <w:tab w:val="right" w:leader="dot" w:pos="10358"/>
        </w:tabs>
        <w:spacing w:after="120"/>
        <w:rPr>
          <w:ins w:id="599" w:author="HIKARI" w:date="2019-11-10T17:12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600" w:author="HIKARI" w:date="2019-11-10T17:14:00Z">
          <w:pPr>
            <w:pStyle w:val="TableofFigures"/>
            <w:tabs>
              <w:tab w:val="right" w:leader="dot" w:pos="10358"/>
            </w:tabs>
          </w:pPr>
        </w:pPrChange>
      </w:pPr>
      <w:ins w:id="601" w:author="HIKARI" w:date="2019-11-10T17:12:00Z">
        <w:r w:rsidRPr="00730012">
          <w:rPr>
            <w:rStyle w:val="Hyperlink"/>
            <w:noProof/>
          </w:rPr>
          <w:fldChar w:fldCharType="begin"/>
        </w:r>
        <w:r w:rsidRPr="0073001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"_Toc24298379"</w:instrText>
        </w:r>
        <w:r w:rsidRPr="00730012">
          <w:rPr>
            <w:rStyle w:val="Hyperlink"/>
            <w:noProof/>
          </w:rPr>
          <w:instrText xml:space="preserve"> </w:instrText>
        </w:r>
        <w:r w:rsidRPr="00730012">
          <w:rPr>
            <w:rStyle w:val="Hyperlink"/>
            <w:noProof/>
          </w:rPr>
        </w:r>
        <w:r w:rsidRPr="00730012">
          <w:rPr>
            <w:rStyle w:val="Hyperlink"/>
            <w:noProof/>
          </w:rPr>
          <w:fldChar w:fldCharType="separate"/>
        </w:r>
        <w:r w:rsidRPr="00730012">
          <w:rPr>
            <w:rStyle w:val="Hyperlink"/>
            <w:noProof/>
          </w:rPr>
          <w:t>Bảng 12: Đặc tả các phương thức trong lớp SlidePanel_Control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_Toc24298379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602" w:author="HIKARI" w:date="2019-11-10T17:31:00Z">
        <w:r w:rsidR="00A82D96">
          <w:rPr>
            <w:noProof/>
            <w:webHidden/>
          </w:rPr>
          <w:t>24</w:t>
        </w:r>
      </w:ins>
      <w:ins w:id="603" w:author="HIKARI" w:date="2019-11-10T17:12:00Z">
        <w:r>
          <w:rPr>
            <w:noProof/>
            <w:webHidden/>
          </w:rPr>
          <w:fldChar w:fldCharType="end"/>
        </w:r>
        <w:r w:rsidRPr="00730012">
          <w:rPr>
            <w:rStyle w:val="Hyperlink"/>
            <w:noProof/>
          </w:rPr>
          <w:fldChar w:fldCharType="end"/>
        </w:r>
      </w:ins>
    </w:p>
    <w:p w14:paraId="72F642F3" w14:textId="1FDA7420" w:rsidR="00B40D21" w:rsidRDefault="00B40D21" w:rsidP="00906A68">
      <w:pPr>
        <w:pStyle w:val="TableofFigures"/>
        <w:tabs>
          <w:tab w:val="right" w:leader="dot" w:pos="10358"/>
        </w:tabs>
        <w:spacing w:after="120"/>
        <w:rPr>
          <w:ins w:id="604" w:author="HIKARI" w:date="2019-11-10T17:12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605" w:author="HIKARI" w:date="2019-11-10T17:14:00Z">
          <w:pPr>
            <w:pStyle w:val="TableofFigures"/>
            <w:tabs>
              <w:tab w:val="right" w:leader="dot" w:pos="10358"/>
            </w:tabs>
          </w:pPr>
        </w:pPrChange>
      </w:pPr>
      <w:ins w:id="606" w:author="HIKARI" w:date="2019-11-10T17:12:00Z">
        <w:r w:rsidRPr="00730012">
          <w:rPr>
            <w:rStyle w:val="Hyperlink"/>
            <w:noProof/>
          </w:rPr>
          <w:fldChar w:fldCharType="begin"/>
        </w:r>
        <w:r w:rsidRPr="0073001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"_Toc24298380"</w:instrText>
        </w:r>
        <w:r w:rsidRPr="00730012">
          <w:rPr>
            <w:rStyle w:val="Hyperlink"/>
            <w:noProof/>
          </w:rPr>
          <w:instrText xml:space="preserve"> </w:instrText>
        </w:r>
        <w:r w:rsidRPr="00730012">
          <w:rPr>
            <w:rStyle w:val="Hyperlink"/>
            <w:noProof/>
          </w:rPr>
        </w:r>
        <w:r w:rsidRPr="00730012">
          <w:rPr>
            <w:rStyle w:val="Hyperlink"/>
            <w:noProof/>
          </w:rPr>
          <w:fldChar w:fldCharType="separate"/>
        </w:r>
        <w:r w:rsidRPr="00730012">
          <w:rPr>
            <w:rStyle w:val="Hyperlink"/>
            <w:noProof/>
          </w:rPr>
          <w:t>Bảng 13: Đặc tả các phương thức trong lớp Arrow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_Toc24298380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607" w:author="HIKARI" w:date="2019-11-10T17:31:00Z">
        <w:r w:rsidR="00A82D96">
          <w:rPr>
            <w:noProof/>
            <w:webHidden/>
          </w:rPr>
          <w:t>25</w:t>
        </w:r>
      </w:ins>
      <w:ins w:id="608" w:author="HIKARI" w:date="2019-11-10T17:12:00Z">
        <w:r>
          <w:rPr>
            <w:noProof/>
            <w:webHidden/>
          </w:rPr>
          <w:fldChar w:fldCharType="end"/>
        </w:r>
        <w:r w:rsidRPr="00730012">
          <w:rPr>
            <w:rStyle w:val="Hyperlink"/>
            <w:noProof/>
          </w:rPr>
          <w:fldChar w:fldCharType="end"/>
        </w:r>
      </w:ins>
    </w:p>
    <w:p w14:paraId="6C735B56" w14:textId="637C9F6E" w:rsidR="00B40D21" w:rsidRDefault="00B40D21" w:rsidP="00906A68">
      <w:pPr>
        <w:pStyle w:val="TableofFigures"/>
        <w:tabs>
          <w:tab w:val="right" w:leader="dot" w:pos="10358"/>
        </w:tabs>
        <w:spacing w:after="120"/>
        <w:rPr>
          <w:ins w:id="609" w:author="HIKARI" w:date="2019-11-10T17:12:00Z"/>
          <w:rFonts w:asciiTheme="minorHAnsi" w:eastAsiaTheme="minorEastAsia" w:hAnsiTheme="minorHAnsi" w:cstheme="minorBidi"/>
          <w:b w:val="0"/>
          <w:noProof/>
          <w:sz w:val="22"/>
          <w:szCs w:val="22"/>
        </w:rPr>
        <w:pPrChange w:id="610" w:author="HIKARI" w:date="2019-11-10T17:14:00Z">
          <w:pPr>
            <w:pStyle w:val="TableofFigures"/>
            <w:tabs>
              <w:tab w:val="right" w:leader="dot" w:pos="10358"/>
            </w:tabs>
          </w:pPr>
        </w:pPrChange>
      </w:pPr>
      <w:ins w:id="611" w:author="HIKARI" w:date="2019-11-10T17:12:00Z">
        <w:r w:rsidRPr="00730012">
          <w:rPr>
            <w:rStyle w:val="Hyperlink"/>
            <w:noProof/>
          </w:rPr>
          <w:fldChar w:fldCharType="begin"/>
        </w:r>
        <w:r w:rsidRPr="0073001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"_Toc24298381"</w:instrText>
        </w:r>
        <w:r w:rsidRPr="00730012">
          <w:rPr>
            <w:rStyle w:val="Hyperlink"/>
            <w:noProof/>
          </w:rPr>
          <w:instrText xml:space="preserve"> </w:instrText>
        </w:r>
        <w:r w:rsidRPr="00730012">
          <w:rPr>
            <w:rStyle w:val="Hyperlink"/>
            <w:noProof/>
          </w:rPr>
        </w:r>
        <w:r w:rsidRPr="00730012">
          <w:rPr>
            <w:rStyle w:val="Hyperlink"/>
            <w:noProof/>
          </w:rPr>
          <w:fldChar w:fldCharType="separate"/>
        </w:r>
        <w:r w:rsidRPr="00730012">
          <w:rPr>
            <w:rStyle w:val="Hyperlink"/>
            <w:noProof/>
          </w:rPr>
          <w:t>Bảng 14: Đặc tả các phương thức trong lớp TextInput_Hander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_Toc24298381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612" w:author="HIKARI" w:date="2019-11-10T17:31:00Z">
        <w:r w:rsidR="00A82D96">
          <w:rPr>
            <w:noProof/>
            <w:webHidden/>
          </w:rPr>
          <w:t>25</w:t>
        </w:r>
      </w:ins>
      <w:ins w:id="613" w:author="HIKARI" w:date="2019-11-10T17:12:00Z">
        <w:r>
          <w:rPr>
            <w:noProof/>
            <w:webHidden/>
          </w:rPr>
          <w:fldChar w:fldCharType="end"/>
        </w:r>
        <w:r w:rsidRPr="00730012">
          <w:rPr>
            <w:rStyle w:val="Hyperlink"/>
            <w:noProof/>
          </w:rPr>
          <w:fldChar w:fldCharType="end"/>
        </w:r>
      </w:ins>
    </w:p>
    <w:p w14:paraId="46D93E83" w14:textId="2083E436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614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615" w:author="HIKARI" w:date="2019-11-09T21:18:00Z">
        <w:r w:rsidRPr="009C0A1F" w:rsidDel="009C0A1F">
          <w:rPr>
            <w:noProof/>
            <w:rPrChange w:id="616" w:author="HIKARI" w:date="2019-11-09T21:18:00Z">
              <w:rPr>
                <w:rStyle w:val="Hyperlink"/>
                <w:noProof/>
              </w:rPr>
            </w:rPrChange>
          </w:rPr>
          <w:delText>Bảng 1: Kế hoạch theo tuần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8</w:delText>
        </w:r>
      </w:del>
    </w:p>
    <w:p w14:paraId="174011D7" w14:textId="01123471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617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618" w:author="HIKARI" w:date="2019-11-09T21:18:00Z">
        <w:r w:rsidRPr="009C0A1F" w:rsidDel="009C0A1F">
          <w:rPr>
            <w:noProof/>
            <w:rPrChange w:id="619" w:author="HIKARI" w:date="2019-11-09T21:18:00Z">
              <w:rPr>
                <w:rStyle w:val="Hyperlink"/>
                <w:noProof/>
              </w:rPr>
            </w:rPrChange>
          </w:rPr>
          <w:delText>Bảng 2: Phân công công việc &amp; đóp góp của mỗi sinh viên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8</w:delText>
        </w:r>
      </w:del>
    </w:p>
    <w:p w14:paraId="0FF92E50" w14:textId="23650C51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620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621" w:author="HIKARI" w:date="2019-11-09T21:18:00Z">
        <w:r w:rsidRPr="009C0A1F" w:rsidDel="009C0A1F">
          <w:rPr>
            <w:noProof/>
            <w:rPrChange w:id="622" w:author="HIKARI" w:date="2019-11-09T21:18:00Z">
              <w:rPr>
                <w:rStyle w:val="Hyperlink"/>
                <w:noProof/>
              </w:rPr>
            </w:rPrChange>
          </w:rPr>
          <w:delText>Bảng 3: Đặc tả giao diện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11</w:delText>
        </w:r>
      </w:del>
    </w:p>
    <w:p w14:paraId="6572784B" w14:textId="4C8CC795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623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624" w:author="HIKARI" w:date="2019-11-09T21:18:00Z">
        <w:r w:rsidRPr="009C0A1F" w:rsidDel="009C0A1F">
          <w:rPr>
            <w:noProof/>
            <w:rPrChange w:id="625" w:author="HIKARI" w:date="2019-11-09T21:18:00Z">
              <w:rPr>
                <w:rStyle w:val="Hyperlink"/>
                <w:noProof/>
              </w:rPr>
            </w:rPrChange>
          </w:rPr>
          <w:delText>Bảng 4: Các Class và Attributes ứng với các layer.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14</w:delText>
        </w:r>
      </w:del>
    </w:p>
    <w:p w14:paraId="737DCF27" w14:textId="13C3FAA3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626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627" w:author="HIKARI" w:date="2019-11-09T21:18:00Z">
        <w:r w:rsidRPr="009C0A1F" w:rsidDel="009C0A1F">
          <w:rPr>
            <w:noProof/>
            <w:rPrChange w:id="628" w:author="HIKARI" w:date="2019-11-09T21:18:00Z">
              <w:rPr>
                <w:rStyle w:val="Hyperlink"/>
                <w:noProof/>
              </w:rPr>
            </w:rPrChange>
          </w:rPr>
          <w:delText>Bảng 5: Chi tiết chức năng các layer trong ANN Model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15</w:delText>
        </w:r>
      </w:del>
    </w:p>
    <w:p w14:paraId="3C80F950" w14:textId="721A0661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629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630" w:author="HIKARI" w:date="2019-11-09T21:18:00Z">
        <w:r w:rsidRPr="009C0A1F" w:rsidDel="009C0A1F">
          <w:rPr>
            <w:noProof/>
            <w:rPrChange w:id="631" w:author="HIKARI" w:date="2019-11-09T21:18:00Z">
              <w:rPr>
                <w:rStyle w:val="Hyperlink"/>
                <w:noProof/>
              </w:rPr>
            </w:rPrChange>
          </w:rPr>
          <w:delText>Bảng 6: Danh mục các lớp cho các Layer của TensorFlow Layers API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16</w:delText>
        </w:r>
      </w:del>
    </w:p>
    <w:p w14:paraId="3AE94C80" w14:textId="004FEDE0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632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633" w:author="HIKARI" w:date="2019-11-09T21:18:00Z">
        <w:r w:rsidRPr="009C0A1F" w:rsidDel="009C0A1F">
          <w:rPr>
            <w:noProof/>
            <w:rPrChange w:id="634" w:author="HIKARI" w:date="2019-11-09T21:18:00Z">
              <w:rPr>
                <w:rStyle w:val="Hyperlink"/>
                <w:noProof/>
              </w:rPr>
            </w:rPrChange>
          </w:rPr>
          <w:delText>Bảng 7: Đặc tả các phươn thức trong lớp Layer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18</w:delText>
        </w:r>
      </w:del>
    </w:p>
    <w:p w14:paraId="2328AD8F" w14:textId="0E1FCCB4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635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636" w:author="HIKARI" w:date="2019-11-09T21:18:00Z">
        <w:r w:rsidRPr="009C0A1F" w:rsidDel="009C0A1F">
          <w:rPr>
            <w:noProof/>
            <w:rPrChange w:id="637" w:author="HIKARI" w:date="2019-11-09T21:18:00Z">
              <w:rPr>
                <w:rStyle w:val="Hyperlink"/>
                <w:noProof/>
              </w:rPr>
            </w:rPrChange>
          </w:rPr>
          <w:delText>Bảng 8: Đặc tả các lớp chức năng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19</w:delText>
        </w:r>
      </w:del>
    </w:p>
    <w:p w14:paraId="6A96FF5E" w14:textId="07358A05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638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639" w:author="HIKARI" w:date="2019-11-09T21:18:00Z">
        <w:r w:rsidRPr="009C0A1F" w:rsidDel="009C0A1F">
          <w:rPr>
            <w:noProof/>
            <w:rPrChange w:id="640" w:author="HIKARI" w:date="2019-11-09T21:18:00Z">
              <w:rPr>
                <w:rStyle w:val="Hyperlink"/>
                <w:noProof/>
              </w:rPr>
            </w:rPrChange>
          </w:rPr>
          <w:delText>Bảng 9: Đặc tả các phương thức trong lớp Render_MasterControl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20</w:delText>
        </w:r>
      </w:del>
    </w:p>
    <w:p w14:paraId="3DCFB0BC" w14:textId="7D92CEC1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641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642" w:author="HIKARI" w:date="2019-11-09T21:18:00Z">
        <w:r w:rsidRPr="009C0A1F" w:rsidDel="009C0A1F">
          <w:rPr>
            <w:noProof/>
            <w:rPrChange w:id="643" w:author="HIKARI" w:date="2019-11-09T21:18:00Z">
              <w:rPr>
                <w:rStyle w:val="Hyperlink"/>
                <w:noProof/>
              </w:rPr>
            </w:rPrChange>
          </w:rPr>
          <w:delText>Bảng 10: Đặc tả các phương thức trong lớp TensorModel</w:delText>
        </w:r>
        <w:r w:rsidDel="009C0A1F">
          <w:rPr>
            <w:noProof/>
            <w:webHidden/>
          </w:rPr>
          <w:tab/>
        </w:r>
      </w:del>
      <w:del w:id="644" w:author="HIKARI" w:date="2019-11-08T21:26:00Z">
        <w:r w:rsidDel="00D2561B">
          <w:rPr>
            <w:noProof/>
            <w:webHidden/>
          </w:rPr>
          <w:delText>21</w:delText>
        </w:r>
      </w:del>
    </w:p>
    <w:p w14:paraId="63BBF23D" w14:textId="2C77D128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645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646" w:author="HIKARI" w:date="2019-11-09T21:18:00Z">
        <w:r w:rsidRPr="009C0A1F" w:rsidDel="009C0A1F">
          <w:rPr>
            <w:noProof/>
            <w:rPrChange w:id="647" w:author="HIKARI" w:date="2019-11-09T21:18:00Z">
              <w:rPr>
                <w:rStyle w:val="Hyperlink"/>
                <w:noProof/>
              </w:rPr>
            </w:rPrChange>
          </w:rPr>
          <w:delText>Bảng 11: Đặc tả các phương thức trong lớp ConnectorRender_Control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21</w:delText>
        </w:r>
      </w:del>
    </w:p>
    <w:p w14:paraId="3C48F51D" w14:textId="3154C0D1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648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649" w:author="HIKARI" w:date="2019-11-09T21:18:00Z">
        <w:r w:rsidRPr="009C0A1F" w:rsidDel="009C0A1F">
          <w:rPr>
            <w:noProof/>
            <w:rPrChange w:id="650" w:author="HIKARI" w:date="2019-11-09T21:18:00Z">
              <w:rPr>
                <w:rStyle w:val="Hyperlink"/>
                <w:noProof/>
              </w:rPr>
            </w:rPrChange>
          </w:rPr>
          <w:delText>Bảng 12: Đặc tả các phương thức trong lớp SlidePanel_Control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22</w:delText>
        </w:r>
      </w:del>
    </w:p>
    <w:p w14:paraId="55F0230A" w14:textId="3D5BDD75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651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652" w:author="HIKARI" w:date="2019-11-09T21:18:00Z">
        <w:r w:rsidRPr="009C0A1F" w:rsidDel="009C0A1F">
          <w:rPr>
            <w:noProof/>
            <w:rPrChange w:id="653" w:author="HIKARI" w:date="2019-11-09T21:18:00Z">
              <w:rPr>
                <w:rStyle w:val="Hyperlink"/>
                <w:noProof/>
              </w:rPr>
            </w:rPrChange>
          </w:rPr>
          <w:delText>Bảng 13: Đặc tả các phương thức trong lớp Arrow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22</w:delText>
        </w:r>
      </w:del>
    </w:p>
    <w:p w14:paraId="787D17BD" w14:textId="2240C2B1" w:rsidR="008019A6" w:rsidDel="009C0A1F" w:rsidRDefault="008019A6" w:rsidP="001F2A96">
      <w:pPr>
        <w:pStyle w:val="TableofFigures"/>
        <w:tabs>
          <w:tab w:val="right" w:leader="dot" w:pos="10358"/>
        </w:tabs>
        <w:spacing w:after="120"/>
        <w:rPr>
          <w:del w:id="654" w:author="HIKARI" w:date="2019-11-09T21:18:00Z"/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del w:id="655" w:author="HIKARI" w:date="2019-11-09T21:18:00Z">
        <w:r w:rsidRPr="009C0A1F" w:rsidDel="009C0A1F">
          <w:rPr>
            <w:noProof/>
            <w:rPrChange w:id="656" w:author="HIKARI" w:date="2019-11-09T21:18:00Z">
              <w:rPr>
                <w:rStyle w:val="Hyperlink"/>
                <w:noProof/>
              </w:rPr>
            </w:rPrChange>
          </w:rPr>
          <w:delText>Bảng 14: Đặc tả các phương thức trong lớp TextInput_Hander</w:delText>
        </w:r>
        <w:r w:rsidDel="009C0A1F">
          <w:rPr>
            <w:noProof/>
            <w:webHidden/>
          </w:rPr>
          <w:tab/>
        </w:r>
        <w:r w:rsidR="00D2561B" w:rsidDel="009C0A1F">
          <w:rPr>
            <w:noProof/>
            <w:webHidden/>
          </w:rPr>
          <w:delText>22</w:delText>
        </w:r>
      </w:del>
    </w:p>
    <w:p w14:paraId="59DBA038" w14:textId="4FE5E652" w:rsidR="003B2EBF" w:rsidRDefault="008019A6" w:rsidP="003B2EBF">
      <w:pPr>
        <w:rPr>
          <w:b w:val="0"/>
          <w:i/>
          <w:szCs w:val="26"/>
        </w:rPr>
      </w:pPr>
      <w:r>
        <w:rPr>
          <w:b w:val="0"/>
          <w:i/>
          <w:szCs w:val="26"/>
        </w:rPr>
        <w:fldChar w:fldCharType="end"/>
      </w:r>
    </w:p>
    <w:p w14:paraId="41C1B2C1" w14:textId="16E72ECA" w:rsidR="008019A6" w:rsidRDefault="008019A6" w:rsidP="003B2EBF">
      <w:pPr>
        <w:rPr>
          <w:b w:val="0"/>
          <w:i/>
          <w:szCs w:val="26"/>
        </w:rPr>
      </w:pPr>
    </w:p>
    <w:p w14:paraId="3DFAB8AD" w14:textId="77777777" w:rsidR="008019A6" w:rsidRDefault="008019A6" w:rsidP="003B2EBF">
      <w:pPr>
        <w:rPr>
          <w:b w:val="0"/>
          <w:i/>
          <w:szCs w:val="26"/>
        </w:rPr>
      </w:pPr>
    </w:p>
    <w:p w14:paraId="2CFA3274" w14:textId="77777777" w:rsidR="003B2EBF" w:rsidRDefault="003B2EBF" w:rsidP="003B2EBF">
      <w:pPr>
        <w:rPr>
          <w:b w:val="0"/>
          <w:i/>
          <w:szCs w:val="26"/>
        </w:rPr>
      </w:pPr>
    </w:p>
    <w:p w14:paraId="44264411" w14:textId="77777777" w:rsidR="003B2EBF" w:rsidRDefault="003B2EBF" w:rsidP="003B2EBF">
      <w:pPr>
        <w:rPr>
          <w:b w:val="0"/>
          <w:i/>
          <w:szCs w:val="26"/>
        </w:rPr>
      </w:pPr>
    </w:p>
    <w:p w14:paraId="376A98BB" w14:textId="77777777" w:rsidR="003B2EBF" w:rsidRDefault="003B2EBF" w:rsidP="003B2EBF">
      <w:pPr>
        <w:rPr>
          <w:b w:val="0"/>
          <w:i/>
          <w:szCs w:val="26"/>
        </w:rPr>
      </w:pPr>
    </w:p>
    <w:p w14:paraId="23358493" w14:textId="77777777" w:rsidR="003B2EBF" w:rsidRDefault="003B2EBF" w:rsidP="003B2EBF">
      <w:pPr>
        <w:rPr>
          <w:b w:val="0"/>
          <w:i/>
          <w:szCs w:val="26"/>
        </w:rPr>
      </w:pPr>
    </w:p>
    <w:p w14:paraId="44D1DD87" w14:textId="77777777" w:rsidR="003B2EBF" w:rsidRDefault="003B2EBF" w:rsidP="003B2EBF">
      <w:pPr>
        <w:rPr>
          <w:b w:val="0"/>
          <w:i/>
          <w:szCs w:val="26"/>
        </w:rPr>
      </w:pPr>
    </w:p>
    <w:p w14:paraId="3A34831F" w14:textId="77777777" w:rsidR="003B2EBF" w:rsidRDefault="003B2EBF" w:rsidP="003B2EBF">
      <w:pPr>
        <w:rPr>
          <w:b w:val="0"/>
          <w:i/>
          <w:szCs w:val="26"/>
        </w:rPr>
      </w:pPr>
    </w:p>
    <w:p w14:paraId="62E4A1A2" w14:textId="77777777" w:rsidR="003B2EBF" w:rsidRDefault="003B2EBF" w:rsidP="003B2EBF">
      <w:pPr>
        <w:outlineLvl w:val="0"/>
        <w:rPr>
          <w:b w:val="0"/>
          <w:i/>
          <w:szCs w:val="26"/>
        </w:rPr>
      </w:pPr>
    </w:p>
    <w:p w14:paraId="21F68730" w14:textId="2A17820B" w:rsidR="00A05F94" w:rsidRPr="00E24C10" w:rsidRDefault="0048368C">
      <w:pPr>
        <w:pStyle w:val="Heading1"/>
        <w:pPrChange w:id="657" w:author="HIKARI" w:date="2019-11-08T21:12:00Z">
          <w:pPr>
            <w:jc w:val="center"/>
            <w:outlineLvl w:val="0"/>
          </w:pPr>
        </w:pPrChange>
      </w:pPr>
      <w:bookmarkStart w:id="658" w:name="_Toc24298307"/>
      <w:commentRangeStart w:id="659"/>
      <w:proofErr w:type="spellStart"/>
      <w:r>
        <w:lastRenderedPageBreak/>
        <w:t>C</w:t>
      </w:r>
      <w:r w:rsidRPr="00E24C10">
        <w:t>hương</w:t>
      </w:r>
      <w:proofErr w:type="spellEnd"/>
      <w:r w:rsidRPr="00E24C10">
        <w:t xml:space="preserve"> 1: </w:t>
      </w:r>
      <w:proofErr w:type="spellStart"/>
      <w:r>
        <w:t>T</w:t>
      </w:r>
      <w:r w:rsidRPr="00E24C10">
        <w:t>ổng</w:t>
      </w:r>
      <w:proofErr w:type="spellEnd"/>
      <w:r w:rsidRPr="00E24C10">
        <w:t xml:space="preserve"> </w:t>
      </w:r>
      <w:proofErr w:type="spellStart"/>
      <w:r w:rsidRPr="00E24C10">
        <w:t>quan</w:t>
      </w:r>
      <w:proofErr w:type="spellEnd"/>
      <w:r w:rsidRPr="00E24C10">
        <w:t xml:space="preserve"> </w:t>
      </w:r>
      <w:proofErr w:type="spellStart"/>
      <w:r w:rsidRPr="00E24C10">
        <w:t>chương</w:t>
      </w:r>
      <w:proofErr w:type="spellEnd"/>
      <w:r w:rsidRPr="00E24C10">
        <w:t xml:space="preserve"> </w:t>
      </w:r>
      <w:proofErr w:type="spellStart"/>
      <w:r w:rsidRPr="00E24C10">
        <w:t>trình</w:t>
      </w:r>
      <w:commentRangeEnd w:id="659"/>
      <w:proofErr w:type="spellEnd"/>
      <w:r w:rsidR="00F035EB">
        <w:rPr>
          <w:rStyle w:val="CommentReference"/>
        </w:rPr>
        <w:commentReference w:id="659"/>
      </w:r>
      <w:bookmarkEnd w:id="658"/>
    </w:p>
    <w:p w14:paraId="09AD0FB0" w14:textId="4F3DD209" w:rsidR="002A09CC" w:rsidRDefault="0008475D">
      <w:pPr>
        <w:pStyle w:val="Heading2"/>
        <w:numPr>
          <w:ilvl w:val="0"/>
          <w:numId w:val="42"/>
        </w:numPr>
        <w:pPrChange w:id="660" w:author="HIKARI" w:date="2019-11-08T21:15:00Z">
          <w:pPr>
            <w:pStyle w:val="ListParagraph"/>
            <w:numPr>
              <w:numId w:val="2"/>
            </w:numPr>
            <w:ind w:hanging="360"/>
            <w:outlineLvl w:val="1"/>
          </w:pPr>
        </w:pPrChange>
      </w:pPr>
      <w:bookmarkStart w:id="661" w:name="_Toc24298308"/>
      <w:commentRangeStart w:id="662"/>
      <w:proofErr w:type="spellStart"/>
      <w:r w:rsidRPr="00E24C10">
        <w:t>Giới</w:t>
      </w:r>
      <w:proofErr w:type="spellEnd"/>
      <w:r w:rsidRPr="00E24C10">
        <w:t xml:space="preserve"> </w:t>
      </w:r>
      <w:proofErr w:type="spellStart"/>
      <w:r w:rsidRPr="00E24C10">
        <w:t>thiệu</w:t>
      </w:r>
      <w:proofErr w:type="spellEnd"/>
      <w:r w:rsidRPr="00E24C10">
        <w:t xml:space="preserve"> </w:t>
      </w:r>
      <w:proofErr w:type="spellStart"/>
      <w:r w:rsidR="002F05EA" w:rsidRPr="00E24C10">
        <w:t>chung</w:t>
      </w:r>
      <w:commentRangeEnd w:id="662"/>
      <w:proofErr w:type="spellEnd"/>
      <w:r w:rsidR="00F035EB">
        <w:rPr>
          <w:rStyle w:val="CommentReference"/>
        </w:rPr>
        <w:commentReference w:id="662"/>
      </w:r>
      <w:bookmarkEnd w:id="661"/>
    </w:p>
    <w:p w14:paraId="13AA65EE" w14:textId="6917CF19" w:rsidR="00136198" w:rsidRDefault="00136198">
      <w:pPr>
        <w:pStyle w:val="Heading3"/>
        <w:numPr>
          <w:ilvl w:val="1"/>
          <w:numId w:val="42"/>
        </w:numPr>
        <w:ind w:left="1440"/>
        <w:pPrChange w:id="663" w:author="HIKARI" w:date="2019-11-08T21:16:00Z">
          <w:pPr>
            <w:pStyle w:val="ListParagraph"/>
            <w:numPr>
              <w:ilvl w:val="1"/>
              <w:numId w:val="2"/>
            </w:numPr>
            <w:ind w:left="1440" w:hanging="720"/>
            <w:outlineLvl w:val="1"/>
          </w:pPr>
        </w:pPrChange>
      </w:pPr>
      <w:bookmarkStart w:id="664" w:name="_Toc24298309"/>
      <w:commentRangeStart w:id="665"/>
      <w:proofErr w:type="spellStart"/>
      <w:r w:rsidRPr="00136198">
        <w:t>Về</w:t>
      </w:r>
      <w:proofErr w:type="spellEnd"/>
      <w:r w:rsidRPr="00136198">
        <w:t xml:space="preserve"> </w:t>
      </w:r>
      <w:proofErr w:type="spellStart"/>
      <w:r w:rsidRPr="00136198">
        <w:t>đồ</w:t>
      </w:r>
      <w:proofErr w:type="spellEnd"/>
      <w:r w:rsidRPr="00136198">
        <w:t xml:space="preserve"> </w:t>
      </w:r>
      <w:proofErr w:type="spellStart"/>
      <w:r w:rsidRPr="00136198">
        <w:t>án</w:t>
      </w:r>
      <w:proofErr w:type="spellEnd"/>
      <w:r w:rsidRPr="00136198">
        <w:t xml:space="preserve"> </w:t>
      </w:r>
      <w:proofErr w:type="spellStart"/>
      <w:r w:rsidRPr="00136198">
        <w:t>phần</w:t>
      </w:r>
      <w:proofErr w:type="spellEnd"/>
      <w:r w:rsidRPr="00136198">
        <w:t xml:space="preserve"> </w:t>
      </w:r>
      <w:proofErr w:type="spellStart"/>
      <w:r w:rsidRPr="00136198">
        <w:t>mềm</w:t>
      </w:r>
      <w:proofErr w:type="spellEnd"/>
      <w:r w:rsidRPr="00136198">
        <w:t xml:space="preserve"> </w:t>
      </w:r>
      <w:proofErr w:type="spellStart"/>
      <w:r w:rsidRPr="00136198">
        <w:t>vẽ</w:t>
      </w:r>
      <w:proofErr w:type="spellEnd"/>
      <w:r w:rsidRPr="00136198">
        <w:t xml:space="preserve"> Diagram TensorFlow</w:t>
      </w:r>
      <w:commentRangeEnd w:id="665"/>
      <w:r w:rsidR="00F035EB">
        <w:rPr>
          <w:rStyle w:val="CommentReference"/>
        </w:rPr>
        <w:commentReference w:id="665"/>
      </w:r>
      <w:bookmarkEnd w:id="664"/>
    </w:p>
    <w:p w14:paraId="523152DA" w14:textId="05830366" w:rsidR="00136198" w:rsidRDefault="00136198">
      <w:pPr>
        <w:pStyle w:val="Heading4"/>
        <w:numPr>
          <w:ilvl w:val="2"/>
          <w:numId w:val="42"/>
        </w:numPr>
        <w:ind w:left="2160"/>
        <w:rPr>
          <w:ins w:id="666" w:author="HIKARI" w:date="2019-11-08T22:06:00Z"/>
        </w:rPr>
      </w:pPr>
      <w:bookmarkStart w:id="667" w:name="_Toc24298310"/>
      <w:commentRangeStart w:id="668"/>
      <w:proofErr w:type="spellStart"/>
      <w:r w:rsidRPr="00136198">
        <w:t>Yêu</w:t>
      </w:r>
      <w:proofErr w:type="spellEnd"/>
      <w:r w:rsidRPr="00136198">
        <w:t xml:space="preserve"> </w:t>
      </w:r>
      <w:proofErr w:type="spellStart"/>
      <w:r w:rsidRPr="00136198">
        <w:t>cầu</w:t>
      </w:r>
      <w:proofErr w:type="spellEnd"/>
      <w:r w:rsidRPr="00136198">
        <w:t xml:space="preserve"> </w:t>
      </w:r>
      <w:proofErr w:type="spellStart"/>
      <w:r w:rsidRPr="00136198">
        <w:t>đồ</w:t>
      </w:r>
      <w:proofErr w:type="spellEnd"/>
      <w:r w:rsidRPr="00136198">
        <w:t xml:space="preserve"> </w:t>
      </w:r>
      <w:proofErr w:type="spellStart"/>
      <w:r w:rsidRPr="00136198">
        <w:t>án</w:t>
      </w:r>
      <w:bookmarkEnd w:id="667"/>
      <w:proofErr w:type="spellEnd"/>
    </w:p>
    <w:p w14:paraId="0E260273" w14:textId="0B6D063C" w:rsidR="00101C72" w:rsidRPr="00101C72" w:rsidRDefault="00101C72" w:rsidP="0090526D">
      <w:pPr>
        <w:ind w:left="720"/>
        <w:jc w:val="both"/>
        <w:rPr>
          <w:b w:val="0"/>
          <w:bCs/>
          <w:rPrChange w:id="669" w:author="HIKARI" w:date="2019-11-08T22:10:00Z">
            <w:rPr/>
          </w:rPrChange>
        </w:rPr>
        <w:pPrChange w:id="670" w:author="HIKARI" w:date="2019-11-10T17:22:00Z">
          <w:pPr>
            <w:pStyle w:val="ListParagraph"/>
            <w:numPr>
              <w:ilvl w:val="2"/>
              <w:numId w:val="2"/>
            </w:numPr>
            <w:ind w:left="2160" w:hanging="1080"/>
            <w:outlineLvl w:val="1"/>
          </w:pPr>
        </w:pPrChange>
      </w:pPr>
      <w:proofErr w:type="spellStart"/>
      <w:ins w:id="671" w:author="HIKARI" w:date="2019-11-08T22:07:00Z">
        <w:r w:rsidRPr="00101C72">
          <w:rPr>
            <w:b w:val="0"/>
            <w:bCs/>
            <w:rPrChange w:id="672" w:author="HIKARI" w:date="2019-11-08T22:10:00Z">
              <w:rPr/>
            </w:rPrChange>
          </w:rPr>
          <w:t>Thiết</w:t>
        </w:r>
        <w:proofErr w:type="spellEnd"/>
        <w:r w:rsidRPr="00101C72">
          <w:rPr>
            <w:b w:val="0"/>
            <w:bCs/>
            <w:rPrChange w:id="673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674" w:author="HIKARI" w:date="2019-11-08T22:10:00Z">
              <w:rPr/>
            </w:rPrChange>
          </w:rPr>
          <w:t>kế</w:t>
        </w:r>
        <w:proofErr w:type="spellEnd"/>
        <w:r w:rsidRPr="00101C72">
          <w:rPr>
            <w:b w:val="0"/>
            <w:bCs/>
            <w:rPrChange w:id="675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676" w:author="HIKARI" w:date="2019-11-08T22:10:00Z">
              <w:rPr/>
            </w:rPrChange>
          </w:rPr>
          <w:t>và</w:t>
        </w:r>
        <w:proofErr w:type="spellEnd"/>
        <w:r w:rsidRPr="00101C72">
          <w:rPr>
            <w:b w:val="0"/>
            <w:bCs/>
            <w:rPrChange w:id="677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678" w:author="HIKARI" w:date="2019-11-08T22:10:00Z">
              <w:rPr/>
            </w:rPrChange>
          </w:rPr>
          <w:t>xây</w:t>
        </w:r>
        <w:proofErr w:type="spellEnd"/>
        <w:r w:rsidRPr="00101C72">
          <w:rPr>
            <w:b w:val="0"/>
            <w:bCs/>
            <w:rPrChange w:id="679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680" w:author="HIKARI" w:date="2019-11-08T22:10:00Z">
              <w:rPr/>
            </w:rPrChange>
          </w:rPr>
          <w:t>dựng</w:t>
        </w:r>
        <w:proofErr w:type="spellEnd"/>
        <w:r w:rsidRPr="00101C72">
          <w:rPr>
            <w:b w:val="0"/>
            <w:bCs/>
            <w:rPrChange w:id="681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682" w:author="HIKARI" w:date="2019-11-08T22:10:00Z">
              <w:rPr/>
            </w:rPrChange>
          </w:rPr>
          <w:t>phần</w:t>
        </w:r>
        <w:proofErr w:type="spellEnd"/>
        <w:r w:rsidRPr="00101C72">
          <w:rPr>
            <w:b w:val="0"/>
            <w:bCs/>
            <w:rPrChange w:id="683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684" w:author="HIKARI" w:date="2019-11-08T22:10:00Z">
              <w:rPr/>
            </w:rPrChange>
          </w:rPr>
          <w:t>mềm</w:t>
        </w:r>
        <w:proofErr w:type="spellEnd"/>
        <w:r w:rsidRPr="00101C72">
          <w:rPr>
            <w:b w:val="0"/>
            <w:bCs/>
            <w:rPrChange w:id="685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686" w:author="HIKARI" w:date="2019-11-08T22:10:00Z">
              <w:rPr/>
            </w:rPrChange>
          </w:rPr>
          <w:t>hướng</w:t>
        </w:r>
        <w:proofErr w:type="spellEnd"/>
        <w:r w:rsidRPr="00101C72">
          <w:rPr>
            <w:b w:val="0"/>
            <w:bCs/>
            <w:rPrChange w:id="687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688" w:author="HIKARI" w:date="2019-11-08T22:10:00Z">
              <w:rPr/>
            </w:rPrChange>
          </w:rPr>
          <w:t>đối</w:t>
        </w:r>
        <w:proofErr w:type="spellEnd"/>
        <w:r w:rsidRPr="00101C72">
          <w:rPr>
            <w:b w:val="0"/>
            <w:bCs/>
            <w:rPrChange w:id="689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690" w:author="HIKARI" w:date="2019-11-08T22:10:00Z">
              <w:rPr/>
            </w:rPrChange>
          </w:rPr>
          <w:t>tượng</w:t>
        </w:r>
        <w:proofErr w:type="spellEnd"/>
        <w:r w:rsidRPr="00101C72">
          <w:rPr>
            <w:b w:val="0"/>
            <w:bCs/>
            <w:rPrChange w:id="691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692" w:author="HIKARI" w:date="2019-11-08T22:10:00Z">
              <w:rPr/>
            </w:rPrChange>
          </w:rPr>
          <w:t>giải</w:t>
        </w:r>
        <w:proofErr w:type="spellEnd"/>
        <w:r w:rsidRPr="00101C72">
          <w:rPr>
            <w:b w:val="0"/>
            <w:bCs/>
            <w:rPrChange w:id="693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694" w:author="HIKARI" w:date="2019-11-08T22:10:00Z">
              <w:rPr/>
            </w:rPrChange>
          </w:rPr>
          <w:t>quyết</w:t>
        </w:r>
        <w:proofErr w:type="spellEnd"/>
        <w:r w:rsidRPr="00101C72">
          <w:rPr>
            <w:b w:val="0"/>
            <w:bCs/>
            <w:rPrChange w:id="695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696" w:author="HIKARI" w:date="2019-11-08T22:10:00Z">
              <w:rPr/>
            </w:rPrChange>
          </w:rPr>
          <w:t>yêu</w:t>
        </w:r>
        <w:proofErr w:type="spellEnd"/>
        <w:r w:rsidRPr="00101C72">
          <w:rPr>
            <w:b w:val="0"/>
            <w:bCs/>
            <w:rPrChange w:id="697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698" w:author="HIKARI" w:date="2019-11-08T22:10:00Z">
              <w:rPr/>
            </w:rPrChange>
          </w:rPr>
          <w:t>cầu</w:t>
        </w:r>
        <w:proofErr w:type="spellEnd"/>
        <w:r w:rsidRPr="00101C72">
          <w:rPr>
            <w:b w:val="0"/>
            <w:bCs/>
            <w:rPrChange w:id="699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700" w:author="HIKARI" w:date="2019-11-08T22:10:00Z">
              <w:rPr/>
            </w:rPrChange>
          </w:rPr>
          <w:t>vẽ</w:t>
        </w:r>
        <w:proofErr w:type="spellEnd"/>
        <w:r w:rsidRPr="00101C72">
          <w:rPr>
            <w:b w:val="0"/>
            <w:bCs/>
            <w:rPrChange w:id="701" w:author="HIKARI" w:date="2019-11-08T22:10:00Z">
              <w:rPr/>
            </w:rPrChange>
          </w:rPr>
          <w:t xml:space="preserve"> Diagram</w:t>
        </w:r>
      </w:ins>
      <w:ins w:id="702" w:author="HIKARI" w:date="2019-11-08T22:09:00Z">
        <w:r w:rsidRPr="00101C72">
          <w:rPr>
            <w:b w:val="0"/>
            <w:bCs/>
            <w:rPrChange w:id="703" w:author="HIKARI" w:date="2019-11-08T22:10:00Z">
              <w:rPr/>
            </w:rPrChange>
          </w:rPr>
          <w:t xml:space="preserve"> </w:t>
        </w:r>
      </w:ins>
      <w:proofErr w:type="spellStart"/>
      <w:ins w:id="704" w:author="HIKARI" w:date="2019-11-08T22:10:00Z">
        <w:r w:rsidRPr="00101C72">
          <w:rPr>
            <w:b w:val="0"/>
            <w:bCs/>
            <w:rPrChange w:id="705" w:author="HIKARI" w:date="2019-11-08T22:10:00Z">
              <w:rPr/>
            </w:rPrChange>
          </w:rPr>
          <w:t>sử</w:t>
        </w:r>
        <w:proofErr w:type="spellEnd"/>
        <w:r w:rsidRPr="00101C72">
          <w:rPr>
            <w:b w:val="0"/>
            <w:bCs/>
            <w:rPrChange w:id="706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707" w:author="HIKARI" w:date="2019-11-08T22:10:00Z">
              <w:rPr/>
            </w:rPrChange>
          </w:rPr>
          <w:t>dụng</w:t>
        </w:r>
        <w:proofErr w:type="spellEnd"/>
        <w:r w:rsidRPr="00101C72">
          <w:rPr>
            <w:b w:val="0"/>
            <w:bCs/>
            <w:rPrChange w:id="708" w:author="HIKARI" w:date="2019-11-08T22:10:00Z">
              <w:rPr/>
            </w:rPrChange>
          </w:rPr>
          <w:t xml:space="preserve"> TensorFlow Layer API</w:t>
        </w:r>
      </w:ins>
      <w:ins w:id="709" w:author="HIKARI" w:date="2019-11-08T22:07:00Z">
        <w:r w:rsidRPr="00101C72">
          <w:rPr>
            <w:b w:val="0"/>
            <w:bCs/>
            <w:rPrChange w:id="710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711" w:author="HIKARI" w:date="2019-11-08T22:10:00Z">
              <w:rPr/>
            </w:rPrChange>
          </w:rPr>
          <w:t>cho</w:t>
        </w:r>
        <w:proofErr w:type="spellEnd"/>
        <w:r w:rsidRPr="00101C72">
          <w:rPr>
            <w:b w:val="0"/>
            <w:bCs/>
            <w:rPrChange w:id="712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713" w:author="HIKARI" w:date="2019-11-08T22:10:00Z">
              <w:rPr/>
            </w:rPrChange>
          </w:rPr>
          <w:t>mô</w:t>
        </w:r>
        <w:proofErr w:type="spellEnd"/>
        <w:r w:rsidRPr="00101C72">
          <w:rPr>
            <w:b w:val="0"/>
            <w:bCs/>
            <w:rPrChange w:id="714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715" w:author="HIKARI" w:date="2019-11-08T22:10:00Z">
              <w:rPr/>
            </w:rPrChange>
          </w:rPr>
          <w:t>hình</w:t>
        </w:r>
        <w:proofErr w:type="spellEnd"/>
        <w:r w:rsidRPr="00101C72">
          <w:rPr>
            <w:b w:val="0"/>
            <w:bCs/>
            <w:rPrChange w:id="716" w:author="HIKARI" w:date="2019-11-08T22:10:00Z">
              <w:rPr/>
            </w:rPrChange>
          </w:rPr>
          <w:t xml:space="preserve"> </w:t>
        </w:r>
      </w:ins>
      <w:proofErr w:type="spellStart"/>
      <w:ins w:id="717" w:author="HIKARI" w:date="2019-11-08T22:08:00Z">
        <w:r w:rsidRPr="00101C72">
          <w:rPr>
            <w:b w:val="0"/>
            <w:bCs/>
            <w:rPrChange w:id="718" w:author="HIKARI" w:date="2019-11-08T22:10:00Z">
              <w:rPr/>
            </w:rPrChange>
          </w:rPr>
          <w:t>mạng</w:t>
        </w:r>
        <w:proofErr w:type="spellEnd"/>
        <w:r w:rsidRPr="00101C72">
          <w:rPr>
            <w:b w:val="0"/>
            <w:bCs/>
            <w:rPrChange w:id="719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720" w:author="HIKARI" w:date="2019-11-08T22:10:00Z">
              <w:rPr/>
            </w:rPrChange>
          </w:rPr>
          <w:t>thần</w:t>
        </w:r>
        <w:proofErr w:type="spellEnd"/>
        <w:r w:rsidRPr="00101C72">
          <w:rPr>
            <w:b w:val="0"/>
            <w:bCs/>
            <w:rPrChange w:id="721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722" w:author="HIKARI" w:date="2019-11-08T22:10:00Z">
              <w:rPr/>
            </w:rPrChange>
          </w:rPr>
          <w:t>kinh</w:t>
        </w:r>
        <w:proofErr w:type="spellEnd"/>
        <w:r w:rsidRPr="00101C72">
          <w:rPr>
            <w:b w:val="0"/>
            <w:bCs/>
            <w:rPrChange w:id="723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724" w:author="HIKARI" w:date="2019-11-08T22:10:00Z">
              <w:rPr/>
            </w:rPrChange>
          </w:rPr>
          <w:t>nhân</w:t>
        </w:r>
        <w:proofErr w:type="spellEnd"/>
        <w:r w:rsidRPr="00101C72">
          <w:rPr>
            <w:b w:val="0"/>
            <w:bCs/>
            <w:rPrChange w:id="725" w:author="HIKARI" w:date="2019-11-08T22:10:00Z">
              <w:rPr/>
            </w:rPrChange>
          </w:rPr>
          <w:t xml:space="preserve"> </w:t>
        </w:r>
        <w:proofErr w:type="spellStart"/>
        <w:r w:rsidRPr="00101C72">
          <w:rPr>
            <w:b w:val="0"/>
            <w:bCs/>
            <w:rPrChange w:id="726" w:author="HIKARI" w:date="2019-11-08T22:10:00Z">
              <w:rPr/>
            </w:rPrChange>
          </w:rPr>
          <w:t>tạo</w:t>
        </w:r>
        <w:proofErr w:type="spellEnd"/>
        <w:r w:rsidRPr="00101C72">
          <w:rPr>
            <w:b w:val="0"/>
            <w:bCs/>
            <w:rPrChange w:id="727" w:author="HIKARI" w:date="2019-11-08T22:10:00Z">
              <w:rPr/>
            </w:rPrChange>
          </w:rPr>
          <w:t xml:space="preserve"> </w:t>
        </w:r>
      </w:ins>
      <w:proofErr w:type="spellStart"/>
      <w:ins w:id="728" w:author="HIKARI" w:date="2019-11-08T22:10:00Z">
        <w:r>
          <w:rPr>
            <w:b w:val="0"/>
            <w:bCs/>
          </w:rPr>
          <w:t>từ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mô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tả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bằng</w:t>
        </w:r>
        <w:proofErr w:type="spellEnd"/>
        <w:r>
          <w:rPr>
            <w:b w:val="0"/>
            <w:bCs/>
          </w:rPr>
          <w:t xml:space="preserve"> Python scripts </w:t>
        </w:r>
        <w:proofErr w:type="spellStart"/>
        <w:r>
          <w:rPr>
            <w:b w:val="0"/>
            <w:bCs/>
          </w:rPr>
          <w:t>của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người</w:t>
        </w:r>
        <w:proofErr w:type="spellEnd"/>
        <w:r>
          <w:rPr>
            <w:b w:val="0"/>
            <w:bCs/>
          </w:rPr>
          <w:t xml:space="preserve"> </w:t>
        </w:r>
      </w:ins>
      <w:proofErr w:type="spellStart"/>
      <w:ins w:id="729" w:author="HIKARI" w:date="2019-11-08T22:11:00Z">
        <w:r>
          <w:rPr>
            <w:b w:val="0"/>
            <w:bCs/>
          </w:rPr>
          <w:t>dùng</w:t>
        </w:r>
      </w:ins>
      <w:proofErr w:type="spellEnd"/>
      <w:ins w:id="730" w:author="HIKARI" w:date="2019-11-10T17:21:00Z">
        <w:r w:rsidR="001C69BD">
          <w:rPr>
            <w:b w:val="0"/>
            <w:bCs/>
          </w:rPr>
          <w:t>.</w:t>
        </w:r>
      </w:ins>
    </w:p>
    <w:p w14:paraId="0767572B" w14:textId="065E4431" w:rsidR="00136198" w:rsidRDefault="00136198">
      <w:pPr>
        <w:pStyle w:val="Heading4"/>
        <w:numPr>
          <w:ilvl w:val="2"/>
          <w:numId w:val="42"/>
        </w:numPr>
        <w:ind w:left="2160"/>
        <w:rPr>
          <w:ins w:id="731" w:author="HIKARI" w:date="2019-11-08T22:10:00Z"/>
        </w:rPr>
      </w:pPr>
      <w:bookmarkStart w:id="732" w:name="_Toc24298311"/>
      <w:proofErr w:type="spellStart"/>
      <w:r w:rsidRPr="00136198">
        <w:t>Phân</w:t>
      </w:r>
      <w:proofErr w:type="spellEnd"/>
      <w:r w:rsidRPr="00136198">
        <w:t xml:space="preserve"> </w:t>
      </w:r>
      <w:proofErr w:type="spellStart"/>
      <w:r w:rsidRPr="00136198">
        <w:t>tích</w:t>
      </w:r>
      <w:proofErr w:type="spellEnd"/>
      <w:r w:rsidRPr="00136198">
        <w:t xml:space="preserve"> </w:t>
      </w:r>
      <w:proofErr w:type="spellStart"/>
      <w:r w:rsidRPr="00136198">
        <w:t>đồ</w:t>
      </w:r>
      <w:proofErr w:type="spellEnd"/>
      <w:r w:rsidRPr="00136198">
        <w:t xml:space="preserve"> </w:t>
      </w:r>
      <w:proofErr w:type="spellStart"/>
      <w:r w:rsidRPr="00136198">
        <w:t>án</w:t>
      </w:r>
      <w:bookmarkEnd w:id="732"/>
      <w:proofErr w:type="spellEnd"/>
    </w:p>
    <w:p w14:paraId="696AB336" w14:textId="1AF69075" w:rsidR="00101C72" w:rsidRDefault="00101C72" w:rsidP="00101C72">
      <w:pPr>
        <w:pStyle w:val="ListParagraph"/>
        <w:numPr>
          <w:ilvl w:val="0"/>
          <w:numId w:val="45"/>
        </w:numPr>
        <w:rPr>
          <w:ins w:id="733" w:author="HIKARI" w:date="2019-11-08T22:18:00Z"/>
          <w:b w:val="0"/>
          <w:bCs/>
        </w:rPr>
      </w:pPr>
      <w:proofErr w:type="spellStart"/>
      <w:ins w:id="734" w:author="HIKARI" w:date="2019-11-08T22:10:00Z">
        <w:r w:rsidRPr="00A5282E">
          <w:rPr>
            <w:b w:val="0"/>
            <w:bCs/>
            <w:rPrChange w:id="735" w:author="HIKARI" w:date="2019-11-08T22:18:00Z">
              <w:rPr/>
            </w:rPrChange>
          </w:rPr>
          <w:t>Xây</w:t>
        </w:r>
        <w:proofErr w:type="spellEnd"/>
        <w:r w:rsidRPr="00A5282E">
          <w:rPr>
            <w:b w:val="0"/>
            <w:bCs/>
            <w:rPrChange w:id="736" w:author="HIKARI" w:date="2019-11-08T22:18:00Z">
              <w:rPr/>
            </w:rPrChange>
          </w:rPr>
          <w:t xml:space="preserve"> </w:t>
        </w:r>
        <w:proofErr w:type="spellStart"/>
        <w:r w:rsidRPr="00A5282E">
          <w:rPr>
            <w:b w:val="0"/>
            <w:bCs/>
            <w:rPrChange w:id="737" w:author="HIKARI" w:date="2019-11-08T22:18:00Z">
              <w:rPr/>
            </w:rPrChange>
          </w:rPr>
          <w:t>dựng</w:t>
        </w:r>
        <w:proofErr w:type="spellEnd"/>
        <w:r w:rsidRPr="00A5282E">
          <w:rPr>
            <w:b w:val="0"/>
            <w:bCs/>
            <w:rPrChange w:id="738" w:author="HIKARI" w:date="2019-11-08T22:18:00Z">
              <w:rPr/>
            </w:rPrChange>
          </w:rPr>
          <w:t xml:space="preserve"> </w:t>
        </w:r>
        <w:proofErr w:type="spellStart"/>
        <w:r w:rsidRPr="00A5282E">
          <w:rPr>
            <w:b w:val="0"/>
            <w:bCs/>
            <w:rPrChange w:id="739" w:author="HIKARI" w:date="2019-11-08T22:18:00Z">
              <w:rPr/>
            </w:rPrChange>
          </w:rPr>
          <w:t>phần</w:t>
        </w:r>
        <w:proofErr w:type="spellEnd"/>
        <w:r w:rsidRPr="00A5282E">
          <w:rPr>
            <w:b w:val="0"/>
            <w:bCs/>
            <w:rPrChange w:id="740" w:author="HIKARI" w:date="2019-11-08T22:18:00Z">
              <w:rPr/>
            </w:rPrChange>
          </w:rPr>
          <w:t xml:space="preserve"> </w:t>
        </w:r>
        <w:proofErr w:type="spellStart"/>
        <w:r w:rsidRPr="00A5282E">
          <w:rPr>
            <w:b w:val="0"/>
            <w:bCs/>
            <w:rPrChange w:id="741" w:author="HIKARI" w:date="2019-11-08T22:18:00Z">
              <w:rPr/>
            </w:rPrChange>
          </w:rPr>
          <w:t>mềm</w:t>
        </w:r>
        <w:proofErr w:type="spellEnd"/>
        <w:r w:rsidRPr="00A5282E">
          <w:rPr>
            <w:b w:val="0"/>
            <w:bCs/>
            <w:rPrChange w:id="742" w:author="HIKARI" w:date="2019-11-08T22:18:00Z">
              <w:rPr/>
            </w:rPrChange>
          </w:rPr>
          <w:t xml:space="preserve"> </w:t>
        </w:r>
        <w:proofErr w:type="spellStart"/>
        <w:r w:rsidRPr="00A5282E">
          <w:rPr>
            <w:b w:val="0"/>
            <w:bCs/>
            <w:rPrChange w:id="743" w:author="HIKARI" w:date="2019-11-08T22:18:00Z">
              <w:rPr/>
            </w:rPrChange>
          </w:rPr>
          <w:t>hướng</w:t>
        </w:r>
        <w:proofErr w:type="spellEnd"/>
        <w:r w:rsidRPr="00A5282E">
          <w:rPr>
            <w:b w:val="0"/>
            <w:bCs/>
            <w:rPrChange w:id="744" w:author="HIKARI" w:date="2019-11-08T22:18:00Z">
              <w:rPr/>
            </w:rPrChange>
          </w:rPr>
          <w:t xml:space="preserve"> </w:t>
        </w:r>
        <w:proofErr w:type="spellStart"/>
        <w:r w:rsidRPr="00A5282E">
          <w:rPr>
            <w:b w:val="0"/>
            <w:bCs/>
            <w:rPrChange w:id="745" w:author="HIKARI" w:date="2019-11-08T22:18:00Z">
              <w:rPr/>
            </w:rPrChange>
          </w:rPr>
          <w:t>đối</w:t>
        </w:r>
        <w:proofErr w:type="spellEnd"/>
        <w:r w:rsidRPr="00A5282E">
          <w:rPr>
            <w:b w:val="0"/>
            <w:bCs/>
            <w:rPrChange w:id="746" w:author="HIKARI" w:date="2019-11-08T22:18:00Z">
              <w:rPr/>
            </w:rPrChange>
          </w:rPr>
          <w:t xml:space="preserve"> </w:t>
        </w:r>
        <w:proofErr w:type="spellStart"/>
        <w:r w:rsidRPr="00A5282E">
          <w:rPr>
            <w:b w:val="0"/>
            <w:bCs/>
            <w:rPrChange w:id="747" w:author="HIKARI" w:date="2019-11-08T22:18:00Z">
              <w:rPr/>
            </w:rPrChange>
          </w:rPr>
          <w:t>tượng</w:t>
        </w:r>
      </w:ins>
      <w:proofErr w:type="spellEnd"/>
      <w:ins w:id="748" w:author="HIKARI" w:date="2019-11-08T22:22:00Z">
        <w:r w:rsidR="00314126">
          <w:rPr>
            <w:b w:val="0"/>
            <w:bCs/>
          </w:rPr>
          <w:t>.</w:t>
        </w:r>
      </w:ins>
    </w:p>
    <w:p w14:paraId="1D908EBF" w14:textId="5633C417" w:rsidR="00A5282E" w:rsidRDefault="00A5282E" w:rsidP="00A5282E">
      <w:pPr>
        <w:pStyle w:val="ListParagraph"/>
        <w:numPr>
          <w:ilvl w:val="0"/>
          <w:numId w:val="45"/>
        </w:numPr>
        <w:rPr>
          <w:ins w:id="749" w:author="HIKARI" w:date="2019-11-08T22:18:00Z"/>
          <w:b w:val="0"/>
          <w:bCs/>
        </w:rPr>
      </w:pPr>
      <w:proofErr w:type="spellStart"/>
      <w:ins w:id="750" w:author="HIKARI" w:date="2019-11-08T22:18:00Z">
        <w:r>
          <w:rPr>
            <w:b w:val="0"/>
            <w:bCs/>
          </w:rPr>
          <w:t>Phân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tích</w:t>
        </w:r>
        <w:proofErr w:type="spellEnd"/>
        <w:r>
          <w:rPr>
            <w:b w:val="0"/>
            <w:bCs/>
          </w:rPr>
          <w:t xml:space="preserve"> text (</w:t>
        </w:r>
        <w:proofErr w:type="spellStart"/>
        <w:r>
          <w:rPr>
            <w:b w:val="0"/>
            <w:bCs/>
          </w:rPr>
          <w:t>Đọc</w:t>
        </w:r>
        <w:proofErr w:type="spellEnd"/>
        <w:r>
          <w:rPr>
            <w:b w:val="0"/>
            <w:bCs/>
          </w:rPr>
          <w:t xml:space="preserve"> string) </w:t>
        </w:r>
        <w:proofErr w:type="spellStart"/>
        <w:r>
          <w:rPr>
            <w:b w:val="0"/>
            <w:bCs/>
          </w:rPr>
          <w:t>để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lấy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dữ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liệu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đầu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vào</w:t>
        </w:r>
      </w:ins>
      <w:proofErr w:type="spellEnd"/>
      <w:ins w:id="751" w:author="HIKARI" w:date="2019-11-08T22:22:00Z">
        <w:r w:rsidR="00314126">
          <w:rPr>
            <w:b w:val="0"/>
            <w:bCs/>
          </w:rPr>
          <w:t>.</w:t>
        </w:r>
      </w:ins>
    </w:p>
    <w:p w14:paraId="1CC10DDC" w14:textId="1E203F94" w:rsidR="00A5282E" w:rsidRPr="00A5282E" w:rsidRDefault="00A5282E">
      <w:pPr>
        <w:pStyle w:val="ListParagraph"/>
        <w:numPr>
          <w:ilvl w:val="0"/>
          <w:numId w:val="45"/>
        </w:numPr>
        <w:rPr>
          <w:b w:val="0"/>
          <w:bCs/>
          <w:rPrChange w:id="752" w:author="HIKARI" w:date="2019-11-08T22:18:00Z">
            <w:rPr/>
          </w:rPrChange>
        </w:rPr>
        <w:pPrChange w:id="753" w:author="HIKARI" w:date="2019-11-08T22:18:00Z">
          <w:pPr>
            <w:pStyle w:val="ListParagraph"/>
            <w:numPr>
              <w:ilvl w:val="2"/>
              <w:numId w:val="2"/>
            </w:numPr>
            <w:ind w:left="2160" w:hanging="1080"/>
            <w:outlineLvl w:val="1"/>
          </w:pPr>
        </w:pPrChange>
      </w:pPr>
      <w:proofErr w:type="spellStart"/>
      <w:ins w:id="754" w:author="HIKARI" w:date="2019-11-08T22:18:00Z">
        <w:r>
          <w:rPr>
            <w:b w:val="0"/>
            <w:bCs/>
          </w:rPr>
          <w:t>Dữ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liệu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đầu</w:t>
        </w:r>
        <w:proofErr w:type="spellEnd"/>
        <w:r>
          <w:rPr>
            <w:b w:val="0"/>
            <w:bCs/>
          </w:rPr>
          <w:t xml:space="preserve"> ra </w:t>
        </w:r>
        <w:proofErr w:type="spellStart"/>
        <w:r>
          <w:rPr>
            <w:b w:val="0"/>
            <w:bCs/>
          </w:rPr>
          <w:t>đưa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tới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ch</w:t>
        </w:r>
      </w:ins>
      <w:ins w:id="755" w:author="HIKARI" w:date="2019-11-08T22:19:00Z">
        <w:r>
          <w:rPr>
            <w:b w:val="0"/>
            <w:bCs/>
          </w:rPr>
          <w:t>o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người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dùng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dạng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đồ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hoạ</w:t>
        </w:r>
      </w:ins>
      <w:proofErr w:type="spellEnd"/>
      <w:ins w:id="756" w:author="HIKARI" w:date="2019-11-08T22:22:00Z">
        <w:r w:rsidR="00314126">
          <w:rPr>
            <w:b w:val="0"/>
            <w:bCs/>
          </w:rPr>
          <w:t>.</w:t>
        </w:r>
      </w:ins>
    </w:p>
    <w:p w14:paraId="20AB3A97" w14:textId="001093C7" w:rsidR="00136198" w:rsidRDefault="00136198">
      <w:pPr>
        <w:pStyle w:val="Heading4"/>
        <w:numPr>
          <w:ilvl w:val="2"/>
          <w:numId w:val="42"/>
        </w:numPr>
        <w:ind w:left="2160"/>
        <w:rPr>
          <w:ins w:id="757" w:author="HIKARI" w:date="2019-11-08T22:22:00Z"/>
        </w:rPr>
      </w:pPr>
      <w:bookmarkStart w:id="758" w:name="_Toc24298312"/>
      <w:proofErr w:type="spellStart"/>
      <w:r w:rsidRPr="00136198">
        <w:t>Phương</w:t>
      </w:r>
      <w:proofErr w:type="spellEnd"/>
      <w:r w:rsidRPr="00136198">
        <w:t xml:space="preserve"> </w:t>
      </w:r>
      <w:proofErr w:type="spellStart"/>
      <w:r w:rsidRPr="00136198">
        <w:t>hướng</w:t>
      </w:r>
      <w:proofErr w:type="spellEnd"/>
      <w:r w:rsidRPr="00136198">
        <w:t xml:space="preserve"> </w:t>
      </w:r>
      <w:proofErr w:type="spellStart"/>
      <w:r w:rsidRPr="00136198">
        <w:t>thực</w:t>
      </w:r>
      <w:proofErr w:type="spellEnd"/>
      <w:r w:rsidRPr="00136198">
        <w:t xml:space="preserve"> </w:t>
      </w:r>
      <w:proofErr w:type="spellStart"/>
      <w:r w:rsidRPr="00136198">
        <w:t>hiện</w:t>
      </w:r>
      <w:commentRangeEnd w:id="668"/>
      <w:proofErr w:type="spellEnd"/>
      <w:r w:rsidR="006961FC">
        <w:rPr>
          <w:rStyle w:val="CommentReference"/>
        </w:rPr>
        <w:commentReference w:id="668"/>
      </w:r>
      <w:bookmarkEnd w:id="758"/>
    </w:p>
    <w:p w14:paraId="1701E069" w14:textId="42F9FD08" w:rsidR="00314126" w:rsidRDefault="00314126" w:rsidP="00314126">
      <w:pPr>
        <w:pStyle w:val="ListParagraph"/>
        <w:numPr>
          <w:ilvl w:val="0"/>
          <w:numId w:val="45"/>
        </w:numPr>
        <w:rPr>
          <w:ins w:id="759" w:author="HIKARI" w:date="2019-11-08T22:25:00Z"/>
          <w:b w:val="0"/>
          <w:bCs/>
        </w:rPr>
      </w:pPr>
      <w:proofErr w:type="spellStart"/>
      <w:ins w:id="760" w:author="HIKARI" w:date="2019-11-08T22:22:00Z">
        <w:r w:rsidRPr="00314126">
          <w:rPr>
            <w:b w:val="0"/>
            <w:bCs/>
            <w:rPrChange w:id="761" w:author="HIKARI" w:date="2019-11-08T22:25:00Z">
              <w:rPr/>
            </w:rPrChange>
          </w:rPr>
          <w:t>Xây</w:t>
        </w:r>
        <w:proofErr w:type="spellEnd"/>
        <w:r w:rsidRPr="00314126">
          <w:rPr>
            <w:b w:val="0"/>
            <w:bCs/>
            <w:rPrChange w:id="762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763" w:author="HIKARI" w:date="2019-11-08T22:25:00Z">
              <w:rPr/>
            </w:rPrChange>
          </w:rPr>
          <w:t>dựng</w:t>
        </w:r>
        <w:proofErr w:type="spellEnd"/>
        <w:r w:rsidRPr="00314126">
          <w:rPr>
            <w:b w:val="0"/>
            <w:bCs/>
            <w:rPrChange w:id="764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765" w:author="HIKARI" w:date="2019-11-08T22:25:00Z">
              <w:rPr/>
            </w:rPrChange>
          </w:rPr>
          <w:t>phần</w:t>
        </w:r>
        <w:proofErr w:type="spellEnd"/>
        <w:r w:rsidRPr="00314126">
          <w:rPr>
            <w:b w:val="0"/>
            <w:bCs/>
            <w:rPrChange w:id="766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767" w:author="HIKARI" w:date="2019-11-08T22:25:00Z">
              <w:rPr/>
            </w:rPrChange>
          </w:rPr>
          <w:t>mềm</w:t>
        </w:r>
        <w:proofErr w:type="spellEnd"/>
        <w:r w:rsidRPr="00314126">
          <w:rPr>
            <w:b w:val="0"/>
            <w:bCs/>
            <w:rPrChange w:id="768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769" w:author="HIKARI" w:date="2019-11-08T22:25:00Z">
              <w:rPr/>
            </w:rPrChange>
          </w:rPr>
          <w:t>hướng</w:t>
        </w:r>
        <w:proofErr w:type="spellEnd"/>
        <w:r w:rsidRPr="00314126">
          <w:rPr>
            <w:b w:val="0"/>
            <w:bCs/>
            <w:rPrChange w:id="770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771" w:author="HIKARI" w:date="2019-11-08T22:25:00Z">
              <w:rPr/>
            </w:rPrChange>
          </w:rPr>
          <w:t>đối</w:t>
        </w:r>
        <w:proofErr w:type="spellEnd"/>
        <w:r w:rsidRPr="00314126">
          <w:rPr>
            <w:b w:val="0"/>
            <w:bCs/>
            <w:rPrChange w:id="772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773" w:author="HIKARI" w:date="2019-11-08T22:25:00Z">
              <w:rPr/>
            </w:rPrChange>
          </w:rPr>
          <w:t>tượng</w:t>
        </w:r>
        <w:proofErr w:type="spellEnd"/>
        <w:r w:rsidRPr="00314126">
          <w:rPr>
            <w:b w:val="0"/>
            <w:bCs/>
            <w:rPrChange w:id="774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775" w:author="HIKARI" w:date="2019-11-08T22:25:00Z">
              <w:rPr/>
            </w:rPrChange>
          </w:rPr>
          <w:t>bằng</w:t>
        </w:r>
        <w:proofErr w:type="spellEnd"/>
        <w:r w:rsidRPr="00314126">
          <w:rPr>
            <w:b w:val="0"/>
            <w:bCs/>
            <w:rPrChange w:id="776" w:author="HIKARI" w:date="2019-11-08T22:25:00Z">
              <w:rPr/>
            </w:rPrChange>
          </w:rPr>
          <w:t xml:space="preserve"> C#, </w:t>
        </w:r>
        <w:proofErr w:type="spellStart"/>
        <w:r w:rsidRPr="00314126">
          <w:rPr>
            <w:b w:val="0"/>
            <w:bCs/>
            <w:rPrChange w:id="777" w:author="HIKARI" w:date="2019-11-08T22:25:00Z">
              <w:rPr/>
            </w:rPrChange>
          </w:rPr>
          <w:t>đáp</w:t>
        </w:r>
        <w:proofErr w:type="spellEnd"/>
        <w:r w:rsidRPr="00314126">
          <w:rPr>
            <w:b w:val="0"/>
            <w:bCs/>
            <w:rPrChange w:id="778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779" w:author="HIKARI" w:date="2019-11-08T22:25:00Z">
              <w:rPr/>
            </w:rPrChange>
          </w:rPr>
          <w:t>ứng</w:t>
        </w:r>
        <w:proofErr w:type="spellEnd"/>
        <w:r w:rsidRPr="00314126">
          <w:rPr>
            <w:b w:val="0"/>
            <w:bCs/>
            <w:rPrChange w:id="780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781" w:author="HIKARI" w:date="2019-11-08T22:25:00Z">
              <w:rPr/>
            </w:rPrChange>
          </w:rPr>
          <w:t>cả</w:t>
        </w:r>
        <w:proofErr w:type="spellEnd"/>
        <w:r w:rsidRPr="00314126">
          <w:rPr>
            <w:b w:val="0"/>
            <w:bCs/>
            <w:rPrChange w:id="782" w:author="HIKARI" w:date="2019-11-08T22:25:00Z">
              <w:rPr/>
            </w:rPrChange>
          </w:rPr>
          <w:t xml:space="preserve"> </w:t>
        </w:r>
      </w:ins>
      <w:ins w:id="783" w:author="HIKARI" w:date="2019-11-08T22:23:00Z">
        <w:r w:rsidRPr="00314126">
          <w:rPr>
            <w:b w:val="0"/>
            <w:bCs/>
            <w:rPrChange w:id="784" w:author="HIKARI" w:date="2019-11-08T22:25:00Z">
              <w:rPr/>
            </w:rPrChange>
          </w:rPr>
          <w:t xml:space="preserve">4 </w:t>
        </w:r>
        <w:proofErr w:type="spellStart"/>
        <w:r w:rsidRPr="00314126">
          <w:rPr>
            <w:b w:val="0"/>
            <w:bCs/>
            <w:rPrChange w:id="785" w:author="HIKARI" w:date="2019-11-08T22:25:00Z">
              <w:rPr/>
            </w:rPrChange>
          </w:rPr>
          <w:t>tính</w:t>
        </w:r>
        <w:proofErr w:type="spellEnd"/>
        <w:r w:rsidRPr="00314126">
          <w:rPr>
            <w:b w:val="0"/>
            <w:bCs/>
            <w:rPrChange w:id="786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787" w:author="HIKARI" w:date="2019-11-08T22:25:00Z">
              <w:rPr/>
            </w:rPrChange>
          </w:rPr>
          <w:t>chất</w:t>
        </w:r>
      </w:ins>
      <w:proofErr w:type="spellEnd"/>
      <w:ins w:id="788" w:author="HIKARI" w:date="2019-11-10T17:21:00Z">
        <w:r w:rsidR="001C69BD">
          <w:rPr>
            <w:b w:val="0"/>
            <w:bCs/>
          </w:rPr>
          <w:t>:</w:t>
        </w:r>
      </w:ins>
      <w:ins w:id="789" w:author="HIKARI" w:date="2019-11-08T22:23:00Z">
        <w:r w:rsidRPr="00314126">
          <w:rPr>
            <w:b w:val="0"/>
            <w:bCs/>
            <w:rPrChange w:id="790" w:author="HIKARI" w:date="2019-11-08T22:25:00Z">
              <w:rPr/>
            </w:rPrChange>
          </w:rPr>
          <w:t xml:space="preserve"> </w:t>
        </w:r>
      </w:ins>
      <w:proofErr w:type="spellStart"/>
      <w:ins w:id="791" w:author="HIKARI" w:date="2019-11-10T17:21:00Z">
        <w:r w:rsidR="001C69BD">
          <w:rPr>
            <w:b w:val="0"/>
            <w:bCs/>
          </w:rPr>
          <w:t>K</w:t>
        </w:r>
      </w:ins>
      <w:ins w:id="792" w:author="HIKARI" w:date="2019-11-08T22:23:00Z">
        <w:r w:rsidRPr="00314126">
          <w:rPr>
            <w:b w:val="0"/>
            <w:bCs/>
            <w:rPrChange w:id="793" w:author="HIKARI" w:date="2019-11-08T22:25:00Z">
              <w:rPr/>
            </w:rPrChange>
          </w:rPr>
          <w:t>ế</w:t>
        </w:r>
        <w:proofErr w:type="spellEnd"/>
        <w:r w:rsidRPr="00314126">
          <w:rPr>
            <w:b w:val="0"/>
            <w:bCs/>
            <w:rPrChange w:id="794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795" w:author="HIKARI" w:date="2019-11-08T22:25:00Z">
              <w:rPr/>
            </w:rPrChange>
          </w:rPr>
          <w:t>thừa</w:t>
        </w:r>
        <w:proofErr w:type="spellEnd"/>
        <w:r w:rsidRPr="00314126">
          <w:rPr>
            <w:b w:val="0"/>
            <w:bCs/>
            <w:rPrChange w:id="796" w:author="HIKARI" w:date="2019-11-08T22:25:00Z">
              <w:rPr/>
            </w:rPrChange>
          </w:rPr>
          <w:t xml:space="preserve">, </w:t>
        </w:r>
        <w:proofErr w:type="spellStart"/>
        <w:r w:rsidRPr="00314126">
          <w:rPr>
            <w:b w:val="0"/>
            <w:bCs/>
            <w:rPrChange w:id="797" w:author="HIKARI" w:date="2019-11-08T22:25:00Z">
              <w:rPr/>
            </w:rPrChange>
          </w:rPr>
          <w:t>đóng</w:t>
        </w:r>
        <w:proofErr w:type="spellEnd"/>
        <w:r w:rsidRPr="00314126">
          <w:rPr>
            <w:b w:val="0"/>
            <w:bCs/>
            <w:rPrChange w:id="798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799" w:author="HIKARI" w:date="2019-11-08T22:25:00Z">
              <w:rPr/>
            </w:rPrChange>
          </w:rPr>
          <w:t>gói</w:t>
        </w:r>
      </w:ins>
      <w:proofErr w:type="spellEnd"/>
      <w:ins w:id="800" w:author="HIKARI" w:date="2019-11-08T22:24:00Z">
        <w:r w:rsidRPr="00314126">
          <w:rPr>
            <w:b w:val="0"/>
            <w:bCs/>
            <w:rPrChange w:id="801" w:author="HIKARI" w:date="2019-11-08T22:25:00Z">
              <w:rPr/>
            </w:rPrChange>
          </w:rPr>
          <w:t xml:space="preserve">, </w:t>
        </w:r>
        <w:proofErr w:type="spellStart"/>
        <w:r w:rsidRPr="00314126">
          <w:rPr>
            <w:b w:val="0"/>
            <w:bCs/>
            <w:rPrChange w:id="802" w:author="HIKARI" w:date="2019-11-08T22:25:00Z">
              <w:rPr/>
            </w:rPrChange>
          </w:rPr>
          <w:t>đa</w:t>
        </w:r>
        <w:proofErr w:type="spellEnd"/>
        <w:r w:rsidRPr="00314126">
          <w:rPr>
            <w:b w:val="0"/>
            <w:bCs/>
            <w:rPrChange w:id="803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804" w:author="HIKARI" w:date="2019-11-08T22:25:00Z">
              <w:rPr/>
            </w:rPrChange>
          </w:rPr>
          <w:t>hình</w:t>
        </w:r>
      </w:ins>
      <w:proofErr w:type="spellEnd"/>
      <w:ins w:id="805" w:author="HIKARI" w:date="2019-11-10T17:21:00Z">
        <w:r w:rsidR="001C69BD">
          <w:rPr>
            <w:b w:val="0"/>
            <w:bCs/>
          </w:rPr>
          <w:t xml:space="preserve"> </w:t>
        </w:r>
        <w:proofErr w:type="spellStart"/>
        <w:r w:rsidR="001C69BD">
          <w:rPr>
            <w:b w:val="0"/>
            <w:bCs/>
          </w:rPr>
          <w:t>và</w:t>
        </w:r>
      </w:ins>
      <w:proofErr w:type="spellEnd"/>
      <w:ins w:id="806" w:author="HIKARI" w:date="2019-11-08T22:24:00Z">
        <w:r w:rsidRPr="00314126">
          <w:rPr>
            <w:b w:val="0"/>
            <w:bCs/>
            <w:rPrChange w:id="807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808" w:author="HIKARI" w:date="2019-11-08T22:25:00Z">
              <w:rPr/>
            </w:rPrChange>
          </w:rPr>
          <w:t>trù</w:t>
        </w:r>
        <w:proofErr w:type="spellEnd"/>
        <w:r w:rsidRPr="00314126">
          <w:rPr>
            <w:b w:val="0"/>
            <w:bCs/>
            <w:rPrChange w:id="809" w:author="HIKARI" w:date="2019-11-08T22:25:00Z">
              <w:rPr/>
            </w:rPrChange>
          </w:rPr>
          <w:t xml:space="preserve"> </w:t>
        </w:r>
        <w:proofErr w:type="spellStart"/>
        <w:r w:rsidRPr="00314126">
          <w:rPr>
            <w:b w:val="0"/>
            <w:bCs/>
            <w:rPrChange w:id="810" w:author="HIKARI" w:date="2019-11-08T22:25:00Z">
              <w:rPr/>
            </w:rPrChange>
          </w:rPr>
          <w:t>t</w:t>
        </w:r>
      </w:ins>
      <w:ins w:id="811" w:author="HIKARI" w:date="2019-11-10T17:21:00Z">
        <w:r w:rsidR="001C69BD">
          <w:rPr>
            <w:b w:val="0"/>
            <w:bCs/>
          </w:rPr>
          <w:t>ượ</w:t>
        </w:r>
      </w:ins>
      <w:ins w:id="812" w:author="HIKARI" w:date="2019-11-08T22:24:00Z">
        <w:r w:rsidRPr="00314126">
          <w:rPr>
            <w:b w:val="0"/>
            <w:bCs/>
            <w:rPrChange w:id="813" w:author="HIKARI" w:date="2019-11-08T22:25:00Z">
              <w:rPr/>
            </w:rPrChange>
          </w:rPr>
          <w:t>ng</w:t>
        </w:r>
      </w:ins>
      <w:proofErr w:type="spellEnd"/>
      <w:ins w:id="814" w:author="HIKARI" w:date="2019-11-08T22:25:00Z">
        <w:r w:rsidRPr="00314126">
          <w:rPr>
            <w:b w:val="0"/>
            <w:bCs/>
            <w:rPrChange w:id="815" w:author="HIKARI" w:date="2019-11-08T22:25:00Z">
              <w:rPr/>
            </w:rPrChange>
          </w:rPr>
          <w:t>.</w:t>
        </w:r>
      </w:ins>
    </w:p>
    <w:p w14:paraId="5FBEF866" w14:textId="7AE75CC3" w:rsidR="00314126" w:rsidRPr="00314126" w:rsidRDefault="00314126">
      <w:pPr>
        <w:pStyle w:val="ListParagraph"/>
        <w:numPr>
          <w:ilvl w:val="0"/>
          <w:numId w:val="45"/>
        </w:numPr>
        <w:rPr>
          <w:b w:val="0"/>
          <w:bCs/>
          <w:rPrChange w:id="816" w:author="HIKARI" w:date="2019-11-08T22:25:00Z">
            <w:rPr/>
          </w:rPrChange>
        </w:rPr>
        <w:pPrChange w:id="817" w:author="HIKARI" w:date="2019-11-08T22:22:00Z">
          <w:pPr>
            <w:pStyle w:val="ListParagraph"/>
            <w:numPr>
              <w:ilvl w:val="2"/>
              <w:numId w:val="2"/>
            </w:numPr>
            <w:ind w:left="2160" w:hanging="1080"/>
            <w:outlineLvl w:val="1"/>
          </w:pPr>
        </w:pPrChange>
      </w:pPr>
      <w:proofErr w:type="spellStart"/>
      <w:ins w:id="818" w:author="HIKARI" w:date="2019-11-08T22:26:00Z">
        <w:r>
          <w:rPr>
            <w:b w:val="0"/>
            <w:bCs/>
          </w:rPr>
          <w:t>Ứng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dụng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công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nghệ</w:t>
        </w:r>
        <w:proofErr w:type="spellEnd"/>
        <w:r>
          <w:rPr>
            <w:b w:val="0"/>
            <w:bCs/>
          </w:rPr>
          <w:t xml:space="preserve"> </w:t>
        </w:r>
        <w:r w:rsidRPr="00314126">
          <w:rPr>
            <w:b w:val="0"/>
            <w:bCs/>
          </w:rPr>
          <w:t>Windows Presentation Foundation</w:t>
        </w:r>
        <w:r>
          <w:rPr>
            <w:b w:val="0"/>
            <w:bCs/>
          </w:rPr>
          <w:t xml:space="preserve"> (WPF) </w:t>
        </w:r>
        <w:proofErr w:type="spellStart"/>
        <w:r>
          <w:rPr>
            <w:b w:val="0"/>
            <w:bCs/>
          </w:rPr>
          <w:t>vào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thiết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kế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giao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diện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người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dùng</w:t>
        </w:r>
        <w:proofErr w:type="spellEnd"/>
        <w:r>
          <w:rPr>
            <w:b w:val="0"/>
            <w:bCs/>
          </w:rPr>
          <w:t>.</w:t>
        </w:r>
      </w:ins>
    </w:p>
    <w:p w14:paraId="4F3F7ED8" w14:textId="71C3BF34" w:rsidR="006A52B7" w:rsidRPr="00E24C10" w:rsidRDefault="002F05EA">
      <w:pPr>
        <w:pStyle w:val="Heading3"/>
        <w:numPr>
          <w:ilvl w:val="1"/>
          <w:numId w:val="42"/>
        </w:numPr>
        <w:ind w:left="1440"/>
        <w:pPrChange w:id="819" w:author="HIKARI" w:date="2019-11-08T21:16:00Z">
          <w:pPr>
            <w:pStyle w:val="ListParagraph"/>
            <w:numPr>
              <w:ilvl w:val="1"/>
              <w:numId w:val="2"/>
            </w:numPr>
            <w:ind w:left="1440" w:hanging="720"/>
            <w:outlineLvl w:val="2"/>
          </w:pPr>
        </w:pPrChange>
      </w:pPr>
      <w:bookmarkStart w:id="820" w:name="_Toc24298313"/>
      <w:r w:rsidRPr="00E24C10">
        <w:t xml:space="preserve">Machine Learning, </w:t>
      </w:r>
      <w:proofErr w:type="spellStart"/>
      <w:r w:rsidRPr="00E24C10">
        <w:t>Tensorflow</w:t>
      </w:r>
      <w:proofErr w:type="spellEnd"/>
      <w:r w:rsidRPr="00E24C10">
        <w:t xml:space="preserve"> </w:t>
      </w:r>
      <w:proofErr w:type="spellStart"/>
      <w:r w:rsidRPr="00E24C10">
        <w:t>và</w:t>
      </w:r>
      <w:proofErr w:type="spellEnd"/>
      <w:r w:rsidRPr="00E24C10">
        <w:t xml:space="preserve"> Layers API</w:t>
      </w:r>
      <w:bookmarkEnd w:id="820"/>
    </w:p>
    <w:p w14:paraId="51F20F3E" w14:textId="1CF246CF" w:rsidR="006A52B7" w:rsidRDefault="002F05EA">
      <w:pPr>
        <w:pStyle w:val="Heading4"/>
        <w:numPr>
          <w:ilvl w:val="2"/>
          <w:numId w:val="42"/>
        </w:numPr>
        <w:ind w:left="2160"/>
        <w:pPrChange w:id="821" w:author="HIKARI" w:date="2019-11-08T21:16:00Z">
          <w:pPr>
            <w:pStyle w:val="ListParagraph"/>
            <w:numPr>
              <w:ilvl w:val="2"/>
              <w:numId w:val="2"/>
            </w:numPr>
            <w:ind w:left="2160" w:hanging="1080"/>
            <w:outlineLvl w:val="3"/>
          </w:pPr>
        </w:pPrChange>
      </w:pPr>
      <w:bookmarkStart w:id="822" w:name="_Toc24298314"/>
      <w:proofErr w:type="spellStart"/>
      <w:r w:rsidRPr="00E24C10">
        <w:t>Lí</w:t>
      </w:r>
      <w:proofErr w:type="spellEnd"/>
      <w:r w:rsidRPr="00E24C10">
        <w:t xml:space="preserve"> </w:t>
      </w:r>
      <w:proofErr w:type="spellStart"/>
      <w:r w:rsidRPr="00E24C10">
        <w:t>thuyết</w:t>
      </w:r>
      <w:proofErr w:type="spellEnd"/>
      <w:r w:rsidRPr="00E24C10">
        <w:t xml:space="preserve"> Machine Learning </w:t>
      </w:r>
      <w:proofErr w:type="spellStart"/>
      <w:r w:rsidRPr="00E24C10">
        <w:t>cơ</w:t>
      </w:r>
      <w:proofErr w:type="spellEnd"/>
      <w:r w:rsidRPr="00E24C10">
        <w:t xml:space="preserve"> </w:t>
      </w:r>
      <w:proofErr w:type="spellStart"/>
      <w:r w:rsidRPr="00E24C10">
        <w:t>bản</w:t>
      </w:r>
      <w:bookmarkEnd w:id="822"/>
      <w:proofErr w:type="spellEnd"/>
    </w:p>
    <w:p w14:paraId="091E83A6" w14:textId="67443173" w:rsidR="00E24C10" w:rsidRDefault="00E24C10" w:rsidP="001719AC">
      <w:pPr>
        <w:ind w:firstLine="720"/>
        <w:jc w:val="both"/>
        <w:rPr>
          <w:b w:val="0"/>
          <w:bCs/>
          <w:szCs w:val="26"/>
        </w:rPr>
      </w:pP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năm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gần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đây</w:t>
      </w:r>
      <w:proofErr w:type="spellEnd"/>
      <w:r w:rsidRPr="00E24C10">
        <w:rPr>
          <w:b w:val="0"/>
          <w:bCs/>
          <w:szCs w:val="26"/>
        </w:rPr>
        <w:t xml:space="preserve">, </w:t>
      </w:r>
      <w:del w:id="823" w:author="phunghx@gmail.com" w:date="2019-11-08T20:17:00Z">
        <w:r w:rsidRPr="00E24C10" w:rsidDel="006961FC">
          <w:rPr>
            <w:b w:val="0"/>
            <w:bCs/>
            <w:szCs w:val="26"/>
          </w:rPr>
          <w:delText xml:space="preserve">AI - </w:delText>
        </w:r>
      </w:del>
      <w:r w:rsidRPr="00E24C10">
        <w:rPr>
          <w:b w:val="0"/>
          <w:bCs/>
          <w:szCs w:val="26"/>
        </w:rPr>
        <w:t>Artificial Intelligence (</w:t>
      </w:r>
      <w:proofErr w:type="spellStart"/>
      <w:r w:rsidRPr="00E24C10">
        <w:rPr>
          <w:b w:val="0"/>
          <w:bCs/>
          <w:szCs w:val="26"/>
        </w:rPr>
        <w:t>Trí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Tuệ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Nhân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Tạo</w:t>
      </w:r>
      <w:proofErr w:type="spellEnd"/>
      <w:ins w:id="824" w:author="phunghx@gmail.com" w:date="2019-11-08T20:17:00Z">
        <w:r w:rsidR="006961FC">
          <w:rPr>
            <w:b w:val="0"/>
            <w:bCs/>
            <w:szCs w:val="26"/>
          </w:rPr>
          <w:t xml:space="preserve"> - AI</w:t>
        </w:r>
      </w:ins>
      <w:r w:rsidRPr="00E24C10">
        <w:rPr>
          <w:b w:val="0"/>
          <w:bCs/>
          <w:szCs w:val="26"/>
        </w:rPr>
        <w:t xml:space="preserve">),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cụ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là</w:t>
      </w:r>
      <w:proofErr w:type="spellEnd"/>
      <w:r w:rsidRPr="00E24C10">
        <w:rPr>
          <w:b w:val="0"/>
          <w:bCs/>
          <w:szCs w:val="26"/>
        </w:rPr>
        <w:t xml:space="preserve"> Machine Learning (</w:t>
      </w:r>
      <w:proofErr w:type="spellStart"/>
      <w:r w:rsidRPr="00E24C10">
        <w:rPr>
          <w:b w:val="0"/>
          <w:bCs/>
          <w:szCs w:val="26"/>
        </w:rPr>
        <w:t>Học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Máy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hoặc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Máy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Học</w:t>
      </w:r>
      <w:proofErr w:type="spellEnd"/>
      <w:r w:rsidRPr="00E24C10">
        <w:rPr>
          <w:b w:val="0"/>
          <w:bCs/>
          <w:szCs w:val="26"/>
        </w:rPr>
        <w:t xml:space="preserve">) </w:t>
      </w:r>
      <w:proofErr w:type="spellStart"/>
      <w:r w:rsidRPr="00E24C10">
        <w:rPr>
          <w:b w:val="0"/>
          <w:bCs/>
          <w:szCs w:val="26"/>
        </w:rPr>
        <w:t>nổi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lên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như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một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bằng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chứng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cuộc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cách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mạng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công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nghiệp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lần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thứ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tư</w:t>
      </w:r>
      <w:proofErr w:type="spellEnd"/>
      <w:r w:rsidRPr="00E24C10">
        <w:rPr>
          <w:b w:val="0"/>
          <w:bCs/>
          <w:szCs w:val="26"/>
        </w:rPr>
        <w:t xml:space="preserve">. </w:t>
      </w:r>
      <w:del w:id="825" w:author="phunghx@gmail.com" w:date="2019-11-08T20:18:00Z">
        <w:r w:rsidRPr="00E24C10" w:rsidDel="006961FC">
          <w:rPr>
            <w:b w:val="0"/>
            <w:bCs/>
            <w:szCs w:val="26"/>
          </w:rPr>
          <w:delText>Trí Tuệ Nhân Tạo</w:delText>
        </w:r>
      </w:del>
      <w:ins w:id="826" w:author="phunghx@gmail.com" w:date="2019-11-08T20:18:00Z">
        <w:r w:rsidR="006961FC">
          <w:rPr>
            <w:b w:val="0"/>
            <w:bCs/>
            <w:szCs w:val="26"/>
          </w:rPr>
          <w:t xml:space="preserve"> </w:t>
        </w:r>
        <w:proofErr w:type="spellStart"/>
        <w:r w:rsidR="006961FC">
          <w:rPr>
            <w:b w:val="0"/>
            <w:bCs/>
            <w:szCs w:val="26"/>
          </w:rPr>
          <w:t>AI</w:t>
        </w:r>
      </w:ins>
      <w:del w:id="827" w:author="phunghx@gmail.com" w:date="2019-11-08T20:18:00Z">
        <w:r w:rsidRPr="00E24C10" w:rsidDel="006961FC">
          <w:rPr>
            <w:b w:val="0"/>
            <w:bCs/>
            <w:szCs w:val="26"/>
          </w:rPr>
          <w:delText xml:space="preserve"> </w:delText>
        </w:r>
      </w:del>
      <w:r w:rsidRPr="00E24C10">
        <w:rPr>
          <w:b w:val="0"/>
          <w:bCs/>
          <w:szCs w:val="26"/>
        </w:rPr>
        <w:t>đang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len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lỏi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mọi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lĩnh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vực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đời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sống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thể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chúng</w:t>
      </w:r>
      <w:proofErr w:type="spellEnd"/>
      <w:r w:rsidRPr="00E24C10">
        <w:rPr>
          <w:b w:val="0"/>
          <w:bCs/>
          <w:szCs w:val="26"/>
        </w:rPr>
        <w:t xml:space="preserve"> ta </w:t>
      </w:r>
      <w:proofErr w:type="spellStart"/>
      <w:r w:rsidRPr="00E24C10">
        <w:rPr>
          <w:b w:val="0"/>
          <w:bCs/>
          <w:szCs w:val="26"/>
        </w:rPr>
        <w:t>không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nhận</w:t>
      </w:r>
      <w:proofErr w:type="spellEnd"/>
      <w:r w:rsidRPr="00E24C10">
        <w:rPr>
          <w:b w:val="0"/>
          <w:bCs/>
          <w:szCs w:val="26"/>
        </w:rPr>
        <w:t xml:space="preserve"> ra. </w:t>
      </w:r>
      <w:proofErr w:type="spellStart"/>
      <w:r w:rsidRPr="00E24C10">
        <w:rPr>
          <w:b w:val="0"/>
          <w:bCs/>
          <w:szCs w:val="26"/>
        </w:rPr>
        <w:t>Xe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tự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hành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Google </w:t>
      </w:r>
      <w:proofErr w:type="spellStart"/>
      <w:r w:rsidRPr="00E24C10">
        <w:rPr>
          <w:b w:val="0"/>
          <w:bCs/>
          <w:szCs w:val="26"/>
        </w:rPr>
        <w:t>và</w:t>
      </w:r>
      <w:proofErr w:type="spellEnd"/>
      <w:r w:rsidRPr="00E24C10">
        <w:rPr>
          <w:b w:val="0"/>
          <w:bCs/>
          <w:szCs w:val="26"/>
        </w:rPr>
        <w:t xml:space="preserve"> Tesla, </w:t>
      </w:r>
      <w:proofErr w:type="spellStart"/>
      <w:r w:rsidRPr="00E24C10">
        <w:rPr>
          <w:b w:val="0"/>
          <w:bCs/>
          <w:szCs w:val="26"/>
        </w:rPr>
        <w:t>hệ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thống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tự</w:t>
      </w:r>
      <w:proofErr w:type="spellEnd"/>
      <w:r w:rsidRPr="00E24C10">
        <w:rPr>
          <w:b w:val="0"/>
          <w:bCs/>
          <w:szCs w:val="26"/>
        </w:rPr>
        <w:t xml:space="preserve"> tag </w:t>
      </w:r>
      <w:proofErr w:type="spellStart"/>
      <w:r w:rsidRPr="00E24C10">
        <w:rPr>
          <w:b w:val="0"/>
          <w:bCs/>
          <w:szCs w:val="26"/>
        </w:rPr>
        <w:t>khuôn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mặt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ảnh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Facebook, </w:t>
      </w:r>
      <w:proofErr w:type="spellStart"/>
      <w:r w:rsidRPr="00E24C10">
        <w:rPr>
          <w:b w:val="0"/>
          <w:bCs/>
          <w:szCs w:val="26"/>
        </w:rPr>
        <w:t>trợ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lý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ảo</w:t>
      </w:r>
      <w:proofErr w:type="spellEnd"/>
      <w:r w:rsidRPr="00E24C10">
        <w:rPr>
          <w:b w:val="0"/>
          <w:bCs/>
          <w:szCs w:val="26"/>
        </w:rPr>
        <w:t xml:space="preserve"> Siri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Apple, </w:t>
      </w:r>
      <w:proofErr w:type="spellStart"/>
      <w:r>
        <w:rPr>
          <w:b w:val="0"/>
          <w:bCs/>
          <w:szCs w:val="26"/>
        </w:rPr>
        <w:t>trợ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lí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ảo</w:t>
      </w:r>
      <w:proofErr w:type="spellEnd"/>
      <w:r>
        <w:rPr>
          <w:b w:val="0"/>
          <w:bCs/>
          <w:szCs w:val="26"/>
        </w:rPr>
        <w:t xml:space="preserve"> Alexa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Amazon, Cortana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Microsoft, </w:t>
      </w:r>
      <w:proofErr w:type="spellStart"/>
      <w:r w:rsidRPr="00E24C10">
        <w:rPr>
          <w:b w:val="0"/>
          <w:bCs/>
          <w:szCs w:val="26"/>
        </w:rPr>
        <w:t>hệ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thống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gợi</w:t>
      </w:r>
      <w:proofErr w:type="spellEnd"/>
      <w:r w:rsidRPr="00E24C10">
        <w:rPr>
          <w:b w:val="0"/>
          <w:bCs/>
          <w:szCs w:val="26"/>
        </w:rPr>
        <w:t xml:space="preserve"> ý </w:t>
      </w:r>
      <w:proofErr w:type="spellStart"/>
      <w:r w:rsidRPr="00E24C10">
        <w:rPr>
          <w:b w:val="0"/>
          <w:bCs/>
          <w:szCs w:val="26"/>
        </w:rPr>
        <w:t>sản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phẩm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Amazon, </w:t>
      </w:r>
      <w:proofErr w:type="spellStart"/>
      <w:r w:rsidRPr="00E24C10">
        <w:rPr>
          <w:b w:val="0"/>
          <w:bCs/>
          <w:szCs w:val="26"/>
        </w:rPr>
        <w:t>hệ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thống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gợi</w:t>
      </w:r>
      <w:proofErr w:type="spellEnd"/>
      <w:r w:rsidRPr="00E24C10">
        <w:rPr>
          <w:b w:val="0"/>
          <w:bCs/>
          <w:szCs w:val="26"/>
        </w:rPr>
        <w:t xml:space="preserve"> ý </w:t>
      </w:r>
      <w:proofErr w:type="spellStart"/>
      <w:r w:rsidRPr="00E24C10">
        <w:rPr>
          <w:b w:val="0"/>
          <w:bCs/>
          <w:szCs w:val="26"/>
        </w:rPr>
        <w:t>phim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Netflix, </w:t>
      </w:r>
      <w:proofErr w:type="spellStart"/>
      <w:r w:rsidRPr="00E24C10">
        <w:rPr>
          <w:b w:val="0"/>
          <w:bCs/>
          <w:szCs w:val="26"/>
        </w:rPr>
        <w:t>máy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chơi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cờ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vây</w:t>
      </w:r>
      <w:proofErr w:type="spellEnd"/>
      <w:r w:rsidRPr="00E24C10">
        <w:rPr>
          <w:b w:val="0"/>
          <w:bCs/>
          <w:szCs w:val="26"/>
        </w:rPr>
        <w:t xml:space="preserve"> AlphaGo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Google DeepMind, …, </w:t>
      </w:r>
      <w:proofErr w:type="spellStart"/>
      <w:r w:rsidRPr="00E24C10">
        <w:rPr>
          <w:b w:val="0"/>
          <w:bCs/>
          <w:szCs w:val="26"/>
        </w:rPr>
        <w:t>chỉ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một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trong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vô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những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ứng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dụng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AI</w:t>
      </w:r>
      <w:r>
        <w:rPr>
          <w:b w:val="0"/>
          <w:bCs/>
          <w:szCs w:val="26"/>
        </w:rPr>
        <w:t>.</w:t>
      </w:r>
    </w:p>
    <w:p w14:paraId="37318A85" w14:textId="49E7F7BD" w:rsidR="00E24C10" w:rsidDel="000D418A" w:rsidRDefault="00E24C10" w:rsidP="001719AC">
      <w:pPr>
        <w:ind w:firstLine="720"/>
        <w:jc w:val="both"/>
        <w:rPr>
          <w:del w:id="828" w:author="HIKARI" w:date="2019-11-09T20:37:00Z"/>
          <w:b w:val="0"/>
          <w:bCs/>
          <w:szCs w:val="26"/>
        </w:rPr>
      </w:pPr>
      <w:r w:rsidRPr="00E24C10">
        <w:rPr>
          <w:b w:val="0"/>
          <w:bCs/>
          <w:szCs w:val="26"/>
        </w:rPr>
        <w:t xml:space="preserve">Machine Learning </w:t>
      </w:r>
      <w:proofErr w:type="spellStart"/>
      <w:r w:rsidRPr="00E24C10">
        <w:rPr>
          <w:b w:val="0"/>
          <w:bCs/>
          <w:szCs w:val="26"/>
        </w:rPr>
        <w:t>là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một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tập</w:t>
      </w:r>
      <w:proofErr w:type="spellEnd"/>
      <w:r w:rsidRPr="00E24C10">
        <w:rPr>
          <w:b w:val="0"/>
          <w:bCs/>
          <w:szCs w:val="26"/>
        </w:rPr>
        <w:t xml:space="preserve"> con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AI. Theo </w:t>
      </w:r>
      <w:proofErr w:type="spellStart"/>
      <w:r w:rsidRPr="00E24C10">
        <w:rPr>
          <w:b w:val="0"/>
          <w:bCs/>
          <w:szCs w:val="26"/>
        </w:rPr>
        <w:t>định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nghĩa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Wikipedia, Machine learning is the subfield of computer science that “gives computers the ability to learn without being explicitly programmed”. </w:t>
      </w:r>
      <w:proofErr w:type="spellStart"/>
      <w:r w:rsidRPr="00E24C10">
        <w:rPr>
          <w:b w:val="0"/>
          <w:bCs/>
          <w:szCs w:val="26"/>
        </w:rPr>
        <w:t>Nói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đơn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giản</w:t>
      </w:r>
      <w:proofErr w:type="spellEnd"/>
      <w:r w:rsidRPr="00E24C10">
        <w:rPr>
          <w:b w:val="0"/>
          <w:bCs/>
          <w:szCs w:val="26"/>
        </w:rPr>
        <w:t xml:space="preserve">, Machine Learning </w:t>
      </w:r>
      <w:proofErr w:type="spellStart"/>
      <w:r w:rsidRPr="00E24C10">
        <w:rPr>
          <w:b w:val="0"/>
          <w:bCs/>
          <w:szCs w:val="26"/>
        </w:rPr>
        <w:t>là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một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lĩnh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vực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nhỏ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của</w:t>
      </w:r>
      <w:proofErr w:type="spellEnd"/>
      <w:r w:rsidRPr="00E24C10">
        <w:rPr>
          <w:b w:val="0"/>
          <w:bCs/>
          <w:szCs w:val="26"/>
        </w:rPr>
        <w:t xml:space="preserve"> Khoa </w:t>
      </w:r>
      <w:proofErr w:type="spellStart"/>
      <w:r w:rsidRPr="00E24C10">
        <w:rPr>
          <w:b w:val="0"/>
          <w:bCs/>
          <w:szCs w:val="26"/>
        </w:rPr>
        <w:t>Học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Máy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Tính</w:t>
      </w:r>
      <w:proofErr w:type="spellEnd"/>
      <w:r w:rsidRPr="00E24C10">
        <w:rPr>
          <w:b w:val="0"/>
          <w:bCs/>
          <w:szCs w:val="26"/>
        </w:rPr>
        <w:t xml:space="preserve">, </w:t>
      </w:r>
      <w:proofErr w:type="spellStart"/>
      <w:r w:rsidRPr="00E24C10">
        <w:rPr>
          <w:b w:val="0"/>
          <w:bCs/>
          <w:szCs w:val="26"/>
        </w:rPr>
        <w:t>nó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có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khả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năng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tự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học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hỏi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dựa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trên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dữ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liệu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đưa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vào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mà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không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cần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phải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được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lập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trình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cụ</w:t>
      </w:r>
      <w:proofErr w:type="spellEnd"/>
      <w:r w:rsidRPr="00E24C10">
        <w:rPr>
          <w:b w:val="0"/>
          <w:bCs/>
          <w:szCs w:val="26"/>
        </w:rPr>
        <w:t xml:space="preserve"> </w:t>
      </w:r>
      <w:proofErr w:type="spellStart"/>
      <w:r w:rsidRPr="00E24C10">
        <w:rPr>
          <w:b w:val="0"/>
          <w:bCs/>
          <w:szCs w:val="26"/>
        </w:rPr>
        <w:t>thể</w:t>
      </w:r>
      <w:proofErr w:type="spellEnd"/>
      <w:r>
        <w:rPr>
          <w:b w:val="0"/>
          <w:bCs/>
          <w:szCs w:val="26"/>
        </w:rPr>
        <w:t>.</w:t>
      </w:r>
    </w:p>
    <w:p w14:paraId="6317F2D0" w14:textId="77777777" w:rsidR="00F71041" w:rsidRPr="00E24C10" w:rsidRDefault="00F71041">
      <w:pPr>
        <w:ind w:firstLine="720"/>
        <w:jc w:val="both"/>
        <w:rPr>
          <w:b w:val="0"/>
        </w:rPr>
      </w:pPr>
    </w:p>
    <w:p w14:paraId="1794D7BD" w14:textId="0246AD24" w:rsidR="006A52B7" w:rsidRDefault="002F05EA">
      <w:pPr>
        <w:pStyle w:val="Heading4"/>
        <w:numPr>
          <w:ilvl w:val="2"/>
          <w:numId w:val="42"/>
        </w:numPr>
        <w:ind w:left="1980"/>
        <w:pPrChange w:id="829" w:author="HIKARI" w:date="2019-11-08T21:17:00Z">
          <w:pPr>
            <w:pStyle w:val="ListParagraph"/>
            <w:numPr>
              <w:ilvl w:val="2"/>
              <w:numId w:val="2"/>
            </w:numPr>
            <w:ind w:left="2160" w:hanging="1080"/>
            <w:outlineLvl w:val="3"/>
          </w:pPr>
        </w:pPrChange>
      </w:pPr>
      <w:bookmarkStart w:id="830" w:name="_Toc24298315"/>
      <w:proofErr w:type="spellStart"/>
      <w:r w:rsidRPr="00E24C10">
        <w:lastRenderedPageBreak/>
        <w:t>Thư</w:t>
      </w:r>
      <w:proofErr w:type="spellEnd"/>
      <w:r w:rsidRPr="00E24C10">
        <w:t xml:space="preserve"> </w:t>
      </w:r>
      <w:proofErr w:type="spellStart"/>
      <w:r w:rsidRPr="00E24C10">
        <w:t>viện</w:t>
      </w:r>
      <w:proofErr w:type="spellEnd"/>
      <w:r w:rsidRPr="00E24C10">
        <w:t xml:space="preserve"> ML Tensor</w:t>
      </w:r>
      <w:ins w:id="831" w:author="HIKARI" w:date="2019-11-09T14:57:00Z">
        <w:r w:rsidR="00A758DB">
          <w:t>F</w:t>
        </w:r>
      </w:ins>
      <w:del w:id="832" w:author="HIKARI" w:date="2019-11-09T14:57:00Z">
        <w:r w:rsidRPr="00E24C10" w:rsidDel="00A758DB">
          <w:delText>f</w:delText>
        </w:r>
      </w:del>
      <w:r w:rsidRPr="00E24C10">
        <w:t>low</w:t>
      </w:r>
      <w:bookmarkEnd w:id="830"/>
    </w:p>
    <w:p w14:paraId="30009A37" w14:textId="7927F3AB" w:rsidR="00A66198" w:rsidDel="000D418A" w:rsidRDefault="00A66198" w:rsidP="0090526D">
      <w:pPr>
        <w:ind w:firstLine="720"/>
        <w:jc w:val="both"/>
        <w:rPr>
          <w:del w:id="833" w:author="HIKARI" w:date="2019-11-09T20:37:00Z"/>
          <w:b w:val="0"/>
          <w:bCs/>
          <w:szCs w:val="26"/>
        </w:rPr>
        <w:pPrChange w:id="834" w:author="HIKARI" w:date="2019-11-10T17:22:00Z">
          <w:pPr>
            <w:ind w:firstLine="720"/>
          </w:pPr>
        </w:pPrChange>
      </w:pPr>
      <w:r w:rsidRPr="00A66198">
        <w:rPr>
          <w:b w:val="0"/>
          <w:bCs/>
          <w:szCs w:val="26"/>
        </w:rPr>
        <w:t>TensorFlow</w:t>
      </w:r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thư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viện</w:t>
      </w:r>
      <w:proofErr w:type="spellEnd"/>
      <w:r>
        <w:rPr>
          <w:b w:val="0"/>
          <w:bCs/>
          <w:szCs w:val="26"/>
        </w:rPr>
        <w:t xml:space="preserve"> Machine </w:t>
      </w:r>
      <w:proofErr w:type="spellStart"/>
      <w:r>
        <w:rPr>
          <w:b w:val="0"/>
          <w:bCs/>
          <w:szCs w:val="26"/>
        </w:rPr>
        <w:t>Learining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được</w:t>
      </w:r>
      <w:proofErr w:type="spellEnd"/>
      <w:r w:rsidRPr="00A66198">
        <w:rPr>
          <w:b w:val="0"/>
          <w:bCs/>
          <w:szCs w:val="26"/>
        </w:rPr>
        <w:t xml:space="preserve"> Google </w:t>
      </w:r>
      <w:proofErr w:type="spellStart"/>
      <w:r w:rsidRPr="00A66198">
        <w:rPr>
          <w:b w:val="0"/>
          <w:bCs/>
          <w:szCs w:val="26"/>
        </w:rPr>
        <w:t>phát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triển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và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phát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hành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vào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tháng</w:t>
      </w:r>
      <w:proofErr w:type="spellEnd"/>
      <w:r w:rsidRPr="00A66198">
        <w:rPr>
          <w:b w:val="0"/>
          <w:bCs/>
          <w:szCs w:val="26"/>
        </w:rPr>
        <w:t xml:space="preserve"> 10 </w:t>
      </w:r>
      <w:proofErr w:type="spellStart"/>
      <w:r w:rsidRPr="00A66198">
        <w:rPr>
          <w:b w:val="0"/>
          <w:bCs/>
          <w:szCs w:val="26"/>
        </w:rPr>
        <w:t>năm</w:t>
      </w:r>
      <w:proofErr w:type="spellEnd"/>
      <w:r w:rsidRPr="00A66198">
        <w:rPr>
          <w:b w:val="0"/>
          <w:bCs/>
          <w:szCs w:val="26"/>
        </w:rPr>
        <w:t xml:space="preserve"> 2015. </w:t>
      </w:r>
      <w:proofErr w:type="spellStart"/>
      <w:r w:rsidRPr="00A66198">
        <w:rPr>
          <w:b w:val="0"/>
          <w:bCs/>
          <w:szCs w:val="26"/>
        </w:rPr>
        <w:t>Thư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viện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này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hỗ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trợ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xây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dựng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các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mô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hình</w:t>
      </w:r>
      <w:proofErr w:type="spellEnd"/>
      <w:r>
        <w:rPr>
          <w:b w:val="0"/>
          <w:bCs/>
          <w:szCs w:val="26"/>
        </w:rPr>
        <w:t xml:space="preserve"> Machine Learning</w:t>
      </w:r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rất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phức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tạp</w:t>
      </w:r>
      <w:proofErr w:type="spellEnd"/>
      <w:r w:rsidRPr="00A66198">
        <w:rPr>
          <w:b w:val="0"/>
          <w:bCs/>
          <w:szCs w:val="26"/>
        </w:rPr>
        <w:t xml:space="preserve"> qua </w:t>
      </w:r>
      <w:proofErr w:type="spellStart"/>
      <w:r w:rsidRPr="00A66198">
        <w:rPr>
          <w:b w:val="0"/>
          <w:bCs/>
          <w:szCs w:val="26"/>
        </w:rPr>
        <w:t>những</w:t>
      </w:r>
      <w:proofErr w:type="spellEnd"/>
      <w:r w:rsidRPr="00A66198">
        <w:rPr>
          <w:b w:val="0"/>
          <w:bCs/>
          <w:szCs w:val="26"/>
        </w:rPr>
        <w:t xml:space="preserve"> API </w:t>
      </w:r>
      <w:proofErr w:type="spellStart"/>
      <w:r w:rsidRPr="00A66198">
        <w:rPr>
          <w:b w:val="0"/>
          <w:bCs/>
          <w:szCs w:val="26"/>
        </w:rPr>
        <w:t>cực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kì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ngắn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gọn</w:t>
      </w:r>
      <w:proofErr w:type="spellEnd"/>
      <w:r w:rsidRPr="00A66198">
        <w:rPr>
          <w:b w:val="0"/>
          <w:bCs/>
          <w:szCs w:val="26"/>
        </w:rPr>
        <w:t xml:space="preserve">. </w:t>
      </w:r>
      <w:proofErr w:type="spellStart"/>
      <w:r w:rsidRPr="00A66198">
        <w:rPr>
          <w:b w:val="0"/>
          <w:bCs/>
          <w:szCs w:val="26"/>
        </w:rPr>
        <w:t>Các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mô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hình</w:t>
      </w:r>
      <w:proofErr w:type="spellEnd"/>
      <w:r w:rsidRPr="00A66198">
        <w:rPr>
          <w:b w:val="0"/>
          <w:bCs/>
          <w:szCs w:val="26"/>
        </w:rPr>
        <w:t xml:space="preserve"> </w:t>
      </w:r>
      <w:r>
        <w:rPr>
          <w:b w:val="0"/>
          <w:bCs/>
          <w:szCs w:val="26"/>
        </w:rPr>
        <w:t>Machine Learning</w:t>
      </w:r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phát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triển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trên</w:t>
      </w:r>
      <w:proofErr w:type="spellEnd"/>
      <w:r w:rsidRPr="00A66198">
        <w:rPr>
          <w:b w:val="0"/>
          <w:bCs/>
          <w:szCs w:val="26"/>
        </w:rPr>
        <w:t xml:space="preserve"> TensorFlow </w:t>
      </w:r>
      <w:proofErr w:type="spellStart"/>
      <w:r w:rsidRPr="00A66198">
        <w:rPr>
          <w:b w:val="0"/>
          <w:bCs/>
          <w:szCs w:val="26"/>
        </w:rPr>
        <w:t>có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thể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được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sử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dụng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trên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nhiều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nền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tảng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khác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nhau</w:t>
      </w:r>
      <w:proofErr w:type="spellEnd"/>
      <w:r w:rsidRPr="00A66198">
        <w:rPr>
          <w:b w:val="0"/>
          <w:bCs/>
          <w:szCs w:val="26"/>
        </w:rPr>
        <w:t xml:space="preserve"> (</w:t>
      </w:r>
      <w:proofErr w:type="spellStart"/>
      <w:r w:rsidRPr="00A66198">
        <w:rPr>
          <w:b w:val="0"/>
          <w:bCs/>
          <w:szCs w:val="26"/>
        </w:rPr>
        <w:t>từ</w:t>
      </w:r>
      <w:proofErr w:type="spellEnd"/>
      <w:r w:rsidRPr="00A66198">
        <w:rPr>
          <w:b w:val="0"/>
          <w:bCs/>
          <w:szCs w:val="26"/>
        </w:rPr>
        <w:t xml:space="preserve"> </w:t>
      </w:r>
      <w:r>
        <w:rPr>
          <w:b w:val="0"/>
          <w:bCs/>
          <w:szCs w:val="26"/>
        </w:rPr>
        <w:t>S</w:t>
      </w:r>
      <w:r w:rsidRPr="00A66198">
        <w:rPr>
          <w:b w:val="0"/>
          <w:bCs/>
          <w:szCs w:val="26"/>
        </w:rPr>
        <w:t xml:space="preserve">martphone </w:t>
      </w:r>
      <w:proofErr w:type="spellStart"/>
      <w:r w:rsidRPr="00A66198">
        <w:rPr>
          <w:b w:val="0"/>
          <w:bCs/>
          <w:szCs w:val="26"/>
        </w:rPr>
        <w:t>tới</w:t>
      </w:r>
      <w:proofErr w:type="spellEnd"/>
      <w:r w:rsidRPr="00A66198">
        <w:rPr>
          <w:b w:val="0"/>
          <w:bCs/>
          <w:szCs w:val="26"/>
        </w:rPr>
        <w:t xml:space="preserve"> </w:t>
      </w:r>
      <w:r>
        <w:rPr>
          <w:b w:val="0"/>
          <w:bCs/>
          <w:szCs w:val="26"/>
        </w:rPr>
        <w:t>D</w:t>
      </w:r>
      <w:r w:rsidRPr="00A66198">
        <w:rPr>
          <w:b w:val="0"/>
          <w:bCs/>
          <w:szCs w:val="26"/>
        </w:rPr>
        <w:t xml:space="preserve">istributed </w:t>
      </w:r>
      <w:r>
        <w:rPr>
          <w:b w:val="0"/>
          <w:bCs/>
          <w:szCs w:val="26"/>
        </w:rPr>
        <w:t>S</w:t>
      </w:r>
      <w:r w:rsidRPr="00A66198">
        <w:rPr>
          <w:b w:val="0"/>
          <w:bCs/>
          <w:szCs w:val="26"/>
        </w:rPr>
        <w:t xml:space="preserve">ervers) </w:t>
      </w:r>
      <w:proofErr w:type="spellStart"/>
      <w:r w:rsidRPr="00A66198">
        <w:rPr>
          <w:b w:val="0"/>
          <w:bCs/>
          <w:szCs w:val="26"/>
        </w:rPr>
        <w:t>và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trên</w:t>
      </w:r>
      <w:proofErr w:type="spellEnd"/>
      <w:r w:rsidRPr="00A66198">
        <w:rPr>
          <w:b w:val="0"/>
          <w:bCs/>
          <w:szCs w:val="26"/>
        </w:rPr>
        <w:t xml:space="preserve"> </w:t>
      </w:r>
      <w:proofErr w:type="spellStart"/>
      <w:r w:rsidRPr="00A66198">
        <w:rPr>
          <w:b w:val="0"/>
          <w:bCs/>
          <w:szCs w:val="26"/>
        </w:rPr>
        <w:t>cả</w:t>
      </w:r>
      <w:proofErr w:type="spellEnd"/>
      <w:r w:rsidRPr="00A66198">
        <w:rPr>
          <w:b w:val="0"/>
          <w:bCs/>
          <w:szCs w:val="26"/>
        </w:rPr>
        <w:t xml:space="preserve"> CPUs </w:t>
      </w:r>
      <w:proofErr w:type="spellStart"/>
      <w:r w:rsidRPr="00A66198">
        <w:rPr>
          <w:b w:val="0"/>
          <w:bCs/>
          <w:szCs w:val="26"/>
        </w:rPr>
        <w:t>lẫn</w:t>
      </w:r>
      <w:proofErr w:type="spellEnd"/>
      <w:r w:rsidRPr="00A66198">
        <w:rPr>
          <w:b w:val="0"/>
          <w:bCs/>
          <w:szCs w:val="26"/>
        </w:rPr>
        <w:t xml:space="preserve"> GPUs.</w:t>
      </w:r>
    </w:p>
    <w:p w14:paraId="0CBBE60E" w14:textId="1F754F2D" w:rsidR="00A66198" w:rsidRDefault="00A66198" w:rsidP="0090526D">
      <w:pPr>
        <w:ind w:firstLine="720"/>
        <w:jc w:val="both"/>
        <w:rPr>
          <w:b w:val="0"/>
          <w:bCs/>
          <w:szCs w:val="26"/>
        </w:rPr>
        <w:pPrChange w:id="835" w:author="HIKARI" w:date="2019-11-10T17:22:00Z">
          <w:pPr/>
        </w:pPrChange>
      </w:pPr>
    </w:p>
    <w:p w14:paraId="7327BAA7" w14:textId="77777777" w:rsidR="00A66198" w:rsidRPr="00A66198" w:rsidRDefault="00A66198" w:rsidP="006D67D9">
      <w:pPr>
        <w:rPr>
          <w:b w:val="0"/>
          <w:bCs/>
          <w:szCs w:val="26"/>
        </w:rPr>
        <w:pPrChange w:id="836" w:author="HIKARI" w:date="2019-11-10T17:31:00Z">
          <w:pPr>
            <w:jc w:val="both"/>
            <w:outlineLvl w:val="3"/>
          </w:pPr>
        </w:pPrChange>
      </w:pPr>
    </w:p>
    <w:p w14:paraId="158B9B92" w14:textId="56833D1E" w:rsidR="003663AA" w:rsidRDefault="002F05EA">
      <w:pPr>
        <w:pStyle w:val="Heading4"/>
        <w:numPr>
          <w:ilvl w:val="2"/>
          <w:numId w:val="42"/>
        </w:numPr>
        <w:ind w:left="2160"/>
        <w:pPrChange w:id="837" w:author="HIKARI" w:date="2019-11-08T21:18:00Z">
          <w:pPr>
            <w:pStyle w:val="ListParagraph"/>
            <w:numPr>
              <w:ilvl w:val="2"/>
              <w:numId w:val="2"/>
            </w:numPr>
            <w:ind w:left="2160" w:hanging="1080"/>
            <w:outlineLvl w:val="3"/>
          </w:pPr>
        </w:pPrChange>
      </w:pPr>
      <w:bookmarkStart w:id="838" w:name="_Toc24298316"/>
      <w:r w:rsidRPr="00E24C10">
        <w:t xml:space="preserve">Layers API </w:t>
      </w:r>
      <w:proofErr w:type="spellStart"/>
      <w:r w:rsidRPr="00E24C10">
        <w:t>của</w:t>
      </w:r>
      <w:proofErr w:type="spellEnd"/>
      <w:r w:rsidRPr="00E24C10">
        <w:t xml:space="preserve"> Tensor</w:t>
      </w:r>
      <w:r w:rsidR="00A432C9">
        <w:t>F</w:t>
      </w:r>
      <w:r w:rsidRPr="00E24C10">
        <w:t>low</w:t>
      </w:r>
      <w:bookmarkEnd w:id="838"/>
    </w:p>
    <w:p w14:paraId="63E8C46C" w14:textId="23052605" w:rsidR="00A66198" w:rsidRPr="00A66198" w:rsidRDefault="00A66198">
      <w:pPr>
        <w:pStyle w:val="Heading5"/>
        <w:numPr>
          <w:ilvl w:val="3"/>
          <w:numId w:val="42"/>
        </w:numPr>
        <w:ind w:left="2880"/>
        <w:pPrChange w:id="839" w:author="HIKARI" w:date="2019-11-08T21:18:00Z">
          <w:pPr>
            <w:pStyle w:val="ListParagraph"/>
            <w:numPr>
              <w:ilvl w:val="3"/>
              <w:numId w:val="2"/>
            </w:numPr>
            <w:ind w:left="2520" w:hanging="1080"/>
            <w:outlineLvl w:val="4"/>
          </w:pPr>
        </w:pPrChange>
      </w:pPr>
      <w:bookmarkStart w:id="840" w:name="_Toc24298317"/>
      <w:r w:rsidRPr="00A66198">
        <w:t xml:space="preserve">Artificial Neural </w:t>
      </w:r>
      <w:ins w:id="841" w:author="HIKARI" w:date="2019-11-09T14:56:00Z">
        <w:r w:rsidR="00505291">
          <w:t>N</w:t>
        </w:r>
      </w:ins>
      <w:del w:id="842" w:author="HIKARI" w:date="2019-11-09T14:56:00Z">
        <w:r w:rsidRPr="00A66198" w:rsidDel="00505291">
          <w:delText>n</w:delText>
        </w:r>
      </w:del>
      <w:r w:rsidRPr="00A66198">
        <w:t>etwork</w:t>
      </w:r>
      <w:r w:rsidR="0053340C">
        <w:t xml:space="preserve"> (ANN)</w:t>
      </w:r>
      <w:bookmarkEnd w:id="840"/>
    </w:p>
    <w:p w14:paraId="5D58801F" w14:textId="77777777" w:rsidR="00324FE9" w:rsidRDefault="00A66198" w:rsidP="00324FE9">
      <w:pPr>
        <w:keepNext/>
      </w:pPr>
      <w:r>
        <w:rPr>
          <w:noProof/>
          <w:szCs w:val="26"/>
        </w:rPr>
        <w:drawing>
          <wp:inline distT="0" distB="0" distL="0" distR="0" wp14:anchorId="1B3F94E5" wp14:editId="5B842FBB">
            <wp:extent cx="6561734" cy="3784009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217" cy="379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D22E1" w14:textId="1810F096" w:rsidR="00A66198" w:rsidRPr="00324FE9" w:rsidRDefault="00324FE9" w:rsidP="00324FE9">
      <w:pPr>
        <w:pStyle w:val="Caption"/>
        <w:jc w:val="center"/>
        <w:rPr>
          <w:sz w:val="20"/>
          <w:szCs w:val="20"/>
        </w:rPr>
      </w:pPr>
      <w:bookmarkStart w:id="843" w:name="_Toc24298356"/>
      <w:proofErr w:type="spellStart"/>
      <w:r w:rsidRPr="00324FE9">
        <w:rPr>
          <w:sz w:val="20"/>
          <w:szCs w:val="20"/>
        </w:rPr>
        <w:t>Hình</w:t>
      </w:r>
      <w:proofErr w:type="spellEnd"/>
      <w:r w:rsidRPr="00324FE9">
        <w:rPr>
          <w:sz w:val="20"/>
          <w:szCs w:val="20"/>
        </w:rPr>
        <w:t xml:space="preserve"> </w:t>
      </w:r>
      <w:r w:rsidRPr="00324FE9">
        <w:rPr>
          <w:sz w:val="20"/>
          <w:szCs w:val="20"/>
        </w:rPr>
        <w:fldChar w:fldCharType="begin"/>
      </w:r>
      <w:r w:rsidRPr="00324FE9">
        <w:rPr>
          <w:sz w:val="20"/>
          <w:szCs w:val="20"/>
        </w:rPr>
        <w:instrText xml:space="preserve"> SEQ Hình \* ARABIC </w:instrText>
      </w:r>
      <w:r w:rsidRPr="00324FE9">
        <w:rPr>
          <w:sz w:val="20"/>
          <w:szCs w:val="20"/>
        </w:rPr>
        <w:fldChar w:fldCharType="separate"/>
      </w:r>
      <w:r w:rsidR="00DE0349">
        <w:rPr>
          <w:noProof/>
          <w:sz w:val="20"/>
          <w:szCs w:val="20"/>
        </w:rPr>
        <w:t>1</w:t>
      </w:r>
      <w:r w:rsidRPr="00324FE9">
        <w:rPr>
          <w:sz w:val="20"/>
          <w:szCs w:val="20"/>
        </w:rPr>
        <w:fldChar w:fldCharType="end"/>
      </w:r>
      <w:r w:rsidRPr="00324FE9">
        <w:rPr>
          <w:sz w:val="20"/>
          <w:szCs w:val="20"/>
        </w:rPr>
        <w:t xml:space="preserve">: </w:t>
      </w:r>
      <w:proofErr w:type="spellStart"/>
      <w:r w:rsidRPr="00324FE9">
        <w:rPr>
          <w:sz w:val="20"/>
          <w:szCs w:val="20"/>
        </w:rPr>
        <w:t>Mô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hình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mạng</w:t>
      </w:r>
      <w:proofErr w:type="spellEnd"/>
      <w:r w:rsidRPr="00324FE9">
        <w:rPr>
          <w:sz w:val="20"/>
          <w:szCs w:val="20"/>
        </w:rPr>
        <w:t xml:space="preserve"> Neural </w:t>
      </w:r>
      <w:proofErr w:type="spellStart"/>
      <w:r w:rsidRPr="00324FE9">
        <w:rPr>
          <w:sz w:val="20"/>
          <w:szCs w:val="20"/>
        </w:rPr>
        <w:t>nhân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tạo</w:t>
      </w:r>
      <w:bookmarkEnd w:id="843"/>
      <w:proofErr w:type="spellEnd"/>
    </w:p>
    <w:p w14:paraId="257FB78F" w14:textId="77777777" w:rsidR="00324FE9" w:rsidRPr="00324FE9" w:rsidRDefault="00324FE9" w:rsidP="00324FE9">
      <w:pPr>
        <w:keepNext/>
      </w:pPr>
    </w:p>
    <w:p w14:paraId="5565C45F" w14:textId="7A7040B8" w:rsidR="0053340C" w:rsidRDefault="0053340C" w:rsidP="003D5DE8">
      <w:pPr>
        <w:rPr>
          <w:b w:val="0"/>
          <w:bCs/>
          <w:szCs w:val="26"/>
        </w:rPr>
      </w:pPr>
      <w:r>
        <w:rPr>
          <w:b w:val="0"/>
          <w:bCs/>
          <w:szCs w:val="26"/>
        </w:rPr>
        <w:tab/>
      </w:r>
      <w:proofErr w:type="spellStart"/>
      <w:r w:rsidRPr="0053340C">
        <w:rPr>
          <w:b w:val="0"/>
          <w:bCs/>
          <w:szCs w:val="26"/>
        </w:rPr>
        <w:t>Mạng</w:t>
      </w:r>
      <w:proofErr w:type="spellEnd"/>
      <w:r w:rsidRPr="0053340C">
        <w:rPr>
          <w:b w:val="0"/>
          <w:bCs/>
          <w:szCs w:val="26"/>
        </w:rPr>
        <w:t xml:space="preserve"> </w:t>
      </w:r>
      <w:r>
        <w:rPr>
          <w:b w:val="0"/>
          <w:bCs/>
          <w:szCs w:val="26"/>
        </w:rPr>
        <w:t>N</w:t>
      </w:r>
      <w:r w:rsidRPr="0053340C">
        <w:rPr>
          <w:b w:val="0"/>
          <w:bCs/>
          <w:szCs w:val="26"/>
        </w:rPr>
        <w:t xml:space="preserve">eural </w:t>
      </w:r>
      <w:proofErr w:type="spellStart"/>
      <w:r w:rsidRPr="0053340C">
        <w:rPr>
          <w:b w:val="0"/>
          <w:bCs/>
          <w:szCs w:val="26"/>
        </w:rPr>
        <w:t>nhân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tạo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là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sự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kết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hợp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của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của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các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tầng</w:t>
      </w:r>
      <w:proofErr w:type="spellEnd"/>
      <w:r w:rsidRPr="0053340C">
        <w:rPr>
          <w:b w:val="0"/>
          <w:bCs/>
          <w:szCs w:val="26"/>
        </w:rPr>
        <w:t xml:space="preserve"> perceptron hay </w:t>
      </w:r>
      <w:proofErr w:type="spellStart"/>
      <w:r w:rsidRPr="0053340C">
        <w:rPr>
          <w:b w:val="0"/>
          <w:bCs/>
          <w:szCs w:val="26"/>
        </w:rPr>
        <w:t>còn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được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gọi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là</w:t>
      </w:r>
      <w:proofErr w:type="spellEnd"/>
      <w:r w:rsidRPr="0053340C">
        <w:rPr>
          <w:b w:val="0"/>
          <w:bCs/>
          <w:szCs w:val="26"/>
        </w:rPr>
        <w:t xml:space="preserve"> perceptron </w:t>
      </w:r>
      <w:proofErr w:type="spellStart"/>
      <w:r w:rsidRPr="0053340C">
        <w:rPr>
          <w:b w:val="0"/>
          <w:bCs/>
          <w:szCs w:val="26"/>
        </w:rPr>
        <w:t>đa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tầng</w:t>
      </w:r>
      <w:proofErr w:type="spellEnd"/>
      <w:r>
        <w:rPr>
          <w:b w:val="0"/>
          <w:bCs/>
          <w:szCs w:val="26"/>
        </w:rPr>
        <w:t>.</w:t>
      </w:r>
    </w:p>
    <w:p w14:paraId="1E702D05" w14:textId="2B7F75A8" w:rsidR="0053340C" w:rsidRPr="0053340C" w:rsidRDefault="0053340C" w:rsidP="003D5DE8">
      <w:pPr>
        <w:rPr>
          <w:b w:val="0"/>
          <w:bCs/>
          <w:szCs w:val="26"/>
        </w:rPr>
      </w:pPr>
      <w:r w:rsidRPr="0053340C">
        <w:t xml:space="preserve"> </w:t>
      </w:r>
      <w:r>
        <w:tab/>
      </w:r>
      <w:proofErr w:type="spellStart"/>
      <w:r w:rsidRPr="0053340C">
        <w:rPr>
          <w:b w:val="0"/>
          <w:bCs/>
          <w:szCs w:val="26"/>
        </w:rPr>
        <w:t>Một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mạng</w:t>
      </w:r>
      <w:proofErr w:type="spellEnd"/>
      <w:r w:rsidRPr="0053340C">
        <w:rPr>
          <w:b w:val="0"/>
          <w:bCs/>
          <w:szCs w:val="26"/>
        </w:rPr>
        <w:t xml:space="preserve"> </w:t>
      </w:r>
      <w:r w:rsidR="007704A2">
        <w:rPr>
          <w:b w:val="0"/>
          <w:bCs/>
          <w:szCs w:val="26"/>
        </w:rPr>
        <w:t>A</w:t>
      </w:r>
      <w:r w:rsidRPr="0053340C">
        <w:rPr>
          <w:b w:val="0"/>
          <w:bCs/>
          <w:szCs w:val="26"/>
        </w:rPr>
        <w:t xml:space="preserve">NN </w:t>
      </w:r>
      <w:proofErr w:type="spellStart"/>
      <w:r w:rsidRPr="0053340C">
        <w:rPr>
          <w:b w:val="0"/>
          <w:bCs/>
          <w:szCs w:val="26"/>
        </w:rPr>
        <w:t>sẽ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có</w:t>
      </w:r>
      <w:proofErr w:type="spellEnd"/>
      <w:r w:rsidRPr="0053340C">
        <w:rPr>
          <w:b w:val="0"/>
          <w:bCs/>
          <w:szCs w:val="26"/>
        </w:rPr>
        <w:t xml:space="preserve"> 3 </w:t>
      </w:r>
      <w:proofErr w:type="spellStart"/>
      <w:r w:rsidRPr="0053340C">
        <w:rPr>
          <w:b w:val="0"/>
          <w:bCs/>
          <w:szCs w:val="26"/>
        </w:rPr>
        <w:t>kiểu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tầng</w:t>
      </w:r>
      <w:proofErr w:type="spellEnd"/>
      <w:r w:rsidRPr="0053340C">
        <w:rPr>
          <w:b w:val="0"/>
          <w:bCs/>
          <w:szCs w:val="26"/>
        </w:rPr>
        <w:t>:</w:t>
      </w:r>
    </w:p>
    <w:p w14:paraId="507BEC36" w14:textId="78F72333" w:rsidR="0053340C" w:rsidRPr="003D5DE8" w:rsidRDefault="0053340C" w:rsidP="003D5DE8">
      <w:pPr>
        <w:pStyle w:val="ListParagraph"/>
        <w:numPr>
          <w:ilvl w:val="0"/>
          <w:numId w:val="30"/>
        </w:numPr>
        <w:rPr>
          <w:b w:val="0"/>
          <w:bCs/>
          <w:szCs w:val="26"/>
        </w:rPr>
      </w:pPr>
      <w:proofErr w:type="spellStart"/>
      <w:r w:rsidRPr="003D5DE8">
        <w:rPr>
          <w:b w:val="0"/>
          <w:bCs/>
          <w:szCs w:val="26"/>
        </w:rPr>
        <w:t>Tầng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vào</w:t>
      </w:r>
      <w:proofErr w:type="spellEnd"/>
      <w:r w:rsidRPr="003D5DE8">
        <w:rPr>
          <w:b w:val="0"/>
          <w:bCs/>
          <w:szCs w:val="26"/>
        </w:rPr>
        <w:t xml:space="preserve"> (Input layer): </w:t>
      </w:r>
      <w:proofErr w:type="spellStart"/>
      <w:r w:rsidRPr="003D5DE8">
        <w:rPr>
          <w:b w:val="0"/>
          <w:bCs/>
          <w:szCs w:val="26"/>
        </w:rPr>
        <w:t>Là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tầng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bên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trái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cùng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của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mạng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thể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hiện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cho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các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đầu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vào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của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mạng</w:t>
      </w:r>
      <w:proofErr w:type="spellEnd"/>
      <w:r w:rsidRPr="003D5DE8">
        <w:rPr>
          <w:b w:val="0"/>
          <w:bCs/>
          <w:szCs w:val="26"/>
        </w:rPr>
        <w:t>.</w:t>
      </w:r>
    </w:p>
    <w:p w14:paraId="3D21B3D3" w14:textId="0EA3DB4B" w:rsidR="0053340C" w:rsidRPr="003D5DE8" w:rsidRDefault="0053340C" w:rsidP="003D5DE8">
      <w:pPr>
        <w:pStyle w:val="ListParagraph"/>
        <w:numPr>
          <w:ilvl w:val="0"/>
          <w:numId w:val="30"/>
        </w:numPr>
        <w:rPr>
          <w:b w:val="0"/>
          <w:bCs/>
          <w:szCs w:val="26"/>
        </w:rPr>
      </w:pPr>
      <w:proofErr w:type="spellStart"/>
      <w:r w:rsidRPr="003D5DE8">
        <w:rPr>
          <w:b w:val="0"/>
          <w:bCs/>
          <w:szCs w:val="26"/>
        </w:rPr>
        <w:lastRenderedPageBreak/>
        <w:t>Tầng</w:t>
      </w:r>
      <w:proofErr w:type="spellEnd"/>
      <w:r w:rsidRPr="003D5DE8">
        <w:rPr>
          <w:b w:val="0"/>
          <w:bCs/>
          <w:szCs w:val="26"/>
        </w:rPr>
        <w:t xml:space="preserve"> ra (Output layer): </w:t>
      </w:r>
      <w:proofErr w:type="spellStart"/>
      <w:r w:rsidRPr="003D5DE8">
        <w:rPr>
          <w:b w:val="0"/>
          <w:bCs/>
          <w:szCs w:val="26"/>
        </w:rPr>
        <w:t>Là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tầng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bên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phải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cùng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của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mạng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thể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hiện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cho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các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đầu</w:t>
      </w:r>
      <w:proofErr w:type="spellEnd"/>
      <w:r w:rsidRPr="003D5DE8">
        <w:rPr>
          <w:b w:val="0"/>
          <w:bCs/>
          <w:szCs w:val="26"/>
        </w:rPr>
        <w:t xml:space="preserve"> ra </w:t>
      </w:r>
      <w:proofErr w:type="spellStart"/>
      <w:r w:rsidRPr="003D5DE8">
        <w:rPr>
          <w:b w:val="0"/>
          <w:bCs/>
          <w:szCs w:val="26"/>
        </w:rPr>
        <w:t>của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mạng</w:t>
      </w:r>
      <w:proofErr w:type="spellEnd"/>
      <w:r w:rsidRPr="003D5DE8">
        <w:rPr>
          <w:b w:val="0"/>
          <w:bCs/>
          <w:szCs w:val="26"/>
        </w:rPr>
        <w:t>.</w:t>
      </w:r>
    </w:p>
    <w:p w14:paraId="5949A941" w14:textId="5C77AD2B" w:rsidR="00A66198" w:rsidRPr="003D5DE8" w:rsidRDefault="0053340C" w:rsidP="003D5DE8">
      <w:pPr>
        <w:pStyle w:val="ListParagraph"/>
        <w:numPr>
          <w:ilvl w:val="0"/>
          <w:numId w:val="30"/>
        </w:numPr>
        <w:rPr>
          <w:b w:val="0"/>
          <w:bCs/>
          <w:szCs w:val="26"/>
        </w:rPr>
      </w:pPr>
      <w:proofErr w:type="spellStart"/>
      <w:r w:rsidRPr="003D5DE8">
        <w:rPr>
          <w:b w:val="0"/>
          <w:bCs/>
          <w:szCs w:val="26"/>
        </w:rPr>
        <w:t>Tầng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ẩn</w:t>
      </w:r>
      <w:proofErr w:type="spellEnd"/>
      <w:r w:rsidRPr="003D5DE8">
        <w:rPr>
          <w:b w:val="0"/>
          <w:bCs/>
          <w:szCs w:val="26"/>
        </w:rPr>
        <w:t xml:space="preserve"> (Hidden layer): </w:t>
      </w:r>
      <w:proofErr w:type="spellStart"/>
      <w:r w:rsidRPr="003D5DE8">
        <w:rPr>
          <w:b w:val="0"/>
          <w:bCs/>
          <w:szCs w:val="26"/>
        </w:rPr>
        <w:t>Là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tầng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nằm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giữa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tầng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vào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và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tầng</w:t>
      </w:r>
      <w:proofErr w:type="spellEnd"/>
      <w:r w:rsidRPr="003D5DE8">
        <w:rPr>
          <w:b w:val="0"/>
          <w:bCs/>
          <w:szCs w:val="26"/>
        </w:rPr>
        <w:t xml:space="preserve"> ra </w:t>
      </w:r>
      <w:proofErr w:type="spellStart"/>
      <w:r w:rsidRPr="003D5DE8">
        <w:rPr>
          <w:b w:val="0"/>
          <w:bCs/>
          <w:szCs w:val="26"/>
        </w:rPr>
        <w:t>thể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hiện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cho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việc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suy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luận</w:t>
      </w:r>
      <w:proofErr w:type="spellEnd"/>
      <w:r w:rsidRPr="003D5DE8">
        <w:rPr>
          <w:b w:val="0"/>
          <w:bCs/>
          <w:szCs w:val="26"/>
        </w:rPr>
        <w:t xml:space="preserve"> logic </w:t>
      </w:r>
      <w:proofErr w:type="spellStart"/>
      <w:r w:rsidRPr="003D5DE8">
        <w:rPr>
          <w:b w:val="0"/>
          <w:bCs/>
          <w:szCs w:val="26"/>
        </w:rPr>
        <w:t>của</w:t>
      </w:r>
      <w:proofErr w:type="spellEnd"/>
      <w:r w:rsidRPr="003D5DE8">
        <w:rPr>
          <w:b w:val="0"/>
          <w:bCs/>
          <w:szCs w:val="26"/>
        </w:rPr>
        <w:t xml:space="preserve"> </w:t>
      </w:r>
      <w:proofErr w:type="spellStart"/>
      <w:r w:rsidRPr="003D5DE8">
        <w:rPr>
          <w:b w:val="0"/>
          <w:bCs/>
          <w:szCs w:val="26"/>
        </w:rPr>
        <w:t>mạng</w:t>
      </w:r>
      <w:proofErr w:type="spellEnd"/>
      <w:r w:rsidRPr="003D5DE8">
        <w:rPr>
          <w:b w:val="0"/>
          <w:bCs/>
          <w:szCs w:val="26"/>
        </w:rPr>
        <w:t>).</w:t>
      </w:r>
    </w:p>
    <w:p w14:paraId="513E7E28" w14:textId="0F6A88D3" w:rsidR="0053340C" w:rsidRDefault="0053340C" w:rsidP="0090526D">
      <w:pPr>
        <w:ind w:firstLine="720"/>
        <w:jc w:val="both"/>
        <w:rPr>
          <w:b w:val="0"/>
          <w:bCs/>
          <w:szCs w:val="26"/>
        </w:rPr>
        <w:pPrChange w:id="844" w:author="HIKARI" w:date="2019-11-10T17:22:00Z">
          <w:pPr>
            <w:ind w:firstLine="720"/>
          </w:pPr>
        </w:pPrChange>
      </w:pPr>
      <w:proofErr w:type="spellStart"/>
      <w:r>
        <w:rPr>
          <w:b w:val="0"/>
          <w:bCs/>
          <w:szCs w:val="26"/>
        </w:rPr>
        <w:t>M</w:t>
      </w:r>
      <w:r w:rsidRPr="0053340C">
        <w:rPr>
          <w:b w:val="0"/>
          <w:bCs/>
          <w:szCs w:val="26"/>
        </w:rPr>
        <w:t>ột</w:t>
      </w:r>
      <w:proofErr w:type="spellEnd"/>
      <w:r w:rsidRPr="0053340C">
        <w:rPr>
          <w:b w:val="0"/>
          <w:bCs/>
          <w:szCs w:val="26"/>
        </w:rPr>
        <w:t xml:space="preserve"> </w:t>
      </w:r>
      <w:r w:rsidR="007704A2">
        <w:rPr>
          <w:b w:val="0"/>
          <w:bCs/>
          <w:szCs w:val="26"/>
        </w:rPr>
        <w:t>A</w:t>
      </w:r>
      <w:r w:rsidRPr="0053340C">
        <w:rPr>
          <w:b w:val="0"/>
          <w:bCs/>
          <w:szCs w:val="26"/>
        </w:rPr>
        <w:t xml:space="preserve">NN </w:t>
      </w:r>
      <w:proofErr w:type="spellStart"/>
      <w:r w:rsidRPr="0053340C">
        <w:rPr>
          <w:b w:val="0"/>
          <w:bCs/>
          <w:szCs w:val="26"/>
        </w:rPr>
        <w:t>chỉ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có</w:t>
      </w:r>
      <w:proofErr w:type="spellEnd"/>
      <w:r w:rsidRPr="0053340C">
        <w:rPr>
          <w:b w:val="0"/>
          <w:bCs/>
          <w:szCs w:val="26"/>
        </w:rPr>
        <w:t xml:space="preserve"> 1 </w:t>
      </w:r>
      <w:proofErr w:type="spellStart"/>
      <w:r w:rsidRPr="0053340C">
        <w:rPr>
          <w:b w:val="0"/>
          <w:bCs/>
          <w:szCs w:val="26"/>
        </w:rPr>
        <w:t>tầng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vào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và</w:t>
      </w:r>
      <w:proofErr w:type="spellEnd"/>
      <w:r w:rsidRPr="0053340C">
        <w:rPr>
          <w:b w:val="0"/>
          <w:bCs/>
          <w:szCs w:val="26"/>
        </w:rPr>
        <w:t xml:space="preserve"> 1 </w:t>
      </w:r>
      <w:proofErr w:type="spellStart"/>
      <w:r w:rsidRPr="0053340C">
        <w:rPr>
          <w:b w:val="0"/>
          <w:bCs/>
          <w:szCs w:val="26"/>
        </w:rPr>
        <w:t>tầng</w:t>
      </w:r>
      <w:proofErr w:type="spellEnd"/>
      <w:r w:rsidRPr="0053340C">
        <w:rPr>
          <w:b w:val="0"/>
          <w:bCs/>
          <w:szCs w:val="26"/>
        </w:rPr>
        <w:t xml:space="preserve"> ra </w:t>
      </w:r>
      <w:proofErr w:type="spellStart"/>
      <w:r w:rsidRPr="0053340C">
        <w:rPr>
          <w:b w:val="0"/>
          <w:bCs/>
          <w:szCs w:val="26"/>
        </w:rPr>
        <w:t>nhưng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có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thể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có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nhiều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tầng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ẩn</w:t>
      </w:r>
      <w:proofErr w:type="spellEnd"/>
      <w:r w:rsidRPr="0053340C">
        <w:rPr>
          <w:b w:val="0"/>
          <w:bCs/>
          <w:szCs w:val="26"/>
        </w:rPr>
        <w:t>.</w:t>
      </w:r>
      <w:r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Trong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mạng</w:t>
      </w:r>
      <w:proofErr w:type="spellEnd"/>
      <w:r w:rsidRPr="0053340C">
        <w:rPr>
          <w:b w:val="0"/>
          <w:bCs/>
          <w:szCs w:val="26"/>
        </w:rPr>
        <w:t xml:space="preserve"> </w:t>
      </w:r>
      <w:ins w:id="845" w:author="HIKARI" w:date="2019-11-09T14:57:00Z">
        <w:r w:rsidR="00560ADA">
          <w:rPr>
            <w:b w:val="0"/>
            <w:bCs/>
            <w:szCs w:val="26"/>
          </w:rPr>
          <w:t>A</w:t>
        </w:r>
      </w:ins>
      <w:r w:rsidRPr="0053340C">
        <w:rPr>
          <w:b w:val="0"/>
          <w:bCs/>
          <w:szCs w:val="26"/>
        </w:rPr>
        <w:t xml:space="preserve">NN, </w:t>
      </w:r>
      <w:proofErr w:type="spellStart"/>
      <w:r w:rsidRPr="0053340C">
        <w:rPr>
          <w:b w:val="0"/>
          <w:bCs/>
          <w:szCs w:val="26"/>
        </w:rPr>
        <w:t>mỗi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nút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mạng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là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một</w:t>
      </w:r>
      <w:proofErr w:type="spellEnd"/>
      <w:r w:rsidRPr="0053340C">
        <w:rPr>
          <w:b w:val="0"/>
          <w:bCs/>
          <w:szCs w:val="26"/>
        </w:rPr>
        <w:t xml:space="preserve"> </w:t>
      </w:r>
      <w:r>
        <w:rPr>
          <w:b w:val="0"/>
          <w:bCs/>
          <w:szCs w:val="26"/>
        </w:rPr>
        <w:t xml:space="preserve">node </w:t>
      </w:r>
      <w:proofErr w:type="spellStart"/>
      <w:r>
        <w:rPr>
          <w:b w:val="0"/>
          <w:bCs/>
          <w:szCs w:val="26"/>
        </w:rPr>
        <w:t>đơn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lẻ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nhưng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chức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năng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của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chúng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có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thể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khác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nhau</w:t>
      </w:r>
      <w:proofErr w:type="spellEnd"/>
      <w:r w:rsidRPr="0053340C">
        <w:rPr>
          <w:b w:val="0"/>
          <w:bCs/>
          <w:szCs w:val="26"/>
        </w:rPr>
        <w:t xml:space="preserve">. </w:t>
      </w:r>
      <w:proofErr w:type="spellStart"/>
      <w:r w:rsidRPr="0053340C">
        <w:rPr>
          <w:b w:val="0"/>
          <w:bCs/>
          <w:szCs w:val="26"/>
        </w:rPr>
        <w:t>Tuy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nhiên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trong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thực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tế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người</w:t>
      </w:r>
      <w:proofErr w:type="spellEnd"/>
      <w:r w:rsidRPr="0053340C">
        <w:rPr>
          <w:b w:val="0"/>
          <w:bCs/>
          <w:szCs w:val="26"/>
        </w:rPr>
        <w:t xml:space="preserve"> ta </w:t>
      </w:r>
      <w:proofErr w:type="spellStart"/>
      <w:r w:rsidRPr="0053340C">
        <w:rPr>
          <w:b w:val="0"/>
          <w:bCs/>
          <w:szCs w:val="26"/>
        </w:rPr>
        <w:t>thường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để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chúng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cùng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dạng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với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nhau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để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tính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toán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cho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thuận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lợi</w:t>
      </w:r>
      <w:proofErr w:type="spellEnd"/>
      <w:r w:rsidRPr="0053340C">
        <w:rPr>
          <w:b w:val="0"/>
          <w:bCs/>
          <w:szCs w:val="26"/>
        </w:rPr>
        <w:t>.</w:t>
      </w:r>
      <w:r>
        <w:rPr>
          <w:b w:val="0"/>
          <w:bCs/>
          <w:szCs w:val="26"/>
        </w:rPr>
        <w:t xml:space="preserve"> </w:t>
      </w:r>
      <w:r w:rsidRPr="0053340C">
        <w:rPr>
          <w:b w:val="0"/>
          <w:bCs/>
          <w:szCs w:val="26"/>
        </w:rPr>
        <w:t xml:space="preserve">Ở </w:t>
      </w:r>
      <w:proofErr w:type="spellStart"/>
      <w:r w:rsidRPr="0053340C">
        <w:rPr>
          <w:b w:val="0"/>
          <w:bCs/>
          <w:szCs w:val="26"/>
        </w:rPr>
        <w:t>mỗi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tầng</w:t>
      </w:r>
      <w:proofErr w:type="spellEnd"/>
      <w:r w:rsidRPr="0053340C">
        <w:rPr>
          <w:b w:val="0"/>
          <w:bCs/>
          <w:szCs w:val="26"/>
        </w:rPr>
        <w:t xml:space="preserve">, </w:t>
      </w:r>
      <w:proofErr w:type="spellStart"/>
      <w:r w:rsidRPr="0053340C">
        <w:rPr>
          <w:b w:val="0"/>
          <w:bCs/>
          <w:szCs w:val="26"/>
        </w:rPr>
        <w:t>số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lượng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các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nút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mạng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có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thể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khác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nhau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tuỳ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thuộc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vào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bài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toán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và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cách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giải</w:t>
      </w:r>
      <w:proofErr w:type="spellEnd"/>
      <w:r w:rsidRPr="0053340C">
        <w:rPr>
          <w:b w:val="0"/>
          <w:bCs/>
          <w:szCs w:val="26"/>
        </w:rPr>
        <w:t xml:space="preserve"> </w:t>
      </w:r>
      <w:proofErr w:type="spellStart"/>
      <w:r w:rsidRPr="0053340C">
        <w:rPr>
          <w:b w:val="0"/>
          <w:bCs/>
          <w:szCs w:val="26"/>
        </w:rPr>
        <w:t>quyết</w:t>
      </w:r>
      <w:proofErr w:type="spellEnd"/>
      <w:r w:rsidRPr="0053340C">
        <w:rPr>
          <w:b w:val="0"/>
          <w:bCs/>
          <w:szCs w:val="26"/>
        </w:rPr>
        <w:t>.</w:t>
      </w:r>
    </w:p>
    <w:p w14:paraId="2A03424F" w14:textId="77777777" w:rsidR="003D5DE8" w:rsidRDefault="003D5DE8" w:rsidP="0053340C">
      <w:pPr>
        <w:ind w:firstLine="720"/>
        <w:jc w:val="both"/>
        <w:rPr>
          <w:b w:val="0"/>
          <w:bCs/>
          <w:szCs w:val="26"/>
        </w:rPr>
      </w:pPr>
    </w:p>
    <w:p w14:paraId="28B6995F" w14:textId="18697485" w:rsidR="0053340C" w:rsidRDefault="0053340C">
      <w:pPr>
        <w:pStyle w:val="Heading5"/>
        <w:numPr>
          <w:ilvl w:val="3"/>
          <w:numId w:val="42"/>
        </w:numPr>
        <w:ind w:left="2880"/>
        <w:pPrChange w:id="846" w:author="HIKARI" w:date="2019-11-08T21:18:00Z">
          <w:pPr>
            <w:pStyle w:val="ListParagraph"/>
            <w:numPr>
              <w:ilvl w:val="3"/>
              <w:numId w:val="2"/>
            </w:numPr>
            <w:ind w:left="2520" w:hanging="1080"/>
            <w:jc w:val="both"/>
            <w:outlineLvl w:val="4"/>
          </w:pPr>
        </w:pPrChange>
      </w:pPr>
      <w:bookmarkStart w:id="847" w:name="_Toc24298318"/>
      <w:r w:rsidRPr="0053340C">
        <w:t>Layers API</w:t>
      </w:r>
      <w:bookmarkEnd w:id="847"/>
    </w:p>
    <w:p w14:paraId="1BB24898" w14:textId="76BC55CE" w:rsidR="005478FC" w:rsidRDefault="007E6BED" w:rsidP="00136198">
      <w:pPr>
        <w:ind w:firstLine="720"/>
        <w:jc w:val="both"/>
        <w:rPr>
          <w:b w:val="0"/>
          <w:bCs/>
          <w:szCs w:val="26"/>
        </w:rPr>
      </w:pPr>
      <w:r>
        <w:rPr>
          <w:b w:val="0"/>
          <w:bCs/>
          <w:szCs w:val="26"/>
        </w:rPr>
        <w:t>Layer</w:t>
      </w:r>
      <w:r w:rsidR="00DC21C1">
        <w:rPr>
          <w:b w:val="0"/>
          <w:bCs/>
          <w:szCs w:val="26"/>
        </w:rPr>
        <w:t>s</w:t>
      </w:r>
      <w:r>
        <w:rPr>
          <w:b w:val="0"/>
          <w:bCs/>
          <w:szCs w:val="26"/>
        </w:rPr>
        <w:t xml:space="preserve"> API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module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TensorFlow, </w:t>
      </w:r>
      <w:proofErr w:type="spellStart"/>
      <w:r>
        <w:rPr>
          <w:b w:val="0"/>
          <w:bCs/>
          <w:szCs w:val="26"/>
        </w:rPr>
        <w:t>được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tạo</w:t>
      </w:r>
      <w:proofErr w:type="spellEnd"/>
      <w:r>
        <w:rPr>
          <w:b w:val="0"/>
          <w:bCs/>
          <w:szCs w:val="26"/>
        </w:rPr>
        <w:t xml:space="preserve"> ra </w:t>
      </w:r>
      <w:proofErr w:type="spellStart"/>
      <w:r>
        <w:rPr>
          <w:b w:val="0"/>
          <w:bCs/>
          <w:szCs w:val="26"/>
        </w:rPr>
        <w:t>bởi</w:t>
      </w:r>
      <w:proofErr w:type="spellEnd"/>
      <w:r>
        <w:rPr>
          <w:b w:val="0"/>
          <w:bCs/>
          <w:szCs w:val="26"/>
        </w:rPr>
        <w:t xml:space="preserve"> </w:t>
      </w:r>
      <w:r w:rsidRPr="007E6BED">
        <w:rPr>
          <w:b w:val="0"/>
          <w:bCs/>
          <w:szCs w:val="26"/>
        </w:rPr>
        <w:t xml:space="preserve">François </w:t>
      </w:r>
      <w:proofErr w:type="spellStart"/>
      <w:r w:rsidRPr="007E6BED">
        <w:rPr>
          <w:b w:val="0"/>
          <w:bCs/>
          <w:szCs w:val="26"/>
        </w:rPr>
        <w:t>Chollet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tác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giả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bộ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thư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viện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Keras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với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chức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năng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tương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tự</w:t>
      </w:r>
      <w:proofErr w:type="spellEnd"/>
      <w:r>
        <w:rPr>
          <w:b w:val="0"/>
          <w:bCs/>
          <w:szCs w:val="26"/>
        </w:rPr>
        <w:t xml:space="preserve">. </w:t>
      </w:r>
      <w:r w:rsidR="00DC21C1">
        <w:rPr>
          <w:b w:val="0"/>
          <w:bCs/>
          <w:szCs w:val="26"/>
        </w:rPr>
        <w:t xml:space="preserve">Layers API </w:t>
      </w:r>
      <w:proofErr w:type="spellStart"/>
      <w:r w:rsidR="00DC21C1">
        <w:rPr>
          <w:b w:val="0"/>
          <w:bCs/>
          <w:szCs w:val="26"/>
        </w:rPr>
        <w:t>được</w:t>
      </w:r>
      <w:proofErr w:type="spellEnd"/>
      <w:r w:rsidR="00DC21C1">
        <w:rPr>
          <w:b w:val="0"/>
          <w:bCs/>
          <w:szCs w:val="26"/>
        </w:rPr>
        <w:t xml:space="preserve"> </w:t>
      </w:r>
      <w:proofErr w:type="spellStart"/>
      <w:r w:rsidR="00DC21C1">
        <w:rPr>
          <w:b w:val="0"/>
          <w:bCs/>
          <w:szCs w:val="26"/>
        </w:rPr>
        <w:t>dùng</w:t>
      </w:r>
      <w:proofErr w:type="spellEnd"/>
      <w:r w:rsidR="00DC21C1">
        <w:rPr>
          <w:b w:val="0"/>
          <w:bCs/>
          <w:szCs w:val="26"/>
        </w:rPr>
        <w:t xml:space="preserve"> </w:t>
      </w:r>
      <w:proofErr w:type="spellStart"/>
      <w:r w:rsidR="00DC21C1">
        <w:rPr>
          <w:b w:val="0"/>
          <w:bCs/>
          <w:szCs w:val="26"/>
        </w:rPr>
        <w:t>để</w:t>
      </w:r>
      <w:proofErr w:type="spellEnd"/>
      <w:r w:rsidR="00DC21C1">
        <w:rPr>
          <w:b w:val="0"/>
          <w:bCs/>
          <w:szCs w:val="26"/>
        </w:rPr>
        <w:t xml:space="preserve"> </w:t>
      </w:r>
      <w:proofErr w:type="spellStart"/>
      <w:r w:rsidR="00DC21C1">
        <w:rPr>
          <w:b w:val="0"/>
          <w:bCs/>
          <w:szCs w:val="26"/>
        </w:rPr>
        <w:t>tạo</w:t>
      </w:r>
      <w:proofErr w:type="spellEnd"/>
      <w:r w:rsidR="00DC21C1">
        <w:rPr>
          <w:b w:val="0"/>
          <w:bCs/>
          <w:szCs w:val="26"/>
        </w:rPr>
        <w:t xml:space="preserve"> ra </w:t>
      </w:r>
      <w:proofErr w:type="spellStart"/>
      <w:r w:rsidR="00DC21C1">
        <w:rPr>
          <w:b w:val="0"/>
          <w:bCs/>
          <w:szCs w:val="26"/>
        </w:rPr>
        <w:t>một</w:t>
      </w:r>
      <w:proofErr w:type="spellEnd"/>
      <w:r w:rsidR="00DC21C1">
        <w:rPr>
          <w:b w:val="0"/>
          <w:bCs/>
          <w:szCs w:val="26"/>
        </w:rPr>
        <w:t xml:space="preserve"> ANN</w:t>
      </w:r>
      <w:ins w:id="848" w:author="HIKARI" w:date="2019-11-10T17:22:00Z">
        <w:r w:rsidR="0090526D">
          <w:rPr>
            <w:b w:val="0"/>
            <w:bCs/>
            <w:szCs w:val="26"/>
          </w:rPr>
          <w:t>.</w:t>
        </w:r>
      </w:ins>
    </w:p>
    <w:p w14:paraId="7E79F8CD" w14:textId="77777777" w:rsidR="00136198" w:rsidRPr="00136198" w:rsidRDefault="00136198" w:rsidP="00136198">
      <w:pPr>
        <w:ind w:left="720"/>
        <w:jc w:val="both"/>
        <w:rPr>
          <w:b w:val="0"/>
          <w:bCs/>
          <w:szCs w:val="26"/>
        </w:rPr>
      </w:pPr>
    </w:p>
    <w:p w14:paraId="3EB168CF" w14:textId="535A29D5" w:rsidR="00B80E5B" w:rsidRPr="00E24C10" w:rsidRDefault="00D51566">
      <w:pPr>
        <w:pStyle w:val="Heading2"/>
        <w:numPr>
          <w:ilvl w:val="0"/>
          <w:numId w:val="42"/>
        </w:numPr>
        <w:pPrChange w:id="849" w:author="HIKARI" w:date="2019-11-08T21:19:00Z">
          <w:pPr>
            <w:pStyle w:val="ListParagraph"/>
            <w:numPr>
              <w:numId w:val="2"/>
            </w:numPr>
            <w:ind w:hanging="360"/>
            <w:outlineLvl w:val="1"/>
          </w:pPr>
        </w:pPrChange>
      </w:pPr>
      <w:bookmarkStart w:id="850" w:name="_Toc24298319"/>
      <w:proofErr w:type="spellStart"/>
      <w:r w:rsidRPr="00E24C10">
        <w:t>Đặc</w:t>
      </w:r>
      <w:proofErr w:type="spellEnd"/>
      <w:r w:rsidRPr="00E24C10">
        <w:t xml:space="preserve"> </w:t>
      </w:r>
      <w:proofErr w:type="spellStart"/>
      <w:r w:rsidRPr="00E24C10">
        <w:t>tả</w:t>
      </w:r>
      <w:proofErr w:type="spellEnd"/>
      <w:r w:rsidRPr="00E24C10">
        <w:t xml:space="preserve"> </w:t>
      </w:r>
      <w:proofErr w:type="spellStart"/>
      <w:r w:rsidRPr="00E24C10">
        <w:t>phần</w:t>
      </w:r>
      <w:proofErr w:type="spellEnd"/>
      <w:r w:rsidRPr="00E24C10">
        <w:t xml:space="preserve"> </w:t>
      </w:r>
      <w:proofErr w:type="spellStart"/>
      <w:r w:rsidRPr="00E24C10">
        <w:t>mềm</w:t>
      </w:r>
      <w:proofErr w:type="spellEnd"/>
      <w:r w:rsidRPr="00E24C10">
        <w:t xml:space="preserve"> </w:t>
      </w:r>
      <w:proofErr w:type="spellStart"/>
      <w:r w:rsidRPr="00E24C10">
        <w:t>TensorGram</w:t>
      </w:r>
      <w:bookmarkEnd w:id="850"/>
      <w:proofErr w:type="spellEnd"/>
    </w:p>
    <w:p w14:paraId="0D4877D1" w14:textId="5FF442D0" w:rsidR="00B80E5B" w:rsidRPr="00E24C10" w:rsidRDefault="00B80E5B">
      <w:pPr>
        <w:pStyle w:val="Heading3"/>
        <w:numPr>
          <w:ilvl w:val="1"/>
          <w:numId w:val="42"/>
        </w:numPr>
        <w:ind w:left="1440"/>
        <w:pPrChange w:id="851" w:author="HIKARI" w:date="2019-11-08T21:19:00Z">
          <w:pPr>
            <w:pStyle w:val="ListParagraph"/>
            <w:numPr>
              <w:ilvl w:val="1"/>
              <w:numId w:val="2"/>
            </w:numPr>
            <w:ind w:left="1440" w:hanging="720"/>
            <w:outlineLvl w:val="2"/>
          </w:pPr>
        </w:pPrChange>
      </w:pPr>
      <w:bookmarkStart w:id="852" w:name="_Toc24298320"/>
      <w:proofErr w:type="spellStart"/>
      <w:r w:rsidRPr="00E24C10">
        <w:t>Phần</w:t>
      </w:r>
      <w:proofErr w:type="spellEnd"/>
      <w:r w:rsidRPr="00E24C10">
        <w:t xml:space="preserve"> </w:t>
      </w:r>
      <w:proofErr w:type="spellStart"/>
      <w:r w:rsidRPr="00E24C10">
        <w:t>mềm</w:t>
      </w:r>
      <w:proofErr w:type="spellEnd"/>
      <w:r w:rsidRPr="00E24C10">
        <w:t xml:space="preserve"> </w:t>
      </w:r>
      <w:proofErr w:type="spellStart"/>
      <w:r w:rsidRPr="00E24C10">
        <w:t>TensorGram</w:t>
      </w:r>
      <w:bookmarkEnd w:id="852"/>
      <w:proofErr w:type="spellEnd"/>
    </w:p>
    <w:p w14:paraId="102C7BE9" w14:textId="41F385BF" w:rsidR="00B80E5B" w:rsidRDefault="00B022CD">
      <w:pPr>
        <w:pStyle w:val="Heading4"/>
        <w:numPr>
          <w:ilvl w:val="2"/>
          <w:numId w:val="42"/>
        </w:numPr>
        <w:ind w:left="2160"/>
        <w:pPrChange w:id="853" w:author="HIKARI" w:date="2019-11-08T21:19:00Z">
          <w:pPr>
            <w:pStyle w:val="ListParagraph"/>
            <w:numPr>
              <w:ilvl w:val="2"/>
              <w:numId w:val="2"/>
            </w:numPr>
            <w:ind w:left="2160" w:hanging="1080"/>
            <w:outlineLvl w:val="3"/>
          </w:pPr>
        </w:pPrChange>
      </w:pPr>
      <w:bookmarkStart w:id="854" w:name="_Toc24298321"/>
      <w:proofErr w:type="spellStart"/>
      <w:r w:rsidRPr="00E24C10">
        <w:t>Giới</w:t>
      </w:r>
      <w:proofErr w:type="spellEnd"/>
      <w:r w:rsidRPr="00E24C10">
        <w:t xml:space="preserve"> </w:t>
      </w:r>
      <w:proofErr w:type="spellStart"/>
      <w:r w:rsidRPr="00E24C10">
        <w:t>thiệu</w:t>
      </w:r>
      <w:proofErr w:type="spellEnd"/>
      <w:r w:rsidRPr="00E24C10">
        <w:t xml:space="preserve"> </w:t>
      </w:r>
      <w:proofErr w:type="spellStart"/>
      <w:r w:rsidRPr="00E24C10">
        <w:t>về</w:t>
      </w:r>
      <w:proofErr w:type="spellEnd"/>
      <w:r w:rsidRPr="00E24C10">
        <w:t xml:space="preserve"> </w:t>
      </w:r>
      <w:proofErr w:type="spellStart"/>
      <w:r w:rsidRPr="00E24C10">
        <w:t>phần</w:t>
      </w:r>
      <w:proofErr w:type="spellEnd"/>
      <w:r w:rsidRPr="00E24C10">
        <w:t xml:space="preserve"> </w:t>
      </w:r>
      <w:proofErr w:type="spellStart"/>
      <w:r w:rsidRPr="00E24C10">
        <w:t>mềm</w:t>
      </w:r>
      <w:proofErr w:type="spellEnd"/>
      <w:r w:rsidRPr="00E24C10">
        <w:t xml:space="preserve"> </w:t>
      </w:r>
      <w:proofErr w:type="spellStart"/>
      <w:r w:rsidRPr="00E24C10">
        <w:t>TensorGram</w:t>
      </w:r>
      <w:bookmarkEnd w:id="854"/>
      <w:proofErr w:type="spellEnd"/>
    </w:p>
    <w:p w14:paraId="06885195" w14:textId="4489CF0B" w:rsidR="00F31D18" w:rsidRDefault="00F31D18" w:rsidP="0090526D">
      <w:pPr>
        <w:ind w:firstLine="720"/>
        <w:jc w:val="both"/>
        <w:rPr>
          <w:ins w:id="855" w:author="HIKARI" w:date="2019-11-10T17:31:00Z"/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Tensor</w:t>
      </w:r>
      <w:r w:rsidR="00BC49E8">
        <w:rPr>
          <w:b w:val="0"/>
          <w:bCs/>
          <w:szCs w:val="26"/>
        </w:rPr>
        <w:t>G</w:t>
      </w:r>
      <w:r>
        <w:rPr>
          <w:b w:val="0"/>
          <w:bCs/>
          <w:szCs w:val="26"/>
        </w:rPr>
        <w:t>ram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phần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mềm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nhỏ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gọn</w:t>
      </w:r>
      <w:proofErr w:type="spellEnd"/>
      <w:r>
        <w:rPr>
          <w:b w:val="0"/>
          <w:bCs/>
          <w:szCs w:val="26"/>
        </w:rPr>
        <w:t xml:space="preserve"> (portable) </w:t>
      </w:r>
      <w:proofErr w:type="spellStart"/>
      <w:r>
        <w:rPr>
          <w:b w:val="0"/>
          <w:bCs/>
          <w:szCs w:val="26"/>
        </w:rPr>
        <w:t>chạy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không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cần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cài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đặt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đồ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thị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hoá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</w:t>
      </w:r>
      <w:r w:rsidR="007704A2">
        <w:rPr>
          <w:b w:val="0"/>
          <w:bCs/>
          <w:i/>
          <w:iCs/>
          <w:szCs w:val="26"/>
        </w:rPr>
        <w:t>ANN</w:t>
      </w:r>
      <w:r>
        <w:rPr>
          <w:b w:val="0"/>
          <w:bCs/>
          <w:i/>
          <w:i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được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định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nghĩa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bởi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người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thông</w:t>
      </w:r>
      <w:proofErr w:type="spellEnd"/>
      <w:r>
        <w:rPr>
          <w:b w:val="0"/>
          <w:bCs/>
          <w:szCs w:val="26"/>
        </w:rPr>
        <w:t xml:space="preserve"> qua </w:t>
      </w:r>
      <w:proofErr w:type="spellStart"/>
      <w:r>
        <w:rPr>
          <w:b w:val="0"/>
          <w:bCs/>
          <w:szCs w:val="26"/>
        </w:rPr>
        <w:t>đoạn</w:t>
      </w:r>
      <w:proofErr w:type="spellEnd"/>
      <w:r>
        <w:rPr>
          <w:b w:val="0"/>
          <w:bCs/>
          <w:szCs w:val="26"/>
        </w:rPr>
        <w:t xml:space="preserve"> </w:t>
      </w:r>
      <w:r w:rsidR="007704A2">
        <w:rPr>
          <w:b w:val="0"/>
          <w:bCs/>
          <w:szCs w:val="26"/>
        </w:rPr>
        <w:t>P</w:t>
      </w:r>
      <w:r>
        <w:rPr>
          <w:b w:val="0"/>
          <w:bCs/>
          <w:szCs w:val="26"/>
        </w:rPr>
        <w:t xml:space="preserve">ython </w:t>
      </w:r>
      <w:r w:rsidR="007704A2">
        <w:rPr>
          <w:b w:val="0"/>
          <w:bCs/>
          <w:szCs w:val="26"/>
        </w:rPr>
        <w:t>Sc</w:t>
      </w:r>
      <w:r>
        <w:rPr>
          <w:b w:val="0"/>
          <w:bCs/>
          <w:szCs w:val="26"/>
        </w:rPr>
        <w:t xml:space="preserve">ripts </w:t>
      </w:r>
      <w:proofErr w:type="spellStart"/>
      <w:r>
        <w:rPr>
          <w:b w:val="0"/>
          <w:bCs/>
          <w:szCs w:val="26"/>
        </w:rPr>
        <w:t>nhập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trực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tiếp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khung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soạn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thảo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trong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chương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trình</w:t>
      </w:r>
      <w:proofErr w:type="spellEnd"/>
      <w:r>
        <w:rPr>
          <w:b w:val="0"/>
          <w:bCs/>
          <w:i/>
          <w:i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thành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dạng</w:t>
      </w:r>
      <w:proofErr w:type="spellEnd"/>
      <w:r w:rsidR="007704A2">
        <w:rPr>
          <w:b w:val="0"/>
          <w:bCs/>
          <w:szCs w:val="26"/>
        </w:rPr>
        <w:t xml:space="preserve"> TensorFlow</w:t>
      </w:r>
      <w:r>
        <w:rPr>
          <w:b w:val="0"/>
          <w:bCs/>
          <w:szCs w:val="26"/>
        </w:rPr>
        <w:t xml:space="preserve"> Layer</w:t>
      </w:r>
      <w:r w:rsidR="007704A2">
        <w:rPr>
          <w:b w:val="0"/>
          <w:bCs/>
          <w:szCs w:val="26"/>
        </w:rPr>
        <w:t>s</w:t>
      </w:r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hiển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thị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người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>.</w:t>
      </w:r>
    </w:p>
    <w:p w14:paraId="75D8A08D" w14:textId="77777777" w:rsidR="006D67D9" w:rsidRPr="00F31D18" w:rsidRDefault="006D67D9" w:rsidP="0090526D">
      <w:pPr>
        <w:ind w:firstLine="720"/>
        <w:jc w:val="both"/>
        <w:rPr>
          <w:b w:val="0"/>
          <w:bCs/>
          <w:szCs w:val="26"/>
        </w:rPr>
        <w:pPrChange w:id="856" w:author="HIKARI" w:date="2019-11-10T17:22:00Z">
          <w:pPr>
            <w:ind w:firstLine="720"/>
          </w:pPr>
        </w:pPrChange>
      </w:pPr>
    </w:p>
    <w:p w14:paraId="4207DE28" w14:textId="404C03A6" w:rsidR="00B80E5B" w:rsidRDefault="00B022CD">
      <w:pPr>
        <w:pStyle w:val="Heading4"/>
        <w:numPr>
          <w:ilvl w:val="2"/>
          <w:numId w:val="42"/>
        </w:numPr>
        <w:ind w:left="2160"/>
        <w:pPrChange w:id="857" w:author="HIKARI" w:date="2019-11-08T21:19:00Z">
          <w:pPr>
            <w:pStyle w:val="ListParagraph"/>
            <w:numPr>
              <w:ilvl w:val="2"/>
              <w:numId w:val="2"/>
            </w:numPr>
            <w:ind w:left="2160" w:hanging="1080"/>
            <w:outlineLvl w:val="3"/>
          </w:pPr>
        </w:pPrChange>
      </w:pPr>
      <w:bookmarkStart w:id="858" w:name="_Toc24298322"/>
      <w:r w:rsidRPr="00E24C10">
        <w:t>Use Case Diagram</w:t>
      </w:r>
      <w:bookmarkEnd w:id="858"/>
    </w:p>
    <w:p w14:paraId="79EB2EFA" w14:textId="77777777" w:rsidR="00324FE9" w:rsidRDefault="007361D0" w:rsidP="00324FE9">
      <w:pPr>
        <w:keepNext/>
      </w:pPr>
      <w:r>
        <w:rPr>
          <w:noProof/>
          <w:szCs w:val="26"/>
        </w:rPr>
        <w:drawing>
          <wp:inline distT="0" distB="0" distL="0" distR="0" wp14:anchorId="1ECF3578" wp14:editId="4173B380">
            <wp:extent cx="6569075" cy="1901825"/>
            <wp:effectExtent l="0" t="0" r="3175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07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AB19A" w14:textId="2BD3D659" w:rsidR="00F31D18" w:rsidRPr="00324FE9" w:rsidRDefault="00324FE9" w:rsidP="00324FE9">
      <w:pPr>
        <w:pStyle w:val="Caption"/>
        <w:jc w:val="center"/>
        <w:rPr>
          <w:sz w:val="20"/>
          <w:szCs w:val="20"/>
        </w:rPr>
      </w:pPr>
      <w:bookmarkStart w:id="859" w:name="_Toc24298357"/>
      <w:proofErr w:type="spellStart"/>
      <w:r w:rsidRPr="00324FE9">
        <w:rPr>
          <w:sz w:val="20"/>
          <w:szCs w:val="20"/>
        </w:rPr>
        <w:t>Hình</w:t>
      </w:r>
      <w:proofErr w:type="spellEnd"/>
      <w:r w:rsidRPr="00324FE9">
        <w:rPr>
          <w:sz w:val="20"/>
          <w:szCs w:val="20"/>
        </w:rPr>
        <w:t xml:space="preserve"> </w:t>
      </w:r>
      <w:r w:rsidRPr="00324FE9">
        <w:rPr>
          <w:sz w:val="20"/>
          <w:szCs w:val="20"/>
        </w:rPr>
        <w:fldChar w:fldCharType="begin"/>
      </w:r>
      <w:r w:rsidRPr="00324FE9">
        <w:rPr>
          <w:sz w:val="20"/>
          <w:szCs w:val="20"/>
        </w:rPr>
        <w:instrText xml:space="preserve"> SEQ Hình \* ARABIC </w:instrText>
      </w:r>
      <w:r w:rsidRPr="00324FE9">
        <w:rPr>
          <w:sz w:val="20"/>
          <w:szCs w:val="20"/>
        </w:rPr>
        <w:fldChar w:fldCharType="separate"/>
      </w:r>
      <w:r w:rsidR="00DE0349">
        <w:rPr>
          <w:noProof/>
          <w:sz w:val="20"/>
          <w:szCs w:val="20"/>
        </w:rPr>
        <w:t>2</w:t>
      </w:r>
      <w:r w:rsidRPr="00324FE9">
        <w:rPr>
          <w:sz w:val="20"/>
          <w:szCs w:val="20"/>
        </w:rPr>
        <w:fldChar w:fldCharType="end"/>
      </w:r>
      <w:r w:rsidRPr="00324FE9">
        <w:rPr>
          <w:sz w:val="20"/>
          <w:szCs w:val="20"/>
        </w:rPr>
        <w:t>: Use case diagram</w:t>
      </w:r>
      <w:bookmarkEnd w:id="859"/>
    </w:p>
    <w:p w14:paraId="5BF951C5" w14:textId="23673E3E" w:rsidR="002C0C40" w:rsidRDefault="002C0C40">
      <w:pPr>
        <w:pStyle w:val="Heading4"/>
        <w:numPr>
          <w:ilvl w:val="2"/>
          <w:numId w:val="42"/>
        </w:numPr>
        <w:ind w:left="2160"/>
        <w:pPrChange w:id="860" w:author="HIKARI" w:date="2019-11-08T21:20:00Z">
          <w:pPr>
            <w:pStyle w:val="ListParagraph"/>
            <w:numPr>
              <w:ilvl w:val="2"/>
              <w:numId w:val="2"/>
            </w:numPr>
            <w:ind w:left="2160" w:hanging="1080"/>
          </w:pPr>
        </w:pPrChange>
      </w:pPr>
      <w:del w:id="861" w:author="HIKARI" w:date="2019-11-09T13:51:00Z">
        <w:r w:rsidDel="00946202">
          <w:lastRenderedPageBreak/>
          <w:delText>Thông tin</w:delText>
        </w:r>
      </w:del>
      <w:bookmarkStart w:id="862" w:name="_Toc24298323"/>
      <w:proofErr w:type="spellStart"/>
      <w:ins w:id="863" w:author="HIKARI" w:date="2019-11-09T13:51:00Z">
        <w:r w:rsidR="00946202">
          <w:t>Dữ</w:t>
        </w:r>
        <w:proofErr w:type="spellEnd"/>
        <w:r w:rsidR="00946202">
          <w:t xml:space="preserve"> </w:t>
        </w:r>
        <w:proofErr w:type="spellStart"/>
        <w:r w:rsidR="00946202">
          <w:t>liệu</w:t>
        </w:r>
      </w:ins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– </w:t>
      </w:r>
      <w:proofErr w:type="spellStart"/>
      <w:r>
        <w:t>đầu</w:t>
      </w:r>
      <w:proofErr w:type="spellEnd"/>
      <w:r>
        <w:t xml:space="preserve"> ra (input - output)</w:t>
      </w:r>
      <w:bookmarkEnd w:id="862"/>
    </w:p>
    <w:p w14:paraId="2884D4C8" w14:textId="449E7500" w:rsidR="002C0C40" w:rsidRDefault="002C0C40">
      <w:pPr>
        <w:pStyle w:val="ListParagraph"/>
        <w:numPr>
          <w:ilvl w:val="1"/>
          <w:numId w:val="39"/>
        </w:numPr>
        <w:ind w:left="810"/>
        <w:jc w:val="both"/>
        <w:rPr>
          <w:szCs w:val="26"/>
        </w:rPr>
        <w:pPrChange w:id="864" w:author="HIKARI" w:date="2019-11-08T21:20:00Z">
          <w:pPr>
            <w:pStyle w:val="ListParagraph"/>
            <w:numPr>
              <w:ilvl w:val="1"/>
              <w:numId w:val="39"/>
            </w:numPr>
            <w:ind w:left="1800" w:hanging="360"/>
            <w:jc w:val="both"/>
          </w:pPr>
        </w:pPrChange>
      </w:pPr>
      <w:r w:rsidRPr="002C0C40">
        <w:rPr>
          <w:b w:val="0"/>
          <w:bCs/>
          <w:szCs w:val="26"/>
        </w:rPr>
        <w:t>Input</w:t>
      </w:r>
      <w:r>
        <w:rPr>
          <w:szCs w:val="26"/>
        </w:rPr>
        <w:t xml:space="preserve">: </w:t>
      </w:r>
      <w:r w:rsidRPr="00281028">
        <w:rPr>
          <w:b w:val="0"/>
          <w:bCs/>
          <w:szCs w:val="26"/>
        </w:rPr>
        <w:t xml:space="preserve">Python Scripts </w:t>
      </w:r>
      <w:proofErr w:type="spellStart"/>
      <w:r w:rsidRPr="00281028">
        <w:rPr>
          <w:b w:val="0"/>
          <w:bCs/>
          <w:szCs w:val="26"/>
        </w:rPr>
        <w:t>chứa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mô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tả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về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một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mạng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thần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kinh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nhân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tạo</w:t>
      </w:r>
      <w:proofErr w:type="spellEnd"/>
      <w:r>
        <w:rPr>
          <w:b w:val="0"/>
          <w:bCs/>
          <w:szCs w:val="26"/>
        </w:rPr>
        <w:t>.</w:t>
      </w:r>
    </w:p>
    <w:p w14:paraId="0AE3B947" w14:textId="614304E9" w:rsidR="002C0C40" w:rsidRPr="002C0C40" w:rsidRDefault="002C0C40">
      <w:pPr>
        <w:pStyle w:val="ListParagraph"/>
        <w:numPr>
          <w:ilvl w:val="1"/>
          <w:numId w:val="39"/>
        </w:numPr>
        <w:ind w:left="810"/>
        <w:jc w:val="both"/>
        <w:rPr>
          <w:szCs w:val="26"/>
        </w:rPr>
        <w:pPrChange w:id="865" w:author="HIKARI" w:date="2019-11-08T21:20:00Z">
          <w:pPr>
            <w:pStyle w:val="ListParagraph"/>
            <w:numPr>
              <w:ilvl w:val="1"/>
              <w:numId w:val="39"/>
            </w:numPr>
            <w:ind w:left="1800" w:hanging="360"/>
            <w:jc w:val="both"/>
          </w:pPr>
        </w:pPrChange>
      </w:pPr>
      <w:r w:rsidRPr="002C0C40">
        <w:rPr>
          <w:b w:val="0"/>
          <w:bCs/>
          <w:szCs w:val="26"/>
        </w:rPr>
        <w:t>Output</w:t>
      </w:r>
      <w:r>
        <w:rPr>
          <w:szCs w:val="26"/>
        </w:rPr>
        <w:t xml:space="preserve">: </w:t>
      </w:r>
      <w:proofErr w:type="spellStart"/>
      <w:r w:rsidRPr="00281028">
        <w:rPr>
          <w:b w:val="0"/>
          <w:bCs/>
          <w:szCs w:val="26"/>
        </w:rPr>
        <w:t>Hiển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thị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lên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màn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hình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máy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tính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người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dùng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một</w:t>
      </w:r>
      <w:proofErr w:type="spellEnd"/>
      <w:r w:rsidRPr="00281028">
        <w:rPr>
          <w:b w:val="0"/>
          <w:bCs/>
          <w:szCs w:val="26"/>
        </w:rPr>
        <w:t xml:space="preserve"> </w:t>
      </w:r>
      <w:r>
        <w:rPr>
          <w:b w:val="0"/>
          <w:bCs/>
          <w:szCs w:val="26"/>
        </w:rPr>
        <w:t>D</w:t>
      </w:r>
      <w:r w:rsidRPr="00281028">
        <w:rPr>
          <w:b w:val="0"/>
          <w:bCs/>
          <w:szCs w:val="26"/>
        </w:rPr>
        <w:t xml:space="preserve">iagram </w:t>
      </w:r>
      <w:proofErr w:type="spellStart"/>
      <w:r w:rsidRPr="00281028">
        <w:rPr>
          <w:b w:val="0"/>
          <w:bCs/>
          <w:szCs w:val="26"/>
        </w:rPr>
        <w:t>dưới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dạng</w:t>
      </w:r>
      <w:proofErr w:type="spellEnd"/>
      <w:r w:rsidRPr="00281028">
        <w:rPr>
          <w:b w:val="0"/>
          <w:bCs/>
          <w:szCs w:val="26"/>
        </w:rPr>
        <w:t xml:space="preserve"> TensorFlow Layer API </w:t>
      </w:r>
      <w:proofErr w:type="spellStart"/>
      <w:r w:rsidRPr="00281028">
        <w:rPr>
          <w:b w:val="0"/>
          <w:bCs/>
          <w:szCs w:val="26"/>
        </w:rPr>
        <w:t>của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mạng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thần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kinh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nhân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tạo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được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mô</w:t>
      </w:r>
      <w:proofErr w:type="spellEnd"/>
      <w:r w:rsidRPr="00281028">
        <w:rPr>
          <w:b w:val="0"/>
          <w:bCs/>
          <w:szCs w:val="26"/>
        </w:rPr>
        <w:t xml:space="preserve"> </w:t>
      </w:r>
      <w:proofErr w:type="spellStart"/>
      <w:r w:rsidRPr="00281028">
        <w:rPr>
          <w:b w:val="0"/>
          <w:bCs/>
          <w:szCs w:val="26"/>
        </w:rPr>
        <w:t>tả</w:t>
      </w:r>
      <w:proofErr w:type="spellEnd"/>
      <w:r w:rsidRPr="00281028">
        <w:rPr>
          <w:b w:val="0"/>
          <w:bCs/>
          <w:szCs w:val="26"/>
        </w:rPr>
        <w:t xml:space="preserve"> ở input</w:t>
      </w:r>
      <w:r>
        <w:rPr>
          <w:b w:val="0"/>
          <w:bCs/>
          <w:szCs w:val="26"/>
        </w:rPr>
        <w:t>.</w:t>
      </w:r>
    </w:p>
    <w:p w14:paraId="365C225A" w14:textId="336E26FC" w:rsidR="002C0C40" w:rsidDel="0016743F" w:rsidRDefault="002C0C40" w:rsidP="002C0C40">
      <w:pPr>
        <w:jc w:val="both"/>
        <w:rPr>
          <w:del w:id="866" w:author="HIKARI" w:date="2019-11-08T22:48:00Z"/>
          <w:szCs w:val="26"/>
        </w:rPr>
      </w:pPr>
    </w:p>
    <w:p w14:paraId="23DA5B5A" w14:textId="77777777" w:rsidR="00913508" w:rsidRPr="002C0C40" w:rsidRDefault="00913508" w:rsidP="002C0C40">
      <w:pPr>
        <w:jc w:val="both"/>
        <w:rPr>
          <w:szCs w:val="26"/>
        </w:rPr>
      </w:pPr>
    </w:p>
    <w:p w14:paraId="59F0C8AE" w14:textId="67CC3934" w:rsidR="002C0C40" w:rsidRDefault="002C0C40">
      <w:pPr>
        <w:pStyle w:val="Heading5"/>
        <w:numPr>
          <w:ilvl w:val="3"/>
          <w:numId w:val="42"/>
        </w:numPr>
        <w:ind w:left="2880"/>
        <w:pPrChange w:id="867" w:author="HIKARI" w:date="2019-11-09T13:52:00Z">
          <w:pPr>
            <w:pStyle w:val="ListParagraph"/>
            <w:numPr>
              <w:ilvl w:val="3"/>
              <w:numId w:val="2"/>
            </w:numPr>
            <w:ind w:left="2520" w:hanging="1080"/>
            <w:jc w:val="both"/>
          </w:pPr>
        </w:pPrChange>
      </w:pPr>
      <w:bookmarkStart w:id="868" w:name="_Toc24298324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(input)</w:t>
      </w:r>
      <w:bookmarkEnd w:id="868"/>
    </w:p>
    <w:p w14:paraId="39DD3991" w14:textId="77777777" w:rsidR="00324FE9" w:rsidRDefault="00467A56" w:rsidP="00324FE9">
      <w:pPr>
        <w:keepNext/>
        <w:jc w:val="both"/>
      </w:pPr>
      <w:r>
        <w:rPr>
          <w:szCs w:val="26"/>
        </w:rPr>
        <w:t xml:space="preserve">          </w:t>
      </w:r>
      <w:r w:rsidR="006C7A24">
        <w:rPr>
          <w:szCs w:val="26"/>
        </w:rPr>
        <w:t xml:space="preserve"> </w:t>
      </w:r>
      <w:r w:rsidRPr="00467A56">
        <w:rPr>
          <w:noProof/>
          <w:szCs w:val="26"/>
        </w:rPr>
        <w:drawing>
          <wp:inline distT="0" distB="0" distL="0" distR="0" wp14:anchorId="083C73F1" wp14:editId="6A6C45C3">
            <wp:extent cx="5557655" cy="1238250"/>
            <wp:effectExtent l="0" t="0" r="508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2914" cy="125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6814" w14:textId="5D4E5AC1" w:rsidR="001229A4" w:rsidRPr="00324FE9" w:rsidRDefault="00324FE9" w:rsidP="00324FE9">
      <w:pPr>
        <w:pStyle w:val="Caption"/>
        <w:jc w:val="center"/>
        <w:rPr>
          <w:i w:val="0"/>
          <w:iCs w:val="0"/>
          <w:sz w:val="20"/>
          <w:szCs w:val="20"/>
        </w:rPr>
      </w:pPr>
      <w:bookmarkStart w:id="869" w:name="_Toc24298358"/>
      <w:proofErr w:type="spellStart"/>
      <w:r w:rsidRPr="00324FE9">
        <w:rPr>
          <w:sz w:val="20"/>
          <w:szCs w:val="20"/>
        </w:rPr>
        <w:t>Hình</w:t>
      </w:r>
      <w:proofErr w:type="spellEnd"/>
      <w:r w:rsidRPr="00324FE9">
        <w:rPr>
          <w:sz w:val="20"/>
          <w:szCs w:val="20"/>
        </w:rPr>
        <w:t xml:space="preserve"> </w:t>
      </w:r>
      <w:r w:rsidRPr="00324FE9">
        <w:rPr>
          <w:sz w:val="20"/>
          <w:szCs w:val="20"/>
        </w:rPr>
        <w:fldChar w:fldCharType="begin"/>
      </w:r>
      <w:r w:rsidRPr="00324FE9">
        <w:rPr>
          <w:sz w:val="20"/>
          <w:szCs w:val="20"/>
        </w:rPr>
        <w:instrText xml:space="preserve"> SEQ Hình \* ARABIC </w:instrText>
      </w:r>
      <w:r w:rsidRPr="00324FE9">
        <w:rPr>
          <w:sz w:val="20"/>
          <w:szCs w:val="20"/>
        </w:rPr>
        <w:fldChar w:fldCharType="separate"/>
      </w:r>
      <w:r w:rsidR="00DE0349">
        <w:rPr>
          <w:noProof/>
          <w:sz w:val="20"/>
          <w:szCs w:val="20"/>
        </w:rPr>
        <w:t>3</w:t>
      </w:r>
      <w:r w:rsidRPr="00324FE9">
        <w:rPr>
          <w:sz w:val="20"/>
          <w:szCs w:val="20"/>
        </w:rPr>
        <w:fldChar w:fldCharType="end"/>
      </w:r>
      <w:r w:rsidRPr="00324FE9">
        <w:rPr>
          <w:sz w:val="20"/>
          <w:szCs w:val="20"/>
        </w:rPr>
        <w:t xml:space="preserve">: Minh </w:t>
      </w:r>
      <w:proofErr w:type="spellStart"/>
      <w:r w:rsidRPr="00324FE9">
        <w:rPr>
          <w:sz w:val="20"/>
          <w:szCs w:val="20"/>
        </w:rPr>
        <w:t>hoạ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dữ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liệu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đầu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vào</w:t>
      </w:r>
      <w:proofErr w:type="spellEnd"/>
      <w:r w:rsidRPr="00324FE9">
        <w:rPr>
          <w:sz w:val="20"/>
          <w:szCs w:val="20"/>
        </w:rPr>
        <w:t>.</w:t>
      </w:r>
      <w:bookmarkEnd w:id="869"/>
    </w:p>
    <w:p w14:paraId="044E5E7C" w14:textId="77777777" w:rsidR="001229A4" w:rsidRDefault="001229A4" w:rsidP="002C0C40">
      <w:pPr>
        <w:jc w:val="both"/>
        <w:rPr>
          <w:szCs w:val="26"/>
        </w:rPr>
      </w:pPr>
    </w:p>
    <w:p w14:paraId="3C5CFF4F" w14:textId="6FCE1CCD" w:rsidR="006C7A24" w:rsidRPr="006C7A24" w:rsidRDefault="006C7A24" w:rsidP="002C0C40">
      <w:pPr>
        <w:jc w:val="both"/>
        <w:rPr>
          <w:b w:val="0"/>
          <w:bCs/>
          <w:szCs w:val="26"/>
        </w:rPr>
      </w:pPr>
      <w:r>
        <w:rPr>
          <w:szCs w:val="26"/>
        </w:rPr>
        <w:tab/>
      </w:r>
      <w:proofErr w:type="spellStart"/>
      <w:r w:rsidRPr="006C7A24">
        <w:rPr>
          <w:b w:val="0"/>
          <w:bCs/>
          <w:szCs w:val="26"/>
        </w:rPr>
        <w:t>Đoạn</w:t>
      </w:r>
      <w:proofErr w:type="spellEnd"/>
      <w:r w:rsidRPr="006C7A24">
        <w:rPr>
          <w:b w:val="0"/>
          <w:bCs/>
          <w:szCs w:val="26"/>
        </w:rPr>
        <w:t xml:space="preserve"> scripts </w:t>
      </w:r>
      <w:proofErr w:type="spellStart"/>
      <w:r w:rsidRPr="006C7A24">
        <w:rPr>
          <w:b w:val="0"/>
          <w:bCs/>
          <w:szCs w:val="26"/>
        </w:rPr>
        <w:t>đầu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vào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có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thể</w:t>
      </w:r>
      <w:proofErr w:type="spellEnd"/>
      <w:r w:rsidRPr="006C7A24">
        <w:rPr>
          <w:b w:val="0"/>
          <w:bCs/>
          <w:szCs w:val="26"/>
        </w:rPr>
        <w:t xml:space="preserve"> chia </w:t>
      </w:r>
      <w:proofErr w:type="spellStart"/>
      <w:r w:rsidRPr="006C7A24">
        <w:rPr>
          <w:b w:val="0"/>
          <w:bCs/>
          <w:szCs w:val="26"/>
        </w:rPr>
        <w:t>làm</w:t>
      </w:r>
      <w:proofErr w:type="spellEnd"/>
      <w:r w:rsidRPr="006C7A24">
        <w:rPr>
          <w:b w:val="0"/>
          <w:bCs/>
          <w:szCs w:val="26"/>
        </w:rPr>
        <w:t xml:space="preserve"> 3 </w:t>
      </w:r>
      <w:proofErr w:type="spellStart"/>
      <w:r w:rsidRPr="006C7A24">
        <w:rPr>
          <w:b w:val="0"/>
          <w:bCs/>
          <w:szCs w:val="26"/>
        </w:rPr>
        <w:t>phần</w:t>
      </w:r>
      <w:proofErr w:type="spellEnd"/>
      <w:r w:rsidRPr="006C7A24">
        <w:rPr>
          <w:b w:val="0"/>
          <w:bCs/>
          <w:szCs w:val="26"/>
        </w:rPr>
        <w:t>:</w:t>
      </w:r>
    </w:p>
    <w:p w14:paraId="40ED7F19" w14:textId="3988F335" w:rsidR="006C7A24" w:rsidRDefault="006C7A24" w:rsidP="00786841">
      <w:pPr>
        <w:pStyle w:val="ListParagraph"/>
        <w:numPr>
          <w:ilvl w:val="1"/>
          <w:numId w:val="40"/>
        </w:numPr>
        <w:jc w:val="both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Dòng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đầu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tiên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định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nghĩa</w:t>
      </w:r>
      <w:proofErr w:type="spellEnd"/>
      <w:r>
        <w:rPr>
          <w:b w:val="0"/>
          <w:bCs/>
          <w:szCs w:val="26"/>
        </w:rPr>
        <w:t xml:space="preserve"> Model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InputLayer</w:t>
      </w:r>
      <w:proofErr w:type="spellEnd"/>
    </w:p>
    <w:p w14:paraId="55E70FFE" w14:textId="5F733CC6" w:rsidR="006C7A24" w:rsidRDefault="006C7A24" w:rsidP="00786841">
      <w:pPr>
        <w:pStyle w:val="ListParagraph"/>
        <w:numPr>
          <w:ilvl w:val="1"/>
          <w:numId w:val="40"/>
        </w:numPr>
        <w:jc w:val="both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dòng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tiếp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theo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mô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tả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Layer </w:t>
      </w:r>
      <w:proofErr w:type="spellStart"/>
      <w:r>
        <w:rPr>
          <w:b w:val="0"/>
          <w:bCs/>
          <w:szCs w:val="26"/>
        </w:rPr>
        <w:t>trong</w:t>
      </w:r>
      <w:proofErr w:type="spellEnd"/>
      <w:r>
        <w:rPr>
          <w:b w:val="0"/>
          <w:bCs/>
          <w:szCs w:val="26"/>
        </w:rPr>
        <w:t xml:space="preserve"> Model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nối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giữa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chúng</w:t>
      </w:r>
      <w:proofErr w:type="spellEnd"/>
    </w:p>
    <w:p w14:paraId="62EF69BE" w14:textId="036BB2DF" w:rsidR="006C7A24" w:rsidRPr="006C7A24" w:rsidRDefault="006C7A24" w:rsidP="00786841">
      <w:pPr>
        <w:pStyle w:val="ListParagraph"/>
        <w:numPr>
          <w:ilvl w:val="1"/>
          <w:numId w:val="40"/>
        </w:numPr>
        <w:jc w:val="both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Dòng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cuối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cùng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output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cả</w:t>
      </w:r>
      <w:proofErr w:type="spellEnd"/>
      <w:r>
        <w:rPr>
          <w:b w:val="0"/>
          <w:bCs/>
          <w:szCs w:val="26"/>
        </w:rPr>
        <w:t xml:space="preserve"> Model</w:t>
      </w:r>
    </w:p>
    <w:p w14:paraId="17264C63" w14:textId="77777777" w:rsidR="002C0C40" w:rsidRPr="002C0C40" w:rsidRDefault="002C0C40" w:rsidP="002C0C40">
      <w:pPr>
        <w:jc w:val="both"/>
        <w:rPr>
          <w:szCs w:val="26"/>
        </w:rPr>
      </w:pPr>
    </w:p>
    <w:p w14:paraId="33DD244E" w14:textId="29F6F750" w:rsidR="00797749" w:rsidRPr="00797749" w:rsidRDefault="002C0C40">
      <w:pPr>
        <w:pStyle w:val="Heading5"/>
        <w:numPr>
          <w:ilvl w:val="3"/>
          <w:numId w:val="42"/>
        </w:numPr>
        <w:ind w:left="2880"/>
        <w:pPrChange w:id="870" w:author="HIKARI" w:date="2019-11-09T13:52:00Z">
          <w:pPr>
            <w:pStyle w:val="ListParagraph"/>
            <w:numPr>
              <w:ilvl w:val="3"/>
              <w:numId w:val="2"/>
            </w:numPr>
            <w:ind w:left="2520" w:hanging="1080"/>
            <w:jc w:val="both"/>
          </w:pPr>
        </w:pPrChange>
      </w:pPr>
      <w:bookmarkStart w:id="871" w:name="_Toc24298325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(output)</w:t>
      </w:r>
      <w:bookmarkEnd w:id="871"/>
    </w:p>
    <w:p w14:paraId="103D7EEC" w14:textId="77777777" w:rsidR="00324FE9" w:rsidRDefault="00797749" w:rsidP="00324FE9">
      <w:pPr>
        <w:keepNext/>
      </w:pPr>
      <w:r>
        <w:rPr>
          <w:noProof/>
          <w:szCs w:val="26"/>
        </w:rPr>
        <w:t xml:space="preserve">           </w:t>
      </w:r>
      <w:r>
        <w:rPr>
          <w:noProof/>
          <w:szCs w:val="26"/>
        </w:rPr>
        <w:drawing>
          <wp:inline distT="0" distB="0" distL="0" distR="0" wp14:anchorId="7E042883" wp14:editId="7AD38FBA">
            <wp:extent cx="6069132" cy="1528877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497" b="14601"/>
                    <a:stretch/>
                  </pic:blipFill>
                  <pic:spPr bwMode="auto">
                    <a:xfrm>
                      <a:off x="0" y="0"/>
                      <a:ext cx="6213228" cy="1565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23D4A" w14:textId="5869A003" w:rsidR="001229A4" w:rsidRPr="00324FE9" w:rsidRDefault="00324FE9" w:rsidP="00324FE9">
      <w:pPr>
        <w:pStyle w:val="Caption"/>
        <w:jc w:val="center"/>
        <w:rPr>
          <w:i w:val="0"/>
          <w:iCs w:val="0"/>
          <w:noProof/>
          <w:sz w:val="20"/>
          <w:szCs w:val="20"/>
        </w:rPr>
      </w:pPr>
      <w:bookmarkStart w:id="872" w:name="_Toc24298359"/>
      <w:proofErr w:type="spellStart"/>
      <w:r w:rsidRPr="00324FE9">
        <w:rPr>
          <w:sz w:val="20"/>
          <w:szCs w:val="20"/>
        </w:rPr>
        <w:t>Hình</w:t>
      </w:r>
      <w:proofErr w:type="spellEnd"/>
      <w:r w:rsidRPr="00324FE9">
        <w:rPr>
          <w:sz w:val="20"/>
          <w:szCs w:val="20"/>
        </w:rPr>
        <w:t xml:space="preserve"> </w:t>
      </w:r>
      <w:r w:rsidRPr="00324FE9">
        <w:rPr>
          <w:sz w:val="20"/>
          <w:szCs w:val="20"/>
        </w:rPr>
        <w:fldChar w:fldCharType="begin"/>
      </w:r>
      <w:r w:rsidRPr="00324FE9">
        <w:rPr>
          <w:sz w:val="20"/>
          <w:szCs w:val="20"/>
        </w:rPr>
        <w:instrText xml:space="preserve"> SEQ Hình \* ARABIC </w:instrText>
      </w:r>
      <w:r w:rsidRPr="00324FE9">
        <w:rPr>
          <w:sz w:val="20"/>
          <w:szCs w:val="20"/>
        </w:rPr>
        <w:fldChar w:fldCharType="separate"/>
      </w:r>
      <w:r w:rsidR="00DE0349">
        <w:rPr>
          <w:noProof/>
          <w:sz w:val="20"/>
          <w:szCs w:val="20"/>
        </w:rPr>
        <w:t>4</w:t>
      </w:r>
      <w:r w:rsidRPr="00324FE9">
        <w:rPr>
          <w:sz w:val="20"/>
          <w:szCs w:val="20"/>
        </w:rPr>
        <w:fldChar w:fldCharType="end"/>
      </w:r>
      <w:r w:rsidRPr="00324FE9">
        <w:rPr>
          <w:sz w:val="20"/>
          <w:szCs w:val="20"/>
        </w:rPr>
        <w:t xml:space="preserve">: Minh </w:t>
      </w:r>
      <w:proofErr w:type="spellStart"/>
      <w:r w:rsidRPr="00324FE9">
        <w:rPr>
          <w:sz w:val="20"/>
          <w:szCs w:val="20"/>
        </w:rPr>
        <w:t>hoạ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dữ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liệu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trả</w:t>
      </w:r>
      <w:proofErr w:type="spellEnd"/>
      <w:r w:rsidRPr="00324FE9">
        <w:rPr>
          <w:sz w:val="20"/>
          <w:szCs w:val="20"/>
        </w:rPr>
        <w:t xml:space="preserve"> ra.</w:t>
      </w:r>
      <w:bookmarkEnd w:id="872"/>
    </w:p>
    <w:p w14:paraId="4FD6C85F" w14:textId="77777777" w:rsidR="002C0C40" w:rsidRPr="002C0C40" w:rsidRDefault="002C0C40" w:rsidP="002C0C40">
      <w:pPr>
        <w:rPr>
          <w:szCs w:val="26"/>
        </w:rPr>
      </w:pPr>
    </w:p>
    <w:p w14:paraId="40E81E5B" w14:textId="442B019E" w:rsidR="00B022CD" w:rsidRDefault="00B022CD">
      <w:pPr>
        <w:pStyle w:val="Heading4"/>
        <w:numPr>
          <w:ilvl w:val="2"/>
          <w:numId w:val="42"/>
        </w:numPr>
        <w:ind w:left="2070"/>
        <w:pPrChange w:id="873" w:author="HIKARI" w:date="2019-11-08T21:20:00Z">
          <w:pPr>
            <w:pStyle w:val="ListParagraph"/>
            <w:numPr>
              <w:ilvl w:val="2"/>
              <w:numId w:val="2"/>
            </w:numPr>
            <w:ind w:left="2160" w:hanging="1080"/>
            <w:outlineLvl w:val="3"/>
          </w:pPr>
        </w:pPrChange>
      </w:pPr>
      <w:bookmarkStart w:id="874" w:name="_Toc24298326"/>
      <w:proofErr w:type="spellStart"/>
      <w:r w:rsidRPr="00E24C10">
        <w:t>Tính</w:t>
      </w:r>
      <w:proofErr w:type="spellEnd"/>
      <w:r w:rsidRPr="00E24C10">
        <w:t xml:space="preserve"> </w:t>
      </w:r>
      <w:proofErr w:type="spellStart"/>
      <w:r w:rsidRPr="00E24C10">
        <w:t>năng</w:t>
      </w:r>
      <w:proofErr w:type="spellEnd"/>
      <w:r w:rsidRPr="00E24C10">
        <w:t xml:space="preserve"> </w:t>
      </w:r>
      <w:proofErr w:type="spellStart"/>
      <w:r w:rsidRPr="00E24C10">
        <w:t>chính</w:t>
      </w:r>
      <w:bookmarkEnd w:id="874"/>
      <w:proofErr w:type="spellEnd"/>
    </w:p>
    <w:p w14:paraId="23B7BA88" w14:textId="447EAD3E" w:rsidR="007704A2" w:rsidRPr="007704A2" w:rsidRDefault="007704A2" w:rsidP="0045749F">
      <w:pPr>
        <w:pStyle w:val="ListParagraph"/>
        <w:numPr>
          <w:ilvl w:val="0"/>
          <w:numId w:val="30"/>
        </w:numPr>
        <w:jc w:val="both"/>
        <w:rPr>
          <w:szCs w:val="26"/>
        </w:rPr>
      </w:pPr>
      <w:proofErr w:type="spellStart"/>
      <w:r>
        <w:rPr>
          <w:b w:val="0"/>
          <w:bCs/>
          <w:szCs w:val="26"/>
        </w:rPr>
        <w:t>Tạo</w:t>
      </w:r>
      <w:proofErr w:type="spellEnd"/>
      <w:r>
        <w:rPr>
          <w:b w:val="0"/>
          <w:bCs/>
          <w:szCs w:val="26"/>
        </w:rPr>
        <w:t xml:space="preserve"> Di</w:t>
      </w:r>
      <w:del w:id="875" w:author="HIKARI" w:date="2019-11-09T14:57:00Z">
        <w:r w:rsidDel="00322CF3">
          <w:rPr>
            <w:b w:val="0"/>
            <w:bCs/>
            <w:szCs w:val="26"/>
          </w:rPr>
          <w:delText>r</w:delText>
        </w:r>
      </w:del>
      <w:r>
        <w:rPr>
          <w:b w:val="0"/>
          <w:bCs/>
          <w:szCs w:val="26"/>
        </w:rPr>
        <w:t xml:space="preserve">agram </w:t>
      </w:r>
      <w:proofErr w:type="spellStart"/>
      <w:r>
        <w:rPr>
          <w:b w:val="0"/>
          <w:bCs/>
          <w:szCs w:val="26"/>
        </w:rPr>
        <w:t>về</w:t>
      </w:r>
      <w:proofErr w:type="spellEnd"/>
      <w:r>
        <w:rPr>
          <w:b w:val="0"/>
          <w:bCs/>
          <w:szCs w:val="26"/>
        </w:rPr>
        <w:t xml:space="preserve"> ANN </w:t>
      </w:r>
      <w:proofErr w:type="spellStart"/>
      <w:r>
        <w:rPr>
          <w:b w:val="0"/>
          <w:bCs/>
          <w:szCs w:val="26"/>
        </w:rPr>
        <w:t>dưới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dạng</w:t>
      </w:r>
      <w:proofErr w:type="spellEnd"/>
      <w:r>
        <w:rPr>
          <w:b w:val="0"/>
          <w:bCs/>
          <w:szCs w:val="26"/>
        </w:rPr>
        <w:t xml:space="preserve"> TensorFlow Layer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hiển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thị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người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>.</w:t>
      </w:r>
    </w:p>
    <w:p w14:paraId="49033D47" w14:textId="29B2EA75" w:rsidR="007704A2" w:rsidRPr="007704A2" w:rsidRDefault="007704A2" w:rsidP="0045749F">
      <w:pPr>
        <w:pStyle w:val="ListParagraph"/>
        <w:numPr>
          <w:ilvl w:val="0"/>
          <w:numId w:val="30"/>
        </w:numPr>
        <w:jc w:val="both"/>
        <w:rPr>
          <w:szCs w:val="26"/>
        </w:rPr>
      </w:pPr>
      <w:proofErr w:type="spellStart"/>
      <w:r>
        <w:rPr>
          <w:b w:val="0"/>
          <w:bCs/>
          <w:szCs w:val="26"/>
        </w:rPr>
        <w:t>Thể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hiện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thông</w:t>
      </w:r>
      <w:proofErr w:type="spellEnd"/>
      <w:r>
        <w:rPr>
          <w:b w:val="0"/>
          <w:bCs/>
          <w:szCs w:val="26"/>
        </w:rPr>
        <w:t xml:space="preserve"> tin chi </w:t>
      </w:r>
      <w:proofErr w:type="spellStart"/>
      <w:r>
        <w:rPr>
          <w:b w:val="0"/>
          <w:bCs/>
          <w:szCs w:val="26"/>
        </w:rPr>
        <w:t>tiết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về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từng</w:t>
      </w:r>
      <w:proofErr w:type="spellEnd"/>
      <w:r>
        <w:rPr>
          <w:b w:val="0"/>
          <w:bCs/>
          <w:szCs w:val="26"/>
        </w:rPr>
        <w:t xml:space="preserve"> Layer </w:t>
      </w:r>
      <w:proofErr w:type="spellStart"/>
      <w:r>
        <w:rPr>
          <w:b w:val="0"/>
          <w:bCs/>
          <w:szCs w:val="26"/>
        </w:rPr>
        <w:t>trong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mạng</w:t>
      </w:r>
      <w:proofErr w:type="spellEnd"/>
      <w:r>
        <w:rPr>
          <w:b w:val="0"/>
          <w:bCs/>
          <w:szCs w:val="26"/>
        </w:rPr>
        <w:t xml:space="preserve"> Layer </w:t>
      </w:r>
      <w:proofErr w:type="spellStart"/>
      <w:r>
        <w:rPr>
          <w:b w:val="0"/>
          <w:bCs/>
          <w:szCs w:val="26"/>
        </w:rPr>
        <w:t>đó</w:t>
      </w:r>
      <w:proofErr w:type="spellEnd"/>
      <w:r>
        <w:rPr>
          <w:b w:val="0"/>
          <w:bCs/>
          <w:szCs w:val="26"/>
        </w:rPr>
        <w:t>.</w:t>
      </w:r>
    </w:p>
    <w:p w14:paraId="28FC0CEC" w14:textId="5F09E5E7" w:rsidR="007704A2" w:rsidRPr="00D82891" w:rsidRDefault="007704A2" w:rsidP="0045749F">
      <w:pPr>
        <w:pStyle w:val="ListParagraph"/>
        <w:numPr>
          <w:ilvl w:val="0"/>
          <w:numId w:val="30"/>
        </w:numPr>
        <w:jc w:val="both"/>
        <w:rPr>
          <w:szCs w:val="26"/>
        </w:rPr>
      </w:pPr>
      <w:proofErr w:type="spellStart"/>
      <w:r>
        <w:rPr>
          <w:b w:val="0"/>
          <w:bCs/>
          <w:szCs w:val="26"/>
        </w:rPr>
        <w:lastRenderedPageBreak/>
        <w:t>Tìm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kiếm</w:t>
      </w:r>
      <w:proofErr w:type="spellEnd"/>
      <w:r>
        <w:rPr>
          <w:b w:val="0"/>
          <w:bCs/>
          <w:szCs w:val="26"/>
        </w:rPr>
        <w:t xml:space="preserve"> Layer </w:t>
      </w:r>
      <w:proofErr w:type="spellStart"/>
      <w:r>
        <w:rPr>
          <w:b w:val="0"/>
          <w:bCs/>
          <w:szCs w:val="26"/>
        </w:rPr>
        <w:t>theo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tên</w:t>
      </w:r>
      <w:proofErr w:type="spellEnd"/>
      <w:r w:rsidR="00D82891">
        <w:rPr>
          <w:b w:val="0"/>
          <w:bCs/>
          <w:szCs w:val="26"/>
        </w:rPr>
        <w:t>.</w:t>
      </w:r>
    </w:p>
    <w:p w14:paraId="7B2C2CD5" w14:textId="6CB37C32" w:rsidR="00DC21C1" w:rsidRPr="00D82891" w:rsidRDefault="00D82891" w:rsidP="0045749F">
      <w:pPr>
        <w:pStyle w:val="ListParagraph"/>
        <w:numPr>
          <w:ilvl w:val="0"/>
          <w:numId w:val="30"/>
        </w:numPr>
        <w:jc w:val="both"/>
        <w:rPr>
          <w:szCs w:val="26"/>
        </w:rPr>
      </w:pPr>
      <w:proofErr w:type="spellStart"/>
      <w:r w:rsidRPr="00D82891">
        <w:rPr>
          <w:b w:val="0"/>
          <w:bCs/>
          <w:szCs w:val="26"/>
        </w:rPr>
        <w:t>Thực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hiện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các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tương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tác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trên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vùng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hiển</w:t>
      </w:r>
      <w:proofErr w:type="spellEnd"/>
      <w:r w:rsidRPr="00D82891">
        <w:rPr>
          <w:b w:val="0"/>
          <w:bCs/>
          <w:szCs w:val="26"/>
        </w:rPr>
        <w:t xml:space="preserve"> </w:t>
      </w:r>
      <w:proofErr w:type="spellStart"/>
      <w:r w:rsidRPr="00D82891">
        <w:rPr>
          <w:b w:val="0"/>
          <w:bCs/>
          <w:szCs w:val="26"/>
        </w:rPr>
        <w:t>thị</w:t>
      </w:r>
      <w:proofErr w:type="spellEnd"/>
      <w:r w:rsidRPr="00D82891">
        <w:rPr>
          <w:b w:val="0"/>
          <w:bCs/>
          <w:szCs w:val="26"/>
        </w:rPr>
        <w:t xml:space="preserve"> diagram</w:t>
      </w:r>
      <w:r>
        <w:rPr>
          <w:b w:val="0"/>
          <w:bCs/>
          <w:szCs w:val="26"/>
        </w:rPr>
        <w:t>:</w:t>
      </w:r>
    </w:p>
    <w:p w14:paraId="5B8B0BF7" w14:textId="36D46714" w:rsidR="00D82891" w:rsidRPr="00D82891" w:rsidRDefault="00D82891" w:rsidP="0045749F">
      <w:pPr>
        <w:pStyle w:val="ListParagraph"/>
        <w:numPr>
          <w:ilvl w:val="1"/>
          <w:numId w:val="30"/>
        </w:numPr>
        <w:jc w:val="both"/>
        <w:rPr>
          <w:szCs w:val="26"/>
        </w:rPr>
      </w:pPr>
      <w:proofErr w:type="spellStart"/>
      <w:r w:rsidRPr="00D82891">
        <w:rPr>
          <w:b w:val="0"/>
          <w:bCs/>
          <w:szCs w:val="26"/>
        </w:rPr>
        <w:t>Phóng</w:t>
      </w:r>
      <w:proofErr w:type="spellEnd"/>
      <w:r w:rsidRPr="00D82891">
        <w:rPr>
          <w:b w:val="0"/>
          <w:bCs/>
          <w:szCs w:val="26"/>
        </w:rPr>
        <w:t xml:space="preserve"> to </w:t>
      </w:r>
      <w:r>
        <w:rPr>
          <w:b w:val="0"/>
          <w:bCs/>
          <w:szCs w:val="26"/>
        </w:rPr>
        <w:t>diagram.</w:t>
      </w:r>
    </w:p>
    <w:p w14:paraId="741CE082" w14:textId="0D8329BC" w:rsidR="00D82891" w:rsidRPr="00D82891" w:rsidRDefault="00D82891" w:rsidP="0045749F">
      <w:pPr>
        <w:pStyle w:val="ListParagraph"/>
        <w:numPr>
          <w:ilvl w:val="1"/>
          <w:numId w:val="30"/>
        </w:numPr>
        <w:jc w:val="both"/>
        <w:rPr>
          <w:szCs w:val="26"/>
        </w:rPr>
      </w:pPr>
      <w:r>
        <w:rPr>
          <w:b w:val="0"/>
          <w:bCs/>
          <w:szCs w:val="26"/>
        </w:rPr>
        <w:t xml:space="preserve">Thu </w:t>
      </w:r>
      <w:proofErr w:type="spellStart"/>
      <w:r>
        <w:rPr>
          <w:b w:val="0"/>
          <w:bCs/>
          <w:szCs w:val="26"/>
        </w:rPr>
        <w:t>nhỏ</w:t>
      </w:r>
      <w:proofErr w:type="spellEnd"/>
      <w:r>
        <w:rPr>
          <w:b w:val="0"/>
          <w:bCs/>
          <w:szCs w:val="26"/>
        </w:rPr>
        <w:t xml:space="preserve"> </w:t>
      </w:r>
      <w:proofErr w:type="gramStart"/>
      <w:r>
        <w:rPr>
          <w:b w:val="0"/>
          <w:bCs/>
          <w:szCs w:val="26"/>
        </w:rPr>
        <w:t>diagram .</w:t>
      </w:r>
      <w:proofErr w:type="gramEnd"/>
    </w:p>
    <w:p w14:paraId="3CB0892B" w14:textId="63B52189" w:rsidR="00D82891" w:rsidRPr="00D82891" w:rsidRDefault="00D82891" w:rsidP="0045749F">
      <w:pPr>
        <w:pStyle w:val="ListParagraph"/>
        <w:numPr>
          <w:ilvl w:val="1"/>
          <w:numId w:val="30"/>
        </w:numPr>
        <w:jc w:val="both"/>
        <w:rPr>
          <w:szCs w:val="26"/>
        </w:rPr>
      </w:pPr>
      <w:r>
        <w:rPr>
          <w:b w:val="0"/>
          <w:bCs/>
          <w:szCs w:val="26"/>
        </w:rPr>
        <w:t xml:space="preserve">Di </w:t>
      </w:r>
      <w:proofErr w:type="spellStart"/>
      <w:r>
        <w:rPr>
          <w:b w:val="0"/>
          <w:bCs/>
          <w:szCs w:val="26"/>
        </w:rPr>
        <w:t>chuyển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khung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nhìn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tập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trung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đến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vùng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nhau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diagram.</w:t>
      </w:r>
    </w:p>
    <w:p w14:paraId="4C87841C" w14:textId="0F14E397" w:rsidR="00AB4C11" w:rsidRPr="00DC21C1" w:rsidRDefault="00AB4C11" w:rsidP="00DC21C1">
      <w:pPr>
        <w:rPr>
          <w:szCs w:val="26"/>
        </w:rPr>
      </w:pPr>
    </w:p>
    <w:p w14:paraId="09BA6AF3" w14:textId="41DC523A" w:rsidR="00B022CD" w:rsidRDefault="00B022CD">
      <w:pPr>
        <w:pStyle w:val="Heading4"/>
        <w:numPr>
          <w:ilvl w:val="2"/>
          <w:numId w:val="42"/>
        </w:numPr>
        <w:ind w:left="2160"/>
        <w:pPrChange w:id="876" w:author="HIKARI" w:date="2019-11-08T21:21:00Z">
          <w:pPr>
            <w:pStyle w:val="ListParagraph"/>
            <w:numPr>
              <w:ilvl w:val="2"/>
              <w:numId w:val="2"/>
            </w:numPr>
            <w:ind w:left="2160" w:hanging="1080"/>
            <w:outlineLvl w:val="3"/>
          </w:pPr>
        </w:pPrChange>
      </w:pPr>
      <w:bookmarkStart w:id="877" w:name="_Toc24298327"/>
      <w:proofErr w:type="spellStart"/>
      <w:r w:rsidRPr="00E24C10">
        <w:t>Ứng</w:t>
      </w:r>
      <w:proofErr w:type="spellEnd"/>
      <w:r w:rsidRPr="00E24C10">
        <w:t xml:space="preserve"> </w:t>
      </w:r>
      <w:proofErr w:type="spellStart"/>
      <w:r w:rsidRPr="00E24C10">
        <w:t>dụng</w:t>
      </w:r>
      <w:bookmarkEnd w:id="877"/>
      <w:proofErr w:type="spellEnd"/>
    </w:p>
    <w:p w14:paraId="44C9D4CC" w14:textId="0FDF680C" w:rsidR="00F81E4A" w:rsidRDefault="007704A2" w:rsidP="00214C88">
      <w:pPr>
        <w:ind w:left="720" w:firstLine="720"/>
        <w:jc w:val="both"/>
        <w:rPr>
          <w:b w:val="0"/>
          <w:bCs/>
          <w:szCs w:val="26"/>
        </w:rPr>
      </w:pPr>
      <w:proofErr w:type="spellStart"/>
      <w:r w:rsidRPr="007704A2">
        <w:rPr>
          <w:b w:val="0"/>
          <w:bCs/>
          <w:szCs w:val="26"/>
        </w:rPr>
        <w:t>Giúp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người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dùng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có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cái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nhìn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trực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quan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về</w:t>
      </w:r>
      <w:proofErr w:type="spellEnd"/>
      <w:r w:rsidRPr="007704A2">
        <w:rPr>
          <w:b w:val="0"/>
          <w:bCs/>
          <w:szCs w:val="26"/>
        </w:rPr>
        <w:t xml:space="preserve"> ANN </w:t>
      </w:r>
      <w:proofErr w:type="spellStart"/>
      <w:r w:rsidRPr="007704A2">
        <w:rPr>
          <w:b w:val="0"/>
          <w:bCs/>
          <w:szCs w:val="26"/>
        </w:rPr>
        <w:t>của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 w:rsidRPr="007704A2">
        <w:rPr>
          <w:b w:val="0"/>
          <w:bCs/>
          <w:szCs w:val="26"/>
        </w:rPr>
        <w:t>mình</w:t>
      </w:r>
      <w:proofErr w:type="spellEnd"/>
      <w:r w:rsidRPr="007704A2"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dưới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dạng</w:t>
      </w:r>
      <w:proofErr w:type="spellEnd"/>
      <w:r>
        <w:rPr>
          <w:b w:val="0"/>
          <w:bCs/>
          <w:szCs w:val="26"/>
        </w:rPr>
        <w:t xml:space="preserve"> TensorFlow Layer Diagram </w:t>
      </w:r>
      <w:proofErr w:type="spellStart"/>
      <w:r>
        <w:rPr>
          <w:b w:val="0"/>
          <w:bCs/>
          <w:szCs w:val="26"/>
        </w:rPr>
        <w:t>mà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không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cần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phải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cài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đặt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sử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dụng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TensorBoard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cồng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kềnh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phức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tạp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cũng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như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thay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vì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phải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xây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dựng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lại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đầy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đủ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ANN </w:t>
      </w:r>
      <w:proofErr w:type="spellStart"/>
      <w:r>
        <w:rPr>
          <w:b w:val="0"/>
          <w:bCs/>
          <w:szCs w:val="26"/>
        </w:rPr>
        <w:t>thì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giờ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đây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người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chỉ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cần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câu</w:t>
      </w:r>
      <w:proofErr w:type="spellEnd"/>
      <w:r>
        <w:rPr>
          <w:b w:val="0"/>
          <w:bCs/>
          <w:szCs w:val="26"/>
        </w:rPr>
        <w:t xml:space="preserve"> python scripts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 w:rsidR="007E7673">
        <w:rPr>
          <w:b w:val="0"/>
          <w:bCs/>
          <w:szCs w:val="26"/>
        </w:rPr>
        <w:t>có</w:t>
      </w:r>
      <w:proofErr w:type="spellEnd"/>
      <w:r w:rsidR="007E7673">
        <w:rPr>
          <w:b w:val="0"/>
          <w:bCs/>
          <w:szCs w:val="26"/>
        </w:rPr>
        <w:t xml:space="preserve"> </w:t>
      </w:r>
      <w:proofErr w:type="spellStart"/>
      <w:r w:rsidR="007E7673">
        <w:rPr>
          <w:b w:val="0"/>
          <w:bCs/>
          <w:szCs w:val="26"/>
        </w:rPr>
        <w:t>thể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 w:rsidR="00677093">
        <w:rPr>
          <w:b w:val="0"/>
          <w:bCs/>
          <w:szCs w:val="26"/>
        </w:rPr>
        <w:t>xây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 w:rsidR="00677093">
        <w:rPr>
          <w:b w:val="0"/>
          <w:bCs/>
          <w:szCs w:val="26"/>
        </w:rPr>
        <w:t>dựng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mình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ANN </w:t>
      </w:r>
      <w:r w:rsidR="00677093">
        <w:rPr>
          <w:b w:val="0"/>
          <w:bCs/>
          <w:szCs w:val="26"/>
        </w:rPr>
        <w:t>O</w:t>
      </w:r>
      <w:r>
        <w:rPr>
          <w:b w:val="0"/>
          <w:bCs/>
          <w:szCs w:val="26"/>
        </w:rPr>
        <w:t>n-</w:t>
      </w:r>
      <w:r w:rsidR="00677093">
        <w:rPr>
          <w:b w:val="0"/>
          <w:bCs/>
          <w:szCs w:val="26"/>
        </w:rPr>
        <w:t>T</w:t>
      </w:r>
      <w:r>
        <w:rPr>
          <w:b w:val="0"/>
          <w:bCs/>
          <w:szCs w:val="26"/>
        </w:rPr>
        <w:t>he-</w:t>
      </w:r>
      <w:r w:rsidR="00677093">
        <w:rPr>
          <w:b w:val="0"/>
          <w:bCs/>
          <w:szCs w:val="26"/>
        </w:rPr>
        <w:t>G</w:t>
      </w:r>
      <w:r>
        <w:rPr>
          <w:b w:val="0"/>
          <w:bCs/>
          <w:szCs w:val="26"/>
        </w:rPr>
        <w:t>o</w:t>
      </w:r>
      <w:r w:rsidR="00677093">
        <w:rPr>
          <w:b w:val="0"/>
          <w:bCs/>
          <w:szCs w:val="26"/>
        </w:rPr>
        <w:t xml:space="preserve"> (</w:t>
      </w:r>
      <w:proofErr w:type="spellStart"/>
      <w:r w:rsidR="00677093">
        <w:rPr>
          <w:b w:val="0"/>
          <w:bCs/>
          <w:szCs w:val="26"/>
        </w:rPr>
        <w:t>Tất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 w:rsidR="00677093">
        <w:rPr>
          <w:b w:val="0"/>
          <w:bCs/>
          <w:szCs w:val="26"/>
        </w:rPr>
        <w:t>nhiên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 w:rsidR="00677093">
        <w:rPr>
          <w:b w:val="0"/>
          <w:bCs/>
          <w:szCs w:val="26"/>
        </w:rPr>
        <w:t>là</w:t>
      </w:r>
      <w:proofErr w:type="spellEnd"/>
      <w:r w:rsidR="00677093">
        <w:rPr>
          <w:b w:val="0"/>
          <w:bCs/>
          <w:szCs w:val="26"/>
        </w:rPr>
        <w:t xml:space="preserve"> model </w:t>
      </w:r>
      <w:proofErr w:type="spellStart"/>
      <w:r w:rsidR="00677093">
        <w:rPr>
          <w:b w:val="0"/>
          <w:bCs/>
          <w:szCs w:val="26"/>
        </w:rPr>
        <w:t>này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 w:rsidR="00677093">
        <w:rPr>
          <w:b w:val="0"/>
          <w:bCs/>
          <w:szCs w:val="26"/>
        </w:rPr>
        <w:t>vẫn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 w:rsidR="00677093">
        <w:rPr>
          <w:b w:val="0"/>
          <w:bCs/>
          <w:szCs w:val="26"/>
        </w:rPr>
        <w:t>chưa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 w:rsidR="00677093">
        <w:rPr>
          <w:b w:val="0"/>
          <w:bCs/>
          <w:szCs w:val="26"/>
        </w:rPr>
        <w:t>có</w:t>
      </w:r>
      <w:proofErr w:type="spellEnd"/>
      <w:r w:rsidR="00677093">
        <w:rPr>
          <w:b w:val="0"/>
          <w:bCs/>
          <w:szCs w:val="26"/>
        </w:rPr>
        <w:t xml:space="preserve"> </w:t>
      </w:r>
      <w:proofErr w:type="spellStart"/>
      <w:r w:rsidR="00135ABF">
        <w:rPr>
          <w:b w:val="0"/>
          <w:bCs/>
          <w:szCs w:val="26"/>
        </w:rPr>
        <w:t>dữ</w:t>
      </w:r>
      <w:proofErr w:type="spellEnd"/>
      <w:r w:rsidR="00135ABF">
        <w:rPr>
          <w:b w:val="0"/>
          <w:bCs/>
          <w:szCs w:val="26"/>
        </w:rPr>
        <w:t xml:space="preserve"> </w:t>
      </w:r>
      <w:proofErr w:type="spellStart"/>
      <w:r w:rsidR="00135ABF">
        <w:rPr>
          <w:b w:val="0"/>
          <w:bCs/>
          <w:szCs w:val="26"/>
        </w:rPr>
        <w:t>liệu</w:t>
      </w:r>
      <w:proofErr w:type="spellEnd"/>
      <w:r w:rsidR="00677093">
        <w:rPr>
          <w:b w:val="0"/>
          <w:bCs/>
          <w:szCs w:val="26"/>
        </w:rPr>
        <w:t>)</w:t>
      </w:r>
      <w:r>
        <w:rPr>
          <w:b w:val="0"/>
          <w:bCs/>
          <w:szCs w:val="26"/>
        </w:rPr>
        <w:t>.</w:t>
      </w:r>
    </w:p>
    <w:p w14:paraId="2736EEFE" w14:textId="77777777" w:rsidR="00145AEE" w:rsidRPr="00214C88" w:rsidRDefault="00145AEE" w:rsidP="00214C88">
      <w:pPr>
        <w:ind w:left="720" w:firstLine="720"/>
        <w:jc w:val="both"/>
        <w:rPr>
          <w:b w:val="0"/>
          <w:bCs/>
          <w:szCs w:val="26"/>
        </w:rPr>
      </w:pPr>
    </w:p>
    <w:p w14:paraId="658B5E7F" w14:textId="65DFA3C0" w:rsidR="00145AEE" w:rsidRDefault="00B022CD">
      <w:pPr>
        <w:pStyle w:val="Heading3"/>
        <w:numPr>
          <w:ilvl w:val="1"/>
          <w:numId w:val="42"/>
        </w:numPr>
        <w:ind w:left="1440"/>
        <w:pPrChange w:id="878" w:author="HIKARI" w:date="2019-11-08T21:21:00Z">
          <w:pPr>
            <w:pStyle w:val="ListParagraph"/>
            <w:numPr>
              <w:ilvl w:val="1"/>
              <w:numId w:val="2"/>
            </w:numPr>
            <w:ind w:left="1440" w:hanging="720"/>
            <w:outlineLvl w:val="2"/>
          </w:pPr>
        </w:pPrChange>
      </w:pPr>
      <w:bookmarkStart w:id="879" w:name="_Toc24298328"/>
      <w:proofErr w:type="spellStart"/>
      <w:r w:rsidRPr="00E24C10">
        <w:t>Yêu</w:t>
      </w:r>
      <w:proofErr w:type="spellEnd"/>
      <w:r w:rsidRPr="00E24C10">
        <w:t xml:space="preserve"> </w:t>
      </w:r>
      <w:proofErr w:type="spellStart"/>
      <w:r w:rsidRPr="00E24C10">
        <w:t>cầu</w:t>
      </w:r>
      <w:proofErr w:type="spellEnd"/>
      <w:r w:rsidRPr="00E24C10">
        <w:t xml:space="preserve"> </w:t>
      </w:r>
      <w:proofErr w:type="spellStart"/>
      <w:r w:rsidRPr="00E24C10">
        <w:t>kĩ</w:t>
      </w:r>
      <w:proofErr w:type="spellEnd"/>
      <w:r w:rsidRPr="00E24C10">
        <w:t xml:space="preserve"> </w:t>
      </w:r>
      <w:proofErr w:type="spellStart"/>
      <w:r w:rsidRPr="00E24C10">
        <w:t>thuật</w:t>
      </w:r>
      <w:bookmarkEnd w:id="879"/>
      <w:proofErr w:type="spellEnd"/>
    </w:p>
    <w:p w14:paraId="3F47B7F0" w14:textId="450B34F6" w:rsidR="00145AEE" w:rsidRPr="00245541" w:rsidRDefault="00145AEE" w:rsidP="00245541">
      <w:pPr>
        <w:pStyle w:val="ListParagraph"/>
        <w:numPr>
          <w:ilvl w:val="0"/>
          <w:numId w:val="41"/>
        </w:numPr>
        <w:rPr>
          <w:b w:val="0"/>
          <w:bCs/>
          <w:szCs w:val="26"/>
        </w:rPr>
      </w:pPr>
      <w:proofErr w:type="spellStart"/>
      <w:r w:rsidRPr="00245541">
        <w:rPr>
          <w:b w:val="0"/>
          <w:bCs/>
          <w:szCs w:val="26"/>
        </w:rPr>
        <w:t>Thực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hiện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được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yêu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cầu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mà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đồ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án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đề</w:t>
      </w:r>
      <w:proofErr w:type="spellEnd"/>
      <w:r w:rsidRPr="00245541">
        <w:rPr>
          <w:b w:val="0"/>
          <w:bCs/>
          <w:szCs w:val="26"/>
        </w:rPr>
        <w:t xml:space="preserve"> ra.</w:t>
      </w:r>
    </w:p>
    <w:p w14:paraId="59FB8C85" w14:textId="5C4B4E3E" w:rsidR="00145AEE" w:rsidRPr="00245541" w:rsidRDefault="00145AEE" w:rsidP="00245541">
      <w:pPr>
        <w:pStyle w:val="ListParagraph"/>
        <w:numPr>
          <w:ilvl w:val="0"/>
          <w:numId w:val="41"/>
        </w:numPr>
        <w:rPr>
          <w:b w:val="0"/>
          <w:bCs/>
          <w:szCs w:val="26"/>
        </w:rPr>
      </w:pPr>
      <w:proofErr w:type="spellStart"/>
      <w:r w:rsidRPr="00245541">
        <w:rPr>
          <w:b w:val="0"/>
          <w:bCs/>
          <w:szCs w:val="26"/>
        </w:rPr>
        <w:t>Áp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d</w:t>
      </w:r>
      <w:ins w:id="880" w:author="HIKARI" w:date="2019-11-09T14:57:00Z">
        <w:r w:rsidR="00B11AC4">
          <w:rPr>
            <w:b w:val="0"/>
            <w:bCs/>
            <w:szCs w:val="26"/>
          </w:rPr>
          <w:t>ụ</w:t>
        </w:r>
      </w:ins>
      <w:del w:id="881" w:author="HIKARI" w:date="2019-11-09T14:57:00Z">
        <w:r w:rsidRPr="00245541" w:rsidDel="00B11AC4">
          <w:rPr>
            <w:b w:val="0"/>
            <w:bCs/>
            <w:szCs w:val="26"/>
          </w:rPr>
          <w:delText>ù</w:delText>
        </w:r>
      </w:del>
      <w:r w:rsidRPr="00245541">
        <w:rPr>
          <w:b w:val="0"/>
          <w:bCs/>
          <w:szCs w:val="26"/>
        </w:rPr>
        <w:t>ng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lập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trình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hư</w:t>
      </w:r>
      <w:ins w:id="882" w:author="HIKARI" w:date="2019-11-09T14:57:00Z">
        <w:r w:rsidR="00B11AC4">
          <w:rPr>
            <w:b w:val="0"/>
            <w:bCs/>
            <w:szCs w:val="26"/>
          </w:rPr>
          <w:t>ớ</w:t>
        </w:r>
      </w:ins>
      <w:del w:id="883" w:author="HIKARI" w:date="2019-11-09T14:57:00Z">
        <w:r w:rsidRPr="00245541" w:rsidDel="00B11AC4">
          <w:rPr>
            <w:b w:val="0"/>
            <w:bCs/>
            <w:szCs w:val="26"/>
          </w:rPr>
          <w:delText>ờ</w:delText>
        </w:r>
      </w:del>
      <w:r w:rsidRPr="00245541">
        <w:rPr>
          <w:b w:val="0"/>
          <w:bCs/>
          <w:szCs w:val="26"/>
        </w:rPr>
        <w:t>ng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đối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tượng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và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các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công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nghệ</w:t>
      </w:r>
      <w:proofErr w:type="spellEnd"/>
      <w:r w:rsidR="00BE0C3D" w:rsidRPr="00245541">
        <w:rPr>
          <w:b w:val="0"/>
          <w:bCs/>
          <w:szCs w:val="26"/>
        </w:rPr>
        <w:t xml:space="preserve"> </w:t>
      </w:r>
      <w:proofErr w:type="spellStart"/>
      <w:r w:rsidR="00BE0C3D" w:rsidRPr="00245541">
        <w:rPr>
          <w:b w:val="0"/>
          <w:bCs/>
          <w:szCs w:val="26"/>
        </w:rPr>
        <w:t>phần</w:t>
      </w:r>
      <w:proofErr w:type="spellEnd"/>
      <w:r w:rsidR="00BE0C3D" w:rsidRPr="00245541">
        <w:rPr>
          <w:b w:val="0"/>
          <w:bCs/>
          <w:szCs w:val="26"/>
        </w:rPr>
        <w:t xml:space="preserve"> </w:t>
      </w:r>
      <w:proofErr w:type="spellStart"/>
      <w:r w:rsidR="00BE0C3D" w:rsidRPr="00245541">
        <w:rPr>
          <w:b w:val="0"/>
          <w:bCs/>
          <w:szCs w:val="26"/>
        </w:rPr>
        <w:t>mềm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mới</w:t>
      </w:r>
      <w:proofErr w:type="spellEnd"/>
      <w:r w:rsidR="00BE0C3D" w:rsidRPr="00245541">
        <w:rPr>
          <w:b w:val="0"/>
          <w:bCs/>
          <w:szCs w:val="26"/>
        </w:rPr>
        <w:t>.</w:t>
      </w:r>
    </w:p>
    <w:p w14:paraId="796BAE54" w14:textId="698D4279" w:rsidR="00145AEE" w:rsidRPr="00245541" w:rsidRDefault="00145AEE" w:rsidP="00245541">
      <w:pPr>
        <w:pStyle w:val="ListParagraph"/>
        <w:numPr>
          <w:ilvl w:val="0"/>
          <w:numId w:val="41"/>
        </w:numPr>
        <w:rPr>
          <w:b w:val="0"/>
          <w:bCs/>
          <w:szCs w:val="26"/>
        </w:rPr>
      </w:pPr>
      <w:r w:rsidRPr="00245541">
        <w:rPr>
          <w:b w:val="0"/>
          <w:bCs/>
          <w:szCs w:val="26"/>
        </w:rPr>
        <w:t xml:space="preserve">Dung </w:t>
      </w:r>
      <w:proofErr w:type="spellStart"/>
      <w:r w:rsidRPr="00245541">
        <w:rPr>
          <w:b w:val="0"/>
          <w:bCs/>
          <w:szCs w:val="26"/>
        </w:rPr>
        <w:t>lượng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phần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mềm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nhẹ</w:t>
      </w:r>
      <w:proofErr w:type="spellEnd"/>
      <w:r w:rsidRPr="00245541">
        <w:rPr>
          <w:b w:val="0"/>
          <w:bCs/>
          <w:szCs w:val="26"/>
        </w:rPr>
        <w:t xml:space="preserve">, </w:t>
      </w:r>
      <w:proofErr w:type="spellStart"/>
      <w:r w:rsidRPr="00245541">
        <w:rPr>
          <w:b w:val="0"/>
          <w:bCs/>
          <w:szCs w:val="26"/>
        </w:rPr>
        <w:t>chạy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ổn</w:t>
      </w:r>
      <w:proofErr w:type="spellEnd"/>
      <w:r w:rsidRPr="00245541">
        <w:rPr>
          <w:b w:val="0"/>
          <w:bCs/>
          <w:szCs w:val="26"/>
        </w:rPr>
        <w:t xml:space="preserve"> </w:t>
      </w:r>
      <w:proofErr w:type="spellStart"/>
      <w:r w:rsidRPr="00245541">
        <w:rPr>
          <w:b w:val="0"/>
          <w:bCs/>
          <w:szCs w:val="26"/>
        </w:rPr>
        <w:t>định</w:t>
      </w:r>
      <w:proofErr w:type="spellEnd"/>
      <w:r w:rsidRPr="00245541">
        <w:rPr>
          <w:b w:val="0"/>
          <w:bCs/>
          <w:szCs w:val="26"/>
        </w:rPr>
        <w:t>.</w:t>
      </w:r>
    </w:p>
    <w:p w14:paraId="6B3BFAAA" w14:textId="77777777" w:rsidR="00145AEE" w:rsidRPr="00145AEE" w:rsidRDefault="00145AEE" w:rsidP="00AB4C11">
      <w:pPr>
        <w:rPr>
          <w:b w:val="0"/>
          <w:bCs/>
          <w:szCs w:val="26"/>
        </w:rPr>
      </w:pPr>
    </w:p>
    <w:p w14:paraId="7B0FD40F" w14:textId="55A9C842" w:rsidR="00510CB9" w:rsidRDefault="00510CB9">
      <w:pPr>
        <w:pStyle w:val="Heading3"/>
        <w:numPr>
          <w:ilvl w:val="1"/>
          <w:numId w:val="42"/>
        </w:numPr>
        <w:ind w:left="1440"/>
        <w:pPrChange w:id="884" w:author="HIKARI" w:date="2019-11-08T21:21:00Z">
          <w:pPr>
            <w:pStyle w:val="ListParagraph"/>
            <w:numPr>
              <w:ilvl w:val="1"/>
              <w:numId w:val="2"/>
            </w:numPr>
            <w:ind w:left="1440" w:hanging="720"/>
            <w:outlineLvl w:val="2"/>
          </w:pPr>
        </w:pPrChange>
      </w:pPr>
      <w:bookmarkStart w:id="885" w:name="_Toc24298329"/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 w:rsidR="00B42EE1">
        <w:t xml:space="preserve"> </w:t>
      </w:r>
      <w:proofErr w:type="spellStart"/>
      <w:r w:rsidR="00B42EE1">
        <w:t>và</w:t>
      </w:r>
      <w:proofErr w:type="spellEnd"/>
      <w:r w:rsidR="00B42EE1">
        <w:t xml:space="preserve"> </w:t>
      </w:r>
      <w:proofErr w:type="spellStart"/>
      <w:r w:rsidR="00B42EE1">
        <w:t>công</w:t>
      </w:r>
      <w:proofErr w:type="spellEnd"/>
      <w:r w:rsidR="00B42EE1">
        <w:t xml:space="preserve"> </w:t>
      </w:r>
      <w:proofErr w:type="spellStart"/>
      <w:r w:rsidR="00B42EE1">
        <w:t>nghệ</w:t>
      </w:r>
      <w:proofErr w:type="spellEnd"/>
      <w:r>
        <w:t xml:space="preserve"> </w:t>
      </w:r>
      <w:proofErr w:type="spellStart"/>
      <w:r w:rsidR="00B42EE1">
        <w:t>sử</w:t>
      </w:r>
      <w:proofErr w:type="spellEnd"/>
      <w:r w:rsidR="00B42EE1">
        <w:t xml:space="preserve"> </w:t>
      </w:r>
      <w:proofErr w:type="spellStart"/>
      <w:r w:rsidR="00B42EE1">
        <w:t>dụng</w:t>
      </w:r>
      <w:bookmarkEnd w:id="885"/>
      <w:proofErr w:type="spellEnd"/>
    </w:p>
    <w:p w14:paraId="606FD11D" w14:textId="23B63519" w:rsidR="00F81E4A" w:rsidRDefault="00F81E4A" w:rsidP="005478FC">
      <w:pPr>
        <w:pStyle w:val="ListParagraph"/>
        <w:numPr>
          <w:ilvl w:val="0"/>
          <w:numId w:val="30"/>
        </w:numPr>
        <w:ind w:left="1800"/>
        <w:rPr>
          <w:b w:val="0"/>
          <w:bCs/>
          <w:szCs w:val="26"/>
        </w:rPr>
      </w:pPr>
      <w:proofErr w:type="spellStart"/>
      <w:r w:rsidRPr="00F81E4A">
        <w:rPr>
          <w:b w:val="0"/>
          <w:bCs/>
          <w:szCs w:val="26"/>
        </w:rPr>
        <w:t>Xây</w:t>
      </w:r>
      <w:proofErr w:type="spellEnd"/>
      <w:r w:rsidRPr="00F81E4A">
        <w:rPr>
          <w:b w:val="0"/>
          <w:bCs/>
          <w:szCs w:val="26"/>
        </w:rPr>
        <w:t xml:space="preserve"> </w:t>
      </w:r>
      <w:proofErr w:type="spellStart"/>
      <w:r w:rsidRPr="00F81E4A">
        <w:rPr>
          <w:b w:val="0"/>
          <w:bCs/>
          <w:szCs w:val="26"/>
        </w:rPr>
        <w:t>dựng</w:t>
      </w:r>
      <w:proofErr w:type="spellEnd"/>
      <w:r w:rsidRPr="00F81E4A">
        <w:rPr>
          <w:b w:val="0"/>
          <w:bCs/>
          <w:szCs w:val="26"/>
        </w:rPr>
        <w:t xml:space="preserve"> </w:t>
      </w:r>
      <w:proofErr w:type="spellStart"/>
      <w:r w:rsidRPr="00F81E4A">
        <w:rPr>
          <w:b w:val="0"/>
          <w:bCs/>
          <w:szCs w:val="26"/>
        </w:rPr>
        <w:t>phần</w:t>
      </w:r>
      <w:proofErr w:type="spellEnd"/>
      <w:r w:rsidRPr="00F81E4A">
        <w:rPr>
          <w:b w:val="0"/>
          <w:bCs/>
          <w:szCs w:val="26"/>
        </w:rPr>
        <w:t xml:space="preserve"> </w:t>
      </w:r>
      <w:proofErr w:type="spellStart"/>
      <w:r w:rsidRPr="00F81E4A">
        <w:rPr>
          <w:b w:val="0"/>
          <w:bCs/>
          <w:szCs w:val="26"/>
        </w:rPr>
        <w:t>mềm</w:t>
      </w:r>
      <w:proofErr w:type="spellEnd"/>
      <w:r w:rsidRPr="00F81E4A">
        <w:rPr>
          <w:b w:val="0"/>
          <w:bCs/>
          <w:szCs w:val="26"/>
        </w:rPr>
        <w:t xml:space="preserve"> </w:t>
      </w:r>
      <w:proofErr w:type="spellStart"/>
      <w:r w:rsidRPr="00F81E4A">
        <w:rPr>
          <w:b w:val="0"/>
          <w:bCs/>
          <w:szCs w:val="26"/>
        </w:rPr>
        <w:t>bằng</w:t>
      </w:r>
      <w:proofErr w:type="spellEnd"/>
      <w:r w:rsidRPr="00F81E4A">
        <w:rPr>
          <w:b w:val="0"/>
          <w:bCs/>
          <w:szCs w:val="26"/>
        </w:rPr>
        <w:t xml:space="preserve"> </w:t>
      </w:r>
      <w:proofErr w:type="spellStart"/>
      <w:r w:rsidRPr="00F81E4A">
        <w:rPr>
          <w:b w:val="0"/>
          <w:bCs/>
          <w:szCs w:val="26"/>
        </w:rPr>
        <w:t>công</w:t>
      </w:r>
      <w:proofErr w:type="spellEnd"/>
      <w:r w:rsidRPr="00F81E4A">
        <w:rPr>
          <w:b w:val="0"/>
          <w:bCs/>
          <w:szCs w:val="26"/>
        </w:rPr>
        <w:t xml:space="preserve"> </w:t>
      </w:r>
      <w:proofErr w:type="spellStart"/>
      <w:r w:rsidRPr="00F81E4A">
        <w:rPr>
          <w:b w:val="0"/>
          <w:bCs/>
          <w:szCs w:val="26"/>
        </w:rPr>
        <w:t>nghệ</w:t>
      </w:r>
      <w:proofErr w:type="spellEnd"/>
      <w:r w:rsidRPr="00F81E4A">
        <w:rPr>
          <w:b w:val="0"/>
          <w:bCs/>
          <w:szCs w:val="26"/>
        </w:rPr>
        <w:t xml:space="preserve"> WPF</w:t>
      </w:r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nền</w:t>
      </w:r>
      <w:proofErr w:type="spellEnd"/>
      <w:r>
        <w:rPr>
          <w:b w:val="0"/>
          <w:bCs/>
          <w:szCs w:val="26"/>
        </w:rPr>
        <w:t xml:space="preserve"> .NET Framework 4.7.2</w:t>
      </w:r>
    </w:p>
    <w:p w14:paraId="201FBFC6" w14:textId="5A88E5FC" w:rsidR="00F81E4A" w:rsidRDefault="00F81E4A" w:rsidP="005478FC">
      <w:pPr>
        <w:pStyle w:val="ListParagraph"/>
        <w:numPr>
          <w:ilvl w:val="0"/>
          <w:numId w:val="30"/>
        </w:numPr>
        <w:ind w:left="1800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Thiết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kế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giao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diện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người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 xml:space="preserve"> (GUI) </w:t>
      </w:r>
      <w:proofErr w:type="spellStart"/>
      <w:r>
        <w:rPr>
          <w:b w:val="0"/>
          <w:bCs/>
          <w:szCs w:val="26"/>
        </w:rPr>
        <w:t>bằng</w:t>
      </w:r>
      <w:proofErr w:type="spellEnd"/>
      <w:r>
        <w:rPr>
          <w:b w:val="0"/>
          <w:bCs/>
          <w:szCs w:val="26"/>
        </w:rPr>
        <w:t xml:space="preserve"> Blend for Visual Studio 2019 (Code </w:t>
      </w:r>
      <w:proofErr w:type="spellStart"/>
      <w:r>
        <w:rPr>
          <w:b w:val="0"/>
          <w:bCs/>
          <w:szCs w:val="26"/>
        </w:rPr>
        <w:t>Xaml</w:t>
      </w:r>
      <w:proofErr w:type="spellEnd"/>
      <w:r>
        <w:rPr>
          <w:b w:val="0"/>
          <w:bCs/>
          <w:szCs w:val="26"/>
        </w:rPr>
        <w:t>)</w:t>
      </w:r>
    </w:p>
    <w:p w14:paraId="6268433E" w14:textId="689BD907" w:rsidR="00510CB9" w:rsidRDefault="00F81E4A" w:rsidP="005478FC">
      <w:pPr>
        <w:pStyle w:val="ListParagraph"/>
        <w:numPr>
          <w:ilvl w:val="0"/>
          <w:numId w:val="30"/>
        </w:numPr>
        <w:ind w:left="1800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Thiết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kế</w:t>
      </w:r>
      <w:proofErr w:type="spellEnd"/>
      <w:r>
        <w:rPr>
          <w:b w:val="0"/>
          <w:bCs/>
          <w:szCs w:val="26"/>
        </w:rPr>
        <w:t xml:space="preserve"> View Model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Data Model </w:t>
      </w:r>
      <w:proofErr w:type="spellStart"/>
      <w:r>
        <w:rPr>
          <w:b w:val="0"/>
          <w:bCs/>
          <w:szCs w:val="26"/>
        </w:rPr>
        <w:t>bằng</w:t>
      </w:r>
      <w:proofErr w:type="spellEnd"/>
      <w:r>
        <w:rPr>
          <w:b w:val="0"/>
          <w:bCs/>
          <w:szCs w:val="26"/>
        </w:rPr>
        <w:t xml:space="preserve"> Visual Studio 2019 (Code C#)</w:t>
      </w:r>
    </w:p>
    <w:p w14:paraId="09AA40FD" w14:textId="35852F85" w:rsidR="00F81E4A" w:rsidRDefault="00F81E4A" w:rsidP="00E70C9E">
      <w:pPr>
        <w:rPr>
          <w:b w:val="0"/>
          <w:bCs/>
          <w:szCs w:val="26"/>
        </w:rPr>
      </w:pPr>
    </w:p>
    <w:p w14:paraId="517CD16A" w14:textId="4E0C0905" w:rsidR="00E70C9E" w:rsidRDefault="00E70C9E" w:rsidP="00E70C9E">
      <w:pPr>
        <w:rPr>
          <w:b w:val="0"/>
          <w:bCs/>
          <w:szCs w:val="26"/>
        </w:rPr>
      </w:pPr>
    </w:p>
    <w:p w14:paraId="3EC2F463" w14:textId="6ED9AFAE" w:rsidR="00E70C9E" w:rsidRDefault="00E70C9E" w:rsidP="00E70C9E">
      <w:pPr>
        <w:rPr>
          <w:b w:val="0"/>
          <w:bCs/>
          <w:szCs w:val="26"/>
        </w:rPr>
      </w:pPr>
    </w:p>
    <w:p w14:paraId="3035A6DD" w14:textId="54AA96C7" w:rsidR="00E70C9E" w:rsidRDefault="00E70C9E" w:rsidP="00E70C9E">
      <w:pPr>
        <w:rPr>
          <w:b w:val="0"/>
          <w:bCs/>
          <w:szCs w:val="26"/>
        </w:rPr>
      </w:pPr>
    </w:p>
    <w:p w14:paraId="2F672DA8" w14:textId="492457CB" w:rsidR="00E70C9E" w:rsidDel="000D418A" w:rsidRDefault="00E70C9E" w:rsidP="00E70C9E">
      <w:pPr>
        <w:rPr>
          <w:del w:id="886" w:author="HIKARI" w:date="2019-11-09T20:37:00Z"/>
          <w:b w:val="0"/>
          <w:bCs/>
          <w:szCs w:val="26"/>
        </w:rPr>
      </w:pPr>
    </w:p>
    <w:p w14:paraId="50BF5025" w14:textId="77777777" w:rsidR="002D460A" w:rsidDel="000D418A" w:rsidRDefault="002D460A" w:rsidP="00E70C9E">
      <w:pPr>
        <w:rPr>
          <w:del w:id="887" w:author="HIKARI" w:date="2019-11-09T20:37:00Z"/>
          <w:b w:val="0"/>
          <w:bCs/>
          <w:szCs w:val="26"/>
        </w:rPr>
      </w:pPr>
    </w:p>
    <w:p w14:paraId="5A2CF032" w14:textId="3BADAF9E" w:rsidR="00E70C9E" w:rsidDel="000D418A" w:rsidRDefault="00E70C9E" w:rsidP="00E70C9E">
      <w:pPr>
        <w:rPr>
          <w:del w:id="888" w:author="HIKARI" w:date="2019-11-09T20:37:00Z"/>
          <w:b w:val="0"/>
          <w:bCs/>
          <w:szCs w:val="26"/>
        </w:rPr>
      </w:pPr>
    </w:p>
    <w:p w14:paraId="11370D5A" w14:textId="0807FE14" w:rsidR="001719AC" w:rsidDel="000D418A" w:rsidRDefault="001719AC" w:rsidP="00E70C9E">
      <w:pPr>
        <w:rPr>
          <w:del w:id="889" w:author="HIKARI" w:date="2019-11-09T20:37:00Z"/>
          <w:b w:val="0"/>
          <w:bCs/>
          <w:szCs w:val="26"/>
        </w:rPr>
      </w:pPr>
    </w:p>
    <w:p w14:paraId="61DC0B1C" w14:textId="77777777" w:rsidR="001719AC" w:rsidRPr="00F81E4A" w:rsidRDefault="001719AC" w:rsidP="00E70C9E">
      <w:pPr>
        <w:rPr>
          <w:b w:val="0"/>
          <w:bCs/>
          <w:szCs w:val="26"/>
        </w:rPr>
      </w:pPr>
    </w:p>
    <w:p w14:paraId="16CC0C20" w14:textId="69CEB4D1" w:rsidR="00B543A0" w:rsidRPr="00E24C10" w:rsidRDefault="0048368C">
      <w:pPr>
        <w:pStyle w:val="Heading1"/>
        <w:pPrChange w:id="890" w:author="HIKARI" w:date="2019-11-08T21:21:00Z">
          <w:pPr>
            <w:jc w:val="center"/>
            <w:outlineLvl w:val="0"/>
          </w:pPr>
        </w:pPrChange>
      </w:pPr>
      <w:bookmarkStart w:id="891" w:name="_Toc24298330"/>
      <w:proofErr w:type="spellStart"/>
      <w:r>
        <w:lastRenderedPageBreak/>
        <w:t>C</w:t>
      </w:r>
      <w:r w:rsidRPr="00E24C10">
        <w:t>hương</w:t>
      </w:r>
      <w:proofErr w:type="spellEnd"/>
      <w:r w:rsidRPr="00E24C10">
        <w:t xml:space="preserve"> 2: </w:t>
      </w:r>
      <w:proofErr w:type="spellStart"/>
      <w:r>
        <w:t>K</w:t>
      </w:r>
      <w:r w:rsidRPr="00E24C10">
        <w:t>ế</w:t>
      </w:r>
      <w:proofErr w:type="spellEnd"/>
      <w:r w:rsidRPr="00E24C10">
        <w:t xml:space="preserve"> </w:t>
      </w:r>
      <w:proofErr w:type="spellStart"/>
      <w:r w:rsidRPr="00E24C10">
        <w:t>hoạch</w:t>
      </w:r>
      <w:proofErr w:type="spellEnd"/>
      <w:r w:rsidRPr="00E24C10">
        <w:t xml:space="preserve"> </w:t>
      </w:r>
      <w:proofErr w:type="spellStart"/>
      <w:r w:rsidRPr="00E24C10">
        <w:t>thực</w:t>
      </w:r>
      <w:proofErr w:type="spellEnd"/>
      <w:r w:rsidRPr="00E24C10">
        <w:t xml:space="preserve"> </w:t>
      </w:r>
      <w:proofErr w:type="spellStart"/>
      <w:r w:rsidRPr="00E24C10">
        <w:t>hiện</w:t>
      </w:r>
      <w:bookmarkEnd w:id="891"/>
      <w:proofErr w:type="spellEnd"/>
    </w:p>
    <w:p w14:paraId="57F0D031" w14:textId="67954084" w:rsidR="001229A4" w:rsidRPr="001719AC" w:rsidRDefault="00E231C7">
      <w:pPr>
        <w:pStyle w:val="Heading2"/>
        <w:numPr>
          <w:ilvl w:val="0"/>
          <w:numId w:val="43"/>
        </w:numPr>
        <w:pPrChange w:id="892" w:author="HIKARI" w:date="2019-11-08T21:22:00Z">
          <w:pPr>
            <w:pStyle w:val="ListParagraph"/>
            <w:numPr>
              <w:numId w:val="20"/>
            </w:numPr>
            <w:ind w:hanging="360"/>
            <w:outlineLvl w:val="1"/>
          </w:pPr>
        </w:pPrChange>
      </w:pPr>
      <w:bookmarkStart w:id="893" w:name="_Toc24298331"/>
      <w:proofErr w:type="spellStart"/>
      <w:r w:rsidRPr="00E24C10">
        <w:t>Kế</w:t>
      </w:r>
      <w:proofErr w:type="spellEnd"/>
      <w:r w:rsidRPr="00E24C10">
        <w:t xml:space="preserve"> </w:t>
      </w:r>
      <w:proofErr w:type="spellStart"/>
      <w:r w:rsidRPr="00E24C10">
        <w:t>hoạch</w:t>
      </w:r>
      <w:bookmarkEnd w:id="893"/>
      <w:proofErr w:type="spellEnd"/>
    </w:p>
    <w:p w14:paraId="609155FE" w14:textId="7BE60E64" w:rsidR="001719AC" w:rsidRPr="00913508" w:rsidRDefault="001719AC" w:rsidP="00913508">
      <w:pPr>
        <w:pStyle w:val="Caption"/>
        <w:keepNext/>
        <w:jc w:val="center"/>
        <w:rPr>
          <w:sz w:val="20"/>
          <w:szCs w:val="20"/>
        </w:rPr>
      </w:pPr>
      <w:bookmarkStart w:id="894" w:name="_Toc24052623"/>
      <w:bookmarkStart w:id="895" w:name="_Toc24298368"/>
      <w:proofErr w:type="spellStart"/>
      <w:r w:rsidRPr="00913508">
        <w:rPr>
          <w:sz w:val="20"/>
          <w:szCs w:val="20"/>
        </w:rPr>
        <w:t>Bảng</w:t>
      </w:r>
      <w:proofErr w:type="spellEnd"/>
      <w:r w:rsidRPr="00913508">
        <w:rPr>
          <w:sz w:val="20"/>
          <w:szCs w:val="20"/>
        </w:rPr>
        <w:t xml:space="preserve"> </w:t>
      </w:r>
      <w:r w:rsidRPr="00913508">
        <w:rPr>
          <w:sz w:val="20"/>
          <w:szCs w:val="20"/>
        </w:rPr>
        <w:fldChar w:fldCharType="begin"/>
      </w:r>
      <w:r w:rsidRPr="00913508">
        <w:rPr>
          <w:sz w:val="20"/>
          <w:szCs w:val="20"/>
        </w:rPr>
        <w:instrText xml:space="preserve"> SEQ Bảng \* ARABIC </w:instrText>
      </w:r>
      <w:r w:rsidRPr="00913508">
        <w:rPr>
          <w:sz w:val="20"/>
          <w:szCs w:val="20"/>
        </w:rPr>
        <w:fldChar w:fldCharType="separate"/>
      </w:r>
      <w:r w:rsidRPr="00913508">
        <w:rPr>
          <w:noProof/>
          <w:sz w:val="20"/>
          <w:szCs w:val="20"/>
        </w:rPr>
        <w:t>1</w:t>
      </w:r>
      <w:r w:rsidRPr="00913508">
        <w:rPr>
          <w:sz w:val="20"/>
          <w:szCs w:val="20"/>
        </w:rPr>
        <w:fldChar w:fldCharType="end"/>
      </w:r>
      <w:r w:rsidRPr="00913508">
        <w:rPr>
          <w:sz w:val="20"/>
          <w:szCs w:val="20"/>
        </w:rPr>
        <w:t xml:space="preserve">: </w:t>
      </w:r>
      <w:proofErr w:type="spellStart"/>
      <w:r w:rsidRPr="00913508">
        <w:rPr>
          <w:sz w:val="20"/>
          <w:szCs w:val="20"/>
        </w:rPr>
        <w:t>Kế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hoạch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theo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tuần</w:t>
      </w:r>
      <w:bookmarkEnd w:id="894"/>
      <w:bookmarkEnd w:id="895"/>
      <w:proofErr w:type="spellEnd"/>
    </w:p>
    <w:tbl>
      <w:tblPr>
        <w:tblStyle w:val="TableGrid"/>
        <w:tblW w:w="10710" w:type="dxa"/>
        <w:tblInd w:w="-5" w:type="dxa"/>
        <w:tblLook w:val="04A0" w:firstRow="1" w:lastRow="0" w:firstColumn="1" w:lastColumn="0" w:noHBand="0" w:noVBand="1"/>
        <w:tblPrChange w:id="896" w:author="HIKARI" w:date="2019-11-09T14:25:00Z">
          <w:tblPr>
            <w:tblStyle w:val="TableGrid"/>
            <w:tblW w:w="0" w:type="auto"/>
            <w:tblInd w:w="-5" w:type="dxa"/>
            <w:tblLook w:val="04A0" w:firstRow="1" w:lastRow="0" w:firstColumn="1" w:lastColumn="0" w:noHBand="0" w:noVBand="1"/>
          </w:tblPr>
        </w:tblPrChange>
      </w:tblPr>
      <w:tblGrid>
        <w:gridCol w:w="751"/>
        <w:gridCol w:w="9959"/>
        <w:tblGridChange w:id="897">
          <w:tblGrid>
            <w:gridCol w:w="752"/>
            <w:gridCol w:w="9611"/>
          </w:tblGrid>
        </w:tblGridChange>
      </w:tblGrid>
      <w:tr w:rsidR="00F87BDF" w:rsidRPr="00E24C10" w14:paraId="785CA3F6" w14:textId="77777777" w:rsidTr="008A6D23">
        <w:tc>
          <w:tcPr>
            <w:tcW w:w="630" w:type="dxa"/>
            <w:tcPrChange w:id="898" w:author="HIKARI" w:date="2019-11-09T14:25:00Z">
              <w:tcPr>
                <w:tcW w:w="751" w:type="dxa"/>
              </w:tcPr>
            </w:tcPrChange>
          </w:tcPr>
          <w:p w14:paraId="7E0FDD18" w14:textId="3FC6AF52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899" w:author="HIKARI" w:date="2019-11-09T13:52:00Z">
                <w:pPr>
                  <w:jc w:val="center"/>
                </w:pPr>
              </w:pPrChange>
            </w:pPr>
            <w:commentRangeStart w:id="900"/>
            <w:proofErr w:type="spellStart"/>
            <w:r w:rsidRPr="00E24C10">
              <w:rPr>
                <w:b w:val="0"/>
                <w:bCs/>
                <w:szCs w:val="26"/>
              </w:rPr>
              <w:t>Tuần</w:t>
            </w:r>
            <w:proofErr w:type="spellEnd"/>
          </w:p>
        </w:tc>
        <w:tc>
          <w:tcPr>
            <w:tcW w:w="10080" w:type="dxa"/>
            <w:tcPrChange w:id="901" w:author="HIKARI" w:date="2019-11-09T14:25:00Z">
              <w:tcPr>
                <w:tcW w:w="9612" w:type="dxa"/>
              </w:tcPr>
            </w:tcPrChange>
          </w:tcPr>
          <w:p w14:paraId="41A1D45C" w14:textId="0609FC29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902" w:author="HIKARI" w:date="2019-11-09T13:52:00Z">
                <w:pPr>
                  <w:jc w:val="center"/>
                </w:pPr>
              </w:pPrChange>
            </w:pPr>
            <w:proofErr w:type="spellStart"/>
            <w:r w:rsidRPr="00E24C10">
              <w:rPr>
                <w:b w:val="0"/>
                <w:bCs/>
                <w:szCs w:val="26"/>
              </w:rPr>
              <w:t>Công</w:t>
            </w:r>
            <w:proofErr w:type="spellEnd"/>
            <w:r w:rsidRPr="00E24C10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E24C10">
              <w:rPr>
                <w:b w:val="0"/>
                <w:bCs/>
                <w:szCs w:val="26"/>
              </w:rPr>
              <w:t>việc</w:t>
            </w:r>
            <w:proofErr w:type="spellEnd"/>
          </w:p>
        </w:tc>
      </w:tr>
      <w:tr w:rsidR="00F87BDF" w:rsidRPr="00E24C10" w14:paraId="01C9CEBC" w14:textId="77777777" w:rsidTr="008A6D23">
        <w:tc>
          <w:tcPr>
            <w:tcW w:w="630" w:type="dxa"/>
            <w:tcPrChange w:id="903" w:author="HIKARI" w:date="2019-11-09T14:25:00Z">
              <w:tcPr>
                <w:tcW w:w="751" w:type="dxa"/>
              </w:tcPr>
            </w:tcPrChange>
          </w:tcPr>
          <w:p w14:paraId="150B0CB4" w14:textId="07BD6CD8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904" w:author="HIKARI" w:date="2019-11-09T13:52:00Z">
                <w:pPr>
                  <w:jc w:val="center"/>
                </w:pPr>
              </w:pPrChange>
            </w:pPr>
            <w:r w:rsidRPr="00E24C10">
              <w:rPr>
                <w:b w:val="0"/>
                <w:bCs/>
                <w:szCs w:val="26"/>
              </w:rPr>
              <w:t>5</w:t>
            </w:r>
          </w:p>
        </w:tc>
        <w:tc>
          <w:tcPr>
            <w:tcW w:w="10080" w:type="dxa"/>
            <w:tcPrChange w:id="905" w:author="HIKARI" w:date="2019-11-09T14:25:00Z">
              <w:tcPr>
                <w:tcW w:w="9612" w:type="dxa"/>
              </w:tcPr>
            </w:tcPrChange>
          </w:tcPr>
          <w:p w14:paraId="63F32470" w14:textId="7C47EFA7" w:rsidR="00F87BDF" w:rsidRPr="00E24C10" w:rsidRDefault="008A6D23">
            <w:pPr>
              <w:spacing w:before="60" w:after="60" w:line="360" w:lineRule="auto"/>
              <w:rPr>
                <w:b w:val="0"/>
                <w:bCs/>
                <w:szCs w:val="26"/>
              </w:rPr>
              <w:pPrChange w:id="906" w:author="HIKARI" w:date="2019-11-09T13:52:00Z">
                <w:pPr/>
              </w:pPrChange>
            </w:pPr>
            <w:proofErr w:type="spellStart"/>
            <w:ins w:id="907" w:author="HIKARI" w:date="2019-11-09T14:19:00Z">
              <w:r>
                <w:rPr>
                  <w:b w:val="0"/>
                  <w:bCs/>
                  <w:szCs w:val="26"/>
                </w:rPr>
                <w:t>Tìm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hiểu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về</w:t>
              </w:r>
            </w:ins>
            <w:proofErr w:type="spellEnd"/>
            <w:ins w:id="908" w:author="HIKARI" w:date="2019-11-09T14:20:00Z">
              <w:r>
                <w:rPr>
                  <w:b w:val="0"/>
                  <w:bCs/>
                  <w:szCs w:val="26"/>
                </w:rPr>
                <w:t xml:space="preserve"> Machine Learning </w:t>
              </w:r>
              <w:proofErr w:type="spellStart"/>
              <w:r>
                <w:rPr>
                  <w:b w:val="0"/>
                  <w:bCs/>
                  <w:szCs w:val="26"/>
                </w:rPr>
                <w:t>và</w:t>
              </w:r>
            </w:ins>
            <w:proofErr w:type="spellEnd"/>
            <w:ins w:id="909" w:author="HIKARI" w:date="2019-11-09T14:19:00Z"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mô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hình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Mạng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thần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</w:ins>
            <w:proofErr w:type="spellStart"/>
            <w:ins w:id="910" w:author="HIKARI" w:date="2019-11-09T14:20:00Z">
              <w:r>
                <w:rPr>
                  <w:b w:val="0"/>
                  <w:bCs/>
                  <w:szCs w:val="26"/>
                </w:rPr>
                <w:t>kinh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nhân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tạo</w:t>
              </w:r>
            </w:ins>
            <w:proofErr w:type="spellEnd"/>
          </w:p>
        </w:tc>
      </w:tr>
      <w:tr w:rsidR="00F87BDF" w:rsidRPr="00E24C10" w14:paraId="64458CBB" w14:textId="77777777" w:rsidTr="008A6D23">
        <w:tc>
          <w:tcPr>
            <w:tcW w:w="630" w:type="dxa"/>
            <w:tcPrChange w:id="911" w:author="HIKARI" w:date="2019-11-09T14:25:00Z">
              <w:tcPr>
                <w:tcW w:w="751" w:type="dxa"/>
              </w:tcPr>
            </w:tcPrChange>
          </w:tcPr>
          <w:p w14:paraId="360CA0F2" w14:textId="644C44A2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912" w:author="HIKARI" w:date="2019-11-09T13:52:00Z">
                <w:pPr>
                  <w:jc w:val="center"/>
                </w:pPr>
              </w:pPrChange>
            </w:pPr>
            <w:r w:rsidRPr="00E24C10">
              <w:rPr>
                <w:b w:val="0"/>
                <w:bCs/>
                <w:szCs w:val="26"/>
              </w:rPr>
              <w:t>6</w:t>
            </w:r>
          </w:p>
        </w:tc>
        <w:tc>
          <w:tcPr>
            <w:tcW w:w="10080" w:type="dxa"/>
            <w:tcPrChange w:id="913" w:author="HIKARI" w:date="2019-11-09T14:25:00Z">
              <w:tcPr>
                <w:tcW w:w="9612" w:type="dxa"/>
              </w:tcPr>
            </w:tcPrChange>
          </w:tcPr>
          <w:p w14:paraId="1D87228F" w14:textId="1D7F0E29" w:rsidR="00F87BDF" w:rsidRPr="00E24C10" w:rsidRDefault="008A6D23">
            <w:pPr>
              <w:spacing w:before="60" w:after="60" w:line="360" w:lineRule="auto"/>
              <w:rPr>
                <w:b w:val="0"/>
                <w:bCs/>
                <w:szCs w:val="26"/>
              </w:rPr>
              <w:pPrChange w:id="914" w:author="HIKARI" w:date="2019-11-09T13:52:00Z">
                <w:pPr/>
              </w:pPrChange>
            </w:pPr>
            <w:proofErr w:type="spellStart"/>
            <w:ins w:id="915" w:author="HIKARI" w:date="2019-11-09T14:20:00Z">
              <w:r>
                <w:rPr>
                  <w:b w:val="0"/>
                  <w:bCs/>
                  <w:szCs w:val="26"/>
                </w:rPr>
                <w:t>Tìm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hiểu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về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Tensorflow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, </w:t>
              </w:r>
              <w:proofErr w:type="spellStart"/>
              <w:r>
                <w:rPr>
                  <w:b w:val="0"/>
                  <w:bCs/>
                  <w:szCs w:val="26"/>
                </w:rPr>
                <w:t>bộ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Layer API </w:t>
              </w:r>
              <w:proofErr w:type="spellStart"/>
              <w:r>
                <w:rPr>
                  <w:b w:val="0"/>
                  <w:bCs/>
                  <w:szCs w:val="26"/>
                </w:rPr>
                <w:t>và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công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nghệ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</w:ins>
            <w:ins w:id="916" w:author="HIKARI" w:date="2019-11-09T14:21:00Z">
              <w:r>
                <w:rPr>
                  <w:b w:val="0"/>
                  <w:bCs/>
                  <w:szCs w:val="26"/>
                </w:rPr>
                <w:t>W</w:t>
              </w:r>
            </w:ins>
            <w:ins w:id="917" w:author="HIKARI" w:date="2019-11-09T14:20:00Z">
              <w:r w:rsidRPr="008A6D23">
                <w:rPr>
                  <w:b w:val="0"/>
                  <w:bCs/>
                  <w:szCs w:val="26"/>
                </w:rPr>
                <w:t>indows</w:t>
              </w:r>
            </w:ins>
            <w:ins w:id="918" w:author="HIKARI" w:date="2019-11-09T14:21:00Z">
              <w:r>
                <w:rPr>
                  <w:b w:val="0"/>
                  <w:bCs/>
                  <w:szCs w:val="26"/>
                </w:rPr>
                <w:t xml:space="preserve"> P</w:t>
              </w:r>
            </w:ins>
            <w:ins w:id="919" w:author="HIKARI" w:date="2019-11-09T14:20:00Z">
              <w:r w:rsidRPr="008A6D23">
                <w:rPr>
                  <w:b w:val="0"/>
                  <w:bCs/>
                  <w:szCs w:val="26"/>
                </w:rPr>
                <w:t xml:space="preserve">resentation </w:t>
              </w:r>
            </w:ins>
            <w:ins w:id="920" w:author="HIKARI" w:date="2019-11-09T14:21:00Z">
              <w:r>
                <w:rPr>
                  <w:b w:val="0"/>
                  <w:bCs/>
                  <w:szCs w:val="26"/>
                </w:rPr>
                <w:t>F</w:t>
              </w:r>
            </w:ins>
            <w:ins w:id="921" w:author="HIKARI" w:date="2019-11-09T14:20:00Z">
              <w:r w:rsidRPr="008A6D23">
                <w:rPr>
                  <w:b w:val="0"/>
                  <w:bCs/>
                  <w:szCs w:val="26"/>
                </w:rPr>
                <w:t>oundation</w:t>
              </w:r>
            </w:ins>
          </w:p>
        </w:tc>
      </w:tr>
      <w:tr w:rsidR="00F87BDF" w:rsidRPr="00E24C10" w14:paraId="64A92B91" w14:textId="77777777" w:rsidTr="008A6D23">
        <w:tc>
          <w:tcPr>
            <w:tcW w:w="630" w:type="dxa"/>
            <w:tcPrChange w:id="922" w:author="HIKARI" w:date="2019-11-09T14:25:00Z">
              <w:tcPr>
                <w:tcW w:w="751" w:type="dxa"/>
              </w:tcPr>
            </w:tcPrChange>
          </w:tcPr>
          <w:p w14:paraId="5B34D865" w14:textId="5CF1DB0F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923" w:author="HIKARI" w:date="2019-11-09T13:52:00Z">
                <w:pPr>
                  <w:jc w:val="center"/>
                </w:pPr>
              </w:pPrChange>
            </w:pPr>
            <w:r w:rsidRPr="00E24C10">
              <w:rPr>
                <w:b w:val="0"/>
                <w:bCs/>
                <w:szCs w:val="26"/>
              </w:rPr>
              <w:t>7</w:t>
            </w:r>
          </w:p>
        </w:tc>
        <w:tc>
          <w:tcPr>
            <w:tcW w:w="10080" w:type="dxa"/>
            <w:tcPrChange w:id="924" w:author="HIKARI" w:date="2019-11-09T14:25:00Z">
              <w:tcPr>
                <w:tcW w:w="9612" w:type="dxa"/>
              </w:tcPr>
            </w:tcPrChange>
          </w:tcPr>
          <w:p w14:paraId="155E7B34" w14:textId="0B9CA919" w:rsidR="00F87BDF" w:rsidRPr="00E24C10" w:rsidRDefault="008A6D23">
            <w:pPr>
              <w:spacing w:before="60" w:after="60" w:line="360" w:lineRule="auto"/>
              <w:rPr>
                <w:b w:val="0"/>
                <w:bCs/>
                <w:szCs w:val="26"/>
              </w:rPr>
              <w:pPrChange w:id="925" w:author="HIKARI" w:date="2019-11-09T13:52:00Z">
                <w:pPr/>
              </w:pPrChange>
            </w:pPr>
            <w:proofErr w:type="spellStart"/>
            <w:ins w:id="926" w:author="HIKARI" w:date="2019-11-09T14:22:00Z">
              <w:r>
                <w:rPr>
                  <w:b w:val="0"/>
                  <w:bCs/>
                  <w:szCs w:val="26"/>
                </w:rPr>
                <w:t>Phân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</w:t>
              </w:r>
            </w:ins>
            <w:ins w:id="927" w:author="HIKARI" w:date="2019-11-09T14:23:00Z">
              <w:r>
                <w:rPr>
                  <w:b w:val="0"/>
                  <w:bCs/>
                  <w:szCs w:val="26"/>
                </w:rPr>
                <w:t>ích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input, </w:t>
              </w:r>
              <w:proofErr w:type="spellStart"/>
              <w:r>
                <w:rPr>
                  <w:b w:val="0"/>
                  <w:bCs/>
                  <w:szCs w:val="26"/>
                </w:rPr>
                <w:t>xây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dựng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và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cài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đặt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thuật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proofErr w:type="gramStart"/>
              <w:r>
                <w:rPr>
                  <w:b w:val="0"/>
                  <w:bCs/>
                  <w:szCs w:val="26"/>
                </w:rPr>
                <w:t>toán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 </w:t>
              </w:r>
              <w:proofErr w:type="spellStart"/>
              <w:r>
                <w:rPr>
                  <w:b w:val="0"/>
                  <w:bCs/>
                  <w:szCs w:val="26"/>
                </w:rPr>
                <w:t>đọc</w:t>
              </w:r>
              <w:proofErr w:type="spellEnd"/>
              <w:proofErr w:type="gramEnd"/>
              <w:r>
                <w:rPr>
                  <w:b w:val="0"/>
                  <w:bCs/>
                  <w:szCs w:val="26"/>
                </w:rPr>
                <w:t xml:space="preserve"> input</w:t>
              </w:r>
            </w:ins>
            <w:ins w:id="928" w:author="HIKARI" w:date="2019-11-09T14:25:00Z">
              <w:r>
                <w:rPr>
                  <w:b w:val="0"/>
                  <w:bCs/>
                  <w:szCs w:val="26"/>
                </w:rPr>
                <w:t xml:space="preserve">. </w:t>
              </w:r>
              <w:proofErr w:type="spellStart"/>
              <w:r>
                <w:rPr>
                  <w:b w:val="0"/>
                  <w:bCs/>
                  <w:szCs w:val="26"/>
                </w:rPr>
                <w:t>Bắt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đầu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thiết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kế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giao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diện</w:t>
              </w:r>
            </w:ins>
            <w:proofErr w:type="spellEnd"/>
          </w:p>
        </w:tc>
      </w:tr>
      <w:tr w:rsidR="00F87BDF" w:rsidRPr="00E24C10" w14:paraId="763F0991" w14:textId="77777777" w:rsidTr="008A6D23">
        <w:tc>
          <w:tcPr>
            <w:tcW w:w="630" w:type="dxa"/>
            <w:tcPrChange w:id="929" w:author="HIKARI" w:date="2019-11-09T14:25:00Z">
              <w:tcPr>
                <w:tcW w:w="751" w:type="dxa"/>
              </w:tcPr>
            </w:tcPrChange>
          </w:tcPr>
          <w:p w14:paraId="48F943ED" w14:textId="24086D3B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930" w:author="HIKARI" w:date="2019-11-09T13:52:00Z">
                <w:pPr>
                  <w:jc w:val="center"/>
                </w:pPr>
              </w:pPrChange>
            </w:pPr>
            <w:r w:rsidRPr="00E24C10">
              <w:rPr>
                <w:b w:val="0"/>
                <w:bCs/>
                <w:szCs w:val="26"/>
              </w:rPr>
              <w:t>8</w:t>
            </w:r>
          </w:p>
        </w:tc>
        <w:tc>
          <w:tcPr>
            <w:tcW w:w="10080" w:type="dxa"/>
            <w:tcPrChange w:id="931" w:author="HIKARI" w:date="2019-11-09T14:25:00Z">
              <w:tcPr>
                <w:tcW w:w="9612" w:type="dxa"/>
              </w:tcPr>
            </w:tcPrChange>
          </w:tcPr>
          <w:p w14:paraId="1DAFA44E" w14:textId="747D618C" w:rsidR="00F87BDF" w:rsidRPr="00E24C10" w:rsidRDefault="008A6D23">
            <w:pPr>
              <w:spacing w:before="60" w:after="60" w:line="360" w:lineRule="auto"/>
              <w:rPr>
                <w:b w:val="0"/>
                <w:bCs/>
                <w:szCs w:val="26"/>
              </w:rPr>
              <w:pPrChange w:id="932" w:author="HIKARI" w:date="2019-11-09T13:52:00Z">
                <w:pPr/>
              </w:pPrChange>
            </w:pPr>
            <w:proofErr w:type="spellStart"/>
            <w:ins w:id="933" w:author="HIKARI" w:date="2019-11-09T14:23:00Z">
              <w:r>
                <w:rPr>
                  <w:b w:val="0"/>
                  <w:bCs/>
                  <w:szCs w:val="26"/>
                </w:rPr>
                <w:t>Xây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dựng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và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cài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đặt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các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lớp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cho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TensorFlow Layer API </w:t>
              </w:r>
              <w:proofErr w:type="spellStart"/>
              <w:r>
                <w:rPr>
                  <w:b w:val="0"/>
                  <w:bCs/>
                  <w:szCs w:val="26"/>
                </w:rPr>
                <w:t>và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</w:ins>
            <w:proofErr w:type="spellStart"/>
            <w:ins w:id="934" w:author="HIKARI" w:date="2019-11-09T14:24:00Z">
              <w:r>
                <w:rPr>
                  <w:b w:val="0"/>
                  <w:bCs/>
                  <w:szCs w:val="26"/>
                </w:rPr>
                <w:t>các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lớp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chức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năng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của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phần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mềm</w:t>
              </w:r>
            </w:ins>
            <w:proofErr w:type="spellEnd"/>
          </w:p>
        </w:tc>
      </w:tr>
      <w:tr w:rsidR="00F87BDF" w:rsidRPr="00E24C10" w14:paraId="651BB2A9" w14:textId="77777777" w:rsidTr="008A6D23">
        <w:tc>
          <w:tcPr>
            <w:tcW w:w="630" w:type="dxa"/>
            <w:tcPrChange w:id="935" w:author="HIKARI" w:date="2019-11-09T14:25:00Z">
              <w:tcPr>
                <w:tcW w:w="751" w:type="dxa"/>
              </w:tcPr>
            </w:tcPrChange>
          </w:tcPr>
          <w:p w14:paraId="6B5EF995" w14:textId="1C2B618E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936" w:author="HIKARI" w:date="2019-11-09T13:52:00Z">
                <w:pPr>
                  <w:jc w:val="center"/>
                </w:pPr>
              </w:pPrChange>
            </w:pPr>
            <w:r w:rsidRPr="00E24C10">
              <w:rPr>
                <w:b w:val="0"/>
                <w:bCs/>
                <w:szCs w:val="26"/>
              </w:rPr>
              <w:t>9</w:t>
            </w:r>
          </w:p>
        </w:tc>
        <w:tc>
          <w:tcPr>
            <w:tcW w:w="10080" w:type="dxa"/>
            <w:tcPrChange w:id="937" w:author="HIKARI" w:date="2019-11-09T14:25:00Z">
              <w:tcPr>
                <w:tcW w:w="9612" w:type="dxa"/>
              </w:tcPr>
            </w:tcPrChange>
          </w:tcPr>
          <w:p w14:paraId="3599B759" w14:textId="5AF2B43A" w:rsidR="00F87BDF" w:rsidRPr="00E24C10" w:rsidRDefault="008A6D23">
            <w:pPr>
              <w:spacing w:before="60" w:after="60" w:line="360" w:lineRule="auto"/>
              <w:rPr>
                <w:b w:val="0"/>
                <w:bCs/>
                <w:szCs w:val="26"/>
              </w:rPr>
              <w:pPrChange w:id="938" w:author="HIKARI" w:date="2019-11-09T13:52:00Z">
                <w:pPr/>
              </w:pPrChange>
            </w:pPr>
            <w:proofErr w:type="spellStart"/>
            <w:ins w:id="939" w:author="HIKARI" w:date="2019-11-09T14:25:00Z">
              <w:r>
                <w:rPr>
                  <w:b w:val="0"/>
                  <w:bCs/>
                  <w:szCs w:val="26"/>
                </w:rPr>
                <w:t>Xây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dựng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và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cài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đặt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thuật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toán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dựng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hình</w:t>
              </w:r>
            </w:ins>
            <w:proofErr w:type="spellEnd"/>
          </w:p>
        </w:tc>
      </w:tr>
      <w:tr w:rsidR="00F87BDF" w:rsidRPr="00E24C10" w14:paraId="5C8547CF" w14:textId="77777777" w:rsidTr="008A6D23">
        <w:tc>
          <w:tcPr>
            <w:tcW w:w="630" w:type="dxa"/>
            <w:tcPrChange w:id="940" w:author="HIKARI" w:date="2019-11-09T14:25:00Z">
              <w:tcPr>
                <w:tcW w:w="751" w:type="dxa"/>
              </w:tcPr>
            </w:tcPrChange>
          </w:tcPr>
          <w:p w14:paraId="72A1FBB9" w14:textId="5BCF6CFA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941" w:author="HIKARI" w:date="2019-11-09T13:52:00Z">
                <w:pPr>
                  <w:jc w:val="center"/>
                </w:pPr>
              </w:pPrChange>
            </w:pPr>
            <w:r w:rsidRPr="00E24C10">
              <w:rPr>
                <w:b w:val="0"/>
                <w:bCs/>
                <w:szCs w:val="26"/>
              </w:rPr>
              <w:t>10</w:t>
            </w:r>
          </w:p>
        </w:tc>
        <w:tc>
          <w:tcPr>
            <w:tcW w:w="10080" w:type="dxa"/>
            <w:tcPrChange w:id="942" w:author="HIKARI" w:date="2019-11-09T14:25:00Z">
              <w:tcPr>
                <w:tcW w:w="9612" w:type="dxa"/>
              </w:tcPr>
            </w:tcPrChange>
          </w:tcPr>
          <w:p w14:paraId="4B42CB7D" w14:textId="12444456" w:rsidR="00F87BDF" w:rsidRPr="00E24C10" w:rsidRDefault="008A6D23">
            <w:pPr>
              <w:spacing w:before="60" w:after="60" w:line="360" w:lineRule="auto"/>
              <w:rPr>
                <w:b w:val="0"/>
                <w:bCs/>
                <w:szCs w:val="26"/>
              </w:rPr>
              <w:pPrChange w:id="943" w:author="HIKARI" w:date="2019-11-09T13:52:00Z">
                <w:pPr/>
              </w:pPrChange>
            </w:pPr>
            <w:proofErr w:type="spellStart"/>
            <w:ins w:id="944" w:author="HIKARI" w:date="2019-11-09T14:26:00Z">
              <w:r>
                <w:rPr>
                  <w:b w:val="0"/>
                  <w:bCs/>
                  <w:szCs w:val="26"/>
                </w:rPr>
                <w:t>Xây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dựng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, </w:t>
              </w:r>
              <w:proofErr w:type="spellStart"/>
              <w:r>
                <w:rPr>
                  <w:b w:val="0"/>
                  <w:bCs/>
                  <w:szCs w:val="26"/>
                </w:rPr>
                <w:t>cài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đặt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chức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năng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tìm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kiếm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, </w:t>
              </w:r>
              <w:proofErr w:type="spellStart"/>
              <w:r>
                <w:rPr>
                  <w:b w:val="0"/>
                  <w:bCs/>
                  <w:szCs w:val="26"/>
                </w:rPr>
                <w:t>hoàn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thành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phần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mềm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. </w:t>
              </w:r>
              <w:proofErr w:type="spellStart"/>
              <w:r>
                <w:rPr>
                  <w:b w:val="0"/>
                  <w:bCs/>
                  <w:szCs w:val="26"/>
                </w:rPr>
                <w:t>Soát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lỗi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, </w:t>
              </w:r>
              <w:proofErr w:type="spellStart"/>
              <w:r>
                <w:rPr>
                  <w:b w:val="0"/>
                  <w:bCs/>
                  <w:szCs w:val="26"/>
                </w:rPr>
                <w:t>kiểm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thử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phần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mềm</w:t>
              </w:r>
              <w:proofErr w:type="spellEnd"/>
              <w:r>
                <w:rPr>
                  <w:b w:val="0"/>
                  <w:bCs/>
                  <w:szCs w:val="26"/>
                </w:rPr>
                <w:t>.</w:t>
              </w:r>
            </w:ins>
          </w:p>
        </w:tc>
      </w:tr>
      <w:tr w:rsidR="00F87BDF" w:rsidRPr="00E24C10" w14:paraId="64FE1377" w14:textId="77777777" w:rsidTr="008A6D23">
        <w:tc>
          <w:tcPr>
            <w:tcW w:w="630" w:type="dxa"/>
            <w:tcPrChange w:id="945" w:author="HIKARI" w:date="2019-11-09T14:25:00Z">
              <w:tcPr>
                <w:tcW w:w="751" w:type="dxa"/>
              </w:tcPr>
            </w:tcPrChange>
          </w:tcPr>
          <w:p w14:paraId="45FA2325" w14:textId="1378D6C3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946" w:author="HIKARI" w:date="2019-11-09T13:52:00Z">
                <w:pPr>
                  <w:jc w:val="center"/>
                </w:pPr>
              </w:pPrChange>
            </w:pPr>
            <w:r w:rsidRPr="00E24C10">
              <w:rPr>
                <w:b w:val="0"/>
                <w:bCs/>
                <w:szCs w:val="26"/>
              </w:rPr>
              <w:t>11</w:t>
            </w:r>
            <w:commentRangeEnd w:id="900"/>
            <w:r w:rsidR="006961FC">
              <w:rPr>
                <w:rStyle w:val="CommentReference"/>
              </w:rPr>
              <w:commentReference w:id="900"/>
            </w:r>
          </w:p>
        </w:tc>
        <w:tc>
          <w:tcPr>
            <w:tcW w:w="10080" w:type="dxa"/>
            <w:tcPrChange w:id="947" w:author="HIKARI" w:date="2019-11-09T14:25:00Z">
              <w:tcPr>
                <w:tcW w:w="9612" w:type="dxa"/>
              </w:tcPr>
            </w:tcPrChange>
          </w:tcPr>
          <w:p w14:paraId="2823158A" w14:textId="139A10F8" w:rsidR="00F87BDF" w:rsidRPr="00E24C10" w:rsidRDefault="008A6D23">
            <w:pPr>
              <w:spacing w:before="60" w:after="60" w:line="360" w:lineRule="auto"/>
              <w:rPr>
                <w:b w:val="0"/>
                <w:bCs/>
                <w:szCs w:val="26"/>
              </w:rPr>
              <w:pPrChange w:id="948" w:author="HIKARI" w:date="2019-11-09T13:52:00Z">
                <w:pPr/>
              </w:pPrChange>
            </w:pPr>
            <w:proofErr w:type="spellStart"/>
            <w:ins w:id="949" w:author="HIKARI" w:date="2019-11-09T14:26:00Z">
              <w:r>
                <w:rPr>
                  <w:b w:val="0"/>
                  <w:bCs/>
                  <w:szCs w:val="26"/>
                </w:rPr>
                <w:t>Viết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báo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cáo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và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</w:ins>
            <w:proofErr w:type="spellStart"/>
            <w:ins w:id="950" w:author="HIKARI" w:date="2019-11-09T14:27:00Z">
              <w:r>
                <w:rPr>
                  <w:b w:val="0"/>
                  <w:bCs/>
                  <w:szCs w:val="26"/>
                </w:rPr>
                <w:t>làm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file </w:t>
              </w:r>
              <w:proofErr w:type="spellStart"/>
              <w:r>
                <w:rPr>
                  <w:b w:val="0"/>
                  <w:bCs/>
                  <w:szCs w:val="26"/>
                </w:rPr>
                <w:t>trình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chiếu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phục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vụ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việc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báo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cáo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và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thuyết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trình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đồ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án</w:t>
              </w:r>
            </w:ins>
            <w:proofErr w:type="spellEnd"/>
          </w:p>
        </w:tc>
      </w:tr>
    </w:tbl>
    <w:p w14:paraId="6B291A4C" w14:textId="77777777" w:rsidR="00200D3E" w:rsidRPr="00E24C10" w:rsidRDefault="00200D3E" w:rsidP="00F87BDF">
      <w:pPr>
        <w:rPr>
          <w:i/>
          <w:iCs/>
          <w:sz w:val="32"/>
        </w:rPr>
      </w:pPr>
    </w:p>
    <w:p w14:paraId="538CA2B7" w14:textId="386443F7" w:rsidR="001229A4" w:rsidRPr="001719AC" w:rsidRDefault="004564FE">
      <w:pPr>
        <w:pStyle w:val="Heading2"/>
        <w:numPr>
          <w:ilvl w:val="0"/>
          <w:numId w:val="43"/>
        </w:numPr>
        <w:pPrChange w:id="951" w:author="HIKARI" w:date="2019-11-08T21:22:00Z">
          <w:pPr>
            <w:pStyle w:val="ListParagraph"/>
            <w:numPr>
              <w:numId w:val="20"/>
            </w:numPr>
            <w:ind w:hanging="360"/>
            <w:outlineLvl w:val="1"/>
          </w:pPr>
        </w:pPrChange>
      </w:pPr>
      <w:bookmarkStart w:id="952" w:name="_Toc24298332"/>
      <w:proofErr w:type="spellStart"/>
      <w:r w:rsidRPr="00E24C10">
        <w:t>Phân</w:t>
      </w:r>
      <w:proofErr w:type="spellEnd"/>
      <w:r w:rsidRPr="00E24C10">
        <w:t xml:space="preserve"> </w:t>
      </w:r>
      <w:proofErr w:type="spellStart"/>
      <w:r w:rsidRPr="00E24C10">
        <w:t>công</w:t>
      </w:r>
      <w:proofErr w:type="spellEnd"/>
      <w:r w:rsidRPr="00E24C10">
        <w:t xml:space="preserve"> </w:t>
      </w:r>
      <w:proofErr w:type="spellStart"/>
      <w:r w:rsidRPr="00E24C10">
        <w:t>công</w:t>
      </w:r>
      <w:proofErr w:type="spellEnd"/>
      <w:r w:rsidRPr="00E24C10">
        <w:t xml:space="preserve"> </w:t>
      </w:r>
      <w:proofErr w:type="spellStart"/>
      <w:r w:rsidRPr="00E24C10">
        <w:t>việc</w:t>
      </w:r>
      <w:bookmarkEnd w:id="952"/>
      <w:proofErr w:type="spellEnd"/>
    </w:p>
    <w:p w14:paraId="6C419B7B" w14:textId="11503B78" w:rsidR="001719AC" w:rsidRPr="00913508" w:rsidRDefault="001719AC" w:rsidP="00913508">
      <w:pPr>
        <w:pStyle w:val="Caption"/>
        <w:keepNext/>
        <w:jc w:val="center"/>
        <w:rPr>
          <w:sz w:val="20"/>
          <w:szCs w:val="20"/>
        </w:rPr>
      </w:pPr>
      <w:bookmarkStart w:id="953" w:name="_Toc24052624"/>
      <w:bookmarkStart w:id="954" w:name="_Toc24298369"/>
      <w:proofErr w:type="spellStart"/>
      <w:r w:rsidRPr="00913508">
        <w:rPr>
          <w:sz w:val="20"/>
          <w:szCs w:val="20"/>
        </w:rPr>
        <w:t>Bảng</w:t>
      </w:r>
      <w:proofErr w:type="spellEnd"/>
      <w:r w:rsidRPr="00913508">
        <w:rPr>
          <w:sz w:val="20"/>
          <w:szCs w:val="20"/>
        </w:rPr>
        <w:t xml:space="preserve"> </w:t>
      </w:r>
      <w:r w:rsidRPr="00913508">
        <w:rPr>
          <w:sz w:val="20"/>
          <w:szCs w:val="20"/>
        </w:rPr>
        <w:fldChar w:fldCharType="begin"/>
      </w:r>
      <w:r w:rsidRPr="00913508">
        <w:rPr>
          <w:sz w:val="20"/>
          <w:szCs w:val="20"/>
        </w:rPr>
        <w:instrText xml:space="preserve"> SEQ Bảng \* ARABIC </w:instrText>
      </w:r>
      <w:r w:rsidRPr="00913508">
        <w:rPr>
          <w:sz w:val="20"/>
          <w:szCs w:val="20"/>
        </w:rPr>
        <w:fldChar w:fldCharType="separate"/>
      </w:r>
      <w:r w:rsidRPr="00913508">
        <w:rPr>
          <w:noProof/>
          <w:sz w:val="20"/>
          <w:szCs w:val="20"/>
        </w:rPr>
        <w:t>2</w:t>
      </w:r>
      <w:r w:rsidRPr="00913508">
        <w:rPr>
          <w:sz w:val="20"/>
          <w:szCs w:val="20"/>
        </w:rPr>
        <w:fldChar w:fldCharType="end"/>
      </w:r>
      <w:r w:rsidRPr="00913508">
        <w:rPr>
          <w:sz w:val="20"/>
          <w:szCs w:val="20"/>
        </w:rPr>
        <w:t xml:space="preserve">: </w:t>
      </w:r>
      <w:proofErr w:type="spellStart"/>
      <w:r w:rsidRPr="00913508">
        <w:rPr>
          <w:sz w:val="20"/>
          <w:szCs w:val="20"/>
        </w:rPr>
        <w:t>Phân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công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công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việc</w:t>
      </w:r>
      <w:proofErr w:type="spellEnd"/>
      <w:r w:rsidRPr="00913508">
        <w:rPr>
          <w:sz w:val="20"/>
          <w:szCs w:val="20"/>
        </w:rPr>
        <w:t xml:space="preserve"> &amp; </w:t>
      </w:r>
      <w:proofErr w:type="spellStart"/>
      <w:r w:rsidRPr="00913508">
        <w:rPr>
          <w:sz w:val="20"/>
          <w:szCs w:val="20"/>
        </w:rPr>
        <w:t>đóp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góp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của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mỗi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sinh</w:t>
      </w:r>
      <w:proofErr w:type="spellEnd"/>
      <w:r w:rsidRPr="00913508">
        <w:rPr>
          <w:sz w:val="20"/>
          <w:szCs w:val="20"/>
        </w:rPr>
        <w:t xml:space="preserve"> </w:t>
      </w:r>
      <w:proofErr w:type="spellStart"/>
      <w:r w:rsidRPr="00913508">
        <w:rPr>
          <w:sz w:val="20"/>
          <w:szCs w:val="20"/>
        </w:rPr>
        <w:t>viên</w:t>
      </w:r>
      <w:bookmarkEnd w:id="953"/>
      <w:bookmarkEnd w:id="954"/>
      <w:proofErr w:type="spellEnd"/>
    </w:p>
    <w:tbl>
      <w:tblPr>
        <w:tblStyle w:val="TableGrid"/>
        <w:tblW w:w="10705" w:type="dxa"/>
        <w:tblLook w:val="04A0" w:firstRow="1" w:lastRow="0" w:firstColumn="1" w:lastColumn="0" w:noHBand="0" w:noVBand="1"/>
        <w:tblPrChange w:id="955" w:author="HIKARI" w:date="2019-11-09T14:24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625"/>
        <w:gridCol w:w="2430"/>
        <w:gridCol w:w="6300"/>
        <w:gridCol w:w="1350"/>
        <w:tblGridChange w:id="956">
          <w:tblGrid>
            <w:gridCol w:w="625"/>
            <w:gridCol w:w="2430"/>
            <w:gridCol w:w="6030"/>
            <w:gridCol w:w="1273"/>
          </w:tblGrid>
        </w:tblGridChange>
      </w:tblGrid>
      <w:tr w:rsidR="00F87BDF" w:rsidRPr="00E24C10" w14:paraId="54EC7E91" w14:textId="77777777" w:rsidTr="008A6D23">
        <w:tc>
          <w:tcPr>
            <w:tcW w:w="625" w:type="dxa"/>
            <w:tcPrChange w:id="957" w:author="HIKARI" w:date="2019-11-09T14:24:00Z">
              <w:tcPr>
                <w:tcW w:w="625" w:type="dxa"/>
              </w:tcPr>
            </w:tcPrChange>
          </w:tcPr>
          <w:p w14:paraId="0F91FAEF" w14:textId="44C4CA88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958" w:author="HIKARI" w:date="2019-11-08T23:00:00Z">
                <w:pPr>
                  <w:jc w:val="center"/>
                </w:pPr>
              </w:pPrChange>
            </w:pPr>
            <w:commentRangeStart w:id="959"/>
            <w:r w:rsidRPr="00E24C10">
              <w:rPr>
                <w:b w:val="0"/>
                <w:bCs/>
                <w:szCs w:val="26"/>
              </w:rPr>
              <w:t>TT</w:t>
            </w:r>
          </w:p>
        </w:tc>
        <w:tc>
          <w:tcPr>
            <w:tcW w:w="2430" w:type="dxa"/>
            <w:tcPrChange w:id="960" w:author="HIKARI" w:date="2019-11-09T14:24:00Z">
              <w:tcPr>
                <w:tcW w:w="2430" w:type="dxa"/>
              </w:tcPr>
            </w:tcPrChange>
          </w:tcPr>
          <w:p w14:paraId="6E544ECE" w14:textId="61216252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961" w:author="HIKARI" w:date="2019-11-08T23:00:00Z">
                <w:pPr>
                  <w:jc w:val="center"/>
                </w:pPr>
              </w:pPrChange>
            </w:pPr>
            <w:proofErr w:type="spellStart"/>
            <w:r w:rsidRPr="00E24C10">
              <w:rPr>
                <w:b w:val="0"/>
                <w:bCs/>
                <w:szCs w:val="26"/>
              </w:rPr>
              <w:t>Tên</w:t>
            </w:r>
            <w:proofErr w:type="spellEnd"/>
            <w:r w:rsidRPr="00E24C10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45FFD" w:rsidRPr="00E24C10">
              <w:rPr>
                <w:b w:val="0"/>
                <w:bCs/>
                <w:szCs w:val="26"/>
              </w:rPr>
              <w:t>sinh</w:t>
            </w:r>
            <w:proofErr w:type="spellEnd"/>
            <w:r w:rsidR="00E45FFD" w:rsidRPr="00E24C10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E45FFD" w:rsidRPr="00E24C10">
              <w:rPr>
                <w:b w:val="0"/>
                <w:bCs/>
                <w:szCs w:val="26"/>
              </w:rPr>
              <w:t>viên</w:t>
            </w:r>
            <w:proofErr w:type="spellEnd"/>
          </w:p>
        </w:tc>
        <w:tc>
          <w:tcPr>
            <w:tcW w:w="6300" w:type="dxa"/>
            <w:tcPrChange w:id="962" w:author="HIKARI" w:date="2019-11-09T14:24:00Z">
              <w:tcPr>
                <w:tcW w:w="6030" w:type="dxa"/>
              </w:tcPr>
            </w:tcPrChange>
          </w:tcPr>
          <w:p w14:paraId="33602694" w14:textId="662994EF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963" w:author="HIKARI" w:date="2019-11-08T23:00:00Z">
                <w:pPr>
                  <w:jc w:val="center"/>
                </w:pPr>
              </w:pPrChange>
            </w:pPr>
            <w:proofErr w:type="spellStart"/>
            <w:r w:rsidRPr="00E24C10">
              <w:rPr>
                <w:b w:val="0"/>
                <w:bCs/>
                <w:szCs w:val="26"/>
              </w:rPr>
              <w:t>Miêu</w:t>
            </w:r>
            <w:proofErr w:type="spellEnd"/>
            <w:r w:rsidRPr="00E24C10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E24C10">
              <w:rPr>
                <w:b w:val="0"/>
                <w:bCs/>
                <w:szCs w:val="26"/>
              </w:rPr>
              <w:t>tả</w:t>
            </w:r>
            <w:proofErr w:type="spellEnd"/>
            <w:r w:rsidRPr="00E24C10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E24C10">
              <w:rPr>
                <w:b w:val="0"/>
                <w:bCs/>
                <w:szCs w:val="26"/>
              </w:rPr>
              <w:t>công</w:t>
            </w:r>
            <w:proofErr w:type="spellEnd"/>
            <w:r w:rsidRPr="00E24C10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E24C10">
              <w:rPr>
                <w:b w:val="0"/>
                <w:bCs/>
                <w:szCs w:val="26"/>
              </w:rPr>
              <w:t>việc</w:t>
            </w:r>
            <w:proofErr w:type="spellEnd"/>
          </w:p>
        </w:tc>
        <w:tc>
          <w:tcPr>
            <w:tcW w:w="1350" w:type="dxa"/>
            <w:vAlign w:val="center"/>
            <w:tcPrChange w:id="964" w:author="HIKARI" w:date="2019-11-09T14:24:00Z">
              <w:tcPr>
                <w:tcW w:w="1273" w:type="dxa"/>
              </w:tcPr>
            </w:tcPrChange>
          </w:tcPr>
          <w:p w14:paraId="0AB4CB6B" w14:textId="1A831B29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965" w:author="HIKARI" w:date="2019-11-08T23:02:00Z">
                <w:pPr>
                  <w:jc w:val="center"/>
                </w:pPr>
              </w:pPrChange>
            </w:pPr>
            <w:proofErr w:type="spellStart"/>
            <w:r w:rsidRPr="00E24C10">
              <w:rPr>
                <w:b w:val="0"/>
                <w:bCs/>
                <w:szCs w:val="26"/>
              </w:rPr>
              <w:t>Đóng</w:t>
            </w:r>
            <w:proofErr w:type="spellEnd"/>
            <w:r w:rsidRPr="00E24C10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E24C10">
              <w:rPr>
                <w:b w:val="0"/>
                <w:bCs/>
                <w:szCs w:val="26"/>
              </w:rPr>
              <w:t>góp</w:t>
            </w:r>
            <w:proofErr w:type="spellEnd"/>
          </w:p>
        </w:tc>
      </w:tr>
      <w:tr w:rsidR="00F87BDF" w:rsidRPr="00E24C10" w14:paraId="3F8ABF60" w14:textId="77777777" w:rsidTr="008A6D23">
        <w:tc>
          <w:tcPr>
            <w:tcW w:w="625" w:type="dxa"/>
            <w:tcPrChange w:id="966" w:author="HIKARI" w:date="2019-11-09T14:24:00Z">
              <w:tcPr>
                <w:tcW w:w="625" w:type="dxa"/>
              </w:tcPr>
            </w:tcPrChange>
          </w:tcPr>
          <w:p w14:paraId="0FC07172" w14:textId="38A76FE8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967" w:author="HIKARI" w:date="2019-11-08T23:00:00Z">
                <w:pPr>
                  <w:jc w:val="center"/>
                </w:pPr>
              </w:pPrChange>
            </w:pPr>
            <w:r w:rsidRPr="00E24C10">
              <w:rPr>
                <w:b w:val="0"/>
                <w:bCs/>
                <w:szCs w:val="26"/>
              </w:rPr>
              <w:t>1</w:t>
            </w:r>
          </w:p>
        </w:tc>
        <w:tc>
          <w:tcPr>
            <w:tcW w:w="2430" w:type="dxa"/>
            <w:tcPrChange w:id="968" w:author="HIKARI" w:date="2019-11-09T14:24:00Z">
              <w:tcPr>
                <w:tcW w:w="2430" w:type="dxa"/>
              </w:tcPr>
            </w:tcPrChange>
          </w:tcPr>
          <w:p w14:paraId="64CCE40D" w14:textId="416454D8" w:rsidR="00F87BDF" w:rsidRPr="00E24C10" w:rsidRDefault="00F87BDF">
            <w:pPr>
              <w:spacing w:before="60" w:after="60" w:line="360" w:lineRule="auto"/>
              <w:rPr>
                <w:b w:val="0"/>
                <w:bCs/>
                <w:szCs w:val="26"/>
              </w:rPr>
              <w:pPrChange w:id="969" w:author="HIKARI" w:date="2019-11-08T23:00:00Z">
                <w:pPr/>
              </w:pPrChange>
            </w:pPr>
            <w:proofErr w:type="spellStart"/>
            <w:r w:rsidRPr="00E24C10">
              <w:rPr>
                <w:b w:val="0"/>
                <w:bCs/>
                <w:szCs w:val="26"/>
              </w:rPr>
              <w:t>Huỳnh</w:t>
            </w:r>
            <w:proofErr w:type="spellEnd"/>
            <w:r w:rsidRPr="00E24C10">
              <w:rPr>
                <w:b w:val="0"/>
                <w:bCs/>
                <w:szCs w:val="26"/>
              </w:rPr>
              <w:t xml:space="preserve"> Q.H. </w:t>
            </w:r>
            <w:proofErr w:type="spellStart"/>
            <w:r w:rsidRPr="00E24C10">
              <w:rPr>
                <w:b w:val="0"/>
                <w:bCs/>
                <w:szCs w:val="26"/>
              </w:rPr>
              <w:t>Vương</w:t>
            </w:r>
            <w:proofErr w:type="spellEnd"/>
          </w:p>
        </w:tc>
        <w:tc>
          <w:tcPr>
            <w:tcW w:w="6300" w:type="dxa"/>
            <w:tcPrChange w:id="970" w:author="HIKARI" w:date="2019-11-09T14:24:00Z">
              <w:tcPr>
                <w:tcW w:w="6030" w:type="dxa"/>
              </w:tcPr>
            </w:tcPrChange>
          </w:tcPr>
          <w:p w14:paraId="7CEAE40C" w14:textId="194A2FA9" w:rsidR="00F87BDF" w:rsidRDefault="000A1F2E" w:rsidP="000A1F2E">
            <w:pPr>
              <w:pStyle w:val="ListParagraph"/>
              <w:numPr>
                <w:ilvl w:val="0"/>
                <w:numId w:val="30"/>
              </w:numPr>
              <w:spacing w:before="60" w:after="60" w:line="360" w:lineRule="auto"/>
              <w:rPr>
                <w:ins w:id="971" w:author="HIKARI" w:date="2019-11-08T23:01:00Z"/>
                <w:b w:val="0"/>
                <w:bCs/>
                <w:szCs w:val="26"/>
              </w:rPr>
            </w:pPr>
            <w:proofErr w:type="spellStart"/>
            <w:ins w:id="972" w:author="HIKARI" w:date="2019-11-08T23:00:00Z">
              <w:r>
                <w:rPr>
                  <w:b w:val="0"/>
                  <w:bCs/>
                  <w:szCs w:val="26"/>
                </w:rPr>
                <w:t>Thiết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kế</w:t>
              </w:r>
            </w:ins>
            <w:proofErr w:type="spellEnd"/>
            <w:ins w:id="973" w:author="HIKARI" w:date="2019-11-08T23:01:00Z"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chính</w:t>
              </w:r>
            </w:ins>
            <w:proofErr w:type="spellEnd"/>
            <w:ins w:id="974" w:author="HIKARI" w:date="2019-11-08T23:00:00Z"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các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lớp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của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</w:ins>
            <w:ins w:id="975" w:author="HIKARI" w:date="2019-11-08T23:01:00Z">
              <w:r>
                <w:rPr>
                  <w:b w:val="0"/>
                  <w:bCs/>
                  <w:szCs w:val="26"/>
                </w:rPr>
                <w:t>TensorFlow Layer API</w:t>
              </w:r>
            </w:ins>
          </w:p>
          <w:p w14:paraId="57E6182B" w14:textId="77777777" w:rsidR="000A1F2E" w:rsidRDefault="000A1F2E" w:rsidP="000A1F2E">
            <w:pPr>
              <w:pStyle w:val="ListParagraph"/>
              <w:numPr>
                <w:ilvl w:val="0"/>
                <w:numId w:val="30"/>
              </w:numPr>
              <w:spacing w:before="60" w:after="60" w:line="360" w:lineRule="auto"/>
              <w:rPr>
                <w:ins w:id="976" w:author="HIKARI" w:date="2019-11-08T23:01:00Z"/>
                <w:b w:val="0"/>
                <w:bCs/>
                <w:szCs w:val="26"/>
              </w:rPr>
            </w:pPr>
            <w:proofErr w:type="spellStart"/>
            <w:ins w:id="977" w:author="HIKARI" w:date="2019-11-08T23:01:00Z">
              <w:r>
                <w:rPr>
                  <w:b w:val="0"/>
                  <w:bCs/>
                  <w:szCs w:val="26"/>
                </w:rPr>
                <w:t>Thiết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kế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chính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các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lớp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chức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năng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cho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phần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mềm</w:t>
              </w:r>
              <w:proofErr w:type="spellEnd"/>
            </w:ins>
          </w:p>
          <w:p w14:paraId="2355A50F" w14:textId="23BC6291" w:rsidR="000A1F2E" w:rsidRPr="000A1F2E" w:rsidRDefault="000A1F2E">
            <w:pPr>
              <w:pStyle w:val="ListParagraph"/>
              <w:numPr>
                <w:ilvl w:val="0"/>
                <w:numId w:val="30"/>
              </w:numPr>
              <w:spacing w:before="60" w:after="60"/>
              <w:rPr>
                <w:b w:val="0"/>
                <w:bCs/>
                <w:szCs w:val="26"/>
                <w:rPrChange w:id="978" w:author="HIKARI" w:date="2019-11-08T23:00:00Z">
                  <w:rPr>
                    <w:b w:val="0"/>
                  </w:rPr>
                </w:rPrChange>
              </w:rPr>
              <w:pPrChange w:id="979" w:author="HIKARI" w:date="2019-11-08T23:00:00Z">
                <w:pPr/>
              </w:pPrChange>
            </w:pPr>
            <w:proofErr w:type="spellStart"/>
            <w:ins w:id="980" w:author="HIKARI" w:date="2019-11-08T23:01:00Z">
              <w:r>
                <w:rPr>
                  <w:b w:val="0"/>
                  <w:bCs/>
                  <w:szCs w:val="26"/>
                </w:rPr>
                <w:t>Thiết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kế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thuật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toán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đọc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input </w:t>
              </w:r>
              <w:proofErr w:type="spellStart"/>
              <w:r>
                <w:rPr>
                  <w:b w:val="0"/>
                  <w:bCs/>
                  <w:szCs w:val="26"/>
                </w:rPr>
                <w:t>và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dựng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đồ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</w:ins>
            <w:proofErr w:type="spellStart"/>
            <w:ins w:id="981" w:author="HIKARI" w:date="2019-11-08T23:02:00Z">
              <w:r>
                <w:rPr>
                  <w:b w:val="0"/>
                  <w:bCs/>
                  <w:szCs w:val="26"/>
                </w:rPr>
                <w:t>hoạ</w:t>
              </w:r>
            </w:ins>
            <w:proofErr w:type="spellEnd"/>
          </w:p>
        </w:tc>
        <w:tc>
          <w:tcPr>
            <w:tcW w:w="1350" w:type="dxa"/>
            <w:vAlign w:val="center"/>
            <w:tcPrChange w:id="982" w:author="HIKARI" w:date="2019-11-09T14:24:00Z">
              <w:tcPr>
                <w:tcW w:w="1273" w:type="dxa"/>
              </w:tcPr>
            </w:tcPrChange>
          </w:tcPr>
          <w:p w14:paraId="27A9FE3A" w14:textId="4AFAA8D0" w:rsidR="00F87BDF" w:rsidRPr="00E24C10" w:rsidRDefault="008B2530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983" w:author="HIKARI" w:date="2019-11-08T23:02:00Z">
                <w:pPr/>
              </w:pPrChange>
            </w:pPr>
            <w:ins w:id="984" w:author="HIKARI" w:date="2019-11-09T16:45:00Z">
              <w:r>
                <w:rPr>
                  <w:b w:val="0"/>
                  <w:bCs/>
                  <w:szCs w:val="26"/>
                </w:rPr>
                <w:t>60</w:t>
              </w:r>
            </w:ins>
            <w:ins w:id="985" w:author="HIKARI" w:date="2019-11-09T13:53:00Z">
              <w:r w:rsidR="00722752">
                <w:rPr>
                  <w:b w:val="0"/>
                  <w:bCs/>
                  <w:szCs w:val="26"/>
                </w:rPr>
                <w:t>%</w:t>
              </w:r>
            </w:ins>
          </w:p>
        </w:tc>
      </w:tr>
      <w:tr w:rsidR="00F87BDF" w:rsidRPr="00E24C10" w14:paraId="1C2F509B" w14:textId="77777777" w:rsidTr="008A6D23">
        <w:tc>
          <w:tcPr>
            <w:tcW w:w="625" w:type="dxa"/>
            <w:tcPrChange w:id="986" w:author="HIKARI" w:date="2019-11-09T14:24:00Z">
              <w:tcPr>
                <w:tcW w:w="625" w:type="dxa"/>
              </w:tcPr>
            </w:tcPrChange>
          </w:tcPr>
          <w:p w14:paraId="48DCAA94" w14:textId="0A7CF76B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987" w:author="HIKARI" w:date="2019-11-08T23:00:00Z">
                <w:pPr>
                  <w:jc w:val="center"/>
                </w:pPr>
              </w:pPrChange>
            </w:pPr>
            <w:r w:rsidRPr="00E24C10">
              <w:rPr>
                <w:b w:val="0"/>
                <w:bCs/>
                <w:szCs w:val="26"/>
              </w:rPr>
              <w:t>2</w:t>
            </w:r>
          </w:p>
        </w:tc>
        <w:tc>
          <w:tcPr>
            <w:tcW w:w="2430" w:type="dxa"/>
            <w:tcPrChange w:id="988" w:author="HIKARI" w:date="2019-11-09T14:24:00Z">
              <w:tcPr>
                <w:tcW w:w="2430" w:type="dxa"/>
              </w:tcPr>
            </w:tcPrChange>
          </w:tcPr>
          <w:p w14:paraId="5488CE66" w14:textId="7A21C7F5" w:rsidR="00F87BDF" w:rsidRPr="00E24C10" w:rsidRDefault="00722752">
            <w:pPr>
              <w:spacing w:before="60" w:after="60" w:line="360" w:lineRule="auto"/>
              <w:rPr>
                <w:b w:val="0"/>
                <w:bCs/>
                <w:szCs w:val="26"/>
              </w:rPr>
              <w:pPrChange w:id="989" w:author="HIKARI" w:date="2019-11-08T23:00:00Z">
                <w:pPr/>
              </w:pPrChange>
            </w:pPr>
            <w:proofErr w:type="spellStart"/>
            <w:ins w:id="990" w:author="HIKARI" w:date="2019-11-09T13:53:00Z">
              <w:r>
                <w:rPr>
                  <w:b w:val="0"/>
                  <w:bCs/>
                  <w:szCs w:val="26"/>
                </w:rPr>
                <w:t>Bùi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</w:ins>
            <w:r w:rsidR="00F87BDF" w:rsidRPr="00E24C10">
              <w:rPr>
                <w:b w:val="0"/>
                <w:bCs/>
                <w:szCs w:val="26"/>
              </w:rPr>
              <w:t xml:space="preserve">Minh </w:t>
            </w:r>
            <w:proofErr w:type="spellStart"/>
            <w:r w:rsidR="00F87BDF" w:rsidRPr="00E24C10">
              <w:rPr>
                <w:b w:val="0"/>
                <w:bCs/>
                <w:szCs w:val="26"/>
              </w:rPr>
              <w:t>Trung</w:t>
            </w:r>
            <w:proofErr w:type="spellEnd"/>
          </w:p>
        </w:tc>
        <w:tc>
          <w:tcPr>
            <w:tcW w:w="6300" w:type="dxa"/>
            <w:tcPrChange w:id="991" w:author="HIKARI" w:date="2019-11-09T14:24:00Z">
              <w:tcPr>
                <w:tcW w:w="6030" w:type="dxa"/>
              </w:tcPr>
            </w:tcPrChange>
          </w:tcPr>
          <w:p w14:paraId="1F6308B5" w14:textId="4A6B0757" w:rsidR="00F87BDF" w:rsidRPr="00B11AC4" w:rsidRDefault="00B11AC4">
            <w:pPr>
              <w:pStyle w:val="ListParagraph"/>
              <w:numPr>
                <w:ilvl w:val="0"/>
                <w:numId w:val="30"/>
              </w:numPr>
              <w:spacing w:before="60" w:after="60"/>
              <w:rPr>
                <w:b w:val="0"/>
                <w:bCs/>
                <w:szCs w:val="26"/>
                <w:rPrChange w:id="992" w:author="HIKARI" w:date="2019-11-09T14:58:00Z">
                  <w:rPr>
                    <w:b w:val="0"/>
                  </w:rPr>
                </w:rPrChange>
              </w:rPr>
              <w:pPrChange w:id="993" w:author="HIKARI" w:date="2019-11-09T14:58:00Z">
                <w:pPr/>
              </w:pPrChange>
            </w:pPr>
            <w:proofErr w:type="spellStart"/>
            <w:ins w:id="994" w:author="HIKARI" w:date="2019-11-09T14:58:00Z">
              <w:r w:rsidRPr="00B11AC4">
                <w:rPr>
                  <w:b w:val="0"/>
                  <w:bCs/>
                  <w:szCs w:val="26"/>
                  <w:rPrChange w:id="995" w:author="HIKARI" w:date="2019-11-09T14:58:00Z">
                    <w:rPr>
                      <w:b w:val="0"/>
                    </w:rPr>
                  </w:rPrChange>
                </w:rPr>
                <w:t>Thiết</w:t>
              </w:r>
              <w:proofErr w:type="spellEnd"/>
              <w:r w:rsidRPr="00B11AC4">
                <w:rPr>
                  <w:b w:val="0"/>
                  <w:bCs/>
                  <w:szCs w:val="26"/>
                  <w:rPrChange w:id="996" w:author="HIKARI" w:date="2019-11-09T14:58:00Z">
                    <w:rPr>
                      <w:b w:val="0"/>
                    </w:rPr>
                  </w:rPrChange>
                </w:rPr>
                <w:t xml:space="preserve"> </w:t>
              </w:r>
              <w:proofErr w:type="spellStart"/>
              <w:r w:rsidRPr="00B11AC4">
                <w:rPr>
                  <w:b w:val="0"/>
                  <w:bCs/>
                  <w:szCs w:val="26"/>
                  <w:rPrChange w:id="997" w:author="HIKARI" w:date="2019-11-09T14:58:00Z">
                    <w:rPr>
                      <w:b w:val="0"/>
                    </w:rPr>
                  </w:rPrChange>
                </w:rPr>
                <w:t>kế</w:t>
              </w:r>
              <w:proofErr w:type="spellEnd"/>
              <w:r w:rsidRPr="00B11AC4">
                <w:rPr>
                  <w:b w:val="0"/>
                  <w:bCs/>
                  <w:szCs w:val="26"/>
                  <w:rPrChange w:id="998" w:author="HIKARI" w:date="2019-11-09T14:58:00Z">
                    <w:rPr>
                      <w:b w:val="0"/>
                    </w:rPr>
                  </w:rPrChange>
                </w:rPr>
                <w:t xml:space="preserve"> </w:t>
              </w:r>
              <w:proofErr w:type="spellStart"/>
              <w:r w:rsidRPr="00B11AC4">
                <w:rPr>
                  <w:b w:val="0"/>
                  <w:bCs/>
                  <w:szCs w:val="26"/>
                  <w:rPrChange w:id="999" w:author="HIKARI" w:date="2019-11-09T14:58:00Z">
                    <w:rPr>
                      <w:b w:val="0"/>
                    </w:rPr>
                  </w:rPrChange>
                </w:rPr>
                <w:t>giao</w:t>
              </w:r>
              <w:proofErr w:type="spellEnd"/>
              <w:r w:rsidRPr="00B11AC4">
                <w:rPr>
                  <w:b w:val="0"/>
                  <w:bCs/>
                  <w:szCs w:val="26"/>
                  <w:rPrChange w:id="1000" w:author="HIKARI" w:date="2019-11-09T14:58:00Z">
                    <w:rPr>
                      <w:b w:val="0"/>
                    </w:rPr>
                  </w:rPrChange>
                </w:rPr>
                <w:t xml:space="preserve"> </w:t>
              </w:r>
              <w:proofErr w:type="spellStart"/>
              <w:r w:rsidRPr="00B11AC4">
                <w:rPr>
                  <w:b w:val="0"/>
                  <w:bCs/>
                  <w:szCs w:val="26"/>
                  <w:rPrChange w:id="1001" w:author="HIKARI" w:date="2019-11-09T14:58:00Z">
                    <w:rPr>
                      <w:b w:val="0"/>
                    </w:rPr>
                  </w:rPrChange>
                </w:rPr>
                <w:t>diện</w:t>
              </w:r>
              <w:proofErr w:type="spellEnd"/>
              <w:r w:rsidRPr="00B11AC4">
                <w:rPr>
                  <w:b w:val="0"/>
                  <w:bCs/>
                  <w:szCs w:val="26"/>
                  <w:rPrChange w:id="1002" w:author="HIKARI" w:date="2019-11-09T14:58:00Z">
                    <w:rPr>
                      <w:b w:val="0"/>
                    </w:rPr>
                  </w:rPrChange>
                </w:rPr>
                <w:t xml:space="preserve"> </w:t>
              </w:r>
              <w:proofErr w:type="spellStart"/>
              <w:r w:rsidRPr="00B11AC4">
                <w:rPr>
                  <w:b w:val="0"/>
                  <w:bCs/>
                  <w:szCs w:val="26"/>
                  <w:rPrChange w:id="1003" w:author="HIKARI" w:date="2019-11-09T14:58:00Z">
                    <w:rPr>
                      <w:b w:val="0"/>
                    </w:rPr>
                  </w:rPrChange>
                </w:rPr>
                <w:t>phần</w:t>
              </w:r>
              <w:proofErr w:type="spellEnd"/>
              <w:r w:rsidRPr="00B11AC4">
                <w:rPr>
                  <w:b w:val="0"/>
                  <w:bCs/>
                  <w:szCs w:val="26"/>
                  <w:rPrChange w:id="1004" w:author="HIKARI" w:date="2019-11-09T14:58:00Z">
                    <w:rPr>
                      <w:b w:val="0"/>
                    </w:rPr>
                  </w:rPrChange>
                </w:rPr>
                <w:t xml:space="preserve"> </w:t>
              </w:r>
              <w:proofErr w:type="spellStart"/>
              <w:r w:rsidRPr="00B11AC4">
                <w:rPr>
                  <w:b w:val="0"/>
                  <w:bCs/>
                  <w:szCs w:val="26"/>
                  <w:rPrChange w:id="1005" w:author="HIKARI" w:date="2019-11-09T14:58:00Z">
                    <w:rPr>
                      <w:b w:val="0"/>
                    </w:rPr>
                  </w:rPrChange>
                </w:rPr>
                <w:t>mềm</w:t>
              </w:r>
              <w:proofErr w:type="spellEnd"/>
              <w:r w:rsidRPr="00B11AC4">
                <w:rPr>
                  <w:b w:val="0"/>
                  <w:bCs/>
                  <w:szCs w:val="26"/>
                  <w:rPrChange w:id="1006" w:author="HIKARI" w:date="2019-11-09T14:58:00Z">
                    <w:rPr>
                      <w:b w:val="0"/>
                    </w:rPr>
                  </w:rPrChange>
                </w:rPr>
                <w:t xml:space="preserve"> </w:t>
              </w:r>
              <w:proofErr w:type="spellStart"/>
              <w:r w:rsidRPr="00B11AC4">
                <w:rPr>
                  <w:b w:val="0"/>
                  <w:bCs/>
                  <w:szCs w:val="26"/>
                  <w:rPrChange w:id="1007" w:author="HIKARI" w:date="2019-11-09T14:58:00Z">
                    <w:rPr>
                      <w:b w:val="0"/>
                    </w:rPr>
                  </w:rPrChange>
                </w:rPr>
                <w:t>và</w:t>
              </w:r>
              <w:proofErr w:type="spellEnd"/>
              <w:r w:rsidRPr="00B11AC4">
                <w:rPr>
                  <w:b w:val="0"/>
                  <w:bCs/>
                  <w:szCs w:val="26"/>
                  <w:rPrChange w:id="1008" w:author="HIKARI" w:date="2019-11-09T14:58:00Z">
                    <w:rPr>
                      <w:b w:val="0"/>
                    </w:rPr>
                  </w:rPrChange>
                </w:rPr>
                <w:t xml:space="preserve"> </w:t>
              </w:r>
              <w:proofErr w:type="spellStart"/>
              <w:r w:rsidRPr="00B11AC4">
                <w:rPr>
                  <w:b w:val="0"/>
                  <w:bCs/>
                  <w:szCs w:val="26"/>
                  <w:rPrChange w:id="1009" w:author="HIKARI" w:date="2019-11-09T14:58:00Z">
                    <w:rPr>
                      <w:b w:val="0"/>
                    </w:rPr>
                  </w:rPrChange>
                </w:rPr>
                <w:t>báo</w:t>
              </w:r>
              <w:proofErr w:type="spellEnd"/>
              <w:r w:rsidRPr="00B11AC4">
                <w:rPr>
                  <w:b w:val="0"/>
                  <w:bCs/>
                  <w:szCs w:val="26"/>
                  <w:rPrChange w:id="1010" w:author="HIKARI" w:date="2019-11-09T14:58:00Z">
                    <w:rPr>
                      <w:b w:val="0"/>
                    </w:rPr>
                  </w:rPrChange>
                </w:rPr>
                <w:t xml:space="preserve"> </w:t>
              </w:r>
              <w:proofErr w:type="spellStart"/>
              <w:r w:rsidRPr="00B11AC4">
                <w:rPr>
                  <w:b w:val="0"/>
                  <w:bCs/>
                  <w:szCs w:val="26"/>
                  <w:rPrChange w:id="1011" w:author="HIKARI" w:date="2019-11-09T14:58:00Z">
                    <w:rPr>
                      <w:b w:val="0"/>
                    </w:rPr>
                  </w:rPrChange>
                </w:rPr>
                <w:t>cáo</w:t>
              </w:r>
            </w:ins>
            <w:proofErr w:type="spellEnd"/>
          </w:p>
        </w:tc>
        <w:tc>
          <w:tcPr>
            <w:tcW w:w="1350" w:type="dxa"/>
            <w:vAlign w:val="center"/>
            <w:tcPrChange w:id="1012" w:author="HIKARI" w:date="2019-11-09T14:24:00Z">
              <w:tcPr>
                <w:tcW w:w="1273" w:type="dxa"/>
              </w:tcPr>
            </w:tcPrChange>
          </w:tcPr>
          <w:p w14:paraId="3551BF94" w14:textId="45E7CE86" w:rsidR="00F87BDF" w:rsidRPr="00E24C10" w:rsidRDefault="008B2530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1013" w:author="HIKARI" w:date="2019-11-08T23:02:00Z">
                <w:pPr/>
              </w:pPrChange>
            </w:pPr>
            <w:ins w:id="1014" w:author="HIKARI" w:date="2019-11-09T16:45:00Z">
              <w:r>
                <w:rPr>
                  <w:b w:val="0"/>
                  <w:bCs/>
                  <w:szCs w:val="26"/>
                </w:rPr>
                <w:t>20</w:t>
              </w:r>
            </w:ins>
            <w:ins w:id="1015" w:author="HIKARI" w:date="2019-11-09T13:53:00Z">
              <w:r w:rsidR="00722752">
                <w:rPr>
                  <w:b w:val="0"/>
                  <w:bCs/>
                  <w:szCs w:val="26"/>
                </w:rPr>
                <w:t>%</w:t>
              </w:r>
            </w:ins>
          </w:p>
        </w:tc>
      </w:tr>
      <w:tr w:rsidR="00F87BDF" w:rsidRPr="00E24C10" w14:paraId="7548C9F6" w14:textId="77777777" w:rsidTr="008A6D23">
        <w:tc>
          <w:tcPr>
            <w:tcW w:w="625" w:type="dxa"/>
            <w:tcPrChange w:id="1016" w:author="HIKARI" w:date="2019-11-09T14:24:00Z">
              <w:tcPr>
                <w:tcW w:w="625" w:type="dxa"/>
              </w:tcPr>
            </w:tcPrChange>
          </w:tcPr>
          <w:p w14:paraId="5E341ADB" w14:textId="772C7911" w:rsidR="00F87BDF" w:rsidRPr="00E24C10" w:rsidRDefault="00F87BDF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1017" w:author="HIKARI" w:date="2019-11-08T23:00:00Z">
                <w:pPr>
                  <w:jc w:val="center"/>
                </w:pPr>
              </w:pPrChange>
            </w:pPr>
            <w:r w:rsidRPr="00E24C10">
              <w:rPr>
                <w:b w:val="0"/>
                <w:bCs/>
                <w:szCs w:val="26"/>
              </w:rPr>
              <w:t>3</w:t>
            </w:r>
          </w:p>
        </w:tc>
        <w:tc>
          <w:tcPr>
            <w:tcW w:w="2430" w:type="dxa"/>
            <w:tcPrChange w:id="1018" w:author="HIKARI" w:date="2019-11-09T14:24:00Z">
              <w:tcPr>
                <w:tcW w:w="2430" w:type="dxa"/>
              </w:tcPr>
            </w:tcPrChange>
          </w:tcPr>
          <w:p w14:paraId="0FF72784" w14:textId="1A1BDCFF" w:rsidR="00F87BDF" w:rsidRPr="00722752" w:rsidRDefault="00722752">
            <w:pPr>
              <w:spacing w:before="60" w:after="60" w:line="360" w:lineRule="auto"/>
              <w:rPr>
                <w:b w:val="0"/>
                <w:bCs/>
                <w:szCs w:val="26"/>
              </w:rPr>
              <w:pPrChange w:id="1019" w:author="HIKARI" w:date="2019-11-08T23:00:00Z">
                <w:pPr/>
              </w:pPrChange>
            </w:pPr>
            <w:proofErr w:type="spellStart"/>
            <w:ins w:id="1020" w:author="HIKARI" w:date="2019-11-09T13:53:00Z">
              <w:r w:rsidRPr="00722752">
                <w:rPr>
                  <w:b w:val="0"/>
                  <w:bCs/>
                  <w:szCs w:val="26"/>
                  <w:rPrChange w:id="1021" w:author="HIKARI" w:date="2019-11-09T13:53:00Z">
                    <w:rPr>
                      <w:sz w:val="32"/>
                      <w:szCs w:val="28"/>
                    </w:rPr>
                  </w:rPrChange>
                </w:rPr>
                <w:t>Phạm</w:t>
              </w:r>
              <w:proofErr w:type="spellEnd"/>
              <w:r w:rsidRPr="00722752">
                <w:rPr>
                  <w:b w:val="0"/>
                  <w:bCs/>
                  <w:szCs w:val="26"/>
                  <w:rPrChange w:id="1022" w:author="HIKARI" w:date="2019-11-09T13:53:00Z">
                    <w:rPr>
                      <w:sz w:val="32"/>
                      <w:szCs w:val="28"/>
                    </w:rPr>
                  </w:rPrChange>
                </w:rPr>
                <w:t xml:space="preserve"> </w:t>
              </w:r>
              <w:proofErr w:type="spellStart"/>
              <w:r w:rsidRPr="00722752">
                <w:rPr>
                  <w:b w:val="0"/>
                  <w:bCs/>
                  <w:szCs w:val="26"/>
                  <w:rPrChange w:id="1023" w:author="HIKARI" w:date="2019-11-09T13:53:00Z">
                    <w:rPr>
                      <w:sz w:val="32"/>
                      <w:szCs w:val="28"/>
                    </w:rPr>
                  </w:rPrChange>
                </w:rPr>
                <w:t>Quốc</w:t>
              </w:r>
              <w:proofErr w:type="spellEnd"/>
              <w:r w:rsidRPr="00722752">
                <w:rPr>
                  <w:b w:val="0"/>
                  <w:bCs/>
                  <w:szCs w:val="26"/>
                  <w:rPrChange w:id="1024" w:author="HIKARI" w:date="2019-11-09T13:53:00Z">
                    <w:rPr>
                      <w:sz w:val="32"/>
                      <w:szCs w:val="28"/>
                    </w:rPr>
                  </w:rPrChange>
                </w:rPr>
                <w:t xml:space="preserve"> </w:t>
              </w:r>
              <w:proofErr w:type="spellStart"/>
              <w:r w:rsidRPr="00722752">
                <w:rPr>
                  <w:b w:val="0"/>
                  <w:bCs/>
                  <w:szCs w:val="26"/>
                  <w:rPrChange w:id="1025" w:author="HIKARI" w:date="2019-11-09T13:53:00Z">
                    <w:rPr>
                      <w:sz w:val="32"/>
                      <w:szCs w:val="28"/>
                    </w:rPr>
                  </w:rPrChange>
                </w:rPr>
                <w:t>Việt</w:t>
              </w:r>
            </w:ins>
            <w:proofErr w:type="spellEnd"/>
            <w:del w:id="1026" w:author="HIKARI" w:date="2019-11-09T13:53:00Z">
              <w:r w:rsidR="00F87BDF" w:rsidRPr="00722752" w:rsidDel="00722752">
                <w:rPr>
                  <w:b w:val="0"/>
                  <w:bCs/>
                  <w:szCs w:val="26"/>
                </w:rPr>
                <w:delText>Việt</w:delText>
              </w:r>
            </w:del>
          </w:p>
        </w:tc>
        <w:commentRangeEnd w:id="959"/>
        <w:tc>
          <w:tcPr>
            <w:tcW w:w="6300" w:type="dxa"/>
            <w:tcPrChange w:id="1027" w:author="HIKARI" w:date="2019-11-09T14:24:00Z">
              <w:tcPr>
                <w:tcW w:w="6030" w:type="dxa"/>
              </w:tcPr>
            </w:tcPrChange>
          </w:tcPr>
          <w:p w14:paraId="17B3B245" w14:textId="0BE5A457" w:rsidR="00F87BDF" w:rsidRPr="00B11AC4" w:rsidRDefault="006961FC">
            <w:pPr>
              <w:pStyle w:val="ListParagraph"/>
              <w:numPr>
                <w:ilvl w:val="0"/>
                <w:numId w:val="30"/>
              </w:numPr>
              <w:spacing w:before="60" w:after="60"/>
              <w:rPr>
                <w:b w:val="0"/>
                <w:szCs w:val="26"/>
                <w:rPrChange w:id="1028" w:author="HIKARI" w:date="2019-11-09T14:58:00Z">
                  <w:rPr>
                    <w:b w:val="0"/>
                  </w:rPr>
                </w:rPrChange>
              </w:rPr>
              <w:pPrChange w:id="1029" w:author="HIKARI" w:date="2019-11-09T14:58:00Z">
                <w:pPr/>
              </w:pPrChange>
            </w:pPr>
            <w:r>
              <w:rPr>
                <w:rStyle w:val="CommentReference"/>
              </w:rPr>
              <w:commentReference w:id="959"/>
            </w:r>
            <w:proofErr w:type="spellStart"/>
            <w:ins w:id="1030" w:author="HIKARI" w:date="2019-11-09T14:58:00Z">
              <w:r w:rsidR="00B11AC4" w:rsidRPr="00B11AC4">
                <w:rPr>
                  <w:b w:val="0"/>
                  <w:szCs w:val="26"/>
                  <w:rPrChange w:id="1031" w:author="HIKARI" w:date="2019-11-09T14:58:00Z">
                    <w:rPr/>
                  </w:rPrChange>
                </w:rPr>
                <w:t>Báo</w:t>
              </w:r>
              <w:proofErr w:type="spellEnd"/>
              <w:r w:rsidR="00B11AC4" w:rsidRPr="00B11AC4">
                <w:rPr>
                  <w:b w:val="0"/>
                  <w:szCs w:val="26"/>
                  <w:rPrChange w:id="1032" w:author="HIKARI" w:date="2019-11-09T14:58:00Z">
                    <w:rPr/>
                  </w:rPrChange>
                </w:rPr>
                <w:t xml:space="preserve"> </w:t>
              </w:r>
              <w:proofErr w:type="spellStart"/>
              <w:r w:rsidR="00B11AC4" w:rsidRPr="00B11AC4">
                <w:rPr>
                  <w:b w:val="0"/>
                  <w:szCs w:val="26"/>
                  <w:rPrChange w:id="1033" w:author="HIKARI" w:date="2019-11-09T14:58:00Z">
                    <w:rPr/>
                  </w:rPrChange>
                </w:rPr>
                <w:t>cáo</w:t>
              </w:r>
              <w:proofErr w:type="spellEnd"/>
              <w:r w:rsidR="00B11AC4" w:rsidRPr="00B11AC4">
                <w:rPr>
                  <w:b w:val="0"/>
                  <w:szCs w:val="26"/>
                  <w:rPrChange w:id="1034" w:author="HIKARI" w:date="2019-11-09T14:58:00Z">
                    <w:rPr/>
                  </w:rPrChange>
                </w:rPr>
                <w:t xml:space="preserve"> </w:t>
              </w:r>
              <w:proofErr w:type="spellStart"/>
              <w:r w:rsidR="00B11AC4" w:rsidRPr="00B11AC4">
                <w:rPr>
                  <w:b w:val="0"/>
                  <w:szCs w:val="26"/>
                  <w:rPrChange w:id="1035" w:author="HIKARI" w:date="2019-11-09T14:58:00Z">
                    <w:rPr/>
                  </w:rPrChange>
                </w:rPr>
                <w:t>và</w:t>
              </w:r>
              <w:proofErr w:type="spellEnd"/>
              <w:r w:rsidR="00B11AC4" w:rsidRPr="00B11AC4">
                <w:rPr>
                  <w:b w:val="0"/>
                  <w:szCs w:val="26"/>
                  <w:rPrChange w:id="1036" w:author="HIKARI" w:date="2019-11-09T14:58:00Z">
                    <w:rPr/>
                  </w:rPrChange>
                </w:rPr>
                <w:t xml:space="preserve"> </w:t>
              </w:r>
              <w:proofErr w:type="spellStart"/>
              <w:r w:rsidR="00B11AC4" w:rsidRPr="00B11AC4">
                <w:rPr>
                  <w:b w:val="0"/>
                  <w:szCs w:val="26"/>
                  <w:rPrChange w:id="1037" w:author="HIKARI" w:date="2019-11-09T14:58:00Z">
                    <w:rPr/>
                  </w:rPrChange>
                </w:rPr>
                <w:t>cài</w:t>
              </w:r>
              <w:proofErr w:type="spellEnd"/>
              <w:r w:rsidR="00B11AC4" w:rsidRPr="00B11AC4">
                <w:rPr>
                  <w:b w:val="0"/>
                  <w:szCs w:val="26"/>
                  <w:rPrChange w:id="1038" w:author="HIKARI" w:date="2019-11-09T14:58:00Z">
                    <w:rPr/>
                  </w:rPrChange>
                </w:rPr>
                <w:t xml:space="preserve"> </w:t>
              </w:r>
              <w:proofErr w:type="spellStart"/>
              <w:r w:rsidR="00B11AC4" w:rsidRPr="00B11AC4">
                <w:rPr>
                  <w:b w:val="0"/>
                  <w:szCs w:val="26"/>
                  <w:rPrChange w:id="1039" w:author="HIKARI" w:date="2019-11-09T14:58:00Z">
                    <w:rPr/>
                  </w:rPrChange>
                </w:rPr>
                <w:t>đặt</w:t>
              </w:r>
              <w:proofErr w:type="spellEnd"/>
              <w:r w:rsidR="00B11AC4" w:rsidRPr="00B11AC4">
                <w:rPr>
                  <w:b w:val="0"/>
                  <w:szCs w:val="26"/>
                  <w:rPrChange w:id="1040" w:author="HIKARI" w:date="2019-11-09T14:58:00Z">
                    <w:rPr/>
                  </w:rPrChange>
                </w:rPr>
                <w:t xml:space="preserve"> </w:t>
              </w:r>
              <w:proofErr w:type="spellStart"/>
              <w:r w:rsidR="00B11AC4" w:rsidRPr="00B11AC4">
                <w:rPr>
                  <w:b w:val="0"/>
                  <w:szCs w:val="26"/>
                  <w:rPrChange w:id="1041" w:author="HIKARI" w:date="2019-11-09T14:58:00Z">
                    <w:rPr/>
                  </w:rPrChange>
                </w:rPr>
                <w:t>và</w:t>
              </w:r>
              <w:proofErr w:type="spellEnd"/>
              <w:r w:rsidR="00B11AC4" w:rsidRPr="00B11AC4">
                <w:rPr>
                  <w:b w:val="0"/>
                  <w:szCs w:val="26"/>
                  <w:rPrChange w:id="1042" w:author="HIKARI" w:date="2019-11-09T14:58:00Z">
                    <w:rPr/>
                  </w:rPrChange>
                </w:rPr>
                <w:t xml:space="preserve"> </w:t>
              </w:r>
              <w:proofErr w:type="spellStart"/>
              <w:r w:rsidR="00B11AC4" w:rsidRPr="00B11AC4">
                <w:rPr>
                  <w:b w:val="0"/>
                  <w:szCs w:val="26"/>
                  <w:rPrChange w:id="1043" w:author="HIKARI" w:date="2019-11-09T14:58:00Z">
                    <w:rPr/>
                  </w:rPrChange>
                </w:rPr>
                <w:t>kiểm</w:t>
              </w:r>
              <w:proofErr w:type="spellEnd"/>
              <w:r w:rsidR="00B11AC4" w:rsidRPr="00B11AC4">
                <w:rPr>
                  <w:b w:val="0"/>
                  <w:szCs w:val="26"/>
                  <w:rPrChange w:id="1044" w:author="HIKARI" w:date="2019-11-09T14:58:00Z">
                    <w:rPr/>
                  </w:rPrChange>
                </w:rPr>
                <w:t xml:space="preserve"> </w:t>
              </w:r>
              <w:proofErr w:type="spellStart"/>
              <w:r w:rsidR="00B11AC4" w:rsidRPr="00B11AC4">
                <w:rPr>
                  <w:b w:val="0"/>
                  <w:szCs w:val="26"/>
                  <w:rPrChange w:id="1045" w:author="HIKARI" w:date="2019-11-09T14:58:00Z">
                    <w:rPr/>
                  </w:rPrChange>
                </w:rPr>
                <w:t>thử</w:t>
              </w:r>
              <w:proofErr w:type="spellEnd"/>
              <w:r w:rsidR="00B11AC4" w:rsidRPr="00B11AC4">
                <w:rPr>
                  <w:b w:val="0"/>
                  <w:szCs w:val="26"/>
                  <w:rPrChange w:id="1046" w:author="HIKARI" w:date="2019-11-09T14:58:00Z">
                    <w:rPr/>
                  </w:rPrChange>
                </w:rPr>
                <w:t>.</w:t>
              </w:r>
            </w:ins>
          </w:p>
        </w:tc>
        <w:tc>
          <w:tcPr>
            <w:tcW w:w="1350" w:type="dxa"/>
            <w:vAlign w:val="center"/>
            <w:tcPrChange w:id="1047" w:author="HIKARI" w:date="2019-11-09T14:24:00Z">
              <w:tcPr>
                <w:tcW w:w="1273" w:type="dxa"/>
              </w:tcPr>
            </w:tcPrChange>
          </w:tcPr>
          <w:p w14:paraId="63CAC733" w14:textId="11487694" w:rsidR="00F87BDF" w:rsidRPr="00E24C10" w:rsidRDefault="008B2530">
            <w:pPr>
              <w:spacing w:before="60" w:after="60" w:line="360" w:lineRule="auto"/>
              <w:jc w:val="center"/>
              <w:rPr>
                <w:b w:val="0"/>
                <w:bCs/>
                <w:szCs w:val="26"/>
              </w:rPr>
              <w:pPrChange w:id="1048" w:author="HIKARI" w:date="2019-11-08T23:02:00Z">
                <w:pPr/>
              </w:pPrChange>
            </w:pPr>
            <w:ins w:id="1049" w:author="HIKARI" w:date="2019-11-09T16:45:00Z">
              <w:r>
                <w:rPr>
                  <w:b w:val="0"/>
                  <w:bCs/>
                  <w:szCs w:val="26"/>
                </w:rPr>
                <w:t>20</w:t>
              </w:r>
            </w:ins>
            <w:ins w:id="1050" w:author="HIKARI" w:date="2019-11-09T13:53:00Z">
              <w:r w:rsidR="00722752">
                <w:rPr>
                  <w:b w:val="0"/>
                  <w:bCs/>
                  <w:szCs w:val="26"/>
                </w:rPr>
                <w:t>%</w:t>
              </w:r>
            </w:ins>
          </w:p>
        </w:tc>
      </w:tr>
    </w:tbl>
    <w:p w14:paraId="1443E024" w14:textId="34A86413" w:rsidR="00214C88" w:rsidRDefault="00214C88" w:rsidP="004564FE">
      <w:pPr>
        <w:rPr>
          <w:b w:val="0"/>
          <w:szCs w:val="26"/>
        </w:rPr>
      </w:pPr>
    </w:p>
    <w:p w14:paraId="3B13EE18" w14:textId="1ACDB709" w:rsidR="00E70C9E" w:rsidRDefault="00E70C9E" w:rsidP="004564FE">
      <w:pPr>
        <w:rPr>
          <w:b w:val="0"/>
          <w:szCs w:val="26"/>
        </w:rPr>
      </w:pPr>
    </w:p>
    <w:p w14:paraId="60F3A7AA" w14:textId="506690C9" w:rsidR="00E70C9E" w:rsidRDefault="00E70C9E" w:rsidP="004564FE">
      <w:pPr>
        <w:rPr>
          <w:b w:val="0"/>
          <w:szCs w:val="26"/>
        </w:rPr>
      </w:pPr>
    </w:p>
    <w:p w14:paraId="09CD3DB3" w14:textId="5A04D9AF" w:rsidR="00E70C9E" w:rsidDel="00722752" w:rsidRDefault="00E70C9E" w:rsidP="004564FE">
      <w:pPr>
        <w:rPr>
          <w:del w:id="1051" w:author="HIKARI" w:date="2019-11-09T13:52:00Z"/>
          <w:b w:val="0"/>
          <w:szCs w:val="26"/>
        </w:rPr>
      </w:pPr>
    </w:p>
    <w:p w14:paraId="071FF455" w14:textId="7B2365E8" w:rsidR="00E70C9E" w:rsidDel="00722752" w:rsidRDefault="00E70C9E" w:rsidP="004564FE">
      <w:pPr>
        <w:rPr>
          <w:del w:id="1052" w:author="HIKARI" w:date="2019-11-09T13:52:00Z"/>
          <w:b w:val="0"/>
          <w:szCs w:val="26"/>
        </w:rPr>
      </w:pPr>
    </w:p>
    <w:p w14:paraId="180976FC" w14:textId="079614F9" w:rsidR="00E70C9E" w:rsidDel="00722752" w:rsidRDefault="00E70C9E" w:rsidP="004564FE">
      <w:pPr>
        <w:rPr>
          <w:del w:id="1053" w:author="HIKARI" w:date="2019-11-09T13:52:00Z"/>
          <w:b w:val="0"/>
          <w:szCs w:val="26"/>
        </w:rPr>
      </w:pPr>
    </w:p>
    <w:p w14:paraId="23AF4084" w14:textId="30465732" w:rsidR="00E70C9E" w:rsidDel="00434820" w:rsidRDefault="00E70C9E" w:rsidP="004564FE">
      <w:pPr>
        <w:rPr>
          <w:del w:id="1054" w:author="HIKARI" w:date="2019-11-08T23:10:00Z"/>
          <w:b w:val="0"/>
          <w:szCs w:val="26"/>
        </w:rPr>
      </w:pPr>
    </w:p>
    <w:p w14:paraId="158BE85E" w14:textId="05E408A2" w:rsidR="00E70C9E" w:rsidDel="00434820" w:rsidRDefault="00E70C9E" w:rsidP="004564FE">
      <w:pPr>
        <w:rPr>
          <w:del w:id="1055" w:author="HIKARI" w:date="2019-11-08T23:10:00Z"/>
          <w:b w:val="0"/>
          <w:szCs w:val="26"/>
        </w:rPr>
      </w:pPr>
    </w:p>
    <w:p w14:paraId="182BD5E4" w14:textId="5BDB088A" w:rsidR="00AB4C11" w:rsidDel="00434820" w:rsidRDefault="00AB4C11" w:rsidP="004564FE">
      <w:pPr>
        <w:rPr>
          <w:del w:id="1056" w:author="HIKARI" w:date="2019-11-08T23:10:00Z"/>
          <w:b w:val="0"/>
          <w:szCs w:val="26"/>
        </w:rPr>
      </w:pPr>
    </w:p>
    <w:p w14:paraId="7CE37D28" w14:textId="77777777" w:rsidR="001719AC" w:rsidDel="00434820" w:rsidRDefault="001719AC" w:rsidP="004564FE">
      <w:pPr>
        <w:rPr>
          <w:del w:id="1057" w:author="HIKARI" w:date="2019-11-08T23:10:00Z"/>
          <w:b w:val="0"/>
          <w:szCs w:val="26"/>
        </w:rPr>
      </w:pPr>
    </w:p>
    <w:p w14:paraId="35649AFA" w14:textId="6F9A4594" w:rsidR="00AB4C11" w:rsidDel="00434820" w:rsidRDefault="00AB4C11" w:rsidP="004564FE">
      <w:pPr>
        <w:rPr>
          <w:del w:id="1058" w:author="HIKARI" w:date="2019-11-08T23:10:00Z"/>
          <w:b w:val="0"/>
          <w:szCs w:val="26"/>
        </w:rPr>
      </w:pPr>
    </w:p>
    <w:p w14:paraId="25B0137B" w14:textId="77777777" w:rsidR="00E70C9E" w:rsidRPr="00E24C10" w:rsidRDefault="00E70C9E" w:rsidP="004564FE">
      <w:pPr>
        <w:rPr>
          <w:b w:val="0"/>
          <w:szCs w:val="26"/>
        </w:rPr>
      </w:pPr>
    </w:p>
    <w:p w14:paraId="2EBF7281" w14:textId="4E17A90C" w:rsidR="004564FE" w:rsidRDefault="008D15B5">
      <w:pPr>
        <w:pStyle w:val="Heading1"/>
        <w:pPrChange w:id="1059" w:author="HIKARI" w:date="2019-11-08T21:22:00Z">
          <w:pPr>
            <w:jc w:val="center"/>
            <w:outlineLvl w:val="0"/>
          </w:pPr>
        </w:pPrChange>
      </w:pPr>
      <w:bookmarkStart w:id="1060" w:name="_Toc24298333"/>
      <w:proofErr w:type="spellStart"/>
      <w:r>
        <w:lastRenderedPageBreak/>
        <w:t>C</w:t>
      </w:r>
      <w:r w:rsidRPr="00E24C10">
        <w:t>hương</w:t>
      </w:r>
      <w:proofErr w:type="spellEnd"/>
      <w:r w:rsidRPr="00E24C10">
        <w:t xml:space="preserve"> 3: </w:t>
      </w:r>
      <w:proofErr w:type="spellStart"/>
      <w:r>
        <w:t>T</w:t>
      </w:r>
      <w:r w:rsidRPr="00E24C10">
        <w:t>hiết</w:t>
      </w:r>
      <w:proofErr w:type="spellEnd"/>
      <w:r w:rsidRPr="00E24C10">
        <w:t xml:space="preserve"> </w:t>
      </w:r>
      <w:proofErr w:type="spellStart"/>
      <w:r w:rsidRPr="00E24C10">
        <w:t>kế</w:t>
      </w:r>
      <w:proofErr w:type="spellEnd"/>
      <w:r w:rsidRPr="00E24C10">
        <w:t xml:space="preserve"> </w:t>
      </w:r>
      <w:proofErr w:type="spellStart"/>
      <w:r w:rsidRPr="00E24C10">
        <w:t>phần</w:t>
      </w:r>
      <w:proofErr w:type="spellEnd"/>
      <w:r w:rsidRPr="00E24C10">
        <w:t xml:space="preserve"> </w:t>
      </w:r>
      <w:proofErr w:type="spellStart"/>
      <w:r w:rsidRPr="00E24C10">
        <w:t>mềm</w:t>
      </w:r>
      <w:bookmarkEnd w:id="1060"/>
      <w:proofErr w:type="spellEnd"/>
    </w:p>
    <w:p w14:paraId="7CBCFEE8" w14:textId="53519F51" w:rsidR="00A86CCA" w:rsidRDefault="00A86CCA">
      <w:pPr>
        <w:pStyle w:val="Heading2"/>
        <w:numPr>
          <w:ilvl w:val="0"/>
          <w:numId w:val="21"/>
        </w:numPr>
        <w:pPrChange w:id="1061" w:author="HIKARI" w:date="2019-11-08T21:22:00Z">
          <w:pPr>
            <w:pStyle w:val="ListParagraph"/>
            <w:numPr>
              <w:numId w:val="21"/>
            </w:numPr>
            <w:ind w:hanging="360"/>
            <w:outlineLvl w:val="0"/>
          </w:pPr>
        </w:pPrChange>
      </w:pPr>
      <w:bookmarkStart w:id="1062" w:name="_Toc24298334"/>
      <w:proofErr w:type="spellStart"/>
      <w:r w:rsidRPr="00A86CCA">
        <w:t>Thuật</w:t>
      </w:r>
      <w:proofErr w:type="spellEnd"/>
      <w:r w:rsidRPr="00A86CCA">
        <w:t xml:space="preserve"> </w:t>
      </w:r>
      <w:proofErr w:type="spellStart"/>
      <w:r w:rsidRPr="00A86CCA">
        <w:t>toán</w:t>
      </w:r>
      <w:bookmarkEnd w:id="1062"/>
      <w:proofErr w:type="spellEnd"/>
    </w:p>
    <w:p w14:paraId="0BE1514A" w14:textId="52A82015" w:rsidR="00A86CCA" w:rsidRDefault="00A86CCA">
      <w:pPr>
        <w:pStyle w:val="Heading3"/>
        <w:numPr>
          <w:ilvl w:val="1"/>
          <w:numId w:val="21"/>
        </w:numPr>
        <w:pPrChange w:id="1063" w:author="HIKARI" w:date="2019-11-08T21:22:00Z">
          <w:pPr>
            <w:pStyle w:val="ListParagraph"/>
            <w:numPr>
              <w:ilvl w:val="1"/>
              <w:numId w:val="21"/>
            </w:numPr>
            <w:ind w:left="1440" w:hanging="720"/>
            <w:outlineLvl w:val="0"/>
          </w:pPr>
        </w:pPrChange>
      </w:pPr>
      <w:bookmarkStart w:id="1064" w:name="_Toc24298335"/>
      <w:proofErr w:type="spellStart"/>
      <w:r w:rsidRPr="00A86CCA">
        <w:t>Đọc</w:t>
      </w:r>
      <w:proofErr w:type="spellEnd"/>
      <w:r w:rsidRPr="00A86CCA">
        <w:t xml:space="preserve"> </w:t>
      </w:r>
      <w:r>
        <w:t>input</w:t>
      </w:r>
      <w:bookmarkEnd w:id="1064"/>
    </w:p>
    <w:p w14:paraId="63F28437" w14:textId="77777777" w:rsidR="00324FE9" w:rsidRDefault="00AF7E7F" w:rsidP="00324FE9">
      <w:pPr>
        <w:keepNext/>
      </w:pPr>
      <w:r>
        <w:rPr>
          <w:noProof/>
        </w:rPr>
        <w:t xml:space="preserve">            </w:t>
      </w:r>
      <w:r w:rsidR="002B6FC2">
        <w:rPr>
          <w:noProof/>
        </w:rPr>
        <w:drawing>
          <wp:inline distT="0" distB="0" distL="0" distR="0" wp14:anchorId="425783CE" wp14:editId="541B8617">
            <wp:extent cx="6058601" cy="81868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51237" cy="84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E7E5" w14:textId="4F170906" w:rsidR="002B6FC2" w:rsidRPr="00324FE9" w:rsidRDefault="00324FE9" w:rsidP="00324FE9">
      <w:pPr>
        <w:pStyle w:val="Caption"/>
        <w:jc w:val="center"/>
        <w:rPr>
          <w:sz w:val="20"/>
          <w:szCs w:val="20"/>
        </w:rPr>
      </w:pPr>
      <w:bookmarkStart w:id="1065" w:name="_Toc24298360"/>
      <w:proofErr w:type="spellStart"/>
      <w:r w:rsidRPr="00324FE9">
        <w:rPr>
          <w:sz w:val="20"/>
          <w:szCs w:val="20"/>
        </w:rPr>
        <w:t>Hình</w:t>
      </w:r>
      <w:proofErr w:type="spellEnd"/>
      <w:r w:rsidRPr="00324FE9">
        <w:rPr>
          <w:sz w:val="20"/>
          <w:szCs w:val="20"/>
        </w:rPr>
        <w:t xml:space="preserve"> </w:t>
      </w:r>
      <w:r w:rsidRPr="00324FE9">
        <w:rPr>
          <w:sz w:val="20"/>
          <w:szCs w:val="20"/>
        </w:rPr>
        <w:fldChar w:fldCharType="begin"/>
      </w:r>
      <w:r w:rsidRPr="00324FE9">
        <w:rPr>
          <w:sz w:val="20"/>
          <w:szCs w:val="20"/>
        </w:rPr>
        <w:instrText xml:space="preserve"> SEQ Hình \* ARABIC </w:instrText>
      </w:r>
      <w:r w:rsidRPr="00324FE9">
        <w:rPr>
          <w:sz w:val="20"/>
          <w:szCs w:val="20"/>
        </w:rPr>
        <w:fldChar w:fldCharType="separate"/>
      </w:r>
      <w:r w:rsidR="00DE0349">
        <w:rPr>
          <w:noProof/>
          <w:sz w:val="20"/>
          <w:szCs w:val="20"/>
        </w:rPr>
        <w:t>5</w:t>
      </w:r>
      <w:r w:rsidRPr="00324FE9">
        <w:rPr>
          <w:sz w:val="20"/>
          <w:szCs w:val="20"/>
        </w:rPr>
        <w:fldChar w:fldCharType="end"/>
      </w:r>
      <w:r w:rsidRPr="00324FE9">
        <w:rPr>
          <w:sz w:val="20"/>
          <w:szCs w:val="20"/>
        </w:rPr>
        <w:t xml:space="preserve">: </w:t>
      </w:r>
      <w:proofErr w:type="spellStart"/>
      <w:r w:rsidRPr="00324FE9">
        <w:rPr>
          <w:sz w:val="20"/>
          <w:szCs w:val="20"/>
        </w:rPr>
        <w:t>Cấu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trúc</w:t>
      </w:r>
      <w:proofErr w:type="spellEnd"/>
      <w:r w:rsidRPr="00324FE9">
        <w:rPr>
          <w:sz w:val="20"/>
          <w:szCs w:val="20"/>
        </w:rPr>
        <w:t xml:space="preserve"> file script </w:t>
      </w:r>
      <w:proofErr w:type="spellStart"/>
      <w:r w:rsidRPr="00324FE9">
        <w:rPr>
          <w:sz w:val="20"/>
          <w:szCs w:val="20"/>
        </w:rPr>
        <w:t>mô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tả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một</w:t>
      </w:r>
      <w:proofErr w:type="spellEnd"/>
      <w:r w:rsidRPr="00324FE9">
        <w:rPr>
          <w:sz w:val="20"/>
          <w:szCs w:val="20"/>
        </w:rPr>
        <w:t xml:space="preserve"> layer </w:t>
      </w:r>
      <w:proofErr w:type="spellStart"/>
      <w:r w:rsidRPr="00324FE9">
        <w:rPr>
          <w:sz w:val="20"/>
          <w:szCs w:val="20"/>
        </w:rPr>
        <w:t>trong</w:t>
      </w:r>
      <w:proofErr w:type="spellEnd"/>
      <w:r w:rsidRPr="00324FE9">
        <w:rPr>
          <w:sz w:val="20"/>
          <w:szCs w:val="20"/>
        </w:rPr>
        <w:t xml:space="preserve"> Model </w:t>
      </w:r>
      <w:proofErr w:type="spellStart"/>
      <w:r w:rsidRPr="00324FE9">
        <w:rPr>
          <w:sz w:val="20"/>
          <w:szCs w:val="20"/>
        </w:rPr>
        <w:t>Tensorflow</w:t>
      </w:r>
      <w:proofErr w:type="spellEnd"/>
      <w:r w:rsidRPr="00324FE9">
        <w:rPr>
          <w:sz w:val="20"/>
          <w:szCs w:val="20"/>
        </w:rPr>
        <w:t xml:space="preserve"> ANN</w:t>
      </w:r>
      <w:bookmarkEnd w:id="1065"/>
    </w:p>
    <w:p w14:paraId="3D15D870" w14:textId="081AC519" w:rsidR="003B2FCF" w:rsidRDefault="003B2FCF" w:rsidP="006C7A24">
      <w:pPr>
        <w:jc w:val="both"/>
        <w:rPr>
          <w:b w:val="0"/>
          <w:bCs/>
          <w:szCs w:val="26"/>
        </w:rPr>
      </w:pPr>
      <w:r>
        <w:rPr>
          <w:sz w:val="28"/>
          <w:szCs w:val="28"/>
        </w:rPr>
        <w:tab/>
      </w:r>
      <w:proofErr w:type="spellStart"/>
      <w:r w:rsidRPr="003B2FCF">
        <w:rPr>
          <w:b w:val="0"/>
          <w:bCs/>
          <w:szCs w:val="26"/>
        </w:rPr>
        <w:t>Như</w:t>
      </w:r>
      <w:proofErr w:type="spellEnd"/>
      <w:r w:rsidRPr="003B2FCF"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hình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đã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biểu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diễn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câu</w:t>
      </w:r>
      <w:proofErr w:type="spellEnd"/>
      <w:r>
        <w:rPr>
          <w:b w:val="0"/>
          <w:bCs/>
          <w:szCs w:val="26"/>
        </w:rPr>
        <w:t xml:space="preserve"> scripts </w:t>
      </w:r>
      <w:proofErr w:type="spellStart"/>
      <w:r w:rsidR="00660ED0">
        <w:rPr>
          <w:b w:val="0"/>
          <w:bCs/>
          <w:szCs w:val="26"/>
        </w:rPr>
        <w:t>miêu</w:t>
      </w:r>
      <w:proofErr w:type="spellEnd"/>
      <w:r w:rsidR="00660ED0">
        <w:rPr>
          <w:b w:val="0"/>
          <w:bCs/>
          <w:szCs w:val="26"/>
        </w:rPr>
        <w:t xml:space="preserve"> </w:t>
      </w:r>
      <w:proofErr w:type="spellStart"/>
      <w:r w:rsidR="00660ED0">
        <w:rPr>
          <w:b w:val="0"/>
          <w:bCs/>
          <w:szCs w:val="26"/>
        </w:rPr>
        <w:t>tả</w:t>
      </w:r>
      <w:proofErr w:type="spellEnd"/>
      <w:r w:rsidR="00660ED0">
        <w:rPr>
          <w:b w:val="0"/>
          <w:bCs/>
          <w:szCs w:val="26"/>
        </w:rPr>
        <w:t xml:space="preserve"> </w:t>
      </w:r>
      <w:proofErr w:type="spellStart"/>
      <w:r w:rsidR="00660ED0">
        <w:rPr>
          <w:b w:val="0"/>
          <w:bCs/>
          <w:szCs w:val="26"/>
        </w:rPr>
        <w:t>một</w:t>
      </w:r>
      <w:proofErr w:type="spellEnd"/>
      <w:r w:rsidR="00660ED0">
        <w:rPr>
          <w:b w:val="0"/>
          <w:bCs/>
          <w:szCs w:val="26"/>
        </w:rPr>
        <w:t xml:space="preserve"> Layer </w:t>
      </w:r>
      <w:proofErr w:type="spellStart"/>
      <w:r w:rsidR="00660ED0">
        <w:rPr>
          <w:b w:val="0"/>
          <w:bCs/>
          <w:szCs w:val="26"/>
        </w:rPr>
        <w:t>đều</w:t>
      </w:r>
      <w:proofErr w:type="spellEnd"/>
      <w:r w:rsidR="00660ED0">
        <w:rPr>
          <w:b w:val="0"/>
          <w:bCs/>
          <w:szCs w:val="26"/>
        </w:rPr>
        <w:t xml:space="preserve"> </w:t>
      </w:r>
      <w:proofErr w:type="spellStart"/>
      <w:r w:rsidR="00660ED0">
        <w:rPr>
          <w:b w:val="0"/>
          <w:bCs/>
          <w:szCs w:val="26"/>
        </w:rPr>
        <w:t>có</w:t>
      </w:r>
      <w:proofErr w:type="spellEnd"/>
      <w:r w:rsidR="00660ED0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thuộc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tính</w:t>
      </w:r>
      <w:proofErr w:type="spellEnd"/>
      <w:r w:rsidR="00660ED0">
        <w:rPr>
          <w:b w:val="0"/>
          <w:bCs/>
          <w:szCs w:val="26"/>
        </w:rPr>
        <w:t xml:space="preserve"> bao </w:t>
      </w:r>
      <w:proofErr w:type="spellStart"/>
      <w:r w:rsidR="00660ED0">
        <w:rPr>
          <w:b w:val="0"/>
          <w:bCs/>
          <w:szCs w:val="26"/>
        </w:rPr>
        <w:t>gồm</w:t>
      </w:r>
      <w:proofErr w:type="spellEnd"/>
      <w:r w:rsidR="00660ED0">
        <w:rPr>
          <w:b w:val="0"/>
          <w:bCs/>
          <w:szCs w:val="26"/>
        </w:rPr>
        <w:t>:</w:t>
      </w:r>
    </w:p>
    <w:p w14:paraId="3ECB2926" w14:textId="7EFE60E2" w:rsidR="00660ED0" w:rsidRPr="006C7A24" w:rsidRDefault="00660ED0" w:rsidP="006E035F">
      <w:pPr>
        <w:pStyle w:val="ListParagraph"/>
        <w:numPr>
          <w:ilvl w:val="1"/>
          <w:numId w:val="38"/>
        </w:numPr>
        <w:contextualSpacing w:val="0"/>
        <w:jc w:val="both"/>
        <w:rPr>
          <w:b w:val="0"/>
          <w:bCs/>
          <w:szCs w:val="26"/>
        </w:rPr>
      </w:pPr>
      <w:r w:rsidRPr="006C7A24">
        <w:rPr>
          <w:b w:val="0"/>
          <w:bCs/>
          <w:szCs w:val="26"/>
        </w:rPr>
        <w:t>Output</w:t>
      </w:r>
      <w:ins w:id="1066" w:author="HIKARI" w:date="2019-11-10T17:23:00Z">
        <w:r w:rsidR="0090526D">
          <w:rPr>
            <w:b w:val="0"/>
            <w:bCs/>
            <w:szCs w:val="26"/>
          </w:rPr>
          <w:t>.</w:t>
        </w:r>
      </w:ins>
    </w:p>
    <w:p w14:paraId="17860DCE" w14:textId="633EE5AF" w:rsidR="00660ED0" w:rsidRPr="006C7A24" w:rsidRDefault="00660ED0" w:rsidP="006E035F">
      <w:pPr>
        <w:pStyle w:val="ListParagraph"/>
        <w:numPr>
          <w:ilvl w:val="1"/>
          <w:numId w:val="38"/>
        </w:numPr>
        <w:contextualSpacing w:val="0"/>
        <w:jc w:val="both"/>
        <w:rPr>
          <w:b w:val="0"/>
          <w:bCs/>
          <w:szCs w:val="26"/>
        </w:rPr>
      </w:pPr>
      <w:proofErr w:type="spellStart"/>
      <w:r w:rsidRPr="006C7A24">
        <w:rPr>
          <w:b w:val="0"/>
          <w:bCs/>
          <w:szCs w:val="26"/>
        </w:rPr>
        <w:t>Loại</w:t>
      </w:r>
      <w:proofErr w:type="spellEnd"/>
      <w:r w:rsidRPr="006C7A24">
        <w:rPr>
          <w:b w:val="0"/>
          <w:bCs/>
          <w:szCs w:val="26"/>
        </w:rPr>
        <w:t xml:space="preserve"> Layer</w:t>
      </w:r>
      <w:ins w:id="1067" w:author="HIKARI" w:date="2019-11-10T17:23:00Z">
        <w:r w:rsidR="0090526D">
          <w:rPr>
            <w:b w:val="0"/>
            <w:bCs/>
            <w:szCs w:val="26"/>
          </w:rPr>
          <w:t>.</w:t>
        </w:r>
      </w:ins>
    </w:p>
    <w:p w14:paraId="4D0D1EFF" w14:textId="47356FEF" w:rsidR="00660ED0" w:rsidRPr="006C7A24" w:rsidRDefault="00660ED0" w:rsidP="006E035F">
      <w:pPr>
        <w:pStyle w:val="ListParagraph"/>
        <w:numPr>
          <w:ilvl w:val="1"/>
          <w:numId w:val="38"/>
        </w:numPr>
        <w:contextualSpacing w:val="0"/>
        <w:jc w:val="both"/>
        <w:rPr>
          <w:b w:val="0"/>
          <w:bCs/>
          <w:szCs w:val="26"/>
        </w:rPr>
      </w:pPr>
      <w:proofErr w:type="spellStart"/>
      <w:r w:rsidRPr="006C7A24">
        <w:rPr>
          <w:b w:val="0"/>
          <w:bCs/>
          <w:szCs w:val="26"/>
        </w:rPr>
        <w:t>Tên</w:t>
      </w:r>
      <w:proofErr w:type="spellEnd"/>
      <w:r w:rsidRPr="006C7A24">
        <w:rPr>
          <w:b w:val="0"/>
          <w:bCs/>
          <w:szCs w:val="26"/>
        </w:rPr>
        <w:t xml:space="preserve"> Layer</w:t>
      </w:r>
      <w:ins w:id="1068" w:author="HIKARI" w:date="2019-11-10T17:23:00Z">
        <w:r w:rsidR="0090526D">
          <w:rPr>
            <w:b w:val="0"/>
            <w:bCs/>
            <w:szCs w:val="26"/>
          </w:rPr>
          <w:t>.</w:t>
        </w:r>
      </w:ins>
    </w:p>
    <w:p w14:paraId="4D1BDBC9" w14:textId="68140634" w:rsidR="00660ED0" w:rsidRPr="006C7A24" w:rsidRDefault="00660ED0" w:rsidP="006E035F">
      <w:pPr>
        <w:pStyle w:val="ListParagraph"/>
        <w:numPr>
          <w:ilvl w:val="1"/>
          <w:numId w:val="38"/>
        </w:numPr>
        <w:contextualSpacing w:val="0"/>
        <w:jc w:val="both"/>
        <w:rPr>
          <w:b w:val="0"/>
          <w:bCs/>
          <w:szCs w:val="26"/>
        </w:rPr>
      </w:pPr>
      <w:r w:rsidRPr="006C7A24">
        <w:rPr>
          <w:b w:val="0"/>
          <w:bCs/>
          <w:szCs w:val="26"/>
        </w:rPr>
        <w:t>Input</w:t>
      </w:r>
      <w:ins w:id="1069" w:author="HIKARI" w:date="2019-11-10T17:23:00Z">
        <w:r w:rsidR="0090526D">
          <w:rPr>
            <w:b w:val="0"/>
            <w:bCs/>
            <w:szCs w:val="26"/>
          </w:rPr>
          <w:t>.</w:t>
        </w:r>
      </w:ins>
    </w:p>
    <w:p w14:paraId="74928B2F" w14:textId="78B8C2E0" w:rsidR="00660ED0" w:rsidRDefault="00660ED0" w:rsidP="006C7A24">
      <w:pPr>
        <w:ind w:left="720"/>
        <w:jc w:val="both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Vì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lí</w:t>
      </w:r>
      <w:proofErr w:type="spellEnd"/>
      <w:r>
        <w:rPr>
          <w:b w:val="0"/>
          <w:bCs/>
          <w:szCs w:val="26"/>
        </w:rPr>
        <w:t xml:space="preserve"> do </w:t>
      </w:r>
      <w:proofErr w:type="spellStart"/>
      <w:r>
        <w:rPr>
          <w:b w:val="0"/>
          <w:bCs/>
          <w:szCs w:val="26"/>
        </w:rPr>
        <w:t>đó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câu</w:t>
      </w:r>
      <w:proofErr w:type="spellEnd"/>
      <w:r w:rsidR="00C568BE">
        <w:rPr>
          <w:b w:val="0"/>
          <w:bCs/>
          <w:szCs w:val="26"/>
        </w:rPr>
        <w:t xml:space="preserve"> script </w:t>
      </w:r>
      <w:proofErr w:type="spellStart"/>
      <w:r w:rsidR="00C568BE">
        <w:rPr>
          <w:b w:val="0"/>
          <w:bCs/>
          <w:szCs w:val="26"/>
        </w:rPr>
        <w:t>sẽ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được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xử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lí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thô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thông</w:t>
      </w:r>
      <w:proofErr w:type="spellEnd"/>
      <w:r w:rsidR="00C568BE">
        <w:rPr>
          <w:b w:val="0"/>
          <w:bCs/>
          <w:szCs w:val="26"/>
        </w:rPr>
        <w:t xml:space="preserve"> qua </w:t>
      </w:r>
      <w:proofErr w:type="spellStart"/>
      <w:r w:rsidR="00C568BE">
        <w:rPr>
          <w:b w:val="0"/>
          <w:bCs/>
          <w:szCs w:val="26"/>
        </w:rPr>
        <w:t>lớp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 w:rsidRPr="00C568BE">
        <w:rPr>
          <w:b w:val="0"/>
          <w:bCs/>
          <w:szCs w:val="26"/>
        </w:rPr>
        <w:t>InputHander</w:t>
      </w:r>
      <w:proofErr w:type="spellEnd"/>
      <w:r w:rsidR="00C568BE">
        <w:rPr>
          <w:b w:val="0"/>
          <w:bCs/>
          <w:szCs w:val="26"/>
        </w:rPr>
        <w:t xml:space="preserve">. </w:t>
      </w:r>
      <w:proofErr w:type="spellStart"/>
      <w:r w:rsidR="00C568BE">
        <w:rPr>
          <w:b w:val="0"/>
          <w:bCs/>
          <w:szCs w:val="26"/>
        </w:rPr>
        <w:t>Tại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đây</w:t>
      </w:r>
      <w:proofErr w:type="spellEnd"/>
      <w:r w:rsidR="00C568BE">
        <w:rPr>
          <w:b w:val="0"/>
          <w:bCs/>
          <w:szCs w:val="26"/>
        </w:rPr>
        <w:t xml:space="preserve">, </w:t>
      </w:r>
      <w:proofErr w:type="spellStart"/>
      <w:r w:rsidR="00C568BE">
        <w:rPr>
          <w:b w:val="0"/>
          <w:bCs/>
          <w:szCs w:val="26"/>
        </w:rPr>
        <w:t>các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câu</w:t>
      </w:r>
      <w:proofErr w:type="spellEnd"/>
      <w:r w:rsidR="00C568BE">
        <w:rPr>
          <w:b w:val="0"/>
          <w:bCs/>
          <w:szCs w:val="26"/>
        </w:rPr>
        <w:t xml:space="preserve"> script </w:t>
      </w:r>
      <w:proofErr w:type="spellStart"/>
      <w:r w:rsidR="00C568BE">
        <w:rPr>
          <w:b w:val="0"/>
          <w:bCs/>
          <w:szCs w:val="26"/>
        </w:rPr>
        <w:t>sẽ</w:t>
      </w:r>
      <w:proofErr w:type="spellEnd"/>
      <w:r w:rsidR="00C568BE">
        <w:rPr>
          <w:b w:val="0"/>
          <w:bCs/>
          <w:szCs w:val="26"/>
        </w:rPr>
        <w:t xml:space="preserve"> </w:t>
      </w:r>
      <w:proofErr w:type="spellStart"/>
      <w:r w:rsidR="00C568BE">
        <w:rPr>
          <w:b w:val="0"/>
          <w:bCs/>
          <w:szCs w:val="26"/>
        </w:rPr>
        <w:t>được</w:t>
      </w:r>
      <w:proofErr w:type="spellEnd"/>
      <w:r w:rsidR="00C568BE">
        <w:rPr>
          <w:b w:val="0"/>
          <w:bCs/>
          <w:szCs w:val="26"/>
        </w:rPr>
        <w:t>:</w:t>
      </w:r>
    </w:p>
    <w:p w14:paraId="631902A9" w14:textId="289AB16D" w:rsidR="00C568BE" w:rsidRPr="006C7A24" w:rsidRDefault="00C568BE" w:rsidP="001C69BD">
      <w:pPr>
        <w:pStyle w:val="ListParagraph"/>
        <w:numPr>
          <w:ilvl w:val="1"/>
          <w:numId w:val="37"/>
        </w:numPr>
        <w:contextualSpacing w:val="0"/>
        <w:jc w:val="both"/>
        <w:rPr>
          <w:b w:val="0"/>
          <w:bCs/>
          <w:szCs w:val="26"/>
        </w:rPr>
        <w:pPrChange w:id="1070" w:author="HIKARI" w:date="2019-11-10T17:21:00Z">
          <w:pPr>
            <w:pStyle w:val="ListParagraph"/>
            <w:numPr>
              <w:ilvl w:val="1"/>
              <w:numId w:val="37"/>
            </w:numPr>
            <w:ind w:left="1800" w:hanging="360"/>
            <w:contextualSpacing w:val="0"/>
            <w:jc w:val="both"/>
          </w:pPr>
        </w:pPrChange>
      </w:pPr>
      <w:proofErr w:type="spellStart"/>
      <w:r w:rsidRPr="006C7A24">
        <w:rPr>
          <w:b w:val="0"/>
          <w:bCs/>
          <w:szCs w:val="26"/>
        </w:rPr>
        <w:t>Chuẩn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hoá</w:t>
      </w:r>
      <w:proofErr w:type="spellEnd"/>
      <w:r w:rsidRPr="006C7A24">
        <w:rPr>
          <w:b w:val="0"/>
          <w:bCs/>
          <w:szCs w:val="26"/>
        </w:rPr>
        <w:t xml:space="preserve"> (</w:t>
      </w:r>
      <w:proofErr w:type="spellStart"/>
      <w:r w:rsidRPr="006C7A24">
        <w:rPr>
          <w:b w:val="0"/>
          <w:bCs/>
          <w:szCs w:val="26"/>
        </w:rPr>
        <w:t>Bỏ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các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khoảng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trắng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thừa</w:t>
      </w:r>
      <w:proofErr w:type="spellEnd"/>
      <w:r w:rsidRPr="006C7A24">
        <w:rPr>
          <w:b w:val="0"/>
          <w:bCs/>
          <w:szCs w:val="26"/>
        </w:rPr>
        <w:t>)</w:t>
      </w:r>
    </w:p>
    <w:p w14:paraId="26B3DBB2" w14:textId="2527934B" w:rsidR="00C568BE" w:rsidRPr="006C7A24" w:rsidRDefault="00C568BE" w:rsidP="001C69BD">
      <w:pPr>
        <w:pStyle w:val="ListParagraph"/>
        <w:numPr>
          <w:ilvl w:val="1"/>
          <w:numId w:val="37"/>
        </w:numPr>
        <w:contextualSpacing w:val="0"/>
        <w:jc w:val="both"/>
        <w:rPr>
          <w:b w:val="0"/>
          <w:bCs/>
          <w:szCs w:val="26"/>
        </w:rPr>
        <w:pPrChange w:id="1071" w:author="HIKARI" w:date="2019-11-10T17:21:00Z">
          <w:pPr>
            <w:pStyle w:val="ListParagraph"/>
            <w:numPr>
              <w:ilvl w:val="1"/>
              <w:numId w:val="37"/>
            </w:numPr>
            <w:ind w:left="1800" w:hanging="360"/>
            <w:contextualSpacing w:val="0"/>
            <w:jc w:val="both"/>
          </w:pPr>
        </w:pPrChange>
      </w:pPr>
      <w:proofErr w:type="spellStart"/>
      <w:r w:rsidRPr="006C7A24">
        <w:rPr>
          <w:b w:val="0"/>
          <w:bCs/>
          <w:szCs w:val="26"/>
        </w:rPr>
        <w:t>Tác</w:t>
      </w:r>
      <w:r w:rsidR="006C7A24">
        <w:rPr>
          <w:b w:val="0"/>
          <w:bCs/>
          <w:szCs w:val="26"/>
        </w:rPr>
        <w:t>h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từ</w:t>
      </w:r>
      <w:proofErr w:type="spellEnd"/>
      <w:r w:rsidRPr="006C7A24">
        <w:rPr>
          <w:b w:val="0"/>
          <w:bCs/>
          <w:szCs w:val="26"/>
        </w:rPr>
        <w:t xml:space="preserve"> (trim) </w:t>
      </w:r>
      <w:proofErr w:type="spellStart"/>
      <w:r w:rsidRPr="006C7A24">
        <w:rPr>
          <w:b w:val="0"/>
          <w:bCs/>
          <w:szCs w:val="26"/>
        </w:rPr>
        <w:t>theo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các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dấu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hiệu</w:t>
      </w:r>
      <w:proofErr w:type="spellEnd"/>
      <w:r w:rsidRPr="006C7A24">
        <w:rPr>
          <w:b w:val="0"/>
          <w:bCs/>
          <w:szCs w:val="26"/>
        </w:rPr>
        <w:t xml:space="preserve"> (</w:t>
      </w:r>
      <w:proofErr w:type="spellStart"/>
      <w:r w:rsidRPr="006C7A24">
        <w:rPr>
          <w:b w:val="0"/>
          <w:bCs/>
          <w:szCs w:val="26"/>
        </w:rPr>
        <w:t>dấu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gramStart"/>
      <w:r w:rsidRPr="006C7A24">
        <w:rPr>
          <w:b w:val="0"/>
          <w:bCs/>
          <w:szCs w:val="26"/>
        </w:rPr>
        <w:t>= .</w:t>
      </w:r>
      <w:proofErr w:type="gramEnd"/>
      <w:r w:rsidRPr="006C7A24">
        <w:rPr>
          <w:b w:val="0"/>
          <w:bCs/>
          <w:szCs w:val="26"/>
        </w:rPr>
        <w:t xml:space="preserve"> , ( ) ) </w:t>
      </w:r>
      <w:proofErr w:type="spellStart"/>
      <w:r w:rsidRPr="006C7A24">
        <w:rPr>
          <w:b w:val="0"/>
          <w:bCs/>
          <w:szCs w:val="26"/>
        </w:rPr>
        <w:t>tư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đó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tách</w:t>
      </w:r>
      <w:proofErr w:type="spellEnd"/>
      <w:r w:rsidRPr="006C7A24">
        <w:rPr>
          <w:b w:val="0"/>
          <w:bCs/>
          <w:szCs w:val="26"/>
        </w:rPr>
        <w:t xml:space="preserve"> ra 4 </w:t>
      </w:r>
      <w:proofErr w:type="spellStart"/>
      <w:ins w:id="1072" w:author="HIKARI" w:date="2019-11-09T14:58:00Z">
        <w:r w:rsidR="008D1990">
          <w:rPr>
            <w:b w:val="0"/>
            <w:bCs/>
            <w:szCs w:val="26"/>
          </w:rPr>
          <w:t>thuộc</w:t>
        </w:r>
      </w:ins>
      <w:proofErr w:type="spellEnd"/>
      <w:del w:id="1073" w:author="HIKARI" w:date="2019-11-09T14:58:00Z">
        <w:r w:rsidRPr="006C7A24" w:rsidDel="008D1990">
          <w:rPr>
            <w:b w:val="0"/>
            <w:bCs/>
            <w:szCs w:val="26"/>
          </w:rPr>
          <w:delText>thuôc</w:delText>
        </w:r>
      </w:del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tính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chung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của</w:t>
      </w:r>
      <w:proofErr w:type="spellEnd"/>
      <w:r w:rsidRPr="006C7A24">
        <w:rPr>
          <w:b w:val="0"/>
          <w:bCs/>
          <w:szCs w:val="26"/>
        </w:rPr>
        <w:t xml:space="preserve"> layer </w:t>
      </w:r>
      <w:proofErr w:type="spellStart"/>
      <w:r w:rsidRPr="006C7A24">
        <w:rPr>
          <w:b w:val="0"/>
          <w:bCs/>
          <w:szCs w:val="26"/>
        </w:rPr>
        <w:t>mà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câu</w:t>
      </w:r>
      <w:proofErr w:type="spellEnd"/>
      <w:r w:rsidRPr="006C7A24">
        <w:rPr>
          <w:b w:val="0"/>
          <w:bCs/>
          <w:szCs w:val="26"/>
        </w:rPr>
        <w:t xml:space="preserve"> scripts </w:t>
      </w:r>
      <w:proofErr w:type="spellStart"/>
      <w:r w:rsidRPr="006C7A24">
        <w:rPr>
          <w:b w:val="0"/>
          <w:bCs/>
          <w:szCs w:val="26"/>
        </w:rPr>
        <w:t>đó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miêu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tả</w:t>
      </w:r>
      <w:proofErr w:type="spellEnd"/>
      <w:r w:rsidR="001D7E5A" w:rsidRPr="006C7A24">
        <w:rPr>
          <w:b w:val="0"/>
          <w:bCs/>
          <w:szCs w:val="26"/>
        </w:rPr>
        <w:t>.</w:t>
      </w:r>
    </w:p>
    <w:p w14:paraId="784B4532" w14:textId="49FC2991" w:rsidR="00C568BE" w:rsidRPr="006C7A24" w:rsidRDefault="001D7E5A" w:rsidP="001C69BD">
      <w:pPr>
        <w:pStyle w:val="ListParagraph"/>
        <w:numPr>
          <w:ilvl w:val="1"/>
          <w:numId w:val="37"/>
        </w:numPr>
        <w:contextualSpacing w:val="0"/>
        <w:jc w:val="both"/>
        <w:rPr>
          <w:b w:val="0"/>
          <w:bCs/>
          <w:szCs w:val="26"/>
        </w:rPr>
        <w:pPrChange w:id="1074" w:author="HIKARI" w:date="2019-11-10T17:21:00Z">
          <w:pPr>
            <w:pStyle w:val="ListParagraph"/>
            <w:numPr>
              <w:ilvl w:val="1"/>
              <w:numId w:val="37"/>
            </w:numPr>
            <w:ind w:left="1800" w:hanging="360"/>
            <w:contextualSpacing w:val="0"/>
            <w:jc w:val="both"/>
          </w:pPr>
        </w:pPrChange>
      </w:pPr>
      <w:r w:rsidRPr="006C7A24">
        <w:rPr>
          <w:b w:val="0"/>
          <w:bCs/>
          <w:szCs w:val="26"/>
        </w:rPr>
        <w:t xml:space="preserve">Sau </w:t>
      </w:r>
      <w:proofErr w:type="spellStart"/>
      <w:r w:rsidRPr="006C7A24">
        <w:rPr>
          <w:b w:val="0"/>
          <w:bCs/>
          <w:szCs w:val="26"/>
        </w:rPr>
        <w:t>khi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xác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định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loại</w:t>
      </w:r>
      <w:proofErr w:type="spellEnd"/>
      <w:r w:rsidRPr="006C7A24">
        <w:rPr>
          <w:b w:val="0"/>
          <w:bCs/>
          <w:szCs w:val="26"/>
        </w:rPr>
        <w:t xml:space="preserve"> layer ở </w:t>
      </w:r>
      <w:proofErr w:type="spellStart"/>
      <w:r w:rsidRPr="006C7A24">
        <w:rPr>
          <w:b w:val="0"/>
          <w:bCs/>
          <w:szCs w:val="26"/>
        </w:rPr>
        <w:t>bước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trên</w:t>
      </w:r>
      <w:proofErr w:type="spellEnd"/>
      <w:r w:rsidRPr="006C7A24">
        <w:rPr>
          <w:b w:val="0"/>
          <w:bCs/>
          <w:szCs w:val="26"/>
        </w:rPr>
        <w:t xml:space="preserve">, </w:t>
      </w:r>
      <w:proofErr w:type="spellStart"/>
      <w:r w:rsidRPr="006C7A24">
        <w:rPr>
          <w:b w:val="0"/>
          <w:bCs/>
          <w:szCs w:val="26"/>
        </w:rPr>
        <w:t>chương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trình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tạo</w:t>
      </w:r>
      <w:proofErr w:type="spellEnd"/>
      <w:r w:rsidRPr="006C7A24">
        <w:rPr>
          <w:b w:val="0"/>
          <w:bCs/>
          <w:szCs w:val="26"/>
        </w:rPr>
        <w:t xml:space="preserve"> layer </w:t>
      </w:r>
      <w:proofErr w:type="spellStart"/>
      <w:r w:rsidRPr="006C7A24">
        <w:rPr>
          <w:b w:val="0"/>
          <w:bCs/>
          <w:szCs w:val="26"/>
        </w:rPr>
        <w:t>dựa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trên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loại</w:t>
      </w:r>
      <w:proofErr w:type="spellEnd"/>
      <w:r w:rsidRPr="006C7A24">
        <w:rPr>
          <w:b w:val="0"/>
          <w:bCs/>
          <w:szCs w:val="26"/>
        </w:rPr>
        <w:t xml:space="preserve"> layer </w:t>
      </w:r>
      <w:proofErr w:type="spellStart"/>
      <w:r w:rsidRPr="006C7A24">
        <w:rPr>
          <w:b w:val="0"/>
          <w:bCs/>
          <w:szCs w:val="26"/>
        </w:rPr>
        <w:t>và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đồng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thời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truyền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ba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thông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số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vừa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đọc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được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từ</w:t>
      </w:r>
      <w:proofErr w:type="spellEnd"/>
      <w:r w:rsidRPr="006C7A24">
        <w:rPr>
          <w:b w:val="0"/>
          <w:bCs/>
          <w:szCs w:val="26"/>
        </w:rPr>
        <w:t xml:space="preserve"> script. </w:t>
      </w:r>
    </w:p>
    <w:p w14:paraId="3B4B51EE" w14:textId="62353789" w:rsidR="001D7E5A" w:rsidRDefault="001D7E5A" w:rsidP="001C69BD">
      <w:pPr>
        <w:pStyle w:val="ListParagraph"/>
        <w:numPr>
          <w:ilvl w:val="1"/>
          <w:numId w:val="37"/>
        </w:numPr>
        <w:contextualSpacing w:val="0"/>
        <w:jc w:val="both"/>
        <w:rPr>
          <w:b w:val="0"/>
          <w:bCs/>
          <w:szCs w:val="26"/>
        </w:rPr>
        <w:pPrChange w:id="1075" w:author="HIKARI" w:date="2019-11-10T17:21:00Z">
          <w:pPr>
            <w:pStyle w:val="ListParagraph"/>
            <w:numPr>
              <w:ilvl w:val="1"/>
              <w:numId w:val="37"/>
            </w:numPr>
            <w:ind w:left="1800" w:hanging="360"/>
            <w:contextualSpacing w:val="0"/>
            <w:jc w:val="both"/>
          </w:pPr>
        </w:pPrChange>
      </w:pPr>
      <w:proofErr w:type="spellStart"/>
      <w:r w:rsidRPr="006C7A24">
        <w:rPr>
          <w:b w:val="0"/>
          <w:bCs/>
          <w:szCs w:val="26"/>
        </w:rPr>
        <w:t>Cuối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cùng</w:t>
      </w:r>
      <w:proofErr w:type="spellEnd"/>
      <w:r w:rsidRPr="006C7A24">
        <w:rPr>
          <w:b w:val="0"/>
          <w:bCs/>
          <w:szCs w:val="26"/>
        </w:rPr>
        <w:t xml:space="preserve">, </w:t>
      </w:r>
      <w:proofErr w:type="spellStart"/>
      <w:r w:rsidRPr="006C7A24">
        <w:rPr>
          <w:b w:val="0"/>
          <w:bCs/>
          <w:szCs w:val="26"/>
        </w:rPr>
        <w:t>dữ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liệu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Pr="006C7A24">
        <w:rPr>
          <w:b w:val="0"/>
          <w:bCs/>
          <w:szCs w:val="26"/>
        </w:rPr>
        <w:t>thô</w:t>
      </w:r>
      <w:proofErr w:type="spellEnd"/>
      <w:r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về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các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thuộc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tính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riêng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của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từng</w:t>
      </w:r>
      <w:proofErr w:type="spellEnd"/>
      <w:r w:rsidR="0063465E" w:rsidRPr="006C7A24">
        <w:rPr>
          <w:b w:val="0"/>
          <w:bCs/>
          <w:szCs w:val="26"/>
        </w:rPr>
        <w:t xml:space="preserve"> layer </w:t>
      </w:r>
      <w:proofErr w:type="spellStart"/>
      <w:r w:rsidR="0063465E" w:rsidRPr="006C7A24">
        <w:rPr>
          <w:b w:val="0"/>
          <w:bCs/>
          <w:szCs w:val="26"/>
        </w:rPr>
        <w:t>được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trích</w:t>
      </w:r>
      <w:proofErr w:type="spellEnd"/>
      <w:r w:rsidR="0063465E" w:rsidRPr="006C7A24">
        <w:rPr>
          <w:b w:val="0"/>
          <w:bCs/>
          <w:szCs w:val="26"/>
        </w:rPr>
        <w:t xml:space="preserve"> ra </w:t>
      </w:r>
      <w:proofErr w:type="spellStart"/>
      <w:r w:rsidR="0063465E" w:rsidRPr="006C7A24">
        <w:rPr>
          <w:b w:val="0"/>
          <w:bCs/>
          <w:szCs w:val="26"/>
        </w:rPr>
        <w:t>từ</w:t>
      </w:r>
      <w:proofErr w:type="spellEnd"/>
      <w:r w:rsidR="0063465E" w:rsidRPr="006C7A24">
        <w:rPr>
          <w:b w:val="0"/>
          <w:bCs/>
          <w:szCs w:val="26"/>
        </w:rPr>
        <w:t xml:space="preserve"> script </w:t>
      </w:r>
      <w:proofErr w:type="spellStart"/>
      <w:r w:rsidR="0063465E" w:rsidRPr="006C7A24">
        <w:rPr>
          <w:b w:val="0"/>
          <w:bCs/>
          <w:szCs w:val="26"/>
        </w:rPr>
        <w:t>và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truyền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vào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cho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hàm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ReadAttribute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trong</w:t>
      </w:r>
      <w:proofErr w:type="spellEnd"/>
      <w:r w:rsidR="0063465E" w:rsidRPr="006C7A24">
        <w:rPr>
          <w:b w:val="0"/>
          <w:bCs/>
          <w:szCs w:val="26"/>
        </w:rPr>
        <w:t xml:space="preserve"> class </w:t>
      </w:r>
      <w:proofErr w:type="spellStart"/>
      <w:ins w:id="1076" w:author="HIKARI" w:date="2019-11-09T14:59:00Z">
        <w:r w:rsidR="008D1990">
          <w:rPr>
            <w:b w:val="0"/>
            <w:bCs/>
            <w:szCs w:val="26"/>
          </w:rPr>
          <w:t>ứ</w:t>
        </w:r>
      </w:ins>
      <w:del w:id="1077" w:author="HIKARI" w:date="2019-11-09T14:59:00Z">
        <w:r w:rsidR="0063465E" w:rsidRPr="006C7A24" w:rsidDel="008D1990">
          <w:rPr>
            <w:b w:val="0"/>
            <w:bCs/>
            <w:szCs w:val="26"/>
          </w:rPr>
          <w:delText>ừ</w:delText>
        </w:r>
      </w:del>
      <w:r w:rsidR="0063465E" w:rsidRPr="006C7A24">
        <w:rPr>
          <w:b w:val="0"/>
          <w:bCs/>
          <w:szCs w:val="26"/>
        </w:rPr>
        <w:t>ng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với</w:t>
      </w:r>
      <w:proofErr w:type="spellEnd"/>
      <w:r w:rsidR="0063465E" w:rsidRPr="006C7A24">
        <w:rPr>
          <w:b w:val="0"/>
          <w:bCs/>
          <w:szCs w:val="26"/>
        </w:rPr>
        <w:t xml:space="preserve"> Layer </w:t>
      </w:r>
      <w:proofErr w:type="spellStart"/>
      <w:r w:rsidR="0063465E" w:rsidRPr="006C7A24">
        <w:rPr>
          <w:b w:val="0"/>
          <w:bCs/>
          <w:szCs w:val="26"/>
        </w:rPr>
        <w:t>nó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hiện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thực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để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xử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lí</w:t>
      </w:r>
      <w:proofErr w:type="spellEnd"/>
      <w:r w:rsidR="0063465E" w:rsidRPr="006C7A24">
        <w:rPr>
          <w:b w:val="0"/>
          <w:bCs/>
          <w:szCs w:val="26"/>
        </w:rPr>
        <w:t xml:space="preserve">. </w:t>
      </w:r>
      <w:proofErr w:type="spellStart"/>
      <w:r w:rsidR="0063465E" w:rsidRPr="006C7A24">
        <w:rPr>
          <w:b w:val="0"/>
          <w:bCs/>
          <w:szCs w:val="26"/>
        </w:rPr>
        <w:t>Đối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với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một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số</w:t>
      </w:r>
      <w:proofErr w:type="spellEnd"/>
      <w:r w:rsidR="0063465E" w:rsidRPr="006C7A24">
        <w:rPr>
          <w:b w:val="0"/>
          <w:bCs/>
          <w:szCs w:val="26"/>
        </w:rPr>
        <w:t xml:space="preserve"> Layer </w:t>
      </w:r>
      <w:proofErr w:type="spellStart"/>
      <w:r w:rsidR="0063465E" w:rsidRPr="006C7A24">
        <w:rPr>
          <w:b w:val="0"/>
          <w:bCs/>
          <w:szCs w:val="26"/>
        </w:rPr>
        <w:t>đặc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biệt</w:t>
      </w:r>
      <w:proofErr w:type="spellEnd"/>
      <w:r w:rsidR="0063465E" w:rsidRPr="006C7A24">
        <w:rPr>
          <w:b w:val="0"/>
          <w:bCs/>
          <w:szCs w:val="26"/>
        </w:rPr>
        <w:t xml:space="preserve"> (Add, Average, </w:t>
      </w:r>
      <w:proofErr w:type="spellStart"/>
      <w:r w:rsidR="0063465E" w:rsidRPr="006C7A24">
        <w:rPr>
          <w:b w:val="0"/>
          <w:bCs/>
          <w:szCs w:val="26"/>
        </w:rPr>
        <w:t>InputLayer</w:t>
      </w:r>
      <w:proofErr w:type="spellEnd"/>
      <w:r w:rsidR="0063465E" w:rsidRPr="006C7A24">
        <w:rPr>
          <w:b w:val="0"/>
          <w:bCs/>
          <w:szCs w:val="26"/>
        </w:rPr>
        <w:t xml:space="preserve">) </w:t>
      </w:r>
      <w:proofErr w:type="spellStart"/>
      <w:r w:rsidR="0063465E" w:rsidRPr="006C7A24">
        <w:rPr>
          <w:b w:val="0"/>
          <w:bCs/>
          <w:szCs w:val="26"/>
        </w:rPr>
        <w:t>không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có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thuộc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tính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riêng</w:t>
      </w:r>
      <w:proofErr w:type="spellEnd"/>
      <w:r w:rsidR="0063465E" w:rsidRPr="006C7A24">
        <w:rPr>
          <w:b w:val="0"/>
          <w:bCs/>
          <w:szCs w:val="26"/>
        </w:rPr>
        <w:t xml:space="preserve">, </w:t>
      </w:r>
      <w:proofErr w:type="spellStart"/>
      <w:r w:rsidR="0063465E" w:rsidRPr="006C7A24">
        <w:rPr>
          <w:b w:val="0"/>
          <w:bCs/>
          <w:szCs w:val="26"/>
        </w:rPr>
        <w:t>không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cần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thực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hiện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bước</w:t>
      </w:r>
      <w:proofErr w:type="spellEnd"/>
      <w:r w:rsidR="0063465E" w:rsidRPr="006C7A24">
        <w:rPr>
          <w:b w:val="0"/>
          <w:bCs/>
          <w:szCs w:val="26"/>
        </w:rPr>
        <w:t xml:space="preserve"> </w:t>
      </w:r>
      <w:proofErr w:type="spellStart"/>
      <w:r w:rsidR="0063465E" w:rsidRPr="006C7A24">
        <w:rPr>
          <w:b w:val="0"/>
          <w:bCs/>
          <w:szCs w:val="26"/>
        </w:rPr>
        <w:t>này</w:t>
      </w:r>
      <w:proofErr w:type="spellEnd"/>
      <w:r w:rsidR="0063465E" w:rsidRPr="006C7A24">
        <w:rPr>
          <w:b w:val="0"/>
          <w:bCs/>
          <w:szCs w:val="26"/>
        </w:rPr>
        <w:t>.</w:t>
      </w:r>
    </w:p>
    <w:p w14:paraId="2D9926BB" w14:textId="77777777" w:rsidR="0085341D" w:rsidRPr="0085341D" w:rsidRDefault="0085341D" w:rsidP="0085341D">
      <w:pPr>
        <w:jc w:val="both"/>
        <w:rPr>
          <w:b w:val="0"/>
          <w:bCs/>
          <w:szCs w:val="26"/>
        </w:rPr>
      </w:pPr>
    </w:p>
    <w:p w14:paraId="4C960A10" w14:textId="02167ADF" w:rsidR="00A86CCA" w:rsidRDefault="00A86CCA">
      <w:pPr>
        <w:pStyle w:val="Heading3"/>
        <w:numPr>
          <w:ilvl w:val="1"/>
          <w:numId w:val="21"/>
        </w:numPr>
        <w:pPrChange w:id="1078" w:author="HIKARI" w:date="2019-11-08T21:22:00Z">
          <w:pPr>
            <w:pStyle w:val="ListParagraph"/>
            <w:numPr>
              <w:ilvl w:val="1"/>
              <w:numId w:val="21"/>
            </w:numPr>
            <w:ind w:left="1440" w:hanging="720"/>
            <w:outlineLvl w:val="0"/>
          </w:pPr>
        </w:pPrChange>
      </w:pPr>
      <w:bookmarkStart w:id="1079" w:name="_Toc24298336"/>
      <w:proofErr w:type="spellStart"/>
      <w:r w:rsidRPr="00A86CCA">
        <w:t>Dựng</w:t>
      </w:r>
      <w:proofErr w:type="spellEnd"/>
      <w:r w:rsidRPr="00A86CCA">
        <w:t xml:space="preserve"> </w:t>
      </w:r>
      <w:proofErr w:type="spellStart"/>
      <w:r w:rsidRPr="00A86CCA">
        <w:t>hình</w:t>
      </w:r>
      <w:bookmarkEnd w:id="1079"/>
      <w:proofErr w:type="spellEnd"/>
    </w:p>
    <w:p w14:paraId="4BA282B8" w14:textId="6A18EB65" w:rsidR="00BE0C3D" w:rsidRPr="006E035F" w:rsidRDefault="00BE0C3D" w:rsidP="006E035F">
      <w:pPr>
        <w:ind w:left="720"/>
        <w:rPr>
          <w:b w:val="0"/>
          <w:bCs/>
          <w:szCs w:val="26"/>
        </w:rPr>
      </w:pPr>
      <w:proofErr w:type="spellStart"/>
      <w:r w:rsidRPr="006E035F">
        <w:rPr>
          <w:b w:val="0"/>
          <w:bCs/>
          <w:szCs w:val="26"/>
        </w:rPr>
        <w:t>Để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dựng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được</w:t>
      </w:r>
      <w:proofErr w:type="spellEnd"/>
      <w:r w:rsidRPr="006E035F">
        <w:rPr>
          <w:b w:val="0"/>
          <w:bCs/>
          <w:szCs w:val="26"/>
        </w:rPr>
        <w:t xml:space="preserve"> diagram </w:t>
      </w:r>
      <w:proofErr w:type="spellStart"/>
      <w:r w:rsidRPr="006E035F">
        <w:rPr>
          <w:b w:val="0"/>
          <w:bCs/>
          <w:szCs w:val="26"/>
        </w:rPr>
        <w:t>theo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mô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tả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người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dùng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dưới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dạng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đồ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hoạ</w:t>
      </w:r>
      <w:proofErr w:type="spellEnd"/>
      <w:r w:rsidR="006E035F" w:rsidRPr="006E035F">
        <w:rPr>
          <w:b w:val="0"/>
          <w:bCs/>
          <w:szCs w:val="26"/>
        </w:rPr>
        <w:t xml:space="preserve">, </w:t>
      </w:r>
      <w:proofErr w:type="spellStart"/>
      <w:r w:rsidR="006E035F" w:rsidRPr="006E035F">
        <w:rPr>
          <w:b w:val="0"/>
          <w:bCs/>
          <w:szCs w:val="26"/>
        </w:rPr>
        <w:t>cần</w:t>
      </w:r>
      <w:proofErr w:type="spellEnd"/>
      <w:r w:rsidR="006E035F" w:rsidRPr="006E035F">
        <w:rPr>
          <w:b w:val="0"/>
          <w:bCs/>
          <w:szCs w:val="26"/>
        </w:rPr>
        <w:t xml:space="preserve"> </w:t>
      </w:r>
      <w:proofErr w:type="spellStart"/>
      <w:r w:rsidR="006E035F" w:rsidRPr="006E035F">
        <w:rPr>
          <w:b w:val="0"/>
          <w:bCs/>
          <w:szCs w:val="26"/>
        </w:rPr>
        <w:t>trải</w:t>
      </w:r>
      <w:proofErr w:type="spellEnd"/>
      <w:r w:rsidR="006E035F" w:rsidRPr="006E035F">
        <w:rPr>
          <w:b w:val="0"/>
          <w:bCs/>
          <w:szCs w:val="26"/>
        </w:rPr>
        <w:t xml:space="preserve"> qua </w:t>
      </w:r>
      <w:proofErr w:type="spellStart"/>
      <w:r w:rsidR="006E035F" w:rsidRPr="006E035F">
        <w:rPr>
          <w:b w:val="0"/>
          <w:bCs/>
          <w:szCs w:val="26"/>
        </w:rPr>
        <w:t>các</w:t>
      </w:r>
      <w:proofErr w:type="spellEnd"/>
      <w:r w:rsidR="006E035F" w:rsidRPr="006E035F">
        <w:rPr>
          <w:b w:val="0"/>
          <w:bCs/>
          <w:szCs w:val="26"/>
        </w:rPr>
        <w:t xml:space="preserve"> </w:t>
      </w:r>
      <w:proofErr w:type="spellStart"/>
      <w:r w:rsidR="006E035F" w:rsidRPr="006E035F">
        <w:rPr>
          <w:b w:val="0"/>
          <w:bCs/>
          <w:szCs w:val="26"/>
        </w:rPr>
        <w:t>quá</w:t>
      </w:r>
      <w:proofErr w:type="spellEnd"/>
      <w:r w:rsidR="006E035F" w:rsidRPr="006E035F">
        <w:rPr>
          <w:b w:val="0"/>
          <w:bCs/>
          <w:szCs w:val="26"/>
        </w:rPr>
        <w:t xml:space="preserve"> </w:t>
      </w:r>
      <w:proofErr w:type="spellStart"/>
      <w:proofErr w:type="gramStart"/>
      <w:r w:rsidR="006E035F" w:rsidRPr="006E035F">
        <w:rPr>
          <w:b w:val="0"/>
          <w:bCs/>
          <w:szCs w:val="26"/>
        </w:rPr>
        <w:t>trình</w:t>
      </w:r>
      <w:proofErr w:type="spellEnd"/>
      <w:r w:rsidR="006E035F" w:rsidRPr="006E035F">
        <w:rPr>
          <w:b w:val="0"/>
          <w:bCs/>
          <w:szCs w:val="26"/>
        </w:rPr>
        <w:t xml:space="preserve"> </w:t>
      </w:r>
      <w:r w:rsidR="00324FE9">
        <w:rPr>
          <w:b w:val="0"/>
          <w:bCs/>
          <w:szCs w:val="26"/>
        </w:rPr>
        <w:t>:</w:t>
      </w:r>
      <w:proofErr w:type="gramEnd"/>
    </w:p>
    <w:p w14:paraId="4E50A0E4" w14:textId="7DE14C34" w:rsidR="006E035F" w:rsidRDefault="006E035F" w:rsidP="001C69BD">
      <w:pPr>
        <w:pStyle w:val="ListParagraph"/>
        <w:numPr>
          <w:ilvl w:val="0"/>
          <w:numId w:val="30"/>
        </w:numPr>
        <w:ind w:left="1800"/>
        <w:contextualSpacing w:val="0"/>
        <w:rPr>
          <w:b w:val="0"/>
          <w:bCs/>
          <w:szCs w:val="26"/>
        </w:rPr>
        <w:pPrChange w:id="1080" w:author="HIKARI" w:date="2019-11-10T17:20:00Z">
          <w:pPr>
            <w:pStyle w:val="ListParagraph"/>
            <w:numPr>
              <w:numId w:val="30"/>
            </w:numPr>
            <w:ind w:left="1800" w:hanging="360"/>
          </w:pPr>
        </w:pPrChange>
      </w:pPr>
      <w:proofErr w:type="spellStart"/>
      <w:r w:rsidRPr="006E035F">
        <w:rPr>
          <w:b w:val="0"/>
          <w:bCs/>
          <w:szCs w:val="26"/>
        </w:rPr>
        <w:t>Xác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định</w:t>
      </w:r>
      <w:proofErr w:type="spellEnd"/>
      <w:r w:rsidRPr="006E035F">
        <w:rPr>
          <w:b w:val="0"/>
          <w:bCs/>
          <w:szCs w:val="26"/>
        </w:rPr>
        <w:t xml:space="preserve"> </w:t>
      </w:r>
      <w:proofErr w:type="spellStart"/>
      <w:r w:rsidRPr="006E035F">
        <w:rPr>
          <w:b w:val="0"/>
          <w:bCs/>
          <w:szCs w:val="26"/>
        </w:rPr>
        <w:t>lớp</w:t>
      </w:r>
      <w:proofErr w:type="spellEnd"/>
      <w:r w:rsidRPr="006E035F">
        <w:rPr>
          <w:b w:val="0"/>
          <w:bCs/>
          <w:szCs w:val="26"/>
        </w:rPr>
        <w:t xml:space="preserve"> cha – </w:t>
      </w:r>
      <w:proofErr w:type="spellStart"/>
      <w:r w:rsidRPr="006E035F">
        <w:rPr>
          <w:b w:val="0"/>
          <w:bCs/>
          <w:szCs w:val="26"/>
        </w:rPr>
        <w:t>lớp</w:t>
      </w:r>
      <w:proofErr w:type="spellEnd"/>
      <w:r w:rsidRPr="006E035F">
        <w:rPr>
          <w:b w:val="0"/>
          <w:bCs/>
          <w:szCs w:val="26"/>
        </w:rPr>
        <w:t xml:space="preserve"> con</w:t>
      </w:r>
      <w:ins w:id="1081" w:author="HIKARI" w:date="2019-11-10T17:23:00Z">
        <w:r w:rsidR="0090526D">
          <w:rPr>
            <w:b w:val="0"/>
            <w:bCs/>
            <w:szCs w:val="26"/>
          </w:rPr>
          <w:t>.</w:t>
        </w:r>
      </w:ins>
    </w:p>
    <w:p w14:paraId="6B73F9BE" w14:textId="45CA5229" w:rsidR="006E035F" w:rsidRDefault="006E035F" w:rsidP="0090526D">
      <w:pPr>
        <w:pStyle w:val="ListParagraph"/>
        <w:numPr>
          <w:ilvl w:val="0"/>
          <w:numId w:val="30"/>
        </w:numPr>
        <w:ind w:left="1800"/>
        <w:contextualSpacing w:val="0"/>
        <w:jc w:val="both"/>
        <w:rPr>
          <w:b w:val="0"/>
          <w:bCs/>
          <w:szCs w:val="26"/>
        </w:rPr>
        <w:pPrChange w:id="1082" w:author="HIKARI" w:date="2019-11-10T17:22:00Z">
          <w:pPr>
            <w:pStyle w:val="ListParagraph"/>
            <w:numPr>
              <w:numId w:val="30"/>
            </w:numPr>
            <w:ind w:left="1800" w:hanging="360"/>
          </w:pPr>
        </w:pPrChange>
      </w:pPr>
      <w:proofErr w:type="spellStart"/>
      <w:r>
        <w:rPr>
          <w:b w:val="0"/>
          <w:bCs/>
          <w:szCs w:val="26"/>
        </w:rPr>
        <w:lastRenderedPageBreak/>
        <w:t>Xây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dựng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cây</w:t>
      </w:r>
      <w:proofErr w:type="spellEnd"/>
      <w:r>
        <w:rPr>
          <w:b w:val="0"/>
          <w:bCs/>
          <w:szCs w:val="26"/>
        </w:rPr>
        <w:t xml:space="preserve"> con </w:t>
      </w:r>
      <w:proofErr w:type="spellStart"/>
      <w:r>
        <w:rPr>
          <w:b w:val="0"/>
          <w:bCs/>
          <w:szCs w:val="26"/>
        </w:rPr>
        <w:t>phân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bằng</w:t>
      </w:r>
      <w:proofErr w:type="spellEnd"/>
      <w:r>
        <w:rPr>
          <w:b w:val="0"/>
          <w:bCs/>
          <w:szCs w:val="26"/>
        </w:rPr>
        <w:t xml:space="preserve"> </w:t>
      </w:r>
      <w:ins w:id="1083" w:author="HIKARI" w:date="2019-11-09T14:59:00Z">
        <w:r w:rsidR="007C0FE9" w:rsidRPr="007C0FE9">
          <w:rPr>
            <w:b w:val="0"/>
            <w:szCs w:val="26"/>
            <w:rPrChange w:id="1084" w:author="HIKARI" w:date="2019-11-09T14:59:00Z">
              <w:rPr>
                <w:bCs/>
                <w:szCs w:val="26"/>
              </w:rPr>
            </w:rPrChange>
          </w:rPr>
          <w:t>D</w:t>
        </w:r>
        <w:r w:rsidR="007C0FE9" w:rsidRPr="007C0FE9">
          <w:rPr>
            <w:b w:val="0"/>
            <w:szCs w:val="26"/>
            <w:rPrChange w:id="1085" w:author="HIKARI" w:date="2019-11-09T14:59:00Z">
              <w:rPr>
                <w:b w:val="0"/>
                <w:bCs/>
                <w:color w:val="FF0000"/>
                <w:szCs w:val="26"/>
              </w:rPr>
            </w:rPrChange>
          </w:rPr>
          <w:t>ictionary</w:t>
        </w:r>
        <w:r w:rsidR="007C0FE9">
          <w:rPr>
            <w:bCs/>
            <w:szCs w:val="26"/>
          </w:rPr>
          <w:t xml:space="preserve"> </w:t>
        </w:r>
      </w:ins>
      <w:del w:id="1086" w:author="HIKARI" w:date="2019-11-09T14:59:00Z">
        <w:r w:rsidDel="007C0FE9">
          <w:rPr>
            <w:b w:val="0"/>
            <w:bCs/>
            <w:szCs w:val="26"/>
          </w:rPr>
          <w:delText xml:space="preserve">Dictonary </w:delText>
        </w:r>
      </w:del>
      <w:proofErr w:type="spellStart"/>
      <w:r>
        <w:rPr>
          <w:b w:val="0"/>
          <w:bCs/>
          <w:szCs w:val="26"/>
        </w:rPr>
        <w:t>với</w:t>
      </w:r>
      <w:proofErr w:type="spellEnd"/>
      <w:r>
        <w:rPr>
          <w:b w:val="0"/>
          <w:bCs/>
          <w:szCs w:val="26"/>
        </w:rPr>
        <w:t xml:space="preserve"> key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</w:t>
      </w:r>
      <w:ins w:id="1087" w:author="HIKARI" w:date="2019-11-09T14:59:00Z">
        <w:r w:rsidR="007C0FE9">
          <w:rPr>
            <w:b w:val="0"/>
            <w:bCs/>
            <w:szCs w:val="26"/>
          </w:rPr>
          <w:t>L</w:t>
        </w:r>
      </w:ins>
      <w:del w:id="1088" w:author="HIKARI" w:date="2019-11-09T14:59:00Z">
        <w:r w:rsidDel="007C0FE9">
          <w:rPr>
            <w:b w:val="0"/>
            <w:bCs/>
            <w:szCs w:val="26"/>
          </w:rPr>
          <w:delText>l</w:delText>
        </w:r>
      </w:del>
      <w:r>
        <w:rPr>
          <w:b w:val="0"/>
          <w:bCs/>
          <w:szCs w:val="26"/>
        </w:rPr>
        <w:t>evel (</w:t>
      </w:r>
      <w:proofErr w:type="spellStart"/>
      <w:r>
        <w:rPr>
          <w:b w:val="0"/>
          <w:bCs/>
          <w:szCs w:val="26"/>
        </w:rPr>
        <w:t>biểu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diễn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từ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số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nguyên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từ</w:t>
      </w:r>
      <w:proofErr w:type="spellEnd"/>
      <w:r>
        <w:rPr>
          <w:b w:val="0"/>
          <w:bCs/>
          <w:szCs w:val="26"/>
        </w:rPr>
        <w:t xml:space="preserve"> 1 </w:t>
      </w:r>
      <w:r w:rsidRPr="006E035F">
        <w:rPr>
          <w:b w:val="0"/>
          <w:bCs/>
          <w:szCs w:val="26"/>
        </w:rPr>
        <w:sym w:font="Wingdings" w:char="F0E0"/>
      </w:r>
      <w:r>
        <w:rPr>
          <w:b w:val="0"/>
          <w:bCs/>
          <w:szCs w:val="26"/>
        </w:rPr>
        <w:t xml:space="preserve"> n)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giá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trị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danh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sách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Layer </w:t>
      </w:r>
      <w:proofErr w:type="spellStart"/>
      <w:r>
        <w:rPr>
          <w:b w:val="0"/>
          <w:bCs/>
          <w:szCs w:val="26"/>
        </w:rPr>
        <w:t>thuộc</w:t>
      </w:r>
      <w:proofErr w:type="spellEnd"/>
      <w:r>
        <w:rPr>
          <w:b w:val="0"/>
          <w:bCs/>
          <w:szCs w:val="26"/>
        </w:rPr>
        <w:t xml:space="preserve"> Level </w:t>
      </w:r>
      <w:proofErr w:type="spellStart"/>
      <w:r>
        <w:rPr>
          <w:b w:val="0"/>
          <w:bCs/>
          <w:szCs w:val="26"/>
        </w:rPr>
        <w:t>đó</w:t>
      </w:r>
      <w:proofErr w:type="spellEnd"/>
      <w:r>
        <w:rPr>
          <w:b w:val="0"/>
          <w:bCs/>
          <w:szCs w:val="26"/>
        </w:rPr>
        <w:t xml:space="preserve">. </w:t>
      </w:r>
      <w:proofErr w:type="spellStart"/>
      <w:r>
        <w:rPr>
          <w:b w:val="0"/>
          <w:bCs/>
          <w:szCs w:val="26"/>
        </w:rPr>
        <w:t>Về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phân</w:t>
      </w:r>
      <w:proofErr w:type="spellEnd"/>
      <w:r>
        <w:rPr>
          <w:b w:val="0"/>
          <w:bCs/>
          <w:szCs w:val="26"/>
        </w:rPr>
        <w:t xml:space="preserve"> chia level </w:t>
      </w:r>
      <w:proofErr w:type="spellStart"/>
      <w:r>
        <w:rPr>
          <w:b w:val="0"/>
          <w:bCs/>
          <w:szCs w:val="26"/>
        </w:rPr>
        <w:t>thì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InputLayer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sẽ</w:t>
      </w:r>
      <w:proofErr w:type="spellEnd"/>
      <w:r>
        <w:rPr>
          <w:b w:val="0"/>
          <w:bCs/>
          <w:szCs w:val="26"/>
        </w:rPr>
        <w:t xml:space="preserve"> ở level 1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OutputLayer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sẽ</w:t>
      </w:r>
      <w:proofErr w:type="spellEnd"/>
      <w:r>
        <w:rPr>
          <w:b w:val="0"/>
          <w:bCs/>
          <w:szCs w:val="26"/>
        </w:rPr>
        <w:t xml:space="preserve"> ở level </w:t>
      </w:r>
      <w:proofErr w:type="spellStart"/>
      <w:r>
        <w:rPr>
          <w:b w:val="0"/>
          <w:bCs/>
          <w:szCs w:val="26"/>
        </w:rPr>
        <w:t>cuối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cùng</w:t>
      </w:r>
      <w:proofErr w:type="spellEnd"/>
      <w:r>
        <w:rPr>
          <w:b w:val="0"/>
          <w:bCs/>
          <w:szCs w:val="26"/>
        </w:rPr>
        <w:t xml:space="preserve">, Layer con ở </w:t>
      </w:r>
      <w:proofErr w:type="spellStart"/>
      <w:r>
        <w:rPr>
          <w:b w:val="0"/>
          <w:bCs/>
          <w:szCs w:val="26"/>
        </w:rPr>
        <w:t>dưới</w:t>
      </w:r>
      <w:proofErr w:type="spellEnd"/>
      <w:r>
        <w:rPr>
          <w:b w:val="0"/>
          <w:bCs/>
          <w:szCs w:val="26"/>
        </w:rPr>
        <w:t xml:space="preserve"> Layer cha </w:t>
      </w:r>
      <w:proofErr w:type="spellStart"/>
      <w:r>
        <w:rPr>
          <w:b w:val="0"/>
          <w:bCs/>
          <w:szCs w:val="26"/>
        </w:rPr>
        <w:t>tối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thiểu</w:t>
      </w:r>
      <w:proofErr w:type="spellEnd"/>
      <w:r>
        <w:rPr>
          <w:b w:val="0"/>
          <w:bCs/>
          <w:szCs w:val="26"/>
        </w:rPr>
        <w:t xml:space="preserve"> 1 level.</w:t>
      </w:r>
    </w:p>
    <w:p w14:paraId="27771C4D" w14:textId="3234A644" w:rsidR="006E035F" w:rsidRDefault="00C6005A" w:rsidP="001C69BD">
      <w:pPr>
        <w:pStyle w:val="ListParagraph"/>
        <w:numPr>
          <w:ilvl w:val="0"/>
          <w:numId w:val="30"/>
        </w:numPr>
        <w:ind w:left="1800"/>
        <w:contextualSpacing w:val="0"/>
        <w:rPr>
          <w:b w:val="0"/>
          <w:bCs/>
          <w:szCs w:val="26"/>
        </w:rPr>
        <w:pPrChange w:id="1089" w:author="HIKARI" w:date="2019-11-10T17:20:00Z">
          <w:pPr>
            <w:pStyle w:val="ListParagraph"/>
            <w:numPr>
              <w:numId w:val="30"/>
            </w:numPr>
            <w:ind w:left="1800" w:hanging="360"/>
          </w:pPr>
        </w:pPrChange>
      </w:pPr>
      <w:proofErr w:type="spellStart"/>
      <w:r>
        <w:rPr>
          <w:b w:val="0"/>
          <w:bCs/>
          <w:szCs w:val="26"/>
        </w:rPr>
        <w:t>Dựng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đồ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hoạ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diagram </w:t>
      </w:r>
      <w:proofErr w:type="spellStart"/>
      <w:r>
        <w:rPr>
          <w:b w:val="0"/>
          <w:bCs/>
          <w:szCs w:val="26"/>
        </w:rPr>
        <w:t>dựa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theo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cây</w:t>
      </w:r>
      <w:proofErr w:type="spellEnd"/>
      <w:r>
        <w:rPr>
          <w:b w:val="0"/>
          <w:bCs/>
          <w:szCs w:val="26"/>
        </w:rPr>
        <w:t xml:space="preserve"> con </w:t>
      </w:r>
      <w:proofErr w:type="spellStart"/>
      <w:r>
        <w:rPr>
          <w:b w:val="0"/>
          <w:bCs/>
          <w:szCs w:val="26"/>
        </w:rPr>
        <w:t>phân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vừa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tạo</w:t>
      </w:r>
      <w:proofErr w:type="spellEnd"/>
      <w:r>
        <w:rPr>
          <w:b w:val="0"/>
          <w:bCs/>
          <w:szCs w:val="26"/>
        </w:rPr>
        <w:t xml:space="preserve"> ở </w:t>
      </w:r>
      <w:proofErr w:type="spellStart"/>
      <w:r>
        <w:rPr>
          <w:b w:val="0"/>
          <w:bCs/>
          <w:szCs w:val="26"/>
        </w:rPr>
        <w:t>trên</w:t>
      </w:r>
      <w:proofErr w:type="spellEnd"/>
      <w:ins w:id="1090" w:author="HIKARI" w:date="2019-11-10T17:22:00Z">
        <w:r w:rsidR="0090526D">
          <w:rPr>
            <w:b w:val="0"/>
            <w:bCs/>
            <w:szCs w:val="26"/>
          </w:rPr>
          <w:t>.</w:t>
        </w:r>
      </w:ins>
    </w:p>
    <w:p w14:paraId="19932A88" w14:textId="28DB3DDF" w:rsidR="00993E32" w:rsidRDefault="00C6005A" w:rsidP="001C69BD">
      <w:pPr>
        <w:pStyle w:val="ListParagraph"/>
        <w:numPr>
          <w:ilvl w:val="0"/>
          <w:numId w:val="30"/>
        </w:numPr>
        <w:ind w:left="1800"/>
        <w:contextualSpacing w:val="0"/>
        <w:rPr>
          <w:b w:val="0"/>
          <w:bCs/>
          <w:szCs w:val="26"/>
        </w:rPr>
        <w:pPrChange w:id="1091" w:author="HIKARI" w:date="2019-11-10T17:20:00Z">
          <w:pPr>
            <w:pStyle w:val="ListParagraph"/>
            <w:numPr>
              <w:numId w:val="30"/>
            </w:numPr>
            <w:ind w:left="1800" w:hanging="360"/>
          </w:pPr>
        </w:pPrChange>
      </w:pPr>
      <w:proofErr w:type="spellStart"/>
      <w:r>
        <w:rPr>
          <w:b w:val="0"/>
          <w:bCs/>
          <w:szCs w:val="26"/>
        </w:rPr>
        <w:t>Dựng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đồ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hoạ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nối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giữa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Layer</w:t>
      </w:r>
      <w:ins w:id="1092" w:author="HIKARI" w:date="2019-11-10T17:23:00Z">
        <w:r w:rsidR="0090526D">
          <w:rPr>
            <w:b w:val="0"/>
            <w:bCs/>
            <w:szCs w:val="26"/>
          </w:rPr>
          <w:t>.</w:t>
        </w:r>
      </w:ins>
    </w:p>
    <w:p w14:paraId="6AD3D765" w14:textId="6B3EEEDF" w:rsidR="00C6005A" w:rsidRDefault="00C6005A" w:rsidP="00C6005A">
      <w:pPr>
        <w:rPr>
          <w:ins w:id="1093" w:author="HIKARI" w:date="2019-11-08T23:09:00Z"/>
          <w:b w:val="0"/>
          <w:bCs/>
          <w:szCs w:val="26"/>
        </w:rPr>
      </w:pPr>
    </w:p>
    <w:p w14:paraId="685ED154" w14:textId="18916826" w:rsidR="00003E1F" w:rsidRDefault="00003E1F" w:rsidP="00C6005A">
      <w:pPr>
        <w:rPr>
          <w:ins w:id="1094" w:author="HIKARI" w:date="2019-11-08T23:09:00Z"/>
          <w:b w:val="0"/>
          <w:bCs/>
          <w:szCs w:val="26"/>
        </w:rPr>
      </w:pPr>
    </w:p>
    <w:p w14:paraId="1D552B1C" w14:textId="46EA4820" w:rsidR="00003E1F" w:rsidRDefault="00003E1F" w:rsidP="00C6005A">
      <w:pPr>
        <w:rPr>
          <w:ins w:id="1095" w:author="HIKARI" w:date="2019-11-08T23:09:00Z"/>
          <w:b w:val="0"/>
          <w:bCs/>
          <w:szCs w:val="26"/>
        </w:rPr>
      </w:pPr>
    </w:p>
    <w:p w14:paraId="24DDD8DB" w14:textId="396BD5D2" w:rsidR="00003E1F" w:rsidRDefault="00003E1F" w:rsidP="00C6005A">
      <w:pPr>
        <w:rPr>
          <w:ins w:id="1096" w:author="HIKARI" w:date="2019-11-08T23:09:00Z"/>
          <w:b w:val="0"/>
          <w:bCs/>
          <w:szCs w:val="26"/>
        </w:rPr>
      </w:pPr>
    </w:p>
    <w:p w14:paraId="78F6ADCE" w14:textId="34FC24B8" w:rsidR="00003E1F" w:rsidRDefault="00003E1F" w:rsidP="00C6005A">
      <w:pPr>
        <w:rPr>
          <w:ins w:id="1097" w:author="HIKARI" w:date="2019-11-08T23:09:00Z"/>
          <w:b w:val="0"/>
          <w:bCs/>
          <w:szCs w:val="26"/>
        </w:rPr>
      </w:pPr>
    </w:p>
    <w:p w14:paraId="48198255" w14:textId="38015B7B" w:rsidR="00003E1F" w:rsidRDefault="00003E1F" w:rsidP="00C6005A">
      <w:pPr>
        <w:rPr>
          <w:ins w:id="1098" w:author="HIKARI" w:date="2019-11-08T23:09:00Z"/>
          <w:b w:val="0"/>
          <w:bCs/>
          <w:szCs w:val="26"/>
        </w:rPr>
      </w:pPr>
    </w:p>
    <w:p w14:paraId="271F48B0" w14:textId="74969924" w:rsidR="00003E1F" w:rsidRDefault="00003E1F" w:rsidP="00C6005A">
      <w:pPr>
        <w:rPr>
          <w:ins w:id="1099" w:author="HIKARI" w:date="2019-11-08T23:09:00Z"/>
          <w:b w:val="0"/>
          <w:bCs/>
          <w:szCs w:val="26"/>
        </w:rPr>
      </w:pPr>
    </w:p>
    <w:p w14:paraId="507DF9E8" w14:textId="4992A1C6" w:rsidR="00003E1F" w:rsidRDefault="00003E1F" w:rsidP="00C6005A">
      <w:pPr>
        <w:rPr>
          <w:ins w:id="1100" w:author="HIKARI" w:date="2019-11-08T23:09:00Z"/>
          <w:b w:val="0"/>
          <w:bCs/>
          <w:szCs w:val="26"/>
        </w:rPr>
      </w:pPr>
    </w:p>
    <w:p w14:paraId="1955070B" w14:textId="7F5D0D27" w:rsidR="00003E1F" w:rsidRDefault="00003E1F" w:rsidP="00C6005A">
      <w:pPr>
        <w:rPr>
          <w:ins w:id="1101" w:author="HIKARI" w:date="2019-11-08T23:09:00Z"/>
          <w:b w:val="0"/>
          <w:bCs/>
          <w:szCs w:val="26"/>
        </w:rPr>
      </w:pPr>
    </w:p>
    <w:p w14:paraId="2FCE8861" w14:textId="4E961C04" w:rsidR="00003E1F" w:rsidRDefault="00003E1F" w:rsidP="00C6005A">
      <w:pPr>
        <w:rPr>
          <w:ins w:id="1102" w:author="HIKARI" w:date="2019-11-08T23:09:00Z"/>
          <w:b w:val="0"/>
          <w:bCs/>
          <w:szCs w:val="26"/>
        </w:rPr>
      </w:pPr>
    </w:p>
    <w:p w14:paraId="6FBD922E" w14:textId="6BCC6775" w:rsidR="00003E1F" w:rsidRDefault="00003E1F" w:rsidP="00C6005A">
      <w:pPr>
        <w:rPr>
          <w:ins w:id="1103" w:author="HIKARI" w:date="2019-11-08T23:09:00Z"/>
          <w:b w:val="0"/>
          <w:bCs/>
          <w:szCs w:val="26"/>
        </w:rPr>
      </w:pPr>
    </w:p>
    <w:p w14:paraId="1BA9DF2E" w14:textId="1C7B637A" w:rsidR="00003E1F" w:rsidRDefault="00003E1F" w:rsidP="00C6005A">
      <w:pPr>
        <w:rPr>
          <w:ins w:id="1104" w:author="HIKARI" w:date="2019-11-08T23:09:00Z"/>
          <w:b w:val="0"/>
          <w:bCs/>
          <w:szCs w:val="26"/>
        </w:rPr>
      </w:pPr>
    </w:p>
    <w:p w14:paraId="44A40C7F" w14:textId="6379DC45" w:rsidR="00003E1F" w:rsidRDefault="00003E1F" w:rsidP="00C6005A">
      <w:pPr>
        <w:rPr>
          <w:ins w:id="1105" w:author="HIKARI" w:date="2019-11-08T23:11:00Z"/>
          <w:b w:val="0"/>
          <w:bCs/>
          <w:szCs w:val="26"/>
        </w:rPr>
      </w:pPr>
    </w:p>
    <w:p w14:paraId="5504333C" w14:textId="1D2E5B6B" w:rsidR="00BE1FC8" w:rsidRDefault="00BE1FC8" w:rsidP="00C6005A">
      <w:pPr>
        <w:rPr>
          <w:ins w:id="1106" w:author="HIKARI" w:date="2019-11-08T23:11:00Z"/>
          <w:b w:val="0"/>
          <w:bCs/>
          <w:szCs w:val="26"/>
        </w:rPr>
      </w:pPr>
    </w:p>
    <w:p w14:paraId="1675CA73" w14:textId="6C1EF9E7" w:rsidR="00BE1FC8" w:rsidRDefault="00BE1FC8" w:rsidP="00C6005A">
      <w:pPr>
        <w:rPr>
          <w:ins w:id="1107" w:author="HIKARI" w:date="2019-11-08T23:11:00Z"/>
          <w:b w:val="0"/>
          <w:bCs/>
          <w:szCs w:val="26"/>
        </w:rPr>
      </w:pPr>
    </w:p>
    <w:p w14:paraId="7B6608ED" w14:textId="62678164" w:rsidR="00BE1FC8" w:rsidRDefault="00BE1FC8" w:rsidP="00C6005A">
      <w:pPr>
        <w:rPr>
          <w:ins w:id="1108" w:author="HIKARI" w:date="2019-11-08T23:11:00Z"/>
          <w:b w:val="0"/>
          <w:bCs/>
          <w:szCs w:val="26"/>
        </w:rPr>
      </w:pPr>
    </w:p>
    <w:p w14:paraId="37DBB3EB" w14:textId="62DD7578" w:rsidR="00BE1FC8" w:rsidRDefault="00BE1FC8" w:rsidP="00C6005A">
      <w:pPr>
        <w:rPr>
          <w:ins w:id="1109" w:author="HIKARI" w:date="2019-11-08T23:11:00Z"/>
          <w:b w:val="0"/>
          <w:bCs/>
          <w:szCs w:val="26"/>
        </w:rPr>
      </w:pPr>
    </w:p>
    <w:p w14:paraId="64F0627F" w14:textId="77777777" w:rsidR="00BE1FC8" w:rsidRPr="00C6005A" w:rsidRDefault="00BE1FC8" w:rsidP="00C6005A">
      <w:pPr>
        <w:rPr>
          <w:b w:val="0"/>
          <w:bCs/>
          <w:szCs w:val="26"/>
        </w:rPr>
      </w:pPr>
    </w:p>
    <w:p w14:paraId="308761F2" w14:textId="4D27098C" w:rsidR="00510CB9" w:rsidRDefault="008D15B5">
      <w:pPr>
        <w:pStyle w:val="Heading2"/>
        <w:numPr>
          <w:ilvl w:val="0"/>
          <w:numId w:val="21"/>
        </w:numPr>
        <w:pPrChange w:id="1110" w:author="HIKARI" w:date="2019-11-08T21:22:00Z">
          <w:pPr>
            <w:pStyle w:val="ListParagraph"/>
            <w:numPr>
              <w:numId w:val="21"/>
            </w:numPr>
            <w:ind w:hanging="360"/>
            <w:outlineLvl w:val="1"/>
          </w:pPr>
        </w:pPrChange>
      </w:pPr>
      <w:bookmarkStart w:id="1111" w:name="_Toc24298337"/>
      <w:proofErr w:type="spellStart"/>
      <w:r w:rsidRPr="008D15B5">
        <w:lastRenderedPageBreak/>
        <w:t>Thiết</w:t>
      </w:r>
      <w:proofErr w:type="spellEnd"/>
      <w:r w:rsidRPr="008D15B5">
        <w:t xml:space="preserve"> </w:t>
      </w:r>
      <w:proofErr w:type="spellStart"/>
      <w:r w:rsidRPr="008D15B5">
        <w:t>kế</w:t>
      </w:r>
      <w:proofErr w:type="spellEnd"/>
      <w:r w:rsidRPr="008D15B5">
        <w:t xml:space="preserve"> </w:t>
      </w:r>
      <w:proofErr w:type="spellStart"/>
      <w:r w:rsidRPr="008D15B5">
        <w:t>giao</w:t>
      </w:r>
      <w:proofErr w:type="spellEnd"/>
      <w:r w:rsidRPr="008D15B5">
        <w:t xml:space="preserve"> </w:t>
      </w:r>
      <w:proofErr w:type="spellStart"/>
      <w:r w:rsidRPr="008D15B5">
        <w:t>diện</w:t>
      </w:r>
      <w:bookmarkEnd w:id="1111"/>
      <w:proofErr w:type="spellEnd"/>
    </w:p>
    <w:p w14:paraId="7AD2AFD1" w14:textId="58F0AA98" w:rsidR="00214C88" w:rsidRDefault="000A704B">
      <w:pPr>
        <w:pStyle w:val="Heading3"/>
        <w:numPr>
          <w:ilvl w:val="1"/>
          <w:numId w:val="21"/>
        </w:numPr>
        <w:pPrChange w:id="1112" w:author="HIKARI" w:date="2019-11-08T21:22:00Z">
          <w:pPr>
            <w:pStyle w:val="ListParagraph"/>
            <w:numPr>
              <w:ilvl w:val="1"/>
              <w:numId w:val="21"/>
            </w:numPr>
            <w:ind w:left="1440" w:hanging="720"/>
            <w:outlineLvl w:val="2"/>
          </w:pPr>
        </w:pPrChange>
      </w:pPr>
      <w:bookmarkStart w:id="1113" w:name="_Toc24298338"/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ED263C" wp14:editId="0EF6B073">
                <wp:simplePos x="0" y="0"/>
                <wp:positionH relativeFrom="column">
                  <wp:posOffset>2355215</wp:posOffset>
                </wp:positionH>
                <wp:positionV relativeFrom="paragraph">
                  <wp:posOffset>376555</wp:posOffset>
                </wp:positionV>
                <wp:extent cx="1938528" cy="885139"/>
                <wp:effectExtent l="0" t="0" r="24130" b="10795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528" cy="88513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36BAE3" w14:textId="0C25C509" w:rsidR="00B40D21" w:rsidRPr="00337569" w:rsidRDefault="00B40D21" w:rsidP="000A704B">
                            <w:proofErr w:type="spellStart"/>
                            <w:r>
                              <w:t>Chức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năng</w:t>
                            </w:r>
                            <w:proofErr w:type="spellEnd"/>
                            <w:r>
                              <w:t xml:space="preserve"> di </w:t>
                            </w:r>
                            <w:proofErr w:type="spellStart"/>
                            <w:r>
                              <w:t>chuyển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và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phóng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trên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khu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vực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hiển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thị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D263C" id="Text Box 88" o:spid="_x0000_s1027" type="#_x0000_t202" style="position:absolute;left:0;text-align:left;margin-left:185.45pt;margin-top:29.65pt;width:152.65pt;height:69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" fillcolor="white [3201]" strokecolor="black [3200]" strokeweight="1pt">
                <v:textbox>
                  <w:txbxContent>
                    <w:p w14:paraId="4736BAE3" w14:textId="0C25C509" w:rsidR="00B40D21" w:rsidRPr="00337569" w:rsidRDefault="00B40D21" w:rsidP="000A704B">
                      <w:proofErr w:type="spellStart"/>
                      <w:r>
                        <w:t>Chức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năng</w:t>
                      </w:r>
                      <w:proofErr w:type="spellEnd"/>
                      <w:r>
                        <w:t xml:space="preserve"> di </w:t>
                      </w:r>
                      <w:proofErr w:type="spellStart"/>
                      <w:r>
                        <w:t>chuyển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và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phóng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trên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khu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vực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hiển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thị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proofErr w:type="spellStart"/>
      <w:r w:rsidR="00214C88" w:rsidRPr="00E24C10">
        <w:t>Giao</w:t>
      </w:r>
      <w:proofErr w:type="spellEnd"/>
      <w:r w:rsidR="00214C88" w:rsidRPr="00E24C10">
        <w:t xml:space="preserve"> </w:t>
      </w:r>
      <w:proofErr w:type="spellStart"/>
      <w:r w:rsidR="00214C88" w:rsidRPr="00E24C10">
        <w:t>diện</w:t>
      </w:r>
      <w:proofErr w:type="spellEnd"/>
      <w:r w:rsidR="00214C88" w:rsidRPr="00E24C10">
        <w:t xml:space="preserve"> </w:t>
      </w:r>
      <w:proofErr w:type="spellStart"/>
      <w:r w:rsidR="00214C88">
        <w:t>chương</w:t>
      </w:r>
      <w:proofErr w:type="spellEnd"/>
      <w:r w:rsidR="00214C88">
        <w:t xml:space="preserve"> </w:t>
      </w:r>
      <w:proofErr w:type="spellStart"/>
      <w:r w:rsidR="00214C88">
        <w:t>trình</w:t>
      </w:r>
      <w:bookmarkEnd w:id="1113"/>
      <w:proofErr w:type="spellEnd"/>
    </w:p>
    <w:p w14:paraId="380171AF" w14:textId="6B0B394F" w:rsidR="000A704B" w:rsidRPr="000A704B" w:rsidRDefault="000A704B" w:rsidP="006C7A24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36D23A" wp14:editId="388CAF94">
                <wp:simplePos x="0" y="0"/>
                <wp:positionH relativeFrom="column">
                  <wp:posOffset>4615205</wp:posOffset>
                </wp:positionH>
                <wp:positionV relativeFrom="paragraph">
                  <wp:posOffset>277368</wp:posOffset>
                </wp:positionV>
                <wp:extent cx="1938528" cy="606831"/>
                <wp:effectExtent l="0" t="0" r="24130" b="22225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528" cy="60683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07A169" w14:textId="77777777" w:rsidR="00B40D21" w:rsidRPr="00337569" w:rsidRDefault="00B40D21" w:rsidP="00214C88">
                            <w:proofErr w:type="spellStart"/>
                            <w:r w:rsidRPr="00337569">
                              <w:t>Nơi</w:t>
                            </w:r>
                            <w:proofErr w:type="spellEnd"/>
                            <w:r w:rsidRPr="00337569">
                              <w:t xml:space="preserve"> </w:t>
                            </w:r>
                            <w:proofErr w:type="spellStart"/>
                            <w:r w:rsidRPr="00337569">
                              <w:t>hiển</w:t>
                            </w:r>
                            <w:proofErr w:type="spellEnd"/>
                            <w:r w:rsidRPr="00337569">
                              <w:t xml:space="preserve"> </w:t>
                            </w:r>
                            <w:proofErr w:type="spellStart"/>
                            <w:r w:rsidRPr="00337569">
                              <w:t>thị</w:t>
                            </w:r>
                            <w:proofErr w:type="spellEnd"/>
                            <w:r w:rsidRPr="00337569">
                              <w:t xml:space="preserve"> </w:t>
                            </w:r>
                            <w:r w:rsidRPr="00337569">
                              <w:rPr>
                                <w:szCs w:val="26"/>
                              </w:rPr>
                              <w:t>TensorFlow</w:t>
                            </w:r>
                            <w:r>
                              <w:rPr>
                                <w:szCs w:val="26"/>
                              </w:rPr>
                              <w:t xml:space="preserve"> </w:t>
                            </w:r>
                            <w:r w:rsidRPr="00337569">
                              <w:rPr>
                                <w:szCs w:val="26"/>
                              </w:rPr>
                              <w:t>Layer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6D23A" id="Text Box 78" o:spid="_x0000_s1028" type="#_x0000_t202" style="position:absolute;margin-left:363.4pt;margin-top:21.85pt;width:152.65pt;height:4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" fillcolor="white [3201]" strokecolor="black [3200]" strokeweight="1pt">
                <v:textbox>
                  <w:txbxContent>
                    <w:p w14:paraId="2007A169" w14:textId="77777777" w:rsidR="00B40D21" w:rsidRPr="00337569" w:rsidRDefault="00B40D21" w:rsidP="00214C88">
                      <w:proofErr w:type="spellStart"/>
                      <w:r w:rsidRPr="00337569">
                        <w:t>Nơi</w:t>
                      </w:r>
                      <w:proofErr w:type="spellEnd"/>
                      <w:r w:rsidRPr="00337569">
                        <w:t xml:space="preserve"> </w:t>
                      </w:r>
                      <w:proofErr w:type="spellStart"/>
                      <w:r w:rsidRPr="00337569">
                        <w:t>hiển</w:t>
                      </w:r>
                      <w:proofErr w:type="spellEnd"/>
                      <w:r w:rsidRPr="00337569">
                        <w:t xml:space="preserve"> </w:t>
                      </w:r>
                      <w:proofErr w:type="spellStart"/>
                      <w:r w:rsidRPr="00337569">
                        <w:t>thị</w:t>
                      </w:r>
                      <w:proofErr w:type="spellEnd"/>
                      <w:r w:rsidRPr="00337569">
                        <w:t xml:space="preserve"> </w:t>
                      </w:r>
                      <w:r w:rsidRPr="00337569">
                        <w:rPr>
                          <w:szCs w:val="26"/>
                        </w:rPr>
                        <w:t>TensorFlow</w:t>
                      </w:r>
                      <w:r>
                        <w:rPr>
                          <w:szCs w:val="26"/>
                        </w:rPr>
                        <w:t xml:space="preserve"> </w:t>
                      </w:r>
                      <w:r w:rsidRPr="00337569">
                        <w:rPr>
                          <w:szCs w:val="26"/>
                        </w:rPr>
                        <w:t>Layer Diagram</w:t>
                      </w:r>
                    </w:p>
                  </w:txbxContent>
                </v:textbox>
              </v:shape>
            </w:pict>
          </mc:Fallback>
        </mc:AlternateContent>
      </w:r>
    </w:p>
    <w:p w14:paraId="7FAFEA25" w14:textId="77777777" w:rsidR="00214C88" w:rsidRDefault="00214C88" w:rsidP="00214C8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3D2D2D" wp14:editId="3DFAF4A2">
                <wp:simplePos x="0" y="0"/>
                <wp:positionH relativeFrom="column">
                  <wp:posOffset>738835</wp:posOffset>
                </wp:positionH>
                <wp:positionV relativeFrom="paragraph">
                  <wp:posOffset>188366</wp:posOffset>
                </wp:positionV>
                <wp:extent cx="1280160" cy="306705"/>
                <wp:effectExtent l="0" t="0" r="15240" b="17145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3067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C807E4" w14:textId="77777777" w:rsidR="00B40D21" w:rsidRDefault="00B40D21" w:rsidP="00214C88">
                            <w:r>
                              <w:t xml:space="preserve">Thanh </w:t>
                            </w:r>
                            <w:proofErr w:type="spellStart"/>
                            <w:r>
                              <w:t>công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cụ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D2D2D" id="Text Box 80" o:spid="_x0000_s1029" type="#_x0000_t202" style="position:absolute;margin-left:58.2pt;margin-top:14.85pt;width:100.8pt;height:24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" fillcolor="white [3201]" strokecolor="black [3200]" strokeweight="1pt">
                <v:textbox>
                  <w:txbxContent>
                    <w:p w14:paraId="5FC807E4" w14:textId="77777777" w:rsidR="00B40D21" w:rsidRDefault="00B40D21" w:rsidP="00214C88">
                      <w:r>
                        <w:t xml:space="preserve">Thanh </w:t>
                      </w:r>
                      <w:proofErr w:type="spellStart"/>
                      <w:r>
                        <w:t>công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cụ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AB68C26" w14:textId="61557C17" w:rsidR="00214C88" w:rsidRPr="00030FA5" w:rsidRDefault="000A704B" w:rsidP="00214C8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865726" wp14:editId="6B51DA59">
                <wp:simplePos x="0" y="0"/>
                <wp:positionH relativeFrom="column">
                  <wp:posOffset>2809037</wp:posOffset>
                </wp:positionH>
                <wp:positionV relativeFrom="paragraph">
                  <wp:posOffset>121082</wp:posOffset>
                </wp:positionV>
                <wp:extent cx="570585" cy="541325"/>
                <wp:effectExtent l="38100" t="0" r="20320" b="49530"/>
                <wp:wrapNone/>
                <wp:docPr id="89" name="Straight Arrow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0585" cy="541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A89E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9" o:spid="_x0000_s1026" type="#_x0000_t32" style="position:absolute;margin-left:221.2pt;margin-top:9.55pt;width:44.95pt;height:42.6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" strokecolor="#ffc000 [3207]" strokeweight="1.5pt">
                <v:stroke endarrow="block" joinstyle="miter"/>
              </v:shape>
            </w:pict>
          </mc:Fallback>
        </mc:AlternateContent>
      </w:r>
      <w:r w:rsidR="00214C8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87CA29" wp14:editId="4639E87D">
                <wp:simplePos x="0" y="0"/>
                <wp:positionH relativeFrom="column">
                  <wp:posOffset>4002937</wp:posOffset>
                </wp:positionH>
                <wp:positionV relativeFrom="paragraph">
                  <wp:posOffset>113182</wp:posOffset>
                </wp:positionV>
                <wp:extent cx="1520038" cy="1713815"/>
                <wp:effectExtent l="38100" t="0" r="23495" b="5842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0038" cy="1713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369F8" id="Straight Arrow Connector 79" o:spid="_x0000_s1026" type="#_x0000_t32" style="position:absolute;margin-left:315.2pt;margin-top:8.9pt;width:119.7pt;height:134.9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" strokecolor="#ffc000 [3207]" strokeweight="1.5pt">
                <v:stroke endarrow="block" joinstyle="miter"/>
              </v:shape>
            </w:pict>
          </mc:Fallback>
        </mc:AlternateContent>
      </w:r>
      <w:r w:rsidR="00214C8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C7DADE" wp14:editId="20243A03">
                <wp:simplePos x="0" y="0"/>
                <wp:positionH relativeFrom="column">
                  <wp:posOffset>696467</wp:posOffset>
                </wp:positionH>
                <wp:positionV relativeFrom="paragraph">
                  <wp:posOffset>112700</wp:posOffset>
                </wp:positionV>
                <wp:extent cx="627583" cy="490474"/>
                <wp:effectExtent l="38100" t="0" r="20320" b="62230"/>
                <wp:wrapNone/>
                <wp:docPr id="81" name="Straight Arrow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7583" cy="4904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5D75A" id="Straight Arrow Connector 81" o:spid="_x0000_s1026" type="#_x0000_t32" style="position:absolute;margin-left:54.85pt;margin-top:8.85pt;width:49.4pt;height:38.6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" strokecolor="#ffc000 [3207]" strokeweight="1.5pt">
                <v:stroke endarrow="block" joinstyle="miter"/>
              </v:shape>
            </w:pict>
          </mc:Fallback>
        </mc:AlternateContent>
      </w:r>
    </w:p>
    <w:p w14:paraId="03D72DB0" w14:textId="6ACC8106" w:rsidR="00324FE9" w:rsidRDefault="00324FE9" w:rsidP="00324FE9">
      <w:pPr>
        <w:keepNext/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5D7937" wp14:editId="139B6651">
                <wp:simplePos x="0" y="0"/>
                <wp:positionH relativeFrom="column">
                  <wp:posOffset>1574292</wp:posOffset>
                </wp:positionH>
                <wp:positionV relativeFrom="paragraph">
                  <wp:posOffset>2466772</wp:posOffset>
                </wp:positionV>
                <wp:extent cx="861670" cy="1783385"/>
                <wp:effectExtent l="38100" t="38100" r="34290" b="2667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1670" cy="17833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D174B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7" o:spid="_x0000_s1026" type="#_x0000_t32" style="position:absolute;margin-left:123.95pt;margin-top:194.25pt;width:67.85pt;height:140.4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D243E2" wp14:editId="3E5DA5BE">
                <wp:simplePos x="0" y="0"/>
                <wp:positionH relativeFrom="column">
                  <wp:posOffset>5383987</wp:posOffset>
                </wp:positionH>
                <wp:positionV relativeFrom="paragraph">
                  <wp:posOffset>2569184</wp:posOffset>
                </wp:positionV>
                <wp:extent cx="695097" cy="1483461"/>
                <wp:effectExtent l="0" t="38100" r="67310" b="21590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097" cy="14834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1E84C" id="Straight Arrow Connector 86" o:spid="_x0000_s1026" type="#_x0000_t32" style="position:absolute;margin-left:423.95pt;margin-top:202.3pt;width:54.75pt;height:116.8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435DCCB" wp14:editId="708D5AAB">
                <wp:simplePos x="0" y="0"/>
                <wp:positionH relativeFrom="column">
                  <wp:posOffset>863193</wp:posOffset>
                </wp:positionH>
                <wp:positionV relativeFrom="paragraph">
                  <wp:posOffset>3673780</wp:posOffset>
                </wp:positionV>
                <wp:extent cx="672439" cy="583692"/>
                <wp:effectExtent l="0" t="38100" r="52070" b="26035"/>
                <wp:wrapNone/>
                <wp:docPr id="83" name="Straight Arr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2439" cy="5836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EAF38" id="Straight Arrow Connector 83" o:spid="_x0000_s1026" type="#_x0000_t32" style="position:absolute;margin-left:67.95pt;margin-top:289.25pt;width:52.95pt;height:45.9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" strokecolor="#ffc000 [3207]" strokeweight="1.5pt">
                <v:stroke endarrow="block" joinstyle="miter"/>
              </v:shape>
            </w:pict>
          </mc:Fallback>
        </mc:AlternateContent>
      </w:r>
      <w:r w:rsidR="000A704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63ACAA" wp14:editId="7CEE9CA8">
                <wp:simplePos x="0" y="0"/>
                <wp:positionH relativeFrom="column">
                  <wp:posOffset>2018665</wp:posOffset>
                </wp:positionH>
                <wp:positionV relativeFrom="paragraph">
                  <wp:posOffset>288595</wp:posOffset>
                </wp:positionV>
                <wp:extent cx="1265530" cy="131674"/>
                <wp:effectExtent l="0" t="0" r="11430" b="20955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530" cy="131674"/>
                        </a:xfrm>
                        <a:prstGeom prst="rect">
                          <a:avLst/>
                        </a:prstGeom>
                        <a:noFill/>
                        <a:ln w="19050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72894" id="Rectangle 87" o:spid="_x0000_s1026" style="position:absolute;margin-left:158.95pt;margin-top:22.7pt;width:99.65pt;height:10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" filled="f" strokecolor="#ffc000 [3207]" strokeweight="1.5pt">
                <v:stroke joinstyle="round"/>
              </v:rect>
            </w:pict>
          </mc:Fallback>
        </mc:AlternateContent>
      </w:r>
      <w:r w:rsidR="00214C88" w:rsidRPr="00030FA5">
        <w:rPr>
          <w:noProof/>
          <w:sz w:val="28"/>
          <w:szCs w:val="28"/>
        </w:rPr>
        <w:drawing>
          <wp:inline distT="0" distB="0" distL="0" distR="0" wp14:anchorId="7EE2B5BA" wp14:editId="5A628FB0">
            <wp:extent cx="6583680" cy="3764915"/>
            <wp:effectExtent l="0" t="0" r="762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4746" w14:textId="140E1D16" w:rsidR="00214C88" w:rsidRDefault="00324FE9" w:rsidP="00324FE9">
      <w:pPr>
        <w:pStyle w:val="Caption"/>
        <w:jc w:val="center"/>
        <w:rPr>
          <w:sz w:val="28"/>
          <w:szCs w:val="28"/>
        </w:rPr>
      </w:pPr>
      <w:bookmarkStart w:id="1114" w:name="_Toc24298361"/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2F46B4" wp14:editId="6BFD3DA4">
                <wp:simplePos x="0" y="0"/>
                <wp:positionH relativeFrom="column">
                  <wp:posOffset>4424934</wp:posOffset>
                </wp:positionH>
                <wp:positionV relativeFrom="paragraph">
                  <wp:posOffset>104444</wp:posOffset>
                </wp:positionV>
                <wp:extent cx="2011680" cy="884605"/>
                <wp:effectExtent l="0" t="0" r="26670" b="1079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88460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E3B25D" w14:textId="77777777" w:rsidR="00B40D21" w:rsidRDefault="00B40D21" w:rsidP="00214C88">
                            <w:proofErr w:type="spellStart"/>
                            <w:r>
                              <w:t>Khu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vực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hiển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thị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thông</w:t>
                            </w:r>
                            <w:proofErr w:type="spellEnd"/>
                            <w:r>
                              <w:t xml:space="preserve"> tin </w:t>
                            </w:r>
                            <w:proofErr w:type="spellStart"/>
                            <w:r>
                              <w:t>của</w:t>
                            </w:r>
                            <w:proofErr w:type="spellEnd"/>
                            <w:r>
                              <w:t xml:space="preserve"> Layer </w:t>
                            </w:r>
                            <w:proofErr w:type="spellStart"/>
                            <w:r>
                              <w:t>được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chọn</w:t>
                            </w:r>
                            <w:proofErr w:type="spellEnd"/>
                            <w:r>
                              <w:t xml:space="preserve"> / </w:t>
                            </w:r>
                            <w:proofErr w:type="spellStart"/>
                            <w:r>
                              <w:t>Chức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năng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tìm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kiếm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F46B4" id="Text Box 85" o:spid="_x0000_s1030" type="#_x0000_t202" style="position:absolute;left:0;text-align:left;margin-left:348.4pt;margin-top:8.2pt;width:158.4pt;height:69.6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" fillcolor="white [3201]" strokecolor="black [3200]" strokeweight="1pt">
                <v:textbox>
                  <w:txbxContent>
                    <w:p w14:paraId="17E3B25D" w14:textId="77777777" w:rsidR="00B40D21" w:rsidRDefault="00B40D21" w:rsidP="00214C88">
                      <w:proofErr w:type="spellStart"/>
                      <w:r>
                        <w:t>Khu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vực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hiển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thị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thông</w:t>
                      </w:r>
                      <w:proofErr w:type="spellEnd"/>
                      <w:r>
                        <w:t xml:space="preserve"> tin </w:t>
                      </w:r>
                      <w:proofErr w:type="spellStart"/>
                      <w:r>
                        <w:t>của</w:t>
                      </w:r>
                      <w:proofErr w:type="spellEnd"/>
                      <w:r>
                        <w:t xml:space="preserve"> Layer </w:t>
                      </w:r>
                      <w:proofErr w:type="spellStart"/>
                      <w:r>
                        <w:t>được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chọn</w:t>
                      </w:r>
                      <w:proofErr w:type="spellEnd"/>
                      <w:r>
                        <w:t xml:space="preserve"> / </w:t>
                      </w:r>
                      <w:proofErr w:type="spellStart"/>
                      <w:r>
                        <w:t>Chức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năng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tìm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kiếm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proofErr w:type="spellStart"/>
      <w:r>
        <w:t>Hình</w:t>
      </w:r>
      <w:proofErr w:type="spellEnd"/>
      <w:r>
        <w:t xml:space="preserve"> </w:t>
      </w:r>
      <w:fldSimple w:instr=" SEQ Hình \* ARABIC ">
        <w:r w:rsidR="00DE0349">
          <w:rPr>
            <w:noProof/>
          </w:rPr>
          <w:t>6</w:t>
        </w:r>
      </w:fldSimple>
      <w:r>
        <w:t xml:space="preserve">: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bookmarkEnd w:id="1114"/>
      <w:proofErr w:type="spellEnd"/>
    </w:p>
    <w:p w14:paraId="1C96DC81" w14:textId="2F776E09" w:rsidR="003059AA" w:rsidRDefault="003059AA" w:rsidP="00B87616">
      <w:pPr>
        <w:rPr>
          <w:ins w:id="1115" w:author="HIKARI" w:date="2019-11-08T21:22:00Z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9F03D7" wp14:editId="69D65EE0">
                <wp:simplePos x="0" y="0"/>
                <wp:positionH relativeFrom="column">
                  <wp:posOffset>2164715</wp:posOffset>
                </wp:positionH>
                <wp:positionV relativeFrom="paragraph">
                  <wp:posOffset>43815</wp:posOffset>
                </wp:positionV>
                <wp:extent cx="1901952" cy="607162"/>
                <wp:effectExtent l="0" t="0" r="22225" b="2159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952" cy="60716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01C84" w14:textId="77777777" w:rsidR="00B40D21" w:rsidRDefault="00B40D21" w:rsidP="00214C88">
                            <w:proofErr w:type="spellStart"/>
                            <w:r>
                              <w:t>Nơi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nhập</w:t>
                            </w:r>
                            <w:proofErr w:type="spellEnd"/>
                            <w:r>
                              <w:t xml:space="preserve"> python scripts </w:t>
                            </w:r>
                            <w:proofErr w:type="spellStart"/>
                            <w:r>
                              <w:t>chứa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mô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tả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về</w:t>
                            </w:r>
                            <w:proofErr w:type="spellEnd"/>
                            <w:r>
                              <w:t xml:space="preserve"> ANN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F03D7" id="Text Box 75" o:spid="_x0000_s1031" type="#_x0000_t202" style="position:absolute;margin-left:170.45pt;margin-top:3.45pt;width:149.75pt;height:47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" fillcolor="white [3201]" strokecolor="black [3200]" strokeweight="1pt">
                <v:textbox>
                  <w:txbxContent>
                    <w:p w14:paraId="11801C84" w14:textId="77777777" w:rsidR="00B40D21" w:rsidRDefault="00B40D21" w:rsidP="00214C88">
                      <w:proofErr w:type="spellStart"/>
                      <w:r>
                        <w:t>Nơi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nhập</w:t>
                      </w:r>
                      <w:proofErr w:type="spellEnd"/>
                      <w:r>
                        <w:t xml:space="preserve"> python scripts </w:t>
                      </w:r>
                      <w:proofErr w:type="spellStart"/>
                      <w:r>
                        <w:t>chứa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mô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tả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về</w:t>
                      </w:r>
                      <w:proofErr w:type="spellEnd"/>
                      <w:r>
                        <w:t xml:space="preserve"> ANN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91BE4A" wp14:editId="152F4A1D">
                <wp:simplePos x="0" y="0"/>
                <wp:positionH relativeFrom="column">
                  <wp:posOffset>-2540</wp:posOffset>
                </wp:positionH>
                <wp:positionV relativeFrom="paragraph">
                  <wp:posOffset>32385</wp:posOffset>
                </wp:positionV>
                <wp:extent cx="1799539" cy="606425"/>
                <wp:effectExtent l="0" t="0" r="10795" b="22225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9539" cy="60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3E48EB" w14:textId="77777777" w:rsidR="00B40D21" w:rsidRDefault="00B40D21" w:rsidP="00214C88">
                            <w:proofErr w:type="spellStart"/>
                            <w:r>
                              <w:t>Nút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thực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thi</w:t>
                            </w:r>
                            <w:proofErr w:type="spellEnd"/>
                            <w:r>
                              <w:t xml:space="preserve"> python scripts </w:t>
                            </w:r>
                            <w:r>
                              <w:sym w:font="Wingdings" w:char="F0E0"/>
                            </w:r>
                            <w:r>
                              <w:t xml:space="preserve"> 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1BE4A" id="Text Box 82" o:spid="_x0000_s1032" type="#_x0000_t202" style="position:absolute;margin-left:-.2pt;margin-top:2.55pt;width:141.7pt;height:47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" fillcolor="white [3201]" strokeweight=".5pt">
                <v:textbox>
                  <w:txbxContent>
                    <w:p w14:paraId="153E48EB" w14:textId="77777777" w:rsidR="00B40D21" w:rsidRDefault="00B40D21" w:rsidP="00214C88">
                      <w:proofErr w:type="spellStart"/>
                      <w:r>
                        <w:t>Nút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thực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thi</w:t>
                      </w:r>
                      <w:proofErr w:type="spellEnd"/>
                      <w:r>
                        <w:t xml:space="preserve"> python scripts </w:t>
                      </w:r>
                      <w:r>
                        <w:sym w:font="Wingdings" w:char="F0E0"/>
                      </w:r>
                      <w:r>
                        <w:t xml:space="preserve"> Diagram</w:t>
                      </w:r>
                    </w:p>
                  </w:txbxContent>
                </v:textbox>
              </v:shape>
            </w:pict>
          </mc:Fallback>
        </mc:AlternateContent>
      </w:r>
    </w:p>
    <w:p w14:paraId="0BCB8185" w14:textId="74E01E9C" w:rsidR="00E70C9E" w:rsidRDefault="00E70C9E" w:rsidP="00B87616">
      <w:pPr>
        <w:rPr>
          <w:ins w:id="1116" w:author="HIKARI" w:date="2019-11-10T17:20:00Z"/>
          <w:sz w:val="28"/>
          <w:szCs w:val="28"/>
        </w:rPr>
      </w:pPr>
    </w:p>
    <w:p w14:paraId="55033C75" w14:textId="77777777" w:rsidR="003C5EAA" w:rsidRPr="0085341D" w:rsidRDefault="003C5EAA" w:rsidP="00B87616">
      <w:pPr>
        <w:rPr>
          <w:sz w:val="28"/>
          <w:szCs w:val="28"/>
        </w:rPr>
      </w:pPr>
    </w:p>
    <w:p w14:paraId="19F8A265" w14:textId="291536C9" w:rsidR="001229A4" w:rsidRPr="001719AC" w:rsidRDefault="00510CB9">
      <w:pPr>
        <w:pStyle w:val="Heading3"/>
        <w:numPr>
          <w:ilvl w:val="1"/>
          <w:numId w:val="21"/>
        </w:numPr>
        <w:pPrChange w:id="1117" w:author="HIKARI" w:date="2019-11-08T21:23:00Z">
          <w:pPr>
            <w:pStyle w:val="ListParagraph"/>
            <w:numPr>
              <w:ilvl w:val="1"/>
              <w:numId w:val="21"/>
            </w:numPr>
            <w:ind w:left="1440" w:hanging="720"/>
            <w:outlineLvl w:val="2"/>
          </w:pPr>
        </w:pPrChange>
      </w:pPr>
      <w:bookmarkStart w:id="1118" w:name="_Toc24298339"/>
      <w:proofErr w:type="spellStart"/>
      <w:r w:rsidRPr="00510CB9">
        <w:t>Đặc</w:t>
      </w:r>
      <w:proofErr w:type="spellEnd"/>
      <w:r w:rsidRPr="00510CB9">
        <w:t xml:space="preserve"> </w:t>
      </w:r>
      <w:proofErr w:type="spellStart"/>
      <w:r w:rsidRPr="00510CB9">
        <w:t>tả</w:t>
      </w:r>
      <w:proofErr w:type="spellEnd"/>
      <w:r w:rsidRPr="00510CB9">
        <w:t xml:space="preserve"> </w:t>
      </w:r>
      <w:proofErr w:type="spellStart"/>
      <w:r w:rsidRPr="00510CB9">
        <w:t>giao</w:t>
      </w:r>
      <w:proofErr w:type="spellEnd"/>
      <w:r w:rsidRPr="00510CB9">
        <w:t xml:space="preserve"> </w:t>
      </w:r>
      <w:proofErr w:type="spellStart"/>
      <w:r w:rsidRPr="00510CB9">
        <w:t>diện</w:t>
      </w:r>
      <w:bookmarkEnd w:id="1118"/>
      <w:proofErr w:type="spellEnd"/>
    </w:p>
    <w:p w14:paraId="4DE364D0" w14:textId="104FDDF5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1119" w:name="_Toc24052625"/>
      <w:bookmarkStart w:id="1120" w:name="_Toc24298370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Pr="00DD096E">
        <w:rPr>
          <w:noProof/>
          <w:sz w:val="20"/>
          <w:szCs w:val="20"/>
        </w:rPr>
        <w:t>3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Đặc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tả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giao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diện</w:t>
      </w:r>
      <w:bookmarkEnd w:id="1119"/>
      <w:bookmarkEnd w:id="1120"/>
      <w:proofErr w:type="spellEnd"/>
    </w:p>
    <w:tbl>
      <w:tblPr>
        <w:tblStyle w:val="TableGrid"/>
        <w:tblW w:w="11049" w:type="dxa"/>
        <w:tblInd w:w="-365" w:type="dxa"/>
        <w:tblLook w:val="04A0" w:firstRow="1" w:lastRow="0" w:firstColumn="1" w:lastColumn="0" w:noHBand="0" w:noVBand="1"/>
        <w:tblPrChange w:id="1121" w:author="HIKARI" w:date="2019-11-08T23:03:00Z">
          <w:tblPr>
            <w:tblStyle w:val="TableGrid"/>
            <w:tblW w:w="11049" w:type="dxa"/>
            <w:tblInd w:w="-365" w:type="dxa"/>
            <w:tblLook w:val="04A0" w:firstRow="1" w:lastRow="0" w:firstColumn="1" w:lastColumn="0" w:noHBand="0" w:noVBand="1"/>
          </w:tblPr>
        </w:tblPrChange>
      </w:tblPr>
      <w:tblGrid>
        <w:gridCol w:w="563"/>
        <w:gridCol w:w="1594"/>
        <w:gridCol w:w="1617"/>
        <w:gridCol w:w="3846"/>
        <w:gridCol w:w="3429"/>
        <w:tblGridChange w:id="1122">
          <w:tblGrid>
            <w:gridCol w:w="563"/>
            <w:gridCol w:w="1594"/>
            <w:gridCol w:w="1617"/>
            <w:gridCol w:w="3846"/>
            <w:gridCol w:w="3429"/>
          </w:tblGrid>
        </w:tblGridChange>
      </w:tblGrid>
      <w:tr w:rsidR="009713C6" w:rsidRPr="0076613B" w14:paraId="3B034C92" w14:textId="77777777" w:rsidTr="000A1F2E">
        <w:trPr>
          <w:trHeight w:val="348"/>
          <w:trPrChange w:id="1123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124" w:author="HIKARI" w:date="2019-11-08T23:03:00Z">
              <w:tcPr>
                <w:tcW w:w="563" w:type="dxa"/>
              </w:tcPr>
            </w:tcPrChange>
          </w:tcPr>
          <w:p w14:paraId="59737361" w14:textId="1F4AD1C6" w:rsidR="00481971" w:rsidRPr="0076613B" w:rsidRDefault="00481971">
            <w:pPr>
              <w:spacing w:beforeLines="60" w:before="144" w:afterLines="60" w:after="144" w:line="360" w:lineRule="auto"/>
              <w:jc w:val="center"/>
              <w:rPr>
                <w:szCs w:val="26"/>
              </w:rPr>
              <w:pPrChange w:id="1125" w:author="HIKARI" w:date="2019-11-08T23:03:00Z">
                <w:pPr>
                  <w:jc w:val="center"/>
                </w:pPr>
              </w:pPrChange>
            </w:pPr>
            <w:r w:rsidRPr="0076613B">
              <w:rPr>
                <w:szCs w:val="26"/>
              </w:rPr>
              <w:t>TT</w:t>
            </w:r>
          </w:p>
        </w:tc>
        <w:tc>
          <w:tcPr>
            <w:tcW w:w="1594" w:type="dxa"/>
            <w:vAlign w:val="center"/>
            <w:tcPrChange w:id="1126" w:author="HIKARI" w:date="2019-11-08T23:03:00Z">
              <w:tcPr>
                <w:tcW w:w="1594" w:type="dxa"/>
              </w:tcPr>
            </w:tcPrChange>
          </w:tcPr>
          <w:p w14:paraId="3D1E40EE" w14:textId="67F8DDC9" w:rsidR="00481971" w:rsidRPr="0076613B" w:rsidRDefault="00481971">
            <w:pPr>
              <w:spacing w:beforeLines="60" w:before="144" w:afterLines="60" w:after="144" w:line="360" w:lineRule="auto"/>
              <w:jc w:val="center"/>
              <w:rPr>
                <w:szCs w:val="26"/>
              </w:rPr>
              <w:pPrChange w:id="1127" w:author="HIKARI" w:date="2019-11-08T23:03:00Z">
                <w:pPr>
                  <w:jc w:val="center"/>
                </w:pPr>
              </w:pPrChange>
            </w:pPr>
            <w:proofErr w:type="spellStart"/>
            <w:r w:rsidRPr="0076613B">
              <w:rPr>
                <w:szCs w:val="26"/>
              </w:rPr>
              <w:t>Tên</w:t>
            </w:r>
            <w:proofErr w:type="spellEnd"/>
          </w:p>
        </w:tc>
        <w:tc>
          <w:tcPr>
            <w:tcW w:w="1617" w:type="dxa"/>
            <w:vAlign w:val="center"/>
            <w:tcPrChange w:id="1128" w:author="HIKARI" w:date="2019-11-08T23:03:00Z">
              <w:tcPr>
                <w:tcW w:w="1617" w:type="dxa"/>
              </w:tcPr>
            </w:tcPrChange>
          </w:tcPr>
          <w:p w14:paraId="5B54C92E" w14:textId="4F290891" w:rsidR="00481971" w:rsidRPr="0076613B" w:rsidRDefault="00481971">
            <w:pPr>
              <w:spacing w:beforeLines="60" w:before="144" w:afterLines="60" w:after="144" w:line="360" w:lineRule="auto"/>
              <w:jc w:val="center"/>
              <w:rPr>
                <w:szCs w:val="26"/>
              </w:rPr>
              <w:pPrChange w:id="1129" w:author="HIKARI" w:date="2019-11-08T23:03:00Z">
                <w:pPr>
                  <w:jc w:val="center"/>
                </w:pPr>
              </w:pPrChange>
            </w:pPr>
            <w:proofErr w:type="spellStart"/>
            <w:r w:rsidRPr="0076613B">
              <w:rPr>
                <w:szCs w:val="26"/>
              </w:rPr>
              <w:t>Phân</w:t>
            </w:r>
            <w:proofErr w:type="spellEnd"/>
            <w:r w:rsidRPr="0076613B">
              <w:rPr>
                <w:szCs w:val="26"/>
              </w:rPr>
              <w:t xml:space="preserve"> </w:t>
            </w:r>
            <w:proofErr w:type="spellStart"/>
            <w:r w:rsidRPr="0076613B">
              <w:rPr>
                <w:szCs w:val="26"/>
              </w:rPr>
              <w:t>loại</w:t>
            </w:r>
            <w:proofErr w:type="spellEnd"/>
          </w:p>
        </w:tc>
        <w:tc>
          <w:tcPr>
            <w:tcW w:w="3846" w:type="dxa"/>
            <w:tcPrChange w:id="1130" w:author="HIKARI" w:date="2019-11-08T23:03:00Z">
              <w:tcPr>
                <w:tcW w:w="3846" w:type="dxa"/>
              </w:tcPr>
            </w:tcPrChange>
          </w:tcPr>
          <w:p w14:paraId="4CADCB7E" w14:textId="3E33912A" w:rsidR="00481971" w:rsidRPr="0076613B" w:rsidRDefault="00481971">
            <w:pPr>
              <w:spacing w:beforeLines="60" w:before="144" w:afterLines="60" w:after="144" w:line="360" w:lineRule="auto"/>
              <w:jc w:val="center"/>
              <w:rPr>
                <w:szCs w:val="26"/>
              </w:rPr>
              <w:pPrChange w:id="1131" w:author="HIKARI" w:date="2019-11-08T23:03:00Z">
                <w:pPr>
                  <w:jc w:val="center"/>
                </w:pPr>
              </w:pPrChange>
            </w:pPr>
            <w:r w:rsidRPr="0076613B">
              <w:rPr>
                <w:szCs w:val="26"/>
              </w:rPr>
              <w:t>Make-up</w:t>
            </w:r>
          </w:p>
        </w:tc>
        <w:tc>
          <w:tcPr>
            <w:tcW w:w="3429" w:type="dxa"/>
            <w:vAlign w:val="center"/>
            <w:tcPrChange w:id="1132" w:author="HIKARI" w:date="2019-11-08T23:03:00Z">
              <w:tcPr>
                <w:tcW w:w="3429" w:type="dxa"/>
              </w:tcPr>
            </w:tcPrChange>
          </w:tcPr>
          <w:p w14:paraId="250B3BD6" w14:textId="1F8266FB" w:rsidR="00481971" w:rsidRPr="0076613B" w:rsidRDefault="00481971">
            <w:pPr>
              <w:spacing w:beforeLines="60" w:before="144" w:afterLines="60" w:after="144" w:line="360" w:lineRule="auto"/>
              <w:jc w:val="both"/>
              <w:rPr>
                <w:szCs w:val="26"/>
              </w:rPr>
              <w:pPrChange w:id="1133" w:author="HIKARI" w:date="2019-11-08T23:04:00Z">
                <w:pPr>
                  <w:jc w:val="center"/>
                </w:pPr>
              </w:pPrChange>
            </w:pPr>
            <w:proofErr w:type="spellStart"/>
            <w:r w:rsidRPr="0076613B">
              <w:rPr>
                <w:szCs w:val="26"/>
              </w:rPr>
              <w:t>Chức</w:t>
            </w:r>
            <w:proofErr w:type="spellEnd"/>
            <w:r w:rsidRPr="0076613B">
              <w:rPr>
                <w:szCs w:val="26"/>
              </w:rPr>
              <w:t xml:space="preserve"> </w:t>
            </w:r>
            <w:proofErr w:type="spellStart"/>
            <w:r w:rsidRPr="0076613B">
              <w:rPr>
                <w:szCs w:val="26"/>
              </w:rPr>
              <w:t>năng</w:t>
            </w:r>
            <w:proofErr w:type="spellEnd"/>
            <w:r>
              <w:rPr>
                <w:szCs w:val="26"/>
              </w:rPr>
              <w:t xml:space="preserve"> - </w:t>
            </w:r>
            <w:proofErr w:type="spellStart"/>
            <w:r>
              <w:rPr>
                <w:szCs w:val="26"/>
              </w:rPr>
              <w:t>c</w:t>
            </w:r>
            <w:r w:rsidRPr="0076613B">
              <w:rPr>
                <w:szCs w:val="26"/>
              </w:rPr>
              <w:t>hú</w:t>
            </w:r>
            <w:proofErr w:type="spellEnd"/>
            <w:r w:rsidRPr="0076613B">
              <w:rPr>
                <w:szCs w:val="26"/>
              </w:rPr>
              <w:t xml:space="preserve"> </w:t>
            </w:r>
            <w:proofErr w:type="spellStart"/>
            <w:r w:rsidRPr="0076613B">
              <w:rPr>
                <w:szCs w:val="26"/>
              </w:rPr>
              <w:t>thích</w:t>
            </w:r>
            <w:proofErr w:type="spellEnd"/>
          </w:p>
        </w:tc>
      </w:tr>
      <w:tr w:rsidR="009713C6" w:rsidRPr="0076613B" w14:paraId="76436237" w14:textId="77777777" w:rsidTr="000A1F2E">
        <w:trPr>
          <w:trHeight w:val="348"/>
          <w:trPrChange w:id="1134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135" w:author="HIKARI" w:date="2019-11-08T23:03:00Z">
              <w:tcPr>
                <w:tcW w:w="563" w:type="dxa"/>
              </w:tcPr>
            </w:tcPrChange>
          </w:tcPr>
          <w:p w14:paraId="05FEEF38" w14:textId="20CE7D24" w:rsidR="00481971" w:rsidRPr="00CE6699" w:rsidRDefault="00481971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136" w:author="HIKARI" w:date="2019-11-08T23:03:00Z">
                <w:pPr>
                  <w:jc w:val="center"/>
                </w:pPr>
              </w:pPrChange>
            </w:pPr>
            <w:r w:rsidRPr="00CE6699">
              <w:rPr>
                <w:b w:val="0"/>
                <w:bCs/>
                <w:szCs w:val="26"/>
              </w:rPr>
              <w:lastRenderedPageBreak/>
              <w:t>1</w:t>
            </w:r>
          </w:p>
        </w:tc>
        <w:tc>
          <w:tcPr>
            <w:tcW w:w="1594" w:type="dxa"/>
            <w:vAlign w:val="center"/>
            <w:tcPrChange w:id="1137" w:author="HIKARI" w:date="2019-11-08T23:03:00Z">
              <w:tcPr>
                <w:tcW w:w="1594" w:type="dxa"/>
              </w:tcPr>
            </w:tcPrChange>
          </w:tcPr>
          <w:p w14:paraId="202BFD67" w14:textId="230169AC" w:rsidR="00481971" w:rsidRPr="00CE6699" w:rsidRDefault="00CE6699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138" w:author="HIKARI" w:date="2019-11-08T23:03:00Z">
                <w:pPr/>
              </w:pPrChange>
            </w:pPr>
            <w:proofErr w:type="spellStart"/>
            <w:r w:rsidRPr="00CE6699">
              <w:rPr>
                <w:b w:val="0"/>
                <w:bCs/>
                <w:szCs w:val="26"/>
              </w:rPr>
              <w:t>HeaderMenu</w:t>
            </w:r>
            <w:proofErr w:type="spellEnd"/>
          </w:p>
        </w:tc>
        <w:tc>
          <w:tcPr>
            <w:tcW w:w="1617" w:type="dxa"/>
            <w:vAlign w:val="center"/>
            <w:tcPrChange w:id="1139" w:author="HIKARI" w:date="2019-11-08T23:03:00Z">
              <w:tcPr>
                <w:tcW w:w="1617" w:type="dxa"/>
              </w:tcPr>
            </w:tcPrChange>
          </w:tcPr>
          <w:p w14:paraId="52A52BE3" w14:textId="6A32EA7D" w:rsidR="00481971" w:rsidRPr="00CE6699" w:rsidRDefault="00A65B00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140" w:author="HIKARI" w:date="2019-11-08T23:03:00Z">
                <w:pPr/>
              </w:pPrChange>
            </w:pPr>
            <w:r w:rsidRPr="00CE6699">
              <w:rPr>
                <w:b w:val="0"/>
                <w:bCs/>
                <w:szCs w:val="26"/>
              </w:rPr>
              <w:t>Menu</w:t>
            </w:r>
          </w:p>
        </w:tc>
        <w:tc>
          <w:tcPr>
            <w:tcW w:w="3846" w:type="dxa"/>
            <w:tcPrChange w:id="1141" w:author="HIKARI" w:date="2019-11-08T23:03:00Z">
              <w:tcPr>
                <w:tcW w:w="3846" w:type="dxa"/>
              </w:tcPr>
            </w:tcPrChange>
          </w:tcPr>
          <w:p w14:paraId="66C549E3" w14:textId="77777777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142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CE6699">
              <w:rPr>
                <w:b w:val="0"/>
                <w:bCs/>
                <w:color w:val="FF0000"/>
                <w:sz w:val="19"/>
                <w:szCs w:val="19"/>
              </w:rPr>
              <w:t>Grid.ColumnSpan</w:t>
            </w:r>
            <w:proofErr w:type="spellEnd"/>
            <w:r w:rsidRPr="00CE6699">
              <w:rPr>
                <w:b w:val="0"/>
                <w:bCs/>
                <w:color w:val="0000FF"/>
                <w:sz w:val="19"/>
                <w:szCs w:val="19"/>
              </w:rPr>
              <w:t>="2"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Height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="18"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CE6699">
              <w:rPr>
                <w:b w:val="0"/>
                <w:bCs/>
                <w:color w:val="FF0000"/>
                <w:sz w:val="19"/>
                <w:szCs w:val="19"/>
              </w:rPr>
              <w:t>VerticalAlignment</w:t>
            </w:r>
            <w:proofErr w:type="spellEnd"/>
            <w:r w:rsidRPr="00CE6699">
              <w:rPr>
                <w:b w:val="0"/>
                <w:bCs/>
                <w:color w:val="0000FF"/>
                <w:sz w:val="19"/>
                <w:szCs w:val="19"/>
              </w:rPr>
              <w:t>="Top"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Background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="#FF292A2D"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="White"&gt;</w:t>
            </w:r>
          </w:p>
          <w:p w14:paraId="39B072F7" w14:textId="77777777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143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="_File"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="White"&gt;</w:t>
            </w:r>
          </w:p>
          <w:p w14:paraId="41373DFB" w14:textId="77777777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144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="_Open"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="Black" /&gt;</w:t>
            </w:r>
          </w:p>
          <w:p w14:paraId="7F518E43" w14:textId="77777777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145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="_Export"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="Black" /&gt;</w:t>
            </w:r>
          </w:p>
          <w:p w14:paraId="76CB9680" w14:textId="77777777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146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r w:rsidRPr="00CE6699">
              <w:rPr>
                <w:b w:val="0"/>
                <w:bCs/>
                <w:color w:val="A31515"/>
                <w:sz w:val="19"/>
                <w:szCs w:val="19"/>
              </w:rPr>
              <w:t>Separator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 xml:space="preserve"> /&gt;</w:t>
            </w:r>
          </w:p>
          <w:p w14:paraId="7B599792" w14:textId="77777777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147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="_Exit"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="Black"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Click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</w:t>
            </w:r>
            <w:proofErr w:type="spellStart"/>
            <w:r w:rsidRPr="00CE6699">
              <w:rPr>
                <w:b w:val="0"/>
                <w:bCs/>
                <w:color w:val="0000FF"/>
                <w:sz w:val="19"/>
                <w:szCs w:val="19"/>
              </w:rPr>
              <w:t>MenuItem_Click</w:t>
            </w:r>
            <w:proofErr w:type="spellEnd"/>
            <w:r w:rsidRPr="00CE6699">
              <w:rPr>
                <w:b w:val="0"/>
                <w:bCs/>
                <w:color w:val="0000FF"/>
                <w:sz w:val="19"/>
                <w:szCs w:val="19"/>
              </w:rPr>
              <w:t>" /&gt;</w:t>
            </w:r>
          </w:p>
          <w:p w14:paraId="487C44FB" w14:textId="6EC94271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148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626F2BB2" w14:textId="77777777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149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="View"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="White"&gt;</w:t>
            </w:r>
          </w:p>
          <w:p w14:paraId="5DEC35B0" w14:textId="77777777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150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="_Find"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="Black"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Click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</w:t>
            </w:r>
            <w:proofErr w:type="spellStart"/>
            <w:r w:rsidRPr="00CE6699">
              <w:rPr>
                <w:b w:val="0"/>
                <w:bCs/>
                <w:color w:val="0000FF"/>
                <w:sz w:val="19"/>
                <w:szCs w:val="19"/>
              </w:rPr>
              <w:t>MenuItem_Find_Click</w:t>
            </w:r>
            <w:proofErr w:type="spellEnd"/>
            <w:r w:rsidRPr="00CE6699">
              <w:rPr>
                <w:b w:val="0"/>
                <w:bCs/>
                <w:color w:val="0000FF"/>
                <w:sz w:val="19"/>
                <w:szCs w:val="19"/>
              </w:rPr>
              <w:t>" /&gt;</w:t>
            </w:r>
          </w:p>
          <w:p w14:paraId="7796948A" w14:textId="063D0A85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151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718B8BB7" w14:textId="6AEFA294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152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="Help"</w:t>
            </w:r>
            <w:r w:rsidRPr="00CE669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="White"&gt;</w:t>
            </w:r>
          </w:p>
          <w:p w14:paraId="117BDD3A" w14:textId="77777777" w:rsidR="00481971" w:rsidRPr="00CE6699" w:rsidRDefault="00481971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153" w:author="HIKARI" w:date="2019-11-08T23:03:00Z">
                <w:pPr>
                  <w:autoSpaceDE w:val="0"/>
                  <w:autoSpaceDN w:val="0"/>
                  <w:adjustRightInd w:val="0"/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MenuItem</w:t>
            </w:r>
            <w:proofErr w:type="spellEnd"/>
            <w:r w:rsidRPr="00CE6699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25918AA5" w14:textId="57E2A35B" w:rsidR="00481971" w:rsidRPr="00CE6699" w:rsidRDefault="00481971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154" w:author="HIKARI" w:date="2019-11-08T23:03:00Z">
                <w:pPr>
                  <w:spacing w:after="120"/>
                </w:pPr>
              </w:pPrChange>
            </w:pPr>
            <w:r w:rsidRPr="00CE6699">
              <w:rPr>
                <w:b w:val="0"/>
                <w:bCs/>
                <w:color w:val="000000"/>
                <w:sz w:val="19"/>
                <w:szCs w:val="19"/>
              </w:rPr>
              <w:t xml:space="preserve">        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r w:rsidRPr="00CE6699">
              <w:rPr>
                <w:b w:val="0"/>
                <w:bCs/>
                <w:color w:val="A31515"/>
                <w:sz w:val="19"/>
                <w:szCs w:val="19"/>
              </w:rPr>
              <w:t>Menu</w:t>
            </w:r>
            <w:r w:rsidRPr="00CE6699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</w:tc>
        <w:tc>
          <w:tcPr>
            <w:tcW w:w="3429" w:type="dxa"/>
            <w:vAlign w:val="center"/>
            <w:tcPrChange w:id="1155" w:author="HIKARI" w:date="2019-11-08T23:03:00Z">
              <w:tcPr>
                <w:tcW w:w="3429" w:type="dxa"/>
              </w:tcPr>
            </w:tcPrChange>
          </w:tcPr>
          <w:p w14:paraId="796CBDDA" w14:textId="77777777" w:rsidR="00481971" w:rsidRDefault="00CE6699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156" w:author="HIKARI" w:date="2019-11-08T23:04:00Z">
                <w:pPr>
                  <w:spacing w:after="120" w:line="360" w:lineRule="auto"/>
                </w:pPr>
              </w:pPrChange>
            </w:pPr>
            <w:r w:rsidRPr="00CE6699">
              <w:rPr>
                <w:b w:val="0"/>
                <w:bCs/>
                <w:szCs w:val="26"/>
              </w:rPr>
              <w:t xml:space="preserve">Menu </w:t>
            </w:r>
            <w:proofErr w:type="spellStart"/>
            <w:r w:rsidRPr="00CE6699">
              <w:rPr>
                <w:b w:val="0"/>
                <w:bCs/>
                <w:szCs w:val="26"/>
              </w:rPr>
              <w:t>chức</w:t>
            </w:r>
            <w:proofErr w:type="spellEnd"/>
            <w:r w:rsidRPr="00CE669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CE6699">
              <w:rPr>
                <w:b w:val="0"/>
                <w:bCs/>
                <w:szCs w:val="26"/>
              </w:rPr>
              <w:t>năng</w:t>
            </w:r>
            <w:proofErr w:type="spellEnd"/>
            <w:r w:rsidRPr="00CE669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CE6699">
              <w:rPr>
                <w:b w:val="0"/>
                <w:bCs/>
                <w:szCs w:val="26"/>
              </w:rPr>
              <w:t>cho</w:t>
            </w:r>
            <w:proofErr w:type="spellEnd"/>
            <w:r w:rsidRPr="00CE669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CE6699">
              <w:rPr>
                <w:b w:val="0"/>
                <w:bCs/>
                <w:szCs w:val="26"/>
              </w:rPr>
              <w:t>phần</w:t>
            </w:r>
            <w:proofErr w:type="spellEnd"/>
            <w:r w:rsidRPr="00CE669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CE6699">
              <w:rPr>
                <w:b w:val="0"/>
                <w:bCs/>
                <w:szCs w:val="26"/>
              </w:rPr>
              <w:t>mềm</w:t>
            </w:r>
            <w:proofErr w:type="spellEnd"/>
          </w:p>
          <w:p w14:paraId="6BC3B4D9" w14:textId="77777777" w:rsidR="00CE6699" w:rsidRDefault="00CE6699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157" w:author="HIKARI" w:date="2019-11-08T23:04:00Z">
                <w:pPr>
                  <w:spacing w:after="120" w:line="360" w:lineRule="auto"/>
                </w:pPr>
              </w:pPrChange>
            </w:pPr>
            <w:proofErr w:type="spellStart"/>
            <w:r>
              <w:rPr>
                <w:b w:val="0"/>
                <w:bCs/>
                <w:szCs w:val="26"/>
              </w:rPr>
              <w:t>Cấu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trúc</w:t>
            </w:r>
            <w:proofErr w:type="spellEnd"/>
            <w:r>
              <w:rPr>
                <w:b w:val="0"/>
                <w:bCs/>
                <w:szCs w:val="26"/>
              </w:rPr>
              <w:t xml:space="preserve"> menu:</w:t>
            </w:r>
          </w:p>
          <w:p w14:paraId="08177BFC" w14:textId="5C7892BB" w:rsidR="00CE6699" w:rsidRDefault="00CE6699">
            <w:pPr>
              <w:pStyle w:val="ListParagraph"/>
              <w:numPr>
                <w:ilvl w:val="0"/>
                <w:numId w:val="30"/>
              </w:num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158" w:author="HIKARI" w:date="2019-11-08T23:04:00Z">
                <w:pPr>
                  <w:pStyle w:val="ListParagraph"/>
                  <w:numPr>
                    <w:numId w:val="30"/>
                  </w:numPr>
                  <w:spacing w:after="120" w:line="360" w:lineRule="auto"/>
                  <w:ind w:left="1080" w:hanging="360"/>
                </w:pPr>
              </w:pPrChange>
            </w:pPr>
            <w:r>
              <w:rPr>
                <w:b w:val="0"/>
                <w:bCs/>
                <w:szCs w:val="26"/>
              </w:rPr>
              <w:t>File</w:t>
            </w:r>
          </w:p>
          <w:p w14:paraId="18A1F3AA" w14:textId="137893A6" w:rsidR="00CE6699" w:rsidRDefault="00CE6699">
            <w:pPr>
              <w:pStyle w:val="ListParagraph"/>
              <w:numPr>
                <w:ilvl w:val="0"/>
                <w:numId w:val="34"/>
              </w:num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159" w:author="HIKARI" w:date="2019-11-08T23:04:00Z">
                <w:pPr>
                  <w:pStyle w:val="ListParagraph"/>
                  <w:numPr>
                    <w:numId w:val="34"/>
                  </w:numPr>
                  <w:spacing w:after="120" w:line="360" w:lineRule="auto"/>
                  <w:ind w:left="1800" w:hanging="360"/>
                </w:pPr>
              </w:pPrChange>
            </w:pPr>
            <w:r>
              <w:rPr>
                <w:b w:val="0"/>
                <w:bCs/>
                <w:szCs w:val="26"/>
              </w:rPr>
              <w:t>Open</w:t>
            </w:r>
          </w:p>
          <w:p w14:paraId="13C4F95C" w14:textId="1C52A247" w:rsidR="00CE6699" w:rsidRDefault="00CE6699">
            <w:pPr>
              <w:pStyle w:val="ListParagraph"/>
              <w:numPr>
                <w:ilvl w:val="0"/>
                <w:numId w:val="34"/>
              </w:num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160" w:author="HIKARI" w:date="2019-11-08T23:04:00Z">
                <w:pPr>
                  <w:pStyle w:val="ListParagraph"/>
                  <w:numPr>
                    <w:numId w:val="34"/>
                  </w:numPr>
                  <w:spacing w:after="120" w:line="360" w:lineRule="auto"/>
                  <w:ind w:left="1800" w:hanging="360"/>
                </w:pPr>
              </w:pPrChange>
            </w:pPr>
            <w:r>
              <w:rPr>
                <w:b w:val="0"/>
                <w:bCs/>
                <w:szCs w:val="26"/>
              </w:rPr>
              <w:t>Export</w:t>
            </w:r>
          </w:p>
          <w:p w14:paraId="3348A737" w14:textId="03835E13" w:rsidR="00CE6699" w:rsidRPr="00CE6699" w:rsidRDefault="00CE6699">
            <w:pPr>
              <w:pStyle w:val="ListParagraph"/>
              <w:numPr>
                <w:ilvl w:val="0"/>
                <w:numId w:val="34"/>
              </w:num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161" w:author="HIKARI" w:date="2019-11-08T23:04:00Z">
                <w:pPr>
                  <w:pStyle w:val="ListParagraph"/>
                  <w:numPr>
                    <w:numId w:val="34"/>
                  </w:numPr>
                  <w:spacing w:after="120" w:line="360" w:lineRule="auto"/>
                  <w:ind w:left="1800" w:hanging="360"/>
                </w:pPr>
              </w:pPrChange>
            </w:pPr>
            <w:r>
              <w:rPr>
                <w:b w:val="0"/>
                <w:bCs/>
                <w:szCs w:val="26"/>
              </w:rPr>
              <w:t>Exit</w:t>
            </w:r>
          </w:p>
          <w:p w14:paraId="3FDD6673" w14:textId="354E7760" w:rsidR="00CE6699" w:rsidRDefault="00CE6699">
            <w:pPr>
              <w:pStyle w:val="ListParagraph"/>
              <w:numPr>
                <w:ilvl w:val="0"/>
                <w:numId w:val="30"/>
              </w:num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162" w:author="HIKARI" w:date="2019-11-08T23:04:00Z">
                <w:pPr>
                  <w:pStyle w:val="ListParagraph"/>
                  <w:numPr>
                    <w:numId w:val="30"/>
                  </w:numPr>
                  <w:spacing w:after="120" w:line="360" w:lineRule="auto"/>
                  <w:ind w:left="1080" w:hanging="360"/>
                </w:pPr>
              </w:pPrChange>
            </w:pPr>
            <w:r>
              <w:rPr>
                <w:b w:val="0"/>
                <w:bCs/>
                <w:szCs w:val="26"/>
              </w:rPr>
              <w:t>View</w:t>
            </w:r>
          </w:p>
          <w:p w14:paraId="00506238" w14:textId="46CBB9D9" w:rsidR="00CE6699" w:rsidRPr="00CE6699" w:rsidRDefault="00CE6699">
            <w:pPr>
              <w:pStyle w:val="ListParagraph"/>
              <w:numPr>
                <w:ilvl w:val="0"/>
                <w:numId w:val="35"/>
              </w:num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163" w:author="HIKARI" w:date="2019-11-08T23:04:00Z">
                <w:pPr>
                  <w:pStyle w:val="ListParagraph"/>
                  <w:numPr>
                    <w:numId w:val="35"/>
                  </w:numPr>
                  <w:spacing w:after="120" w:line="360" w:lineRule="auto"/>
                  <w:ind w:left="1800" w:hanging="360"/>
                </w:pPr>
              </w:pPrChange>
            </w:pPr>
            <w:r>
              <w:rPr>
                <w:b w:val="0"/>
                <w:bCs/>
                <w:szCs w:val="26"/>
              </w:rPr>
              <w:t>Find</w:t>
            </w:r>
          </w:p>
          <w:p w14:paraId="6EBA25A7" w14:textId="2194972E" w:rsidR="00CE6699" w:rsidRPr="00CE6699" w:rsidRDefault="00CE6699">
            <w:pPr>
              <w:pStyle w:val="ListParagraph"/>
              <w:numPr>
                <w:ilvl w:val="0"/>
                <w:numId w:val="30"/>
              </w:num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164" w:author="HIKARI" w:date="2019-11-08T23:04:00Z">
                <w:pPr>
                  <w:pStyle w:val="ListParagraph"/>
                  <w:numPr>
                    <w:numId w:val="30"/>
                  </w:numPr>
                  <w:spacing w:after="120" w:line="360" w:lineRule="auto"/>
                  <w:ind w:left="1080" w:hanging="360"/>
                </w:pPr>
              </w:pPrChange>
            </w:pPr>
            <w:r>
              <w:rPr>
                <w:b w:val="0"/>
                <w:bCs/>
                <w:szCs w:val="26"/>
              </w:rPr>
              <w:t>Help</w:t>
            </w:r>
          </w:p>
        </w:tc>
      </w:tr>
      <w:tr w:rsidR="00926065" w:rsidRPr="0076613B" w14:paraId="37B205C8" w14:textId="77777777" w:rsidTr="000A1F2E">
        <w:trPr>
          <w:trHeight w:val="348"/>
          <w:trPrChange w:id="1165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166" w:author="HIKARI" w:date="2019-11-08T23:03:00Z">
              <w:tcPr>
                <w:tcW w:w="563" w:type="dxa"/>
              </w:tcPr>
            </w:tcPrChange>
          </w:tcPr>
          <w:p w14:paraId="7F803790" w14:textId="35D5CD64" w:rsidR="00926065" w:rsidRPr="00CE6699" w:rsidRDefault="00926065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167" w:author="HIKARI" w:date="2019-11-08T23:03:00Z">
                <w:pPr>
                  <w:jc w:val="center"/>
                </w:pPr>
              </w:pPrChange>
            </w:pPr>
            <w:r>
              <w:rPr>
                <w:b w:val="0"/>
                <w:bCs/>
                <w:szCs w:val="26"/>
              </w:rPr>
              <w:t>2</w:t>
            </w:r>
          </w:p>
        </w:tc>
        <w:tc>
          <w:tcPr>
            <w:tcW w:w="1594" w:type="dxa"/>
            <w:vAlign w:val="center"/>
            <w:tcPrChange w:id="1168" w:author="HIKARI" w:date="2019-11-08T23:03:00Z">
              <w:tcPr>
                <w:tcW w:w="1594" w:type="dxa"/>
              </w:tcPr>
            </w:tcPrChange>
          </w:tcPr>
          <w:p w14:paraId="74E08360" w14:textId="4BC54222" w:rsidR="00926065" w:rsidRPr="00926065" w:rsidRDefault="00926065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169" w:author="HIKARI" w:date="2019-11-08T23:03:00Z">
                <w:pPr/>
              </w:pPrChange>
            </w:pPr>
            <w:proofErr w:type="spellStart"/>
            <w:r w:rsidRPr="00926065">
              <w:rPr>
                <w:b w:val="0"/>
                <w:bCs/>
                <w:szCs w:val="26"/>
              </w:rPr>
              <w:t>txtCodeInput</w:t>
            </w:r>
            <w:proofErr w:type="spellEnd"/>
          </w:p>
        </w:tc>
        <w:tc>
          <w:tcPr>
            <w:tcW w:w="1617" w:type="dxa"/>
            <w:vAlign w:val="center"/>
            <w:tcPrChange w:id="1170" w:author="HIKARI" w:date="2019-11-08T23:03:00Z">
              <w:tcPr>
                <w:tcW w:w="1617" w:type="dxa"/>
              </w:tcPr>
            </w:tcPrChange>
          </w:tcPr>
          <w:p w14:paraId="641CE1A6" w14:textId="7DB5C911" w:rsidR="00926065" w:rsidRPr="00CE6699" w:rsidRDefault="00926065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171" w:author="HIKARI" w:date="2019-11-08T23:03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t>RichTextBox</w:t>
            </w:r>
            <w:proofErr w:type="spellEnd"/>
          </w:p>
        </w:tc>
        <w:tc>
          <w:tcPr>
            <w:tcW w:w="3846" w:type="dxa"/>
            <w:tcPrChange w:id="1172" w:author="HIKARI" w:date="2019-11-08T23:03:00Z">
              <w:tcPr>
                <w:tcW w:w="3846" w:type="dxa"/>
              </w:tcPr>
            </w:tcPrChange>
          </w:tcPr>
          <w:p w14:paraId="1AAB20E9" w14:textId="77777777" w:rsidR="00926065" w:rsidRPr="00926065" w:rsidRDefault="00926065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/>
                <w:sz w:val="19"/>
                <w:szCs w:val="19"/>
              </w:rPr>
              <w:pPrChange w:id="1173" w:author="HIKARI" w:date="2019-11-08T23:03:00Z">
                <w:pPr>
                  <w:autoSpaceDE w:val="0"/>
                  <w:autoSpaceDN w:val="0"/>
                  <w:adjustRightInd w:val="0"/>
                  <w:spacing w:after="120"/>
                  <w:jc w:val="both"/>
                </w:pPr>
              </w:pPrChange>
            </w:pP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926065">
              <w:rPr>
                <w:b w:val="0"/>
                <w:bCs/>
                <w:color w:val="A31515"/>
                <w:sz w:val="19"/>
                <w:szCs w:val="19"/>
              </w:rPr>
              <w:t>RichTextBox</w:t>
            </w:r>
            <w:proofErr w:type="spellEnd"/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="txtCodeInput"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Background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="#FF2D2D2D"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="White"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FontFamily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="Consolas"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Block.LineHeight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="4"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Height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="631"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BorderBrush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="#FF2D2D2D"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SelectionBrush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proofErr w:type="spellStart"/>
            <w:r w:rsidRPr="00926065">
              <w:rPr>
                <w:b w:val="0"/>
                <w:bCs/>
                <w:color w:val="A31515"/>
                <w:sz w:val="19"/>
                <w:szCs w:val="19"/>
              </w:rPr>
              <w:t>x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926065">
              <w:rPr>
                <w:b w:val="0"/>
                <w:bCs/>
                <w:color w:val="A31515"/>
                <w:sz w:val="19"/>
                <w:szCs w:val="19"/>
              </w:rPr>
              <w:t>Null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}"&gt;</w:t>
            </w:r>
          </w:p>
          <w:p w14:paraId="321A44F1" w14:textId="77777777" w:rsidR="00926065" w:rsidRPr="00926065" w:rsidRDefault="00926065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/>
                <w:sz w:val="19"/>
                <w:szCs w:val="19"/>
              </w:rPr>
              <w:pPrChange w:id="1174" w:author="HIKARI" w:date="2019-11-08T23:03:00Z">
                <w:pPr>
                  <w:autoSpaceDE w:val="0"/>
                  <w:autoSpaceDN w:val="0"/>
                  <w:adjustRightInd w:val="0"/>
                  <w:spacing w:after="120"/>
                  <w:jc w:val="both"/>
                </w:pPr>
              </w:pPrChange>
            </w:pPr>
            <w:r w:rsidRPr="00926065">
              <w:rPr>
                <w:b w:val="0"/>
                <w:bCs/>
                <w:color w:val="000000"/>
                <w:sz w:val="19"/>
                <w:szCs w:val="19"/>
              </w:rPr>
              <w:t xml:space="preserve">                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926065">
              <w:rPr>
                <w:b w:val="0"/>
                <w:bCs/>
                <w:color w:val="A31515"/>
                <w:sz w:val="19"/>
                <w:szCs w:val="19"/>
              </w:rPr>
              <w:t>FlowDocument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34D3912A" w14:textId="77777777" w:rsidR="00926065" w:rsidRPr="00926065" w:rsidRDefault="00926065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/>
                <w:sz w:val="19"/>
                <w:szCs w:val="19"/>
              </w:rPr>
              <w:pPrChange w:id="1175" w:author="HIKARI" w:date="2019-11-08T23:03:00Z">
                <w:pPr>
                  <w:autoSpaceDE w:val="0"/>
                  <w:autoSpaceDN w:val="0"/>
                  <w:adjustRightInd w:val="0"/>
                  <w:spacing w:after="120"/>
                  <w:jc w:val="both"/>
                </w:pPr>
              </w:pPrChange>
            </w:pPr>
            <w:r w:rsidRPr="00926065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r w:rsidRPr="00926065">
              <w:rPr>
                <w:b w:val="0"/>
                <w:bCs/>
                <w:color w:val="A31515"/>
                <w:sz w:val="19"/>
                <w:szCs w:val="19"/>
              </w:rPr>
              <w:t>Paragraph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3374DA44" w14:textId="77777777" w:rsidR="00926065" w:rsidRPr="00926065" w:rsidRDefault="00926065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/>
                <w:sz w:val="19"/>
                <w:szCs w:val="19"/>
              </w:rPr>
              <w:pPrChange w:id="1176" w:author="HIKARI" w:date="2019-11-08T23:03:00Z">
                <w:pPr>
                  <w:autoSpaceDE w:val="0"/>
                  <w:autoSpaceDN w:val="0"/>
                  <w:adjustRightInd w:val="0"/>
                  <w:spacing w:after="120"/>
                  <w:jc w:val="both"/>
                </w:pPr>
              </w:pPrChange>
            </w:pPr>
            <w:r w:rsidRPr="00926065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    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r w:rsidRPr="00926065">
              <w:rPr>
                <w:b w:val="0"/>
                <w:bCs/>
                <w:color w:val="A31515"/>
                <w:sz w:val="19"/>
                <w:szCs w:val="19"/>
              </w:rPr>
              <w:t>Run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Text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=""/&gt;</w:t>
            </w:r>
          </w:p>
          <w:p w14:paraId="24E62CA9" w14:textId="77777777" w:rsidR="00926065" w:rsidRPr="00926065" w:rsidRDefault="00926065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/>
                <w:sz w:val="19"/>
                <w:szCs w:val="19"/>
              </w:rPr>
              <w:pPrChange w:id="1177" w:author="HIKARI" w:date="2019-11-08T23:03:00Z">
                <w:pPr>
                  <w:autoSpaceDE w:val="0"/>
                  <w:autoSpaceDN w:val="0"/>
                  <w:adjustRightInd w:val="0"/>
                  <w:spacing w:after="120"/>
                  <w:jc w:val="both"/>
                </w:pPr>
              </w:pPrChange>
            </w:pPr>
            <w:r w:rsidRPr="00926065">
              <w:rPr>
                <w:b w:val="0"/>
                <w:bCs/>
                <w:color w:val="000000"/>
                <w:sz w:val="19"/>
                <w:szCs w:val="19"/>
              </w:rPr>
              <w:lastRenderedPageBreak/>
              <w:t xml:space="preserve">                    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r w:rsidRPr="00926065">
              <w:rPr>
                <w:b w:val="0"/>
                <w:bCs/>
                <w:color w:val="A31515"/>
                <w:sz w:val="19"/>
                <w:szCs w:val="19"/>
              </w:rPr>
              <w:t>Paragraph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2D4C0D96" w14:textId="77777777" w:rsidR="00926065" w:rsidRPr="00926065" w:rsidRDefault="00926065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/>
                <w:sz w:val="19"/>
                <w:szCs w:val="19"/>
              </w:rPr>
              <w:pPrChange w:id="1178" w:author="HIKARI" w:date="2019-11-08T23:03:00Z">
                <w:pPr>
                  <w:autoSpaceDE w:val="0"/>
                  <w:autoSpaceDN w:val="0"/>
                  <w:adjustRightInd w:val="0"/>
                  <w:spacing w:after="120"/>
                  <w:jc w:val="both"/>
                </w:pPr>
              </w:pPrChange>
            </w:pPr>
            <w:r w:rsidRPr="00926065">
              <w:rPr>
                <w:b w:val="0"/>
                <w:bCs/>
                <w:color w:val="000000"/>
                <w:sz w:val="19"/>
                <w:szCs w:val="19"/>
              </w:rPr>
              <w:t xml:space="preserve">                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926065">
              <w:rPr>
                <w:b w:val="0"/>
                <w:bCs/>
                <w:color w:val="A31515"/>
                <w:sz w:val="19"/>
                <w:szCs w:val="19"/>
              </w:rPr>
              <w:t>FlowDocument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43098D2C" w14:textId="59B20430" w:rsidR="00926065" w:rsidRPr="00CE6699" w:rsidRDefault="00926065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/>
                <w:sz w:val="19"/>
                <w:szCs w:val="19"/>
              </w:rPr>
              <w:pPrChange w:id="1179" w:author="HIKARI" w:date="2019-11-08T23:03:00Z">
                <w:pPr>
                  <w:autoSpaceDE w:val="0"/>
                  <w:autoSpaceDN w:val="0"/>
                  <w:adjustRightInd w:val="0"/>
                  <w:spacing w:after="120"/>
                  <w:jc w:val="both"/>
                </w:pPr>
              </w:pPrChange>
            </w:pPr>
            <w:r w:rsidRPr="00926065">
              <w:rPr>
                <w:b w:val="0"/>
                <w:bCs/>
                <w:color w:val="000000"/>
                <w:sz w:val="19"/>
                <w:szCs w:val="19"/>
              </w:rPr>
              <w:t xml:space="preserve">            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926065">
              <w:rPr>
                <w:b w:val="0"/>
                <w:bCs/>
                <w:color w:val="A31515"/>
                <w:sz w:val="19"/>
                <w:szCs w:val="19"/>
              </w:rPr>
              <w:t>RichTextBox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</w:tc>
        <w:tc>
          <w:tcPr>
            <w:tcW w:w="3429" w:type="dxa"/>
            <w:vAlign w:val="center"/>
            <w:tcPrChange w:id="1180" w:author="HIKARI" w:date="2019-11-08T23:03:00Z">
              <w:tcPr>
                <w:tcW w:w="3429" w:type="dxa"/>
              </w:tcPr>
            </w:tcPrChange>
          </w:tcPr>
          <w:p w14:paraId="6079B217" w14:textId="333261A0" w:rsidR="00926065" w:rsidRPr="00CE6699" w:rsidRDefault="00926065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181" w:author="HIKARI" w:date="2019-11-08T23:04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lastRenderedPageBreak/>
              <w:t>Nơi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người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dùng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nhập</w:t>
            </w:r>
            <w:proofErr w:type="spellEnd"/>
            <w:r>
              <w:rPr>
                <w:b w:val="0"/>
                <w:bCs/>
                <w:szCs w:val="26"/>
              </w:rPr>
              <w:t xml:space="preserve"> input </w:t>
            </w:r>
            <w:proofErr w:type="spellStart"/>
            <w:r>
              <w:rPr>
                <w:b w:val="0"/>
                <w:bCs/>
                <w:szCs w:val="26"/>
              </w:rPr>
              <w:t>cho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chương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trình</w:t>
            </w:r>
            <w:proofErr w:type="spellEnd"/>
          </w:p>
        </w:tc>
      </w:tr>
      <w:tr w:rsidR="00926065" w:rsidRPr="0076613B" w14:paraId="353F8E86" w14:textId="77777777" w:rsidTr="000A1F2E">
        <w:trPr>
          <w:trHeight w:val="348"/>
          <w:trPrChange w:id="1182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183" w:author="HIKARI" w:date="2019-11-08T23:03:00Z">
              <w:tcPr>
                <w:tcW w:w="563" w:type="dxa"/>
              </w:tcPr>
            </w:tcPrChange>
          </w:tcPr>
          <w:p w14:paraId="76B6A7CF" w14:textId="624B8B7C" w:rsidR="00926065" w:rsidRDefault="00926065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184" w:author="HIKARI" w:date="2019-11-08T23:03:00Z">
                <w:pPr>
                  <w:jc w:val="center"/>
                </w:pPr>
              </w:pPrChange>
            </w:pPr>
            <w:r>
              <w:rPr>
                <w:b w:val="0"/>
                <w:bCs/>
                <w:szCs w:val="26"/>
              </w:rPr>
              <w:t>3</w:t>
            </w:r>
          </w:p>
        </w:tc>
        <w:tc>
          <w:tcPr>
            <w:tcW w:w="1594" w:type="dxa"/>
            <w:vAlign w:val="center"/>
            <w:tcPrChange w:id="1185" w:author="HIKARI" w:date="2019-11-08T23:03:00Z">
              <w:tcPr>
                <w:tcW w:w="1594" w:type="dxa"/>
              </w:tcPr>
            </w:tcPrChange>
          </w:tcPr>
          <w:p w14:paraId="5850A696" w14:textId="4BC6F582" w:rsidR="00926065" w:rsidRPr="00CE6699" w:rsidRDefault="00926065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186" w:author="HIKARI" w:date="2019-11-08T23:03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t>bntExec</w:t>
            </w:r>
            <w:proofErr w:type="spellEnd"/>
          </w:p>
        </w:tc>
        <w:tc>
          <w:tcPr>
            <w:tcW w:w="1617" w:type="dxa"/>
            <w:vAlign w:val="center"/>
            <w:tcPrChange w:id="1187" w:author="HIKARI" w:date="2019-11-08T23:03:00Z">
              <w:tcPr>
                <w:tcW w:w="1617" w:type="dxa"/>
              </w:tcPr>
            </w:tcPrChange>
          </w:tcPr>
          <w:p w14:paraId="2913A209" w14:textId="468D6334" w:rsidR="00926065" w:rsidRPr="00CE6699" w:rsidRDefault="00926065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188" w:author="HIKARI" w:date="2019-11-08T23:03:00Z">
                <w:pPr/>
              </w:pPrChange>
            </w:pPr>
            <w:r>
              <w:rPr>
                <w:b w:val="0"/>
                <w:bCs/>
                <w:szCs w:val="26"/>
              </w:rPr>
              <w:t>Button</w:t>
            </w:r>
          </w:p>
        </w:tc>
        <w:tc>
          <w:tcPr>
            <w:tcW w:w="3846" w:type="dxa"/>
            <w:tcPrChange w:id="1189" w:author="HIKARI" w:date="2019-11-08T23:03:00Z">
              <w:tcPr>
                <w:tcW w:w="3846" w:type="dxa"/>
              </w:tcPr>
            </w:tcPrChange>
          </w:tcPr>
          <w:p w14:paraId="713BE911" w14:textId="32C1F463" w:rsidR="00926065" w:rsidRPr="00926065" w:rsidRDefault="00926065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190" w:author="HIKARI" w:date="2019-11-08T23:03:00Z">
                <w:pPr>
                  <w:autoSpaceDE w:val="0"/>
                  <w:autoSpaceDN w:val="0"/>
                  <w:adjustRightInd w:val="0"/>
                </w:pPr>
              </w:pPrChange>
            </w:pP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r w:rsidRPr="00926065">
              <w:rPr>
                <w:b w:val="0"/>
                <w:bCs/>
                <w:color w:val="A31515"/>
                <w:sz w:val="19"/>
                <w:szCs w:val="19"/>
              </w:rPr>
              <w:t>Button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="bntExec"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Padding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="0, 0, 0, 0"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Height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="53"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BorderBrush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proofErr w:type="spellStart"/>
            <w:r w:rsidRPr="00926065">
              <w:rPr>
                <w:b w:val="0"/>
                <w:bCs/>
                <w:color w:val="A31515"/>
                <w:sz w:val="19"/>
                <w:szCs w:val="19"/>
              </w:rPr>
              <w:t>x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926065">
              <w:rPr>
                <w:b w:val="0"/>
                <w:bCs/>
                <w:color w:val="A31515"/>
                <w:sz w:val="19"/>
                <w:szCs w:val="19"/>
              </w:rPr>
              <w:t>Null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}"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Content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="Execute"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FontSize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="36"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Click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</w:t>
            </w:r>
            <w:proofErr w:type="spellStart"/>
            <w:r w:rsidRPr="00926065">
              <w:rPr>
                <w:b w:val="0"/>
                <w:bCs/>
                <w:color w:val="0000FF"/>
                <w:sz w:val="19"/>
                <w:szCs w:val="19"/>
              </w:rPr>
              <w:t>BntExec_Click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HorizontalContentAlignment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="Center"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VerticalContentAlignment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="Center"/&gt;</w:t>
            </w:r>
          </w:p>
        </w:tc>
        <w:tc>
          <w:tcPr>
            <w:tcW w:w="3429" w:type="dxa"/>
            <w:vAlign w:val="center"/>
            <w:tcPrChange w:id="1191" w:author="HIKARI" w:date="2019-11-08T23:03:00Z">
              <w:tcPr>
                <w:tcW w:w="3429" w:type="dxa"/>
              </w:tcPr>
            </w:tcPrChange>
          </w:tcPr>
          <w:p w14:paraId="22691B0D" w14:textId="3631B921" w:rsidR="00926065" w:rsidRPr="00CE6699" w:rsidRDefault="000A1F2E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192" w:author="HIKARI" w:date="2019-11-08T23:04:00Z">
                <w:pPr/>
              </w:pPrChange>
            </w:pPr>
            <w:proofErr w:type="spellStart"/>
            <w:ins w:id="1193" w:author="HIKARI" w:date="2019-11-08T23:02:00Z">
              <w:r>
                <w:rPr>
                  <w:b w:val="0"/>
                  <w:bCs/>
                  <w:szCs w:val="26"/>
                </w:rPr>
                <w:t>Dùng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để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báo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hiệu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cho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chương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trình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bắt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đầu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xử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lí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và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</w:ins>
            <w:proofErr w:type="spellStart"/>
            <w:ins w:id="1194" w:author="HIKARI" w:date="2019-11-08T23:03:00Z">
              <w:r>
                <w:rPr>
                  <w:b w:val="0"/>
                  <w:bCs/>
                  <w:szCs w:val="26"/>
                </w:rPr>
                <w:t>xuất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kết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quả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cho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dữ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liệu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người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dùng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vừa</w:t>
              </w:r>
              <w:proofErr w:type="spellEnd"/>
              <w:r>
                <w:rPr>
                  <w:b w:val="0"/>
                  <w:bCs/>
                  <w:szCs w:val="26"/>
                </w:rPr>
                <w:t xml:space="preserve"> </w:t>
              </w:r>
              <w:proofErr w:type="spellStart"/>
              <w:r>
                <w:rPr>
                  <w:b w:val="0"/>
                  <w:bCs/>
                  <w:szCs w:val="26"/>
                </w:rPr>
                <w:t>nhập</w:t>
              </w:r>
            </w:ins>
            <w:proofErr w:type="spellEnd"/>
            <w:ins w:id="1195" w:author="HIKARI" w:date="2019-11-08T23:04:00Z">
              <w:r>
                <w:rPr>
                  <w:b w:val="0"/>
                  <w:bCs/>
                  <w:szCs w:val="26"/>
                </w:rPr>
                <w:t>.</w:t>
              </w:r>
            </w:ins>
          </w:p>
        </w:tc>
      </w:tr>
      <w:tr w:rsidR="009713C6" w:rsidRPr="0076613B" w14:paraId="14F5AF8C" w14:textId="77777777" w:rsidTr="000A1F2E">
        <w:trPr>
          <w:trHeight w:val="348"/>
          <w:trPrChange w:id="1196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197" w:author="HIKARI" w:date="2019-11-08T23:03:00Z">
              <w:tcPr>
                <w:tcW w:w="563" w:type="dxa"/>
              </w:tcPr>
            </w:tcPrChange>
          </w:tcPr>
          <w:p w14:paraId="07D46024" w14:textId="2CA38F7E" w:rsidR="00481971" w:rsidRPr="00CE6699" w:rsidRDefault="00481971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198" w:author="HIKARI" w:date="2019-11-08T23:03:00Z">
                <w:pPr>
                  <w:jc w:val="center"/>
                </w:pPr>
              </w:pPrChange>
            </w:pPr>
            <w:r w:rsidRPr="00CE6699">
              <w:rPr>
                <w:b w:val="0"/>
                <w:bCs/>
                <w:szCs w:val="26"/>
              </w:rPr>
              <w:t>2</w:t>
            </w:r>
          </w:p>
        </w:tc>
        <w:tc>
          <w:tcPr>
            <w:tcW w:w="1594" w:type="dxa"/>
            <w:vAlign w:val="center"/>
            <w:tcPrChange w:id="1199" w:author="HIKARI" w:date="2019-11-08T23:03:00Z">
              <w:tcPr>
                <w:tcW w:w="1594" w:type="dxa"/>
              </w:tcPr>
            </w:tcPrChange>
          </w:tcPr>
          <w:p w14:paraId="283742C6" w14:textId="77777777" w:rsidR="002C1163" w:rsidRDefault="002C1163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200" w:author="HIKARI" w:date="2019-11-08T23:03:00Z">
                <w:pPr>
                  <w:spacing w:after="120" w:line="360" w:lineRule="auto"/>
                </w:pPr>
              </w:pPrChange>
            </w:pPr>
            <w:proofErr w:type="spellStart"/>
            <w:r>
              <w:rPr>
                <w:b w:val="0"/>
                <w:bCs/>
                <w:szCs w:val="26"/>
              </w:rPr>
              <w:t>HolderFor</w:t>
            </w:r>
            <w:proofErr w:type="spellEnd"/>
          </w:p>
          <w:p w14:paraId="7978FE18" w14:textId="37B7FB7A" w:rsidR="00481971" w:rsidRPr="00CE6699" w:rsidRDefault="002C1163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201" w:author="HIKARI" w:date="2019-11-08T23:03:00Z">
                <w:pPr>
                  <w:spacing w:after="120" w:line="360" w:lineRule="auto"/>
                </w:pPr>
              </w:pPrChange>
            </w:pPr>
            <w:proofErr w:type="spellStart"/>
            <w:r>
              <w:rPr>
                <w:b w:val="0"/>
                <w:bCs/>
                <w:szCs w:val="26"/>
              </w:rPr>
              <w:t>UserInput</w:t>
            </w:r>
            <w:proofErr w:type="spellEnd"/>
          </w:p>
        </w:tc>
        <w:tc>
          <w:tcPr>
            <w:tcW w:w="1617" w:type="dxa"/>
            <w:vAlign w:val="center"/>
            <w:tcPrChange w:id="1202" w:author="HIKARI" w:date="2019-11-08T23:03:00Z">
              <w:tcPr>
                <w:tcW w:w="1617" w:type="dxa"/>
              </w:tcPr>
            </w:tcPrChange>
          </w:tcPr>
          <w:p w14:paraId="31B8E7B0" w14:textId="27190C05" w:rsidR="00481971" w:rsidRPr="00CE6699" w:rsidRDefault="00926065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203" w:author="HIKARI" w:date="2019-11-08T23:03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t>StackPanel</w:t>
            </w:r>
            <w:proofErr w:type="spellEnd"/>
          </w:p>
        </w:tc>
        <w:tc>
          <w:tcPr>
            <w:tcW w:w="3846" w:type="dxa"/>
            <w:tcPrChange w:id="1204" w:author="HIKARI" w:date="2019-11-08T23:03:00Z">
              <w:tcPr>
                <w:tcW w:w="3846" w:type="dxa"/>
              </w:tcPr>
            </w:tcPrChange>
          </w:tcPr>
          <w:p w14:paraId="1D9D2647" w14:textId="31331B4B" w:rsidR="00481971" w:rsidRPr="00926065" w:rsidRDefault="00926065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205" w:author="HIKARI" w:date="2019-11-08T23:03:00Z">
                <w:pPr>
                  <w:spacing w:after="120"/>
                </w:pPr>
              </w:pPrChange>
            </w:pPr>
            <w:r w:rsidRPr="00926065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926065">
              <w:rPr>
                <w:b w:val="0"/>
                <w:bCs/>
                <w:color w:val="A31515"/>
                <w:sz w:val="19"/>
                <w:szCs w:val="19"/>
              </w:rPr>
              <w:t>StackPanel</w:t>
            </w:r>
            <w:proofErr w:type="spellEnd"/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="HolderForUserInput"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26065">
              <w:rPr>
                <w:b w:val="0"/>
                <w:bCs/>
                <w:color w:val="FF0000"/>
                <w:sz w:val="19"/>
                <w:szCs w:val="19"/>
              </w:rPr>
              <w:t>Grid.Column</w:t>
            </w:r>
            <w:proofErr w:type="spellEnd"/>
            <w:r w:rsidRPr="00926065">
              <w:rPr>
                <w:b w:val="0"/>
                <w:bCs/>
                <w:color w:val="0000FF"/>
                <w:sz w:val="19"/>
                <w:szCs w:val="19"/>
              </w:rPr>
              <w:t>="0"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Background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="#FF05B405"</w:t>
            </w:r>
            <w:r w:rsidRPr="00926065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="0,18,0,0"</w:t>
            </w:r>
            <w:r>
              <w:rPr>
                <w:b w:val="0"/>
                <w:bCs/>
                <w:color w:val="0000FF"/>
                <w:sz w:val="19"/>
                <w:szCs w:val="19"/>
              </w:rPr>
              <w:t>/</w:t>
            </w:r>
            <w:r w:rsidRPr="00926065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</w:tc>
        <w:tc>
          <w:tcPr>
            <w:tcW w:w="3429" w:type="dxa"/>
            <w:vAlign w:val="center"/>
            <w:tcPrChange w:id="1206" w:author="HIKARI" w:date="2019-11-08T23:03:00Z">
              <w:tcPr>
                <w:tcW w:w="3429" w:type="dxa"/>
              </w:tcPr>
            </w:tcPrChange>
          </w:tcPr>
          <w:p w14:paraId="0B569DF0" w14:textId="2C97EA85" w:rsidR="00481971" w:rsidRPr="00CE6699" w:rsidRDefault="00926065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207" w:author="HIKARI" w:date="2019-11-08T23:04:00Z">
                <w:pPr>
                  <w:spacing w:after="120" w:line="360" w:lineRule="auto"/>
                </w:pPr>
              </w:pPrChange>
            </w:pPr>
            <w:proofErr w:type="spellStart"/>
            <w:r>
              <w:rPr>
                <w:b w:val="0"/>
                <w:bCs/>
                <w:szCs w:val="26"/>
              </w:rPr>
              <w:t>Chứa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nhóm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hai</w:t>
            </w:r>
            <w:proofErr w:type="spellEnd"/>
            <w:r>
              <w:rPr>
                <w:b w:val="0"/>
                <w:bCs/>
                <w:szCs w:val="26"/>
              </w:rPr>
              <w:t xml:space="preserve"> control</w:t>
            </w:r>
            <w:r w:rsidR="009713C6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9713C6">
              <w:rPr>
                <w:b w:val="0"/>
                <w:bCs/>
                <w:szCs w:val="26"/>
              </w:rPr>
              <w:t>bntExec</w:t>
            </w:r>
            <w:proofErr w:type="spellEnd"/>
            <w:r w:rsidR="009713C6" w:rsidRPr="00926065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9713C6">
              <w:rPr>
                <w:b w:val="0"/>
                <w:bCs/>
                <w:szCs w:val="26"/>
              </w:rPr>
              <w:t>và</w:t>
            </w:r>
            <w:proofErr w:type="spellEnd"/>
            <w:r w:rsidR="009713C6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807FE3" w:rsidRPr="00926065">
              <w:rPr>
                <w:b w:val="0"/>
                <w:bCs/>
                <w:szCs w:val="26"/>
              </w:rPr>
              <w:t>txtCodeInput</w:t>
            </w:r>
            <w:proofErr w:type="spellEnd"/>
            <w:ins w:id="1208" w:author="HIKARI" w:date="2019-11-08T23:04:00Z">
              <w:r w:rsidR="000A1F2E">
                <w:rPr>
                  <w:b w:val="0"/>
                  <w:bCs/>
                  <w:szCs w:val="26"/>
                </w:rPr>
                <w:t>.</w:t>
              </w:r>
            </w:ins>
          </w:p>
        </w:tc>
      </w:tr>
      <w:tr w:rsidR="009713C6" w:rsidRPr="0076613B" w14:paraId="4F447B25" w14:textId="77777777" w:rsidTr="000A1F2E">
        <w:trPr>
          <w:trHeight w:val="348"/>
          <w:trPrChange w:id="1209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210" w:author="HIKARI" w:date="2019-11-08T23:03:00Z">
              <w:tcPr>
                <w:tcW w:w="563" w:type="dxa"/>
              </w:tcPr>
            </w:tcPrChange>
          </w:tcPr>
          <w:p w14:paraId="532B39BB" w14:textId="19C49E35" w:rsidR="00481971" w:rsidRPr="00CE6699" w:rsidRDefault="00481971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211" w:author="HIKARI" w:date="2019-11-08T23:03:00Z">
                <w:pPr>
                  <w:jc w:val="center"/>
                </w:pPr>
              </w:pPrChange>
            </w:pPr>
            <w:r w:rsidRPr="00CE6699">
              <w:rPr>
                <w:b w:val="0"/>
                <w:bCs/>
                <w:szCs w:val="26"/>
              </w:rPr>
              <w:t>3</w:t>
            </w:r>
          </w:p>
        </w:tc>
        <w:tc>
          <w:tcPr>
            <w:tcW w:w="1594" w:type="dxa"/>
            <w:vAlign w:val="center"/>
            <w:tcPrChange w:id="1212" w:author="HIKARI" w:date="2019-11-08T23:03:00Z">
              <w:tcPr>
                <w:tcW w:w="1594" w:type="dxa"/>
              </w:tcPr>
            </w:tcPrChange>
          </w:tcPr>
          <w:p w14:paraId="3C529333" w14:textId="28F66170" w:rsidR="00481971" w:rsidRPr="00CE6699" w:rsidRDefault="00234D8E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213" w:author="HIKARI" w:date="2019-11-08T23:03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t>MainCanvas</w:t>
            </w:r>
            <w:proofErr w:type="spellEnd"/>
          </w:p>
        </w:tc>
        <w:tc>
          <w:tcPr>
            <w:tcW w:w="1617" w:type="dxa"/>
            <w:vAlign w:val="center"/>
            <w:tcPrChange w:id="1214" w:author="HIKARI" w:date="2019-11-08T23:03:00Z">
              <w:tcPr>
                <w:tcW w:w="1617" w:type="dxa"/>
              </w:tcPr>
            </w:tcPrChange>
          </w:tcPr>
          <w:p w14:paraId="46E5E451" w14:textId="35096087" w:rsidR="00481971" w:rsidRPr="00CE6699" w:rsidRDefault="00234D8E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215" w:author="HIKARI" w:date="2019-11-08T23:03:00Z">
                <w:pPr/>
              </w:pPrChange>
            </w:pPr>
            <w:r>
              <w:rPr>
                <w:b w:val="0"/>
                <w:bCs/>
                <w:szCs w:val="26"/>
              </w:rPr>
              <w:t>Canvas</w:t>
            </w:r>
          </w:p>
        </w:tc>
        <w:tc>
          <w:tcPr>
            <w:tcW w:w="3846" w:type="dxa"/>
            <w:tcPrChange w:id="1216" w:author="HIKARI" w:date="2019-11-08T23:03:00Z">
              <w:tcPr>
                <w:tcW w:w="3846" w:type="dxa"/>
              </w:tcPr>
            </w:tcPrChange>
          </w:tcPr>
          <w:p w14:paraId="7C74DAA1" w14:textId="5682699F" w:rsidR="00481971" w:rsidRPr="00234D8E" w:rsidRDefault="0058318E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217" w:author="HIKARI" w:date="2019-11-08T23:03:00Z">
                <w:pPr>
                  <w:spacing w:after="120"/>
                </w:pPr>
              </w:pPrChange>
            </w:pPr>
            <w:r w:rsidRPr="00234D8E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r w:rsidRPr="00234D8E">
              <w:rPr>
                <w:b w:val="0"/>
                <w:bCs/>
                <w:color w:val="A31515"/>
                <w:sz w:val="19"/>
                <w:szCs w:val="19"/>
              </w:rPr>
              <w:t>Canvas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234D8E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234D8E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234D8E">
              <w:rPr>
                <w:b w:val="0"/>
                <w:bCs/>
                <w:color w:val="0000FF"/>
                <w:sz w:val="19"/>
                <w:szCs w:val="19"/>
              </w:rPr>
              <w:t>="MainCanvas"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 xml:space="preserve"> Background</w:t>
            </w:r>
            <w:r w:rsidRPr="00234D8E">
              <w:rPr>
                <w:b w:val="0"/>
                <w:bCs/>
                <w:color w:val="0000FF"/>
                <w:sz w:val="19"/>
                <w:szCs w:val="19"/>
              </w:rPr>
              <w:t>="#FF414141"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 xml:space="preserve"> Height</w:t>
            </w:r>
            <w:r w:rsidRPr="00234D8E">
              <w:rPr>
                <w:b w:val="0"/>
                <w:bCs/>
                <w:color w:val="0000FF"/>
                <w:sz w:val="19"/>
                <w:szCs w:val="19"/>
              </w:rPr>
              <w:t>="5000"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234D8E">
              <w:rPr>
                <w:b w:val="0"/>
                <w:bCs/>
                <w:color w:val="FF0000"/>
                <w:sz w:val="19"/>
                <w:szCs w:val="19"/>
              </w:rPr>
              <w:t>HorizontalAlignment</w:t>
            </w:r>
            <w:proofErr w:type="spellEnd"/>
            <w:r w:rsidRPr="00234D8E">
              <w:rPr>
                <w:b w:val="0"/>
                <w:bCs/>
                <w:color w:val="0000FF"/>
                <w:sz w:val="19"/>
                <w:szCs w:val="19"/>
              </w:rPr>
              <w:t>="Center"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 xml:space="preserve"> Width</w:t>
            </w:r>
            <w:r w:rsidRPr="00234D8E">
              <w:rPr>
                <w:b w:val="0"/>
                <w:bCs/>
                <w:color w:val="0000FF"/>
                <w:sz w:val="19"/>
                <w:szCs w:val="19"/>
              </w:rPr>
              <w:t>="5000"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234D8E">
              <w:rPr>
                <w:b w:val="0"/>
                <w:bCs/>
                <w:color w:val="0000FF"/>
                <w:sz w:val="19"/>
                <w:szCs w:val="19"/>
              </w:rPr>
              <w:t>="-2500,0,-2500,-4300"</w:t>
            </w:r>
            <w:r w:rsidRPr="00234D8E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234D8E">
              <w:rPr>
                <w:b w:val="0"/>
                <w:bCs/>
                <w:color w:val="FF0000"/>
                <w:sz w:val="19"/>
                <w:szCs w:val="19"/>
              </w:rPr>
              <w:t>VerticalAlignment</w:t>
            </w:r>
            <w:proofErr w:type="spellEnd"/>
            <w:r w:rsidRPr="00234D8E">
              <w:rPr>
                <w:b w:val="0"/>
                <w:bCs/>
                <w:color w:val="0000FF"/>
                <w:sz w:val="19"/>
                <w:szCs w:val="19"/>
              </w:rPr>
              <w:t>="Top"/&gt;</w:t>
            </w:r>
          </w:p>
        </w:tc>
        <w:tc>
          <w:tcPr>
            <w:tcW w:w="3429" w:type="dxa"/>
            <w:vAlign w:val="center"/>
            <w:tcPrChange w:id="1218" w:author="HIKARI" w:date="2019-11-08T23:03:00Z">
              <w:tcPr>
                <w:tcW w:w="3429" w:type="dxa"/>
              </w:tcPr>
            </w:tcPrChange>
          </w:tcPr>
          <w:p w14:paraId="1A29C3AD" w14:textId="6BFF4E4E" w:rsidR="00481971" w:rsidRPr="00CE6699" w:rsidRDefault="00234D8E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219" w:author="HIKARI" w:date="2019-11-08T23:04:00Z">
                <w:pPr>
                  <w:spacing w:after="120" w:line="360" w:lineRule="auto"/>
                </w:pPr>
              </w:pPrChange>
            </w:pPr>
            <w:proofErr w:type="spellStart"/>
            <w:r>
              <w:rPr>
                <w:b w:val="0"/>
                <w:bCs/>
                <w:szCs w:val="26"/>
              </w:rPr>
              <w:t>Nôi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hiển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thị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digram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sau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khi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xử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lí</w:t>
            </w:r>
            <w:proofErr w:type="spellEnd"/>
            <w:r>
              <w:rPr>
                <w:b w:val="0"/>
                <w:bCs/>
                <w:szCs w:val="26"/>
              </w:rPr>
              <w:t xml:space="preserve"> input, </w:t>
            </w:r>
            <w:proofErr w:type="spellStart"/>
            <w:r>
              <w:rPr>
                <w:b w:val="0"/>
                <w:bCs/>
                <w:szCs w:val="26"/>
              </w:rPr>
              <w:t>kích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thước</w:t>
            </w:r>
            <w:proofErr w:type="spellEnd"/>
            <w:r>
              <w:rPr>
                <w:b w:val="0"/>
                <w:bCs/>
                <w:szCs w:val="26"/>
              </w:rPr>
              <w:t xml:space="preserve"> 5000x</w:t>
            </w:r>
            <w:ins w:id="1220" w:author="HIKARI" w:date="2019-11-08T23:04:00Z">
              <w:r w:rsidR="000A1F2E">
                <w:rPr>
                  <w:b w:val="0"/>
                  <w:bCs/>
                  <w:szCs w:val="26"/>
                </w:rPr>
                <w:t>5</w:t>
              </w:r>
            </w:ins>
            <w:del w:id="1221" w:author="HIKARI" w:date="2019-11-08T23:04:00Z">
              <w:r w:rsidDel="000A1F2E">
                <w:rPr>
                  <w:b w:val="0"/>
                  <w:bCs/>
                  <w:szCs w:val="26"/>
                </w:rPr>
                <w:delText>5</w:delText>
              </w:r>
            </w:del>
            <w:r>
              <w:rPr>
                <w:b w:val="0"/>
                <w:bCs/>
                <w:szCs w:val="26"/>
              </w:rPr>
              <w:t>000</w:t>
            </w:r>
            <w:r w:rsidR="009713C6">
              <w:rPr>
                <w:b w:val="0"/>
                <w:bCs/>
                <w:szCs w:val="26"/>
              </w:rPr>
              <w:t xml:space="preserve"> </w:t>
            </w:r>
            <w:r>
              <w:rPr>
                <w:b w:val="0"/>
                <w:bCs/>
                <w:szCs w:val="26"/>
              </w:rPr>
              <w:t>px</w:t>
            </w:r>
            <w:ins w:id="1222" w:author="HIKARI" w:date="2019-11-08T23:04:00Z">
              <w:r w:rsidR="000A1F2E">
                <w:rPr>
                  <w:b w:val="0"/>
                  <w:bCs/>
                  <w:szCs w:val="26"/>
                </w:rPr>
                <w:t>.</w:t>
              </w:r>
            </w:ins>
          </w:p>
        </w:tc>
      </w:tr>
      <w:tr w:rsidR="009713C6" w:rsidRPr="0076613B" w14:paraId="5C9517E1" w14:textId="77777777" w:rsidTr="000A1F2E">
        <w:trPr>
          <w:trHeight w:val="348"/>
          <w:trPrChange w:id="1223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224" w:author="HIKARI" w:date="2019-11-08T23:03:00Z">
              <w:tcPr>
                <w:tcW w:w="563" w:type="dxa"/>
              </w:tcPr>
            </w:tcPrChange>
          </w:tcPr>
          <w:p w14:paraId="660EE4FE" w14:textId="753ABF0A" w:rsidR="00481971" w:rsidRPr="00CE6699" w:rsidRDefault="00481971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225" w:author="HIKARI" w:date="2019-11-08T23:03:00Z">
                <w:pPr>
                  <w:jc w:val="center"/>
                </w:pPr>
              </w:pPrChange>
            </w:pPr>
            <w:r w:rsidRPr="00CE6699">
              <w:rPr>
                <w:b w:val="0"/>
                <w:bCs/>
                <w:szCs w:val="26"/>
              </w:rPr>
              <w:t>4</w:t>
            </w:r>
          </w:p>
        </w:tc>
        <w:tc>
          <w:tcPr>
            <w:tcW w:w="1594" w:type="dxa"/>
            <w:vAlign w:val="center"/>
            <w:tcPrChange w:id="1226" w:author="HIKARI" w:date="2019-11-08T23:03:00Z">
              <w:tcPr>
                <w:tcW w:w="1594" w:type="dxa"/>
              </w:tcPr>
            </w:tcPrChange>
          </w:tcPr>
          <w:p w14:paraId="78C6537A" w14:textId="6B7D59B7" w:rsidR="009713C6" w:rsidRDefault="009713C6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227" w:author="HIKARI" w:date="2019-11-08T23:03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t>MainScroll</w:t>
            </w:r>
            <w:proofErr w:type="spellEnd"/>
            <w:r>
              <w:rPr>
                <w:b w:val="0"/>
                <w:bCs/>
                <w:szCs w:val="26"/>
              </w:rPr>
              <w:t>-</w:t>
            </w:r>
          </w:p>
          <w:p w14:paraId="6473E154" w14:textId="65D6B40D" w:rsidR="00481971" w:rsidRPr="00CE6699" w:rsidRDefault="009713C6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228" w:author="HIKARI" w:date="2019-11-08T23:03:00Z">
                <w:pPr/>
              </w:pPrChange>
            </w:pPr>
            <w:r>
              <w:rPr>
                <w:b w:val="0"/>
                <w:bCs/>
                <w:szCs w:val="26"/>
              </w:rPr>
              <w:t>Viewer</w:t>
            </w:r>
          </w:p>
        </w:tc>
        <w:tc>
          <w:tcPr>
            <w:tcW w:w="1617" w:type="dxa"/>
            <w:vAlign w:val="center"/>
            <w:tcPrChange w:id="1229" w:author="HIKARI" w:date="2019-11-08T23:03:00Z">
              <w:tcPr>
                <w:tcW w:w="1617" w:type="dxa"/>
              </w:tcPr>
            </w:tcPrChange>
          </w:tcPr>
          <w:p w14:paraId="4C98336C" w14:textId="37F2B6C2" w:rsidR="00481971" w:rsidRPr="00CE6699" w:rsidRDefault="009713C6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230" w:author="HIKARI" w:date="2019-11-08T23:03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t>ScrollViewer</w:t>
            </w:r>
            <w:proofErr w:type="spellEnd"/>
          </w:p>
        </w:tc>
        <w:tc>
          <w:tcPr>
            <w:tcW w:w="3846" w:type="dxa"/>
            <w:tcPrChange w:id="1231" w:author="HIKARI" w:date="2019-11-08T23:03:00Z">
              <w:tcPr>
                <w:tcW w:w="3846" w:type="dxa"/>
              </w:tcPr>
            </w:tcPrChange>
          </w:tcPr>
          <w:p w14:paraId="05F9A342" w14:textId="707CFBBB" w:rsidR="00481971" w:rsidRPr="009713C6" w:rsidRDefault="009713C6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232" w:author="HIKARI" w:date="2019-11-08T23:03:00Z">
                <w:pPr>
                  <w:spacing w:after="120"/>
                </w:pPr>
              </w:pPrChange>
            </w:pPr>
            <w:r w:rsidRPr="009713C6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9713C6">
              <w:rPr>
                <w:b w:val="0"/>
                <w:bCs/>
                <w:color w:val="A31515"/>
                <w:sz w:val="19"/>
                <w:szCs w:val="19"/>
              </w:rPr>
              <w:t>ScrollViewer</w:t>
            </w:r>
            <w:proofErr w:type="spellEnd"/>
            <w:r w:rsidRPr="009713C6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9713C6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9713C6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9713C6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9713C6">
              <w:rPr>
                <w:b w:val="0"/>
                <w:bCs/>
                <w:color w:val="0000FF"/>
                <w:sz w:val="19"/>
                <w:szCs w:val="19"/>
              </w:rPr>
              <w:t>="MainScrollViewer"</w:t>
            </w:r>
            <w:r w:rsidRPr="009713C6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713C6">
              <w:rPr>
                <w:b w:val="0"/>
                <w:bCs/>
                <w:color w:val="FF0000"/>
                <w:sz w:val="19"/>
                <w:szCs w:val="19"/>
              </w:rPr>
              <w:t>Grid.Column</w:t>
            </w:r>
            <w:proofErr w:type="spellEnd"/>
            <w:r w:rsidRPr="009713C6">
              <w:rPr>
                <w:b w:val="0"/>
                <w:bCs/>
                <w:color w:val="0000FF"/>
                <w:sz w:val="19"/>
                <w:szCs w:val="19"/>
              </w:rPr>
              <w:t>="1"</w:t>
            </w:r>
            <w:r w:rsidRPr="009713C6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713C6">
              <w:rPr>
                <w:b w:val="0"/>
                <w:bCs/>
                <w:color w:val="FF0000"/>
                <w:sz w:val="19"/>
                <w:szCs w:val="19"/>
              </w:rPr>
              <w:t>VerticalScrollBarVisibility</w:t>
            </w:r>
            <w:proofErr w:type="spellEnd"/>
            <w:r w:rsidRPr="009713C6">
              <w:rPr>
                <w:b w:val="0"/>
                <w:bCs/>
                <w:color w:val="0000FF"/>
                <w:sz w:val="19"/>
                <w:szCs w:val="19"/>
              </w:rPr>
              <w:t>="Visible"</w:t>
            </w:r>
            <w:r w:rsidRPr="009713C6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713C6">
              <w:rPr>
                <w:b w:val="0"/>
                <w:bCs/>
                <w:color w:val="FF0000"/>
                <w:sz w:val="19"/>
                <w:szCs w:val="19"/>
              </w:rPr>
              <w:t>HorizontalScrollBarVisibility</w:t>
            </w:r>
            <w:proofErr w:type="spellEnd"/>
            <w:r w:rsidRPr="009713C6">
              <w:rPr>
                <w:b w:val="0"/>
                <w:bCs/>
                <w:color w:val="0000FF"/>
                <w:sz w:val="19"/>
                <w:szCs w:val="19"/>
              </w:rPr>
              <w:t>="Visible"</w:t>
            </w:r>
            <w:r w:rsidRPr="009713C6">
              <w:rPr>
                <w:b w:val="0"/>
                <w:bCs/>
                <w:color w:val="FF0000"/>
                <w:sz w:val="19"/>
                <w:szCs w:val="19"/>
              </w:rPr>
              <w:t xml:space="preserve"> Background</w:t>
            </w:r>
            <w:r w:rsidRPr="009713C6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proofErr w:type="spellStart"/>
            <w:r w:rsidRPr="009713C6">
              <w:rPr>
                <w:b w:val="0"/>
                <w:bCs/>
                <w:color w:val="A31515"/>
                <w:sz w:val="19"/>
                <w:szCs w:val="19"/>
              </w:rPr>
              <w:t>DynamicResource</w:t>
            </w:r>
            <w:proofErr w:type="spellEnd"/>
            <w:r w:rsidRPr="009713C6">
              <w:rPr>
                <w:b w:val="0"/>
                <w:bCs/>
                <w:color w:val="0000FF"/>
                <w:sz w:val="19"/>
                <w:szCs w:val="19"/>
              </w:rPr>
              <w:t xml:space="preserve"> {</w:t>
            </w:r>
            <w:proofErr w:type="spellStart"/>
            <w:r w:rsidRPr="009713C6">
              <w:rPr>
                <w:b w:val="0"/>
                <w:bCs/>
                <w:color w:val="A31515"/>
                <w:sz w:val="19"/>
                <w:szCs w:val="19"/>
              </w:rPr>
              <w:t>x</w:t>
            </w:r>
            <w:r w:rsidRPr="009713C6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9713C6">
              <w:rPr>
                <w:b w:val="0"/>
                <w:bCs/>
                <w:color w:val="A31515"/>
                <w:sz w:val="19"/>
                <w:szCs w:val="19"/>
              </w:rPr>
              <w:t>Static</w:t>
            </w:r>
            <w:proofErr w:type="spellEnd"/>
            <w:r w:rsidRPr="009713C6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9713C6">
              <w:rPr>
                <w:b w:val="0"/>
                <w:bCs/>
                <w:color w:val="FF0000"/>
                <w:sz w:val="19"/>
                <w:szCs w:val="19"/>
              </w:rPr>
              <w:t>SystemColors</w:t>
            </w:r>
            <w:r w:rsidRPr="009713C6">
              <w:rPr>
                <w:b w:val="0"/>
                <w:bCs/>
                <w:color w:val="0000FF"/>
                <w:sz w:val="19"/>
                <w:szCs w:val="19"/>
              </w:rPr>
              <w:t>.HighlightBrushKey</w:t>
            </w:r>
            <w:proofErr w:type="spellEnd"/>
            <w:r w:rsidRPr="009713C6">
              <w:rPr>
                <w:b w:val="0"/>
                <w:bCs/>
                <w:color w:val="0000FF"/>
                <w:sz w:val="19"/>
                <w:szCs w:val="19"/>
              </w:rPr>
              <w:t>}}"</w:t>
            </w:r>
            <w:r w:rsidRPr="009713C6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9713C6">
              <w:rPr>
                <w:b w:val="0"/>
                <w:bCs/>
                <w:color w:val="0000FF"/>
                <w:sz w:val="19"/>
                <w:szCs w:val="19"/>
              </w:rPr>
              <w:t>="0,18,0,0"&gt;</w:t>
            </w:r>
          </w:p>
        </w:tc>
        <w:tc>
          <w:tcPr>
            <w:tcW w:w="3429" w:type="dxa"/>
            <w:vAlign w:val="center"/>
            <w:tcPrChange w:id="1233" w:author="HIKARI" w:date="2019-11-08T23:03:00Z">
              <w:tcPr>
                <w:tcW w:w="3429" w:type="dxa"/>
              </w:tcPr>
            </w:tcPrChange>
          </w:tcPr>
          <w:p w14:paraId="69BB96CD" w14:textId="3C6BFADA" w:rsidR="00481971" w:rsidRPr="00CE6699" w:rsidRDefault="009713C6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234" w:author="HIKARI" w:date="2019-11-08T23:04:00Z">
                <w:pPr>
                  <w:spacing w:after="120" w:line="360" w:lineRule="auto"/>
                  <w:jc w:val="both"/>
                </w:pPr>
              </w:pPrChange>
            </w:pPr>
            <w:proofErr w:type="spellStart"/>
            <w:r>
              <w:rPr>
                <w:b w:val="0"/>
                <w:bCs/>
                <w:szCs w:val="26"/>
              </w:rPr>
              <w:t>Tạo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khung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nhìn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có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kích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thước</w:t>
            </w:r>
            <w:proofErr w:type="spellEnd"/>
            <w:r>
              <w:rPr>
                <w:b w:val="0"/>
                <w:bCs/>
                <w:szCs w:val="26"/>
              </w:rPr>
              <w:t xml:space="preserve"> 886x683 px </w:t>
            </w:r>
            <w:proofErr w:type="spellStart"/>
            <w:r>
              <w:rPr>
                <w:b w:val="0"/>
                <w:bCs/>
                <w:szCs w:val="26"/>
              </w:rPr>
              <w:t>cho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MainCanvas</w:t>
            </w:r>
            <w:proofErr w:type="spellEnd"/>
            <w:r>
              <w:rPr>
                <w:b w:val="0"/>
                <w:bCs/>
                <w:szCs w:val="26"/>
              </w:rPr>
              <w:t xml:space="preserve">. </w:t>
            </w:r>
            <w:proofErr w:type="spellStart"/>
            <w:r>
              <w:rPr>
                <w:b w:val="0"/>
                <w:bCs/>
                <w:szCs w:val="26"/>
              </w:rPr>
              <w:t>Khung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nhìn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này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có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thể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dịch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chuyển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được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trong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vùng</w:t>
            </w:r>
            <w:proofErr w:type="spellEnd"/>
            <w:r>
              <w:rPr>
                <w:b w:val="0"/>
                <w:bCs/>
                <w:szCs w:val="26"/>
              </w:rPr>
              <w:t xml:space="preserve"> Canvas </w:t>
            </w:r>
            <w:proofErr w:type="spellStart"/>
            <w:r>
              <w:rPr>
                <w:b w:val="0"/>
                <w:bCs/>
                <w:szCs w:val="26"/>
              </w:rPr>
              <w:t>bằng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hai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thanh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cuộn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dọc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và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ngang</w:t>
            </w:r>
            <w:proofErr w:type="spellEnd"/>
            <w:ins w:id="1235" w:author="HIKARI" w:date="2019-11-08T23:04:00Z">
              <w:r w:rsidR="000A1F2E">
                <w:rPr>
                  <w:b w:val="0"/>
                  <w:bCs/>
                  <w:szCs w:val="26"/>
                </w:rPr>
                <w:t>.</w:t>
              </w:r>
            </w:ins>
          </w:p>
        </w:tc>
      </w:tr>
      <w:tr w:rsidR="009713C6" w:rsidRPr="0076613B" w14:paraId="5AEC6FF1" w14:textId="77777777" w:rsidTr="000A1F2E">
        <w:trPr>
          <w:trHeight w:val="348"/>
          <w:trPrChange w:id="1236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237" w:author="HIKARI" w:date="2019-11-08T23:03:00Z">
              <w:tcPr>
                <w:tcW w:w="563" w:type="dxa"/>
              </w:tcPr>
            </w:tcPrChange>
          </w:tcPr>
          <w:p w14:paraId="07654D14" w14:textId="69BFD5F2" w:rsidR="00481971" w:rsidRPr="00CE6699" w:rsidRDefault="00481971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238" w:author="HIKARI" w:date="2019-11-08T23:03:00Z">
                <w:pPr>
                  <w:jc w:val="center"/>
                </w:pPr>
              </w:pPrChange>
            </w:pPr>
            <w:r w:rsidRPr="00CE6699">
              <w:rPr>
                <w:b w:val="0"/>
                <w:bCs/>
                <w:szCs w:val="26"/>
              </w:rPr>
              <w:t>5</w:t>
            </w:r>
          </w:p>
        </w:tc>
        <w:tc>
          <w:tcPr>
            <w:tcW w:w="1594" w:type="dxa"/>
            <w:vAlign w:val="center"/>
            <w:tcPrChange w:id="1239" w:author="HIKARI" w:date="2019-11-08T23:03:00Z">
              <w:tcPr>
                <w:tcW w:w="1594" w:type="dxa"/>
              </w:tcPr>
            </w:tcPrChange>
          </w:tcPr>
          <w:p w14:paraId="3EA8050C" w14:textId="155CC90E" w:rsidR="008844C8" w:rsidRDefault="008844C8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240" w:author="HIKARI" w:date="2019-11-08T23:03:00Z">
                <w:pPr/>
              </w:pPrChange>
            </w:pPr>
            <w:proofErr w:type="spellStart"/>
            <w:r w:rsidRPr="008844C8">
              <w:rPr>
                <w:b w:val="0"/>
                <w:bCs/>
                <w:szCs w:val="26"/>
              </w:rPr>
              <w:t>SlideMenu</w:t>
            </w:r>
            <w:proofErr w:type="spellEnd"/>
            <w:r>
              <w:rPr>
                <w:b w:val="0"/>
                <w:bCs/>
                <w:szCs w:val="26"/>
              </w:rPr>
              <w:t>_</w:t>
            </w:r>
          </w:p>
          <w:p w14:paraId="544AB136" w14:textId="508FFB49" w:rsidR="00481971" w:rsidRPr="008844C8" w:rsidRDefault="008844C8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241" w:author="HIKARI" w:date="2019-11-08T23:03:00Z">
                <w:pPr/>
              </w:pPrChange>
            </w:pPr>
            <w:proofErr w:type="spellStart"/>
            <w:r w:rsidRPr="008844C8">
              <w:rPr>
                <w:b w:val="0"/>
                <w:bCs/>
                <w:szCs w:val="26"/>
              </w:rPr>
              <w:t>StackPanel</w:t>
            </w:r>
            <w:proofErr w:type="spellEnd"/>
          </w:p>
        </w:tc>
        <w:tc>
          <w:tcPr>
            <w:tcW w:w="1617" w:type="dxa"/>
            <w:vAlign w:val="center"/>
            <w:tcPrChange w:id="1242" w:author="HIKARI" w:date="2019-11-08T23:03:00Z">
              <w:tcPr>
                <w:tcW w:w="1617" w:type="dxa"/>
              </w:tcPr>
            </w:tcPrChange>
          </w:tcPr>
          <w:p w14:paraId="507D4041" w14:textId="3FF63449" w:rsidR="00481971" w:rsidRPr="00CE6699" w:rsidRDefault="008844C8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243" w:author="HIKARI" w:date="2019-11-08T23:03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t>StackPanel</w:t>
            </w:r>
            <w:proofErr w:type="spellEnd"/>
          </w:p>
        </w:tc>
        <w:tc>
          <w:tcPr>
            <w:tcW w:w="3846" w:type="dxa"/>
            <w:tcPrChange w:id="1244" w:author="HIKARI" w:date="2019-11-08T23:03:00Z">
              <w:tcPr>
                <w:tcW w:w="3846" w:type="dxa"/>
              </w:tcPr>
            </w:tcPrChange>
          </w:tcPr>
          <w:p w14:paraId="7016DD12" w14:textId="6A7A41B6" w:rsidR="00481971" w:rsidRPr="008844C8" w:rsidRDefault="008844C8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245" w:author="HIKARI" w:date="2019-11-08T23:03:00Z">
                <w:pPr>
                  <w:spacing w:after="120"/>
                </w:pPr>
              </w:pPrChange>
            </w:pPr>
            <w:r w:rsidRPr="008844C8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8844C8">
              <w:rPr>
                <w:b w:val="0"/>
                <w:bCs/>
                <w:color w:val="A31515"/>
                <w:sz w:val="19"/>
                <w:szCs w:val="19"/>
              </w:rPr>
              <w:t>StackPanel</w:t>
            </w:r>
            <w:proofErr w:type="spellEnd"/>
            <w:r w:rsidRPr="008844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8844C8">
              <w:rPr>
                <w:b w:val="0"/>
                <w:bCs/>
                <w:color w:val="FF0000"/>
                <w:sz w:val="19"/>
                <w:szCs w:val="19"/>
              </w:rPr>
              <w:t>Grid.Column</w:t>
            </w:r>
            <w:proofErr w:type="spellEnd"/>
            <w:r w:rsidRPr="008844C8">
              <w:rPr>
                <w:b w:val="0"/>
                <w:bCs/>
                <w:color w:val="0000FF"/>
                <w:sz w:val="19"/>
                <w:szCs w:val="19"/>
              </w:rPr>
              <w:t>="1"</w:t>
            </w:r>
            <w:r w:rsidRPr="008844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8844C8">
              <w:rPr>
                <w:b w:val="0"/>
                <w:bCs/>
                <w:color w:val="FF0000"/>
                <w:sz w:val="19"/>
                <w:szCs w:val="19"/>
              </w:rPr>
              <w:t>Panel.ZIndex</w:t>
            </w:r>
            <w:proofErr w:type="spellEnd"/>
            <w:r w:rsidRPr="008844C8">
              <w:rPr>
                <w:b w:val="0"/>
                <w:bCs/>
                <w:color w:val="0000FF"/>
                <w:sz w:val="19"/>
                <w:szCs w:val="19"/>
              </w:rPr>
              <w:t>="2"</w:t>
            </w:r>
            <w:r w:rsidRPr="008844C8">
              <w:rPr>
                <w:b w:val="0"/>
                <w:bCs/>
                <w:color w:val="FF0000"/>
                <w:sz w:val="19"/>
                <w:szCs w:val="19"/>
              </w:rPr>
              <w:t xml:space="preserve"> Name</w:t>
            </w:r>
            <w:r w:rsidRPr="008844C8">
              <w:rPr>
                <w:b w:val="0"/>
                <w:bCs/>
                <w:color w:val="0000FF"/>
                <w:sz w:val="19"/>
                <w:szCs w:val="19"/>
              </w:rPr>
              <w:t>="</w:t>
            </w:r>
            <w:proofErr w:type="spellStart"/>
            <w:r w:rsidRPr="008844C8">
              <w:rPr>
                <w:b w:val="0"/>
                <w:bCs/>
                <w:color w:val="0000FF"/>
                <w:sz w:val="19"/>
                <w:szCs w:val="19"/>
              </w:rPr>
              <w:t>SlideMenu_StackPanel</w:t>
            </w:r>
            <w:proofErr w:type="spellEnd"/>
            <w:r w:rsidRPr="008844C8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r w:rsidRPr="008844C8">
              <w:rPr>
                <w:b w:val="0"/>
                <w:bCs/>
                <w:color w:val="FF0000"/>
                <w:sz w:val="19"/>
                <w:szCs w:val="19"/>
              </w:rPr>
              <w:t xml:space="preserve"> Orientation</w:t>
            </w:r>
            <w:r w:rsidRPr="008844C8">
              <w:rPr>
                <w:b w:val="0"/>
                <w:bCs/>
                <w:color w:val="0000FF"/>
                <w:sz w:val="19"/>
                <w:szCs w:val="19"/>
              </w:rPr>
              <w:t>="Horizontal"</w:t>
            </w:r>
            <w:r w:rsidRPr="008844C8">
              <w:rPr>
                <w:b w:val="0"/>
                <w:bCs/>
                <w:color w:val="FF0000"/>
                <w:sz w:val="19"/>
                <w:szCs w:val="19"/>
              </w:rPr>
              <w:t xml:space="preserve"> Width</w:t>
            </w:r>
            <w:r w:rsidRPr="008844C8">
              <w:rPr>
                <w:b w:val="0"/>
                <w:bCs/>
                <w:color w:val="0000FF"/>
                <w:sz w:val="19"/>
                <w:szCs w:val="19"/>
              </w:rPr>
              <w:t>="250"</w:t>
            </w:r>
            <w:r w:rsidRPr="008844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8844C8">
              <w:rPr>
                <w:b w:val="0"/>
                <w:bCs/>
                <w:color w:val="FF0000"/>
                <w:sz w:val="19"/>
                <w:szCs w:val="19"/>
              </w:rPr>
              <w:t>HorizontalAlignment</w:t>
            </w:r>
            <w:proofErr w:type="spellEnd"/>
            <w:r w:rsidRPr="008844C8">
              <w:rPr>
                <w:b w:val="0"/>
                <w:bCs/>
                <w:color w:val="0000FF"/>
                <w:sz w:val="19"/>
                <w:szCs w:val="19"/>
              </w:rPr>
              <w:t>="Right"</w:t>
            </w:r>
            <w:r w:rsidRPr="008844C8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8844C8">
              <w:rPr>
                <w:b w:val="0"/>
                <w:bCs/>
                <w:color w:val="0000FF"/>
                <w:sz w:val="19"/>
                <w:szCs w:val="19"/>
              </w:rPr>
              <w:t>="0,</w:t>
            </w:r>
            <w:proofErr w:type="gramStart"/>
            <w:r w:rsidRPr="008844C8">
              <w:rPr>
                <w:b w:val="0"/>
                <w:bCs/>
                <w:color w:val="0000FF"/>
                <w:sz w:val="19"/>
                <w:szCs w:val="19"/>
              </w:rPr>
              <w:t>18,-</w:t>
            </w:r>
            <w:proofErr w:type="gramEnd"/>
            <w:r w:rsidRPr="008844C8">
              <w:rPr>
                <w:b w:val="0"/>
                <w:bCs/>
                <w:color w:val="0000FF"/>
                <w:sz w:val="19"/>
                <w:szCs w:val="19"/>
              </w:rPr>
              <w:t>250,0"&gt;</w:t>
            </w:r>
          </w:p>
        </w:tc>
        <w:tc>
          <w:tcPr>
            <w:tcW w:w="3429" w:type="dxa"/>
            <w:vAlign w:val="center"/>
            <w:tcPrChange w:id="1246" w:author="HIKARI" w:date="2019-11-08T23:03:00Z">
              <w:tcPr>
                <w:tcW w:w="3429" w:type="dxa"/>
              </w:tcPr>
            </w:tcPrChange>
          </w:tcPr>
          <w:p w14:paraId="070160D5" w14:textId="37422E8A" w:rsidR="00481971" w:rsidRPr="003503E9" w:rsidRDefault="00191787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color w:val="000000" w:themeColor="text1"/>
                <w:szCs w:val="26"/>
              </w:rPr>
              <w:pPrChange w:id="1247" w:author="HIKARI" w:date="2019-11-08T23:04:00Z">
                <w:pPr>
                  <w:spacing w:after="120" w:line="360" w:lineRule="auto"/>
                  <w:jc w:val="both"/>
                </w:pPr>
              </w:pPrChange>
            </w:pPr>
            <w:proofErr w:type="spellStart"/>
            <w:r w:rsidRPr="003503E9">
              <w:rPr>
                <w:b w:val="0"/>
                <w:bCs/>
                <w:szCs w:val="26"/>
              </w:rPr>
              <w:t>Tạo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một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khung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năm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bên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phải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cửa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sổ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chính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của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chương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trình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, </w:t>
            </w:r>
            <w:proofErr w:type="spellStart"/>
            <w:r w:rsidRPr="003503E9">
              <w:rPr>
                <w:b w:val="0"/>
                <w:bCs/>
                <w:szCs w:val="26"/>
              </w:rPr>
              <w:t>có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thể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ẩn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và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hiện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theo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ý </w:t>
            </w:r>
            <w:proofErr w:type="spellStart"/>
            <w:r w:rsidRPr="003503E9">
              <w:rPr>
                <w:b w:val="0"/>
                <w:bCs/>
                <w:szCs w:val="26"/>
              </w:rPr>
              <w:t>người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dùng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, </w:t>
            </w:r>
            <w:proofErr w:type="spellStart"/>
            <w:r w:rsidRPr="003503E9">
              <w:rPr>
                <w:b w:val="0"/>
                <w:bCs/>
                <w:szCs w:val="26"/>
              </w:rPr>
              <w:t>điều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khiển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bởi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hai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Storyboard </w:t>
            </w:r>
            <w:proofErr w:type="spellStart"/>
            <w:r w:rsidRPr="003503E9">
              <w:rPr>
                <w:b w:val="0"/>
                <w:bCs/>
                <w:szCs w:val="26"/>
              </w:rPr>
              <w:t>là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color w:val="0000FF"/>
                <w:szCs w:val="26"/>
              </w:rPr>
              <w:t>ShowMenu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szCs w:val="26"/>
              </w:rPr>
              <w:t>và</w:t>
            </w:r>
            <w:proofErr w:type="spellEnd"/>
            <w:r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color w:val="0000FF"/>
                <w:szCs w:val="26"/>
              </w:rPr>
              <w:t>HideMenu</w:t>
            </w:r>
            <w:proofErr w:type="spellEnd"/>
            <w:r w:rsidR="003503E9">
              <w:rPr>
                <w:b w:val="0"/>
                <w:bCs/>
                <w:color w:val="0000FF"/>
                <w:szCs w:val="26"/>
              </w:rPr>
              <w:t xml:space="preserve">. </w:t>
            </w:r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Control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này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là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nơi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hiển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thị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thông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tin chi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tiết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của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Layer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mà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người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dùng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chỉ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định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,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lastRenderedPageBreak/>
              <w:t>đ</w:t>
            </w:r>
            <w:ins w:id="1248" w:author="HIKARI" w:date="2019-11-09T14:59:00Z">
              <w:r w:rsidR="007C0FE9">
                <w:rPr>
                  <w:b w:val="0"/>
                  <w:bCs/>
                  <w:color w:val="000000" w:themeColor="text1"/>
                  <w:szCs w:val="26"/>
                </w:rPr>
                <w:t>ồ</w:t>
              </w:r>
            </w:ins>
            <w:del w:id="1249" w:author="HIKARI" w:date="2019-11-09T14:59:00Z">
              <w:r w:rsidR="003503E9" w:rsidDel="007C0FE9">
                <w:rPr>
                  <w:b w:val="0"/>
                  <w:bCs/>
                  <w:color w:val="000000" w:themeColor="text1"/>
                  <w:szCs w:val="26"/>
                </w:rPr>
                <w:delText>ố</w:delText>
              </w:r>
            </w:del>
            <w:r w:rsidR="003503E9">
              <w:rPr>
                <w:b w:val="0"/>
                <w:bCs/>
                <w:color w:val="000000" w:themeColor="text1"/>
                <w:szCs w:val="26"/>
              </w:rPr>
              <w:t>ng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thời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là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n</w:t>
            </w:r>
            <w:ins w:id="1250" w:author="HIKARI" w:date="2019-11-09T14:59:00Z">
              <w:r w:rsidR="007C0FE9">
                <w:rPr>
                  <w:b w:val="0"/>
                  <w:bCs/>
                  <w:color w:val="000000" w:themeColor="text1"/>
                  <w:szCs w:val="26"/>
                </w:rPr>
                <w:t>ơ</w:t>
              </w:r>
            </w:ins>
            <w:del w:id="1251" w:author="HIKARI" w:date="2019-11-09T14:59:00Z">
              <w:r w:rsidR="003503E9" w:rsidDel="007C0FE9">
                <w:rPr>
                  <w:b w:val="0"/>
                  <w:bCs/>
                  <w:color w:val="000000" w:themeColor="text1"/>
                  <w:szCs w:val="26"/>
                </w:rPr>
                <w:delText>ợ</w:delText>
              </w:r>
            </w:del>
            <w:r w:rsidR="003503E9">
              <w:rPr>
                <w:b w:val="0"/>
                <w:bCs/>
                <w:color w:val="000000" w:themeColor="text1"/>
                <w:szCs w:val="26"/>
              </w:rPr>
              <w:t>i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người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dùng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thực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hiện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chức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năng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tìm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color w:val="000000" w:themeColor="text1"/>
                <w:szCs w:val="26"/>
              </w:rPr>
              <w:t>kiếm</w:t>
            </w:r>
            <w:proofErr w:type="spellEnd"/>
            <w:r w:rsidR="003503E9">
              <w:rPr>
                <w:b w:val="0"/>
                <w:bCs/>
                <w:color w:val="000000" w:themeColor="text1"/>
                <w:szCs w:val="26"/>
              </w:rPr>
              <w:t xml:space="preserve"> Layer</w:t>
            </w:r>
            <w:ins w:id="1252" w:author="HIKARI" w:date="2019-11-10T17:23:00Z">
              <w:r w:rsidR="0090526D">
                <w:rPr>
                  <w:b w:val="0"/>
                  <w:bCs/>
                  <w:color w:val="000000" w:themeColor="text1"/>
                  <w:szCs w:val="26"/>
                </w:rPr>
                <w:t>.</w:t>
              </w:r>
            </w:ins>
          </w:p>
        </w:tc>
      </w:tr>
      <w:tr w:rsidR="009713C6" w:rsidRPr="0076613B" w14:paraId="6DFDF1ED" w14:textId="77777777" w:rsidTr="000A1F2E">
        <w:trPr>
          <w:trHeight w:val="348"/>
          <w:trPrChange w:id="1253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254" w:author="HIKARI" w:date="2019-11-08T23:03:00Z">
              <w:tcPr>
                <w:tcW w:w="563" w:type="dxa"/>
              </w:tcPr>
            </w:tcPrChange>
          </w:tcPr>
          <w:p w14:paraId="71CCBEAC" w14:textId="7F7F93BB" w:rsidR="00481971" w:rsidRPr="00CE6699" w:rsidRDefault="00481971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255" w:author="HIKARI" w:date="2019-11-08T23:03:00Z">
                <w:pPr>
                  <w:jc w:val="center"/>
                </w:pPr>
              </w:pPrChange>
            </w:pPr>
            <w:r w:rsidRPr="00CE6699">
              <w:rPr>
                <w:b w:val="0"/>
                <w:bCs/>
                <w:szCs w:val="26"/>
              </w:rPr>
              <w:lastRenderedPageBreak/>
              <w:t>6</w:t>
            </w:r>
          </w:p>
        </w:tc>
        <w:tc>
          <w:tcPr>
            <w:tcW w:w="1594" w:type="dxa"/>
            <w:vAlign w:val="center"/>
            <w:tcPrChange w:id="1256" w:author="HIKARI" w:date="2019-11-08T23:03:00Z">
              <w:tcPr>
                <w:tcW w:w="1594" w:type="dxa"/>
              </w:tcPr>
            </w:tcPrChange>
          </w:tcPr>
          <w:p w14:paraId="54CEC94E" w14:textId="77777777" w:rsidR="003503E9" w:rsidRDefault="00191787">
            <w:pPr>
              <w:spacing w:beforeLines="60" w:before="144" w:afterLines="60" w:after="144" w:line="360" w:lineRule="auto"/>
              <w:rPr>
                <w:b w:val="0"/>
                <w:bCs/>
                <w:color w:val="000000" w:themeColor="text1"/>
                <w:szCs w:val="26"/>
              </w:rPr>
              <w:pPrChange w:id="1257" w:author="HIKARI" w:date="2019-11-08T23:03:00Z">
                <w:pPr/>
              </w:pPrChange>
            </w:pPr>
            <w:proofErr w:type="spellStart"/>
            <w:r w:rsidRPr="00191787">
              <w:rPr>
                <w:b w:val="0"/>
                <w:bCs/>
                <w:color w:val="000000" w:themeColor="text1"/>
                <w:szCs w:val="26"/>
              </w:rPr>
              <w:t>SlidePanel</w:t>
            </w:r>
            <w:proofErr w:type="spellEnd"/>
            <w:r w:rsidRPr="00191787">
              <w:rPr>
                <w:b w:val="0"/>
                <w:bCs/>
                <w:color w:val="000000" w:themeColor="text1"/>
                <w:szCs w:val="26"/>
              </w:rPr>
              <w:t>_</w:t>
            </w:r>
          </w:p>
          <w:p w14:paraId="56BBB276" w14:textId="443F8B46" w:rsidR="00481971" w:rsidRPr="00191787" w:rsidRDefault="00191787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258" w:author="HIKARI" w:date="2019-11-08T23:03:00Z">
                <w:pPr/>
              </w:pPrChange>
            </w:pPr>
            <w:r w:rsidRPr="00191787">
              <w:rPr>
                <w:b w:val="0"/>
                <w:bCs/>
                <w:color w:val="000000" w:themeColor="text1"/>
                <w:szCs w:val="26"/>
              </w:rPr>
              <w:t>Title</w:t>
            </w:r>
          </w:p>
        </w:tc>
        <w:tc>
          <w:tcPr>
            <w:tcW w:w="1617" w:type="dxa"/>
            <w:vAlign w:val="center"/>
            <w:tcPrChange w:id="1259" w:author="HIKARI" w:date="2019-11-08T23:03:00Z">
              <w:tcPr>
                <w:tcW w:w="1617" w:type="dxa"/>
              </w:tcPr>
            </w:tcPrChange>
          </w:tcPr>
          <w:p w14:paraId="79BA3AF2" w14:textId="4482746E" w:rsidR="00481971" w:rsidRPr="00CE6699" w:rsidRDefault="00191787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260" w:author="HIKARI" w:date="2019-11-08T23:03:00Z">
                <w:pPr/>
              </w:pPrChange>
            </w:pPr>
            <w:r>
              <w:rPr>
                <w:b w:val="0"/>
                <w:bCs/>
                <w:szCs w:val="26"/>
              </w:rPr>
              <w:t>Label</w:t>
            </w:r>
          </w:p>
        </w:tc>
        <w:tc>
          <w:tcPr>
            <w:tcW w:w="3846" w:type="dxa"/>
            <w:tcPrChange w:id="1261" w:author="HIKARI" w:date="2019-11-08T23:03:00Z">
              <w:tcPr>
                <w:tcW w:w="3846" w:type="dxa"/>
              </w:tcPr>
            </w:tcPrChange>
          </w:tcPr>
          <w:p w14:paraId="78744D32" w14:textId="7B05FB78" w:rsidR="00481971" w:rsidRPr="00191787" w:rsidRDefault="00191787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262" w:author="HIKARI" w:date="2019-11-08T23:03:00Z">
                <w:pPr>
                  <w:spacing w:after="120"/>
                </w:pPr>
              </w:pPrChange>
            </w:pPr>
            <w:r w:rsidRPr="00191787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r w:rsidRPr="00191787">
              <w:rPr>
                <w:b w:val="0"/>
                <w:bCs/>
                <w:color w:val="A31515"/>
                <w:sz w:val="19"/>
                <w:szCs w:val="19"/>
              </w:rPr>
              <w:t>Label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191787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191787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191787">
              <w:rPr>
                <w:b w:val="0"/>
                <w:bCs/>
                <w:color w:val="0000FF"/>
                <w:sz w:val="19"/>
                <w:szCs w:val="19"/>
              </w:rPr>
              <w:t>="SlidePanel_Title"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 xml:space="preserve"> Content</w:t>
            </w:r>
            <w:r w:rsidRPr="00191787">
              <w:rPr>
                <w:b w:val="0"/>
                <w:bCs/>
                <w:color w:val="0000FF"/>
                <w:sz w:val="19"/>
                <w:szCs w:val="19"/>
              </w:rPr>
              <w:t>="NODE PROPERTIES"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191787">
              <w:rPr>
                <w:b w:val="0"/>
                <w:bCs/>
                <w:color w:val="FF0000"/>
                <w:sz w:val="19"/>
                <w:szCs w:val="19"/>
              </w:rPr>
              <w:t>HorizontalAlignment</w:t>
            </w:r>
            <w:proofErr w:type="spellEnd"/>
            <w:r w:rsidRPr="00191787">
              <w:rPr>
                <w:b w:val="0"/>
                <w:bCs/>
                <w:color w:val="0000FF"/>
                <w:sz w:val="19"/>
                <w:szCs w:val="19"/>
              </w:rPr>
              <w:t>="Left"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191787">
              <w:rPr>
                <w:b w:val="0"/>
                <w:bCs/>
                <w:color w:val="0000FF"/>
                <w:sz w:val="19"/>
                <w:szCs w:val="19"/>
              </w:rPr>
              <w:t>="4.706,5.736,0,0"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191787">
              <w:rPr>
                <w:b w:val="0"/>
                <w:bCs/>
                <w:color w:val="FF0000"/>
                <w:sz w:val="19"/>
                <w:szCs w:val="19"/>
              </w:rPr>
              <w:t>VerticalAlignment</w:t>
            </w:r>
            <w:proofErr w:type="spellEnd"/>
            <w:r w:rsidRPr="00191787">
              <w:rPr>
                <w:b w:val="0"/>
                <w:bCs/>
                <w:color w:val="0000FF"/>
                <w:sz w:val="19"/>
                <w:szCs w:val="19"/>
              </w:rPr>
              <w:t>="Top"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191787">
              <w:rPr>
                <w:b w:val="0"/>
                <w:bCs/>
                <w:color w:val="FF0000"/>
                <w:sz w:val="19"/>
                <w:szCs w:val="19"/>
              </w:rPr>
              <w:t>FontSize</w:t>
            </w:r>
            <w:proofErr w:type="spellEnd"/>
            <w:r w:rsidRPr="00191787">
              <w:rPr>
                <w:b w:val="0"/>
                <w:bCs/>
                <w:color w:val="0000FF"/>
                <w:sz w:val="19"/>
                <w:szCs w:val="19"/>
              </w:rPr>
              <w:t>="18"</w:t>
            </w:r>
            <w:r w:rsidRPr="00191787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191787">
              <w:rPr>
                <w:b w:val="0"/>
                <w:bCs/>
                <w:color w:val="0000FF"/>
                <w:sz w:val="19"/>
                <w:szCs w:val="19"/>
              </w:rPr>
              <w:t>="White"/&gt;</w:t>
            </w:r>
          </w:p>
        </w:tc>
        <w:tc>
          <w:tcPr>
            <w:tcW w:w="3429" w:type="dxa"/>
            <w:vAlign w:val="center"/>
            <w:tcPrChange w:id="1263" w:author="HIKARI" w:date="2019-11-08T23:03:00Z">
              <w:tcPr>
                <w:tcW w:w="3429" w:type="dxa"/>
              </w:tcPr>
            </w:tcPrChange>
          </w:tcPr>
          <w:p w14:paraId="60671783" w14:textId="1195B4B5" w:rsidR="00481971" w:rsidRPr="00CE6699" w:rsidRDefault="000A1F2E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264" w:author="HIKARI" w:date="2019-11-08T23:04:00Z">
                <w:pPr>
                  <w:spacing w:after="120" w:line="360" w:lineRule="auto"/>
                  <w:jc w:val="both"/>
                </w:pPr>
              </w:pPrChange>
            </w:pPr>
            <w:proofErr w:type="spellStart"/>
            <w:ins w:id="1265" w:author="HIKARI" w:date="2019-11-08T23:08:00Z">
              <w:r>
                <w:rPr>
                  <w:b w:val="0"/>
                  <w:bCs/>
                  <w:szCs w:val="26"/>
                </w:rPr>
                <w:t>Thuộc</w:t>
              </w:r>
            </w:ins>
            <w:proofErr w:type="spellEnd"/>
            <w:del w:id="1266" w:author="HIKARI" w:date="2019-11-08T23:08:00Z">
              <w:r w:rsidR="003503E9" w:rsidDel="000A1F2E">
                <w:rPr>
                  <w:b w:val="0"/>
                  <w:bCs/>
                  <w:szCs w:val="26"/>
                </w:rPr>
                <w:delText>ằm trong</w:delText>
              </w:r>
            </w:del>
            <w:r w:rsid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color w:val="0070C0"/>
                <w:szCs w:val="26"/>
              </w:rPr>
              <w:t>SlideMenuStackPanel</w:t>
            </w:r>
            <w:proofErr w:type="spellEnd"/>
            <w:r w:rsidR="003503E9">
              <w:rPr>
                <w:b w:val="0"/>
                <w:bCs/>
                <w:color w:val="0070C0"/>
                <w:szCs w:val="26"/>
              </w:rPr>
              <w:t xml:space="preserve">,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hiện</w:t>
            </w:r>
            <w:proofErr w:type="spellEnd"/>
            <w:r w:rsidR="003503E9"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thị</w:t>
            </w:r>
            <w:proofErr w:type="spellEnd"/>
            <w:r w:rsidR="003503E9"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chức</w:t>
            </w:r>
            <w:proofErr w:type="spellEnd"/>
            <w:r w:rsidR="003503E9"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năng</w:t>
            </w:r>
            <w:proofErr w:type="spellEnd"/>
            <w:r w:rsidR="003503E9"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hiện</w:t>
            </w:r>
            <w:proofErr w:type="spellEnd"/>
            <w:r w:rsidR="003503E9"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tại</w:t>
            </w:r>
            <w:proofErr w:type="spellEnd"/>
            <w:r w:rsidR="003503E9"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của</w:t>
            </w:r>
            <w:proofErr w:type="spellEnd"/>
            <w:r w:rsidR="003503E9" w:rsidRP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 w:rsidRPr="003503E9">
              <w:rPr>
                <w:b w:val="0"/>
                <w:bCs/>
                <w:szCs w:val="26"/>
              </w:rPr>
              <w:t>SlideMenu</w:t>
            </w:r>
            <w:proofErr w:type="spellEnd"/>
            <w:r w:rsidR="003503E9">
              <w:rPr>
                <w:b w:val="0"/>
                <w:bCs/>
                <w:szCs w:val="26"/>
              </w:rPr>
              <w:t xml:space="preserve"> (</w:t>
            </w:r>
            <w:proofErr w:type="spellStart"/>
            <w:r w:rsidR="003503E9">
              <w:rPr>
                <w:b w:val="0"/>
                <w:bCs/>
                <w:szCs w:val="26"/>
              </w:rPr>
              <w:t>Hiển</w:t>
            </w:r>
            <w:proofErr w:type="spellEnd"/>
            <w:r w:rsid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szCs w:val="26"/>
              </w:rPr>
              <w:t>thị</w:t>
            </w:r>
            <w:proofErr w:type="spellEnd"/>
            <w:r w:rsid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szCs w:val="26"/>
              </w:rPr>
              <w:t>thông</w:t>
            </w:r>
            <w:proofErr w:type="spellEnd"/>
            <w:r w:rsidR="003503E9">
              <w:rPr>
                <w:b w:val="0"/>
                <w:bCs/>
                <w:szCs w:val="26"/>
              </w:rPr>
              <w:t xml:space="preserve"> tin hay </w:t>
            </w:r>
            <w:proofErr w:type="spellStart"/>
            <w:r w:rsidR="003503E9">
              <w:rPr>
                <w:b w:val="0"/>
                <w:bCs/>
                <w:szCs w:val="26"/>
              </w:rPr>
              <w:t>tìm</w:t>
            </w:r>
            <w:proofErr w:type="spellEnd"/>
            <w:r w:rsidR="003503E9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3503E9">
              <w:rPr>
                <w:b w:val="0"/>
                <w:bCs/>
                <w:szCs w:val="26"/>
              </w:rPr>
              <w:t>kiếm</w:t>
            </w:r>
            <w:proofErr w:type="spellEnd"/>
            <w:r w:rsidR="003503E9">
              <w:rPr>
                <w:b w:val="0"/>
                <w:bCs/>
                <w:szCs w:val="26"/>
              </w:rPr>
              <w:t>)</w:t>
            </w:r>
            <w:ins w:id="1267" w:author="HIKARI" w:date="2019-11-10T17:23:00Z">
              <w:r w:rsidR="0090526D">
                <w:rPr>
                  <w:b w:val="0"/>
                  <w:bCs/>
                  <w:szCs w:val="26"/>
                </w:rPr>
                <w:t>.</w:t>
              </w:r>
            </w:ins>
          </w:p>
        </w:tc>
      </w:tr>
      <w:tr w:rsidR="003503E9" w:rsidRPr="0076613B" w14:paraId="40FD32B6" w14:textId="77777777" w:rsidTr="000A1F2E">
        <w:trPr>
          <w:trHeight w:val="348"/>
          <w:trPrChange w:id="1268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269" w:author="HIKARI" w:date="2019-11-08T23:03:00Z">
              <w:tcPr>
                <w:tcW w:w="563" w:type="dxa"/>
              </w:tcPr>
            </w:tcPrChange>
          </w:tcPr>
          <w:p w14:paraId="59A3499F" w14:textId="4C8F5A11" w:rsidR="003503E9" w:rsidRPr="00CE6699" w:rsidRDefault="003503E9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270" w:author="HIKARI" w:date="2019-11-08T23:03:00Z">
                <w:pPr>
                  <w:jc w:val="center"/>
                </w:pPr>
              </w:pPrChange>
            </w:pPr>
            <w:r>
              <w:rPr>
                <w:b w:val="0"/>
                <w:bCs/>
                <w:szCs w:val="26"/>
              </w:rPr>
              <w:t>7</w:t>
            </w:r>
          </w:p>
        </w:tc>
        <w:tc>
          <w:tcPr>
            <w:tcW w:w="1594" w:type="dxa"/>
            <w:vAlign w:val="center"/>
            <w:tcPrChange w:id="1271" w:author="HIKARI" w:date="2019-11-08T23:03:00Z">
              <w:tcPr>
                <w:tcW w:w="1594" w:type="dxa"/>
              </w:tcPr>
            </w:tcPrChange>
          </w:tcPr>
          <w:p w14:paraId="55C3667C" w14:textId="77777777" w:rsidR="003503E9" w:rsidRDefault="003503E9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272" w:author="HIKARI" w:date="2019-11-08T23:03:00Z">
                <w:pPr/>
              </w:pPrChange>
            </w:pPr>
            <w:proofErr w:type="spellStart"/>
            <w:r w:rsidRPr="003503E9">
              <w:rPr>
                <w:b w:val="0"/>
                <w:bCs/>
                <w:szCs w:val="26"/>
              </w:rPr>
              <w:t>SlidePanel</w:t>
            </w:r>
            <w:proofErr w:type="spellEnd"/>
            <w:r w:rsidRPr="003503E9">
              <w:rPr>
                <w:b w:val="0"/>
                <w:bCs/>
                <w:szCs w:val="26"/>
              </w:rPr>
              <w:t>_</w:t>
            </w:r>
          </w:p>
          <w:p w14:paraId="684C2F01" w14:textId="76207207" w:rsidR="003503E9" w:rsidRPr="003503E9" w:rsidRDefault="003503E9">
            <w:pPr>
              <w:spacing w:beforeLines="60" w:before="144" w:afterLines="60" w:after="144" w:line="360" w:lineRule="auto"/>
              <w:rPr>
                <w:b w:val="0"/>
                <w:bCs/>
                <w:color w:val="000000" w:themeColor="text1"/>
                <w:szCs w:val="26"/>
              </w:rPr>
              <w:pPrChange w:id="1273" w:author="HIKARI" w:date="2019-11-08T23:03:00Z">
                <w:pPr/>
              </w:pPrChange>
            </w:pPr>
            <w:proofErr w:type="spellStart"/>
            <w:r w:rsidRPr="003503E9">
              <w:rPr>
                <w:b w:val="0"/>
                <w:bCs/>
                <w:szCs w:val="26"/>
              </w:rPr>
              <w:t>TextBlock</w:t>
            </w:r>
            <w:proofErr w:type="spellEnd"/>
          </w:p>
        </w:tc>
        <w:tc>
          <w:tcPr>
            <w:tcW w:w="1617" w:type="dxa"/>
            <w:vAlign w:val="center"/>
            <w:tcPrChange w:id="1274" w:author="HIKARI" w:date="2019-11-08T23:03:00Z">
              <w:tcPr>
                <w:tcW w:w="1617" w:type="dxa"/>
              </w:tcPr>
            </w:tcPrChange>
          </w:tcPr>
          <w:p w14:paraId="4DB415D3" w14:textId="322F7332" w:rsidR="003503E9" w:rsidRDefault="003503E9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275" w:author="HIKARI" w:date="2019-11-08T23:03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t>TextBlock</w:t>
            </w:r>
            <w:proofErr w:type="spellEnd"/>
          </w:p>
        </w:tc>
        <w:tc>
          <w:tcPr>
            <w:tcW w:w="3846" w:type="dxa"/>
            <w:tcPrChange w:id="1276" w:author="HIKARI" w:date="2019-11-08T23:03:00Z">
              <w:tcPr>
                <w:tcW w:w="3846" w:type="dxa"/>
              </w:tcPr>
            </w:tcPrChange>
          </w:tcPr>
          <w:p w14:paraId="10B61F0A" w14:textId="3FBB89DB" w:rsidR="003503E9" w:rsidRPr="003503E9" w:rsidRDefault="003503E9">
            <w:pPr>
              <w:spacing w:beforeLines="60" w:before="144" w:afterLines="60" w:after="144" w:line="360" w:lineRule="auto"/>
              <w:rPr>
                <w:b w:val="0"/>
                <w:bCs/>
                <w:color w:val="0000FF"/>
                <w:sz w:val="19"/>
                <w:szCs w:val="19"/>
              </w:rPr>
              <w:pPrChange w:id="1277" w:author="HIKARI" w:date="2019-11-08T23:03:00Z">
                <w:pPr/>
              </w:pPrChange>
            </w:pPr>
            <w:r w:rsidRPr="003503E9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3503E9">
              <w:rPr>
                <w:b w:val="0"/>
                <w:bCs/>
                <w:color w:val="A31515"/>
                <w:sz w:val="19"/>
                <w:szCs w:val="19"/>
              </w:rPr>
              <w:t>TextBlock</w:t>
            </w:r>
            <w:proofErr w:type="spellEnd"/>
            <w:r w:rsidRPr="003503E9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3503E9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3503E9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3503E9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r w:rsidRPr="003503E9">
              <w:rPr>
                <w:b w:val="0"/>
                <w:bCs/>
                <w:color w:val="0000FF"/>
                <w:sz w:val="19"/>
                <w:szCs w:val="19"/>
              </w:rPr>
              <w:t>=</w:t>
            </w:r>
            <w:r>
              <w:rPr>
                <w:b w:val="0"/>
                <w:bCs/>
                <w:color w:val="0000FF"/>
                <w:sz w:val="19"/>
                <w:szCs w:val="19"/>
              </w:rPr>
              <w:t xml:space="preserve"> </w:t>
            </w:r>
            <w:r w:rsidRPr="003503E9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proofErr w:type="spellStart"/>
            <w:r w:rsidRPr="003503E9">
              <w:rPr>
                <w:b w:val="0"/>
                <w:bCs/>
                <w:color w:val="0000FF"/>
                <w:sz w:val="19"/>
                <w:szCs w:val="19"/>
              </w:rPr>
              <w:t>SlidePanel_TextBlock</w:t>
            </w:r>
            <w:proofErr w:type="spellEnd"/>
            <w:r w:rsidRPr="003503E9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r w:rsidRPr="003503E9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3503E9">
              <w:rPr>
                <w:b w:val="0"/>
                <w:bCs/>
                <w:color w:val="0000FF"/>
                <w:sz w:val="19"/>
                <w:szCs w:val="19"/>
              </w:rPr>
              <w:t>="10,45,10,10"</w:t>
            </w:r>
            <w:r w:rsidRPr="003503E9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3503E9">
              <w:rPr>
                <w:b w:val="0"/>
                <w:bCs/>
                <w:color w:val="FF0000"/>
                <w:sz w:val="19"/>
                <w:szCs w:val="19"/>
              </w:rPr>
              <w:t>TextWrapping</w:t>
            </w:r>
            <w:proofErr w:type="spellEnd"/>
            <w:r w:rsidRPr="003503E9">
              <w:rPr>
                <w:b w:val="0"/>
                <w:bCs/>
                <w:color w:val="0000FF"/>
                <w:sz w:val="19"/>
                <w:szCs w:val="19"/>
              </w:rPr>
              <w:t>="Wrap"</w:t>
            </w:r>
            <w:r w:rsidRPr="003503E9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3503E9">
              <w:rPr>
                <w:b w:val="0"/>
                <w:bCs/>
                <w:color w:val="0000FF"/>
                <w:sz w:val="19"/>
                <w:szCs w:val="19"/>
              </w:rPr>
              <w:t>="White"</w:t>
            </w:r>
            <w:r w:rsidRPr="003503E9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3503E9">
              <w:rPr>
                <w:b w:val="0"/>
                <w:bCs/>
                <w:color w:val="FF0000"/>
                <w:sz w:val="19"/>
                <w:szCs w:val="19"/>
              </w:rPr>
              <w:t>FontSize</w:t>
            </w:r>
            <w:proofErr w:type="spellEnd"/>
            <w:r w:rsidRPr="003503E9">
              <w:rPr>
                <w:b w:val="0"/>
                <w:bCs/>
                <w:color w:val="0000FF"/>
                <w:sz w:val="19"/>
                <w:szCs w:val="19"/>
              </w:rPr>
              <w:t>="18"/&gt;</w:t>
            </w:r>
          </w:p>
        </w:tc>
        <w:tc>
          <w:tcPr>
            <w:tcW w:w="3429" w:type="dxa"/>
            <w:vAlign w:val="center"/>
            <w:tcPrChange w:id="1278" w:author="HIKARI" w:date="2019-11-08T23:03:00Z">
              <w:tcPr>
                <w:tcW w:w="3429" w:type="dxa"/>
              </w:tcPr>
            </w:tcPrChange>
          </w:tcPr>
          <w:p w14:paraId="35D17EE0" w14:textId="7FD7B708" w:rsidR="003503E9" w:rsidRPr="00E9168B" w:rsidRDefault="00E9168B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279" w:author="HIKARI" w:date="2019-11-08T23:04:00Z">
                <w:pPr>
                  <w:spacing w:after="120" w:line="360" w:lineRule="auto"/>
                  <w:jc w:val="both"/>
                </w:pPr>
              </w:pPrChange>
            </w:pPr>
            <w:del w:id="1280" w:author="HIKARI" w:date="2019-11-08T23:08:00Z">
              <w:r w:rsidDel="000A1F2E">
                <w:rPr>
                  <w:b w:val="0"/>
                  <w:bCs/>
                  <w:szCs w:val="26"/>
                </w:rPr>
                <w:delText>Nằm trong</w:delText>
              </w:r>
            </w:del>
            <w:proofErr w:type="spellStart"/>
            <w:ins w:id="1281" w:author="HIKARI" w:date="2019-11-08T23:08:00Z">
              <w:r w:rsidR="000A1F2E">
                <w:rPr>
                  <w:b w:val="0"/>
                  <w:bCs/>
                  <w:szCs w:val="26"/>
                </w:rPr>
                <w:t>Thuộc</w:t>
              </w:r>
            </w:ins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color w:val="0070C0"/>
                <w:szCs w:val="26"/>
              </w:rPr>
              <w:t>SlideMenuStackPanel</w:t>
            </w:r>
            <w:proofErr w:type="spellEnd"/>
            <w:r>
              <w:rPr>
                <w:b w:val="0"/>
                <w:bCs/>
                <w:color w:val="0070C0"/>
                <w:szCs w:val="26"/>
              </w:rPr>
              <w:t>,</w:t>
            </w:r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phục</w:t>
            </w:r>
            <w:proofErr w:type="spellEnd"/>
            <w:r>
              <w:rPr>
                <w:b w:val="0"/>
                <w:bCs/>
                <w:szCs w:val="26"/>
              </w:rPr>
              <w:t xml:space="preserve"> vu </w:t>
            </w:r>
            <w:proofErr w:type="spellStart"/>
            <w:r>
              <w:rPr>
                <w:b w:val="0"/>
                <w:bCs/>
                <w:szCs w:val="26"/>
              </w:rPr>
              <w:t>cho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chức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năng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hiển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thị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thông</w:t>
            </w:r>
            <w:proofErr w:type="spellEnd"/>
            <w:r>
              <w:rPr>
                <w:b w:val="0"/>
                <w:bCs/>
                <w:szCs w:val="26"/>
              </w:rPr>
              <w:t xml:space="preserve"> tin. </w:t>
            </w:r>
            <w:proofErr w:type="spellStart"/>
            <w:r>
              <w:rPr>
                <w:b w:val="0"/>
                <w:bCs/>
                <w:szCs w:val="26"/>
              </w:rPr>
              <w:t>Nhiệm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vụ</w:t>
            </w:r>
            <w:proofErr w:type="spellEnd"/>
            <w:r w:rsidRPr="00E9168B"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hiển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thị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thông</w:t>
            </w:r>
            <w:proofErr w:type="spellEnd"/>
            <w:r>
              <w:rPr>
                <w:b w:val="0"/>
                <w:bCs/>
                <w:szCs w:val="26"/>
              </w:rPr>
              <w:t xml:space="preserve"> tin chi </w:t>
            </w:r>
            <w:proofErr w:type="spellStart"/>
            <w:r>
              <w:rPr>
                <w:b w:val="0"/>
                <w:bCs/>
                <w:szCs w:val="26"/>
              </w:rPr>
              <w:t>tiết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về</w:t>
            </w:r>
            <w:proofErr w:type="spellEnd"/>
            <w:r>
              <w:rPr>
                <w:b w:val="0"/>
                <w:bCs/>
                <w:szCs w:val="26"/>
              </w:rPr>
              <w:t xml:space="preserve"> Layer </w:t>
            </w:r>
            <w:proofErr w:type="spellStart"/>
            <w:r>
              <w:rPr>
                <w:b w:val="0"/>
                <w:bCs/>
                <w:szCs w:val="26"/>
              </w:rPr>
              <w:t>được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người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dùng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chỉ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định</w:t>
            </w:r>
            <w:proofErr w:type="spellEnd"/>
            <w:ins w:id="1282" w:author="HIKARI" w:date="2019-11-10T17:23:00Z">
              <w:r w:rsidR="0090526D">
                <w:rPr>
                  <w:b w:val="0"/>
                  <w:bCs/>
                  <w:szCs w:val="26"/>
                </w:rPr>
                <w:t>.</w:t>
              </w:r>
            </w:ins>
          </w:p>
        </w:tc>
      </w:tr>
      <w:tr w:rsidR="00E9168B" w:rsidRPr="0076613B" w14:paraId="4471B9F4" w14:textId="77777777" w:rsidTr="000A1F2E">
        <w:trPr>
          <w:trHeight w:val="348"/>
          <w:trPrChange w:id="1283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284" w:author="HIKARI" w:date="2019-11-08T23:03:00Z">
              <w:tcPr>
                <w:tcW w:w="563" w:type="dxa"/>
              </w:tcPr>
            </w:tcPrChange>
          </w:tcPr>
          <w:p w14:paraId="73CEC226" w14:textId="59F79763" w:rsidR="00E9168B" w:rsidRDefault="00E9168B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285" w:author="HIKARI" w:date="2019-11-08T23:03:00Z">
                <w:pPr>
                  <w:jc w:val="center"/>
                </w:pPr>
              </w:pPrChange>
            </w:pPr>
            <w:r>
              <w:rPr>
                <w:b w:val="0"/>
                <w:bCs/>
                <w:szCs w:val="26"/>
              </w:rPr>
              <w:t>8</w:t>
            </w:r>
          </w:p>
        </w:tc>
        <w:tc>
          <w:tcPr>
            <w:tcW w:w="1594" w:type="dxa"/>
            <w:vAlign w:val="center"/>
            <w:tcPrChange w:id="1286" w:author="HIKARI" w:date="2019-11-08T23:03:00Z">
              <w:tcPr>
                <w:tcW w:w="1594" w:type="dxa"/>
              </w:tcPr>
            </w:tcPrChange>
          </w:tcPr>
          <w:p w14:paraId="63C680E2" w14:textId="77777777" w:rsidR="00E9168B" w:rsidRDefault="00E9168B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287" w:author="HIKARI" w:date="2019-11-08T23:03:00Z">
                <w:pPr/>
              </w:pPrChange>
            </w:pPr>
            <w:proofErr w:type="spellStart"/>
            <w:r w:rsidRPr="00E9168B">
              <w:rPr>
                <w:b w:val="0"/>
                <w:bCs/>
                <w:szCs w:val="26"/>
              </w:rPr>
              <w:t>SlidePanel</w:t>
            </w:r>
            <w:proofErr w:type="spellEnd"/>
            <w:r w:rsidRPr="00E9168B">
              <w:rPr>
                <w:b w:val="0"/>
                <w:bCs/>
                <w:szCs w:val="26"/>
              </w:rPr>
              <w:t>_</w:t>
            </w:r>
          </w:p>
          <w:p w14:paraId="5DFB1826" w14:textId="1A204A13" w:rsidR="00E9168B" w:rsidRPr="00E9168B" w:rsidRDefault="00E9168B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288" w:author="HIKARI" w:date="2019-11-08T23:03:00Z">
                <w:pPr/>
              </w:pPrChange>
            </w:pPr>
            <w:proofErr w:type="spellStart"/>
            <w:r w:rsidRPr="00E9168B">
              <w:rPr>
                <w:b w:val="0"/>
                <w:bCs/>
                <w:szCs w:val="26"/>
              </w:rPr>
              <w:t>txtBoxFind</w:t>
            </w:r>
            <w:proofErr w:type="spellEnd"/>
          </w:p>
        </w:tc>
        <w:tc>
          <w:tcPr>
            <w:tcW w:w="1617" w:type="dxa"/>
            <w:vAlign w:val="center"/>
            <w:tcPrChange w:id="1289" w:author="HIKARI" w:date="2019-11-08T23:03:00Z">
              <w:tcPr>
                <w:tcW w:w="1617" w:type="dxa"/>
              </w:tcPr>
            </w:tcPrChange>
          </w:tcPr>
          <w:p w14:paraId="04DA5CD3" w14:textId="448BF8B0" w:rsidR="00E9168B" w:rsidRDefault="00E9168B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290" w:author="HIKARI" w:date="2019-11-08T23:03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t>TextBox</w:t>
            </w:r>
            <w:proofErr w:type="spellEnd"/>
          </w:p>
        </w:tc>
        <w:tc>
          <w:tcPr>
            <w:tcW w:w="3846" w:type="dxa"/>
            <w:tcPrChange w:id="1291" w:author="HIKARI" w:date="2019-11-08T23:03:00Z">
              <w:tcPr>
                <w:tcW w:w="3846" w:type="dxa"/>
              </w:tcPr>
            </w:tcPrChange>
          </w:tcPr>
          <w:p w14:paraId="3C45B44C" w14:textId="77777777" w:rsidR="00E9168B" w:rsidRDefault="00E9168B">
            <w:pPr>
              <w:spacing w:beforeLines="60" w:before="144" w:afterLines="60" w:after="144" w:line="360" w:lineRule="auto"/>
              <w:rPr>
                <w:b w:val="0"/>
                <w:bCs/>
                <w:color w:val="0000FF"/>
                <w:sz w:val="19"/>
                <w:szCs w:val="19"/>
              </w:rPr>
              <w:pPrChange w:id="1292" w:author="HIKARI" w:date="2019-11-08T23:03:00Z">
                <w:pPr>
                  <w:spacing w:before="120"/>
                </w:pPr>
              </w:pPrChange>
            </w:pPr>
            <w:r w:rsidRPr="00E9168B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E9168B">
              <w:rPr>
                <w:b w:val="0"/>
                <w:bCs/>
                <w:color w:val="A31515"/>
                <w:sz w:val="19"/>
                <w:szCs w:val="19"/>
              </w:rPr>
              <w:t>TextBox</w:t>
            </w:r>
            <w:proofErr w:type="spellEnd"/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E9168B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E9168B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="SlidePanel_txtBoxFind"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E9168B">
              <w:rPr>
                <w:b w:val="0"/>
                <w:bCs/>
                <w:color w:val="FF0000"/>
                <w:sz w:val="19"/>
                <w:szCs w:val="19"/>
              </w:rPr>
              <w:t>TextWrapping</w:t>
            </w:r>
            <w:proofErr w:type="spell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="Wrap"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E9168B">
              <w:rPr>
                <w:b w:val="0"/>
                <w:bCs/>
                <w:color w:val="FF0000"/>
                <w:sz w:val="19"/>
                <w:szCs w:val="19"/>
              </w:rPr>
              <w:t>VerticalAlignment</w:t>
            </w:r>
            <w:proofErr w:type="spell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=</w:t>
            </w:r>
          </w:p>
          <w:p w14:paraId="56F543E1" w14:textId="1A39F3AB" w:rsidR="00E9168B" w:rsidRDefault="00E9168B">
            <w:pPr>
              <w:spacing w:beforeLines="60" w:before="144" w:afterLines="60" w:after="144" w:line="360" w:lineRule="auto"/>
              <w:rPr>
                <w:b w:val="0"/>
                <w:bCs/>
                <w:color w:val="0000FF"/>
                <w:sz w:val="19"/>
                <w:szCs w:val="19"/>
              </w:rPr>
              <w:pPrChange w:id="1293" w:author="HIKARI" w:date="2019-11-08T23:03:00Z">
                <w:pPr>
                  <w:spacing w:before="120"/>
                </w:pPr>
              </w:pPrChange>
            </w:pPr>
            <w:r w:rsidRPr="00E9168B">
              <w:rPr>
                <w:b w:val="0"/>
                <w:bCs/>
                <w:color w:val="0000FF"/>
                <w:sz w:val="19"/>
                <w:szCs w:val="19"/>
              </w:rPr>
              <w:t>"Top"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E9168B">
              <w:rPr>
                <w:b w:val="0"/>
                <w:bCs/>
                <w:color w:val="0000FF"/>
                <w:sz w:val="19"/>
                <w:szCs w:val="19"/>
              </w:rPr>
              <w:t>="10,45,10,0"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Height</w:t>
            </w:r>
            <w:r w:rsidRPr="00E9168B">
              <w:rPr>
                <w:b w:val="0"/>
                <w:bCs/>
                <w:color w:val="0000FF"/>
                <w:sz w:val="19"/>
                <w:szCs w:val="19"/>
              </w:rPr>
              <w:t>="17"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Visibility</w:t>
            </w:r>
            <w:r w:rsidRPr="00E9168B">
              <w:rPr>
                <w:b w:val="0"/>
                <w:bCs/>
                <w:color w:val="0000FF"/>
                <w:sz w:val="19"/>
                <w:szCs w:val="19"/>
              </w:rPr>
              <w:t>="Hidden"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E9168B">
              <w:rPr>
                <w:b w:val="0"/>
                <w:bCs/>
                <w:color w:val="0000FF"/>
                <w:sz w:val="19"/>
                <w:szCs w:val="19"/>
              </w:rPr>
              <w:t>="White"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E9168B">
              <w:rPr>
                <w:b w:val="0"/>
                <w:bCs/>
                <w:color w:val="FF0000"/>
                <w:sz w:val="19"/>
                <w:szCs w:val="19"/>
              </w:rPr>
              <w:t>TextChanged</w:t>
            </w:r>
            <w:proofErr w:type="spell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=</w:t>
            </w:r>
          </w:p>
          <w:p w14:paraId="4827B729" w14:textId="70891B9D" w:rsidR="00E9168B" w:rsidRPr="00E9168B" w:rsidRDefault="00E9168B">
            <w:pPr>
              <w:spacing w:beforeLines="60" w:before="144" w:afterLines="60" w:after="144" w:line="360" w:lineRule="auto"/>
              <w:rPr>
                <w:b w:val="0"/>
                <w:bCs/>
                <w:color w:val="0000FF"/>
                <w:sz w:val="19"/>
                <w:szCs w:val="19"/>
              </w:rPr>
              <w:pPrChange w:id="1294" w:author="HIKARI" w:date="2019-11-08T23:03:00Z">
                <w:pPr>
                  <w:spacing w:before="120"/>
                </w:pPr>
              </w:pPrChange>
            </w:pPr>
            <w:r w:rsidRPr="00E9168B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proofErr w:type="spellStart"/>
            <w:r w:rsidRPr="00E9168B">
              <w:rPr>
                <w:b w:val="0"/>
                <w:bCs/>
                <w:color w:val="0000FF"/>
                <w:sz w:val="19"/>
                <w:szCs w:val="19"/>
              </w:rPr>
              <w:t>SlidePanel_txtBoxFind_TextChanged</w:t>
            </w:r>
            <w:proofErr w:type="spell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E9168B">
              <w:rPr>
                <w:b w:val="0"/>
                <w:bCs/>
                <w:color w:val="FF0000"/>
                <w:sz w:val="19"/>
                <w:szCs w:val="19"/>
              </w:rPr>
              <w:t>TextInput</w:t>
            </w:r>
            <w:proofErr w:type="spell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="</w:t>
            </w:r>
            <w:proofErr w:type="spellStart"/>
            <w:r w:rsidRPr="00E9168B">
              <w:rPr>
                <w:b w:val="0"/>
                <w:bCs/>
                <w:color w:val="0000FF"/>
                <w:sz w:val="19"/>
                <w:szCs w:val="19"/>
              </w:rPr>
              <w:t>SlidePanel_txtBoxFind_TextInput</w:t>
            </w:r>
            <w:proofErr w:type="spell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r w:rsidRPr="00E9168B">
              <w:rPr>
                <w:b w:val="0"/>
                <w:bCs/>
                <w:color w:val="FF0000"/>
                <w:sz w:val="19"/>
                <w:szCs w:val="19"/>
              </w:rPr>
              <w:t xml:space="preserve"> Background</w:t>
            </w:r>
            <w:r w:rsidRPr="00E9168B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proofErr w:type="spellStart"/>
            <w:proofErr w:type="gramStart"/>
            <w:r w:rsidRPr="00E9168B">
              <w:rPr>
                <w:b w:val="0"/>
                <w:bCs/>
                <w:color w:val="A31515"/>
                <w:sz w:val="19"/>
                <w:szCs w:val="19"/>
              </w:rPr>
              <w:t>x</w:t>
            </w:r>
            <w:r w:rsidRPr="00E9168B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E9168B">
              <w:rPr>
                <w:b w:val="0"/>
                <w:bCs/>
                <w:color w:val="A31515"/>
                <w:sz w:val="19"/>
                <w:szCs w:val="19"/>
              </w:rPr>
              <w:t>Null</w:t>
            </w:r>
            <w:proofErr w:type="spellEnd"/>
            <w:proofErr w:type="gramEnd"/>
            <w:r w:rsidRPr="00E9168B">
              <w:rPr>
                <w:b w:val="0"/>
                <w:bCs/>
                <w:color w:val="0000FF"/>
                <w:sz w:val="19"/>
                <w:szCs w:val="19"/>
              </w:rPr>
              <w:t>}"/&gt;</w:t>
            </w:r>
          </w:p>
        </w:tc>
        <w:tc>
          <w:tcPr>
            <w:tcW w:w="3429" w:type="dxa"/>
            <w:vAlign w:val="center"/>
            <w:tcPrChange w:id="1295" w:author="HIKARI" w:date="2019-11-08T23:03:00Z">
              <w:tcPr>
                <w:tcW w:w="3429" w:type="dxa"/>
              </w:tcPr>
            </w:tcPrChange>
          </w:tcPr>
          <w:p w14:paraId="36AA75B0" w14:textId="0100331D" w:rsidR="00E9168B" w:rsidRDefault="00E9168B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296" w:author="HIKARI" w:date="2019-11-08T23:04:00Z">
                <w:pPr>
                  <w:spacing w:after="120" w:line="360" w:lineRule="auto"/>
                  <w:jc w:val="both"/>
                </w:pPr>
              </w:pPrChange>
            </w:pPr>
            <w:del w:id="1297" w:author="HIKARI" w:date="2019-11-08T23:08:00Z">
              <w:r w:rsidDel="000A1F2E">
                <w:rPr>
                  <w:b w:val="0"/>
                  <w:bCs/>
                  <w:szCs w:val="26"/>
                </w:rPr>
                <w:delText>Nằm trong</w:delText>
              </w:r>
            </w:del>
            <w:proofErr w:type="spellStart"/>
            <w:ins w:id="1298" w:author="HIKARI" w:date="2019-11-08T23:08:00Z">
              <w:r w:rsidR="000A1F2E">
                <w:rPr>
                  <w:b w:val="0"/>
                  <w:bCs/>
                  <w:szCs w:val="26"/>
                </w:rPr>
                <w:t>Thuộc</w:t>
              </w:r>
            </w:ins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color w:val="0070C0"/>
                <w:szCs w:val="26"/>
              </w:rPr>
              <w:t>SlideMenuStackPanel</w:t>
            </w:r>
            <w:proofErr w:type="spellEnd"/>
            <w:r>
              <w:rPr>
                <w:b w:val="0"/>
                <w:bCs/>
                <w:color w:val="0070C0"/>
                <w:szCs w:val="26"/>
              </w:rPr>
              <w:t>,</w:t>
            </w:r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phục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</w:t>
            </w:r>
            <w:r w:rsidR="00263EC8">
              <w:rPr>
                <w:b w:val="0"/>
                <w:bCs/>
                <w:szCs w:val="26"/>
              </w:rPr>
              <w:t>ụ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chức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năng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tìm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kiếm</w:t>
            </w:r>
            <w:proofErr w:type="spellEnd"/>
            <w:r>
              <w:rPr>
                <w:b w:val="0"/>
                <w:bCs/>
                <w:szCs w:val="26"/>
              </w:rPr>
              <w:t xml:space="preserve">. </w:t>
            </w:r>
            <w:proofErr w:type="spellStart"/>
            <w:r>
              <w:rPr>
                <w:b w:val="0"/>
                <w:bCs/>
                <w:szCs w:val="26"/>
              </w:rPr>
              <w:t>Là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nơi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người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dùng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nhập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vào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tên</w:t>
            </w:r>
            <w:proofErr w:type="spellEnd"/>
            <w:r>
              <w:rPr>
                <w:b w:val="0"/>
                <w:bCs/>
                <w:szCs w:val="26"/>
              </w:rPr>
              <w:t xml:space="preserve"> Layer </w:t>
            </w:r>
            <w:proofErr w:type="spellStart"/>
            <w:r>
              <w:rPr>
                <w:b w:val="0"/>
                <w:bCs/>
                <w:szCs w:val="26"/>
              </w:rPr>
              <w:t>cần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tìm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kiếm</w:t>
            </w:r>
            <w:proofErr w:type="spellEnd"/>
            <w:ins w:id="1299" w:author="HIKARI" w:date="2019-11-10T17:23:00Z">
              <w:r w:rsidR="0090526D">
                <w:rPr>
                  <w:b w:val="0"/>
                  <w:bCs/>
                  <w:szCs w:val="26"/>
                </w:rPr>
                <w:t>.</w:t>
              </w:r>
            </w:ins>
          </w:p>
        </w:tc>
      </w:tr>
      <w:tr w:rsidR="00E9168B" w:rsidRPr="0076613B" w14:paraId="74E59513" w14:textId="77777777" w:rsidTr="000A1F2E">
        <w:trPr>
          <w:trHeight w:val="348"/>
          <w:trPrChange w:id="1300" w:author="HIKARI" w:date="2019-11-08T23:03:00Z">
            <w:trPr>
              <w:trHeight w:val="348"/>
            </w:trPr>
          </w:trPrChange>
        </w:trPr>
        <w:tc>
          <w:tcPr>
            <w:tcW w:w="563" w:type="dxa"/>
            <w:tcPrChange w:id="1301" w:author="HIKARI" w:date="2019-11-08T23:03:00Z">
              <w:tcPr>
                <w:tcW w:w="563" w:type="dxa"/>
              </w:tcPr>
            </w:tcPrChange>
          </w:tcPr>
          <w:p w14:paraId="5E2A0976" w14:textId="2694FFBA" w:rsidR="00E9168B" w:rsidRDefault="00E9168B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302" w:author="HIKARI" w:date="2019-11-08T23:03:00Z">
                <w:pPr>
                  <w:jc w:val="center"/>
                </w:pPr>
              </w:pPrChange>
            </w:pPr>
            <w:r>
              <w:rPr>
                <w:b w:val="0"/>
                <w:bCs/>
                <w:szCs w:val="26"/>
              </w:rPr>
              <w:t>9</w:t>
            </w:r>
          </w:p>
        </w:tc>
        <w:tc>
          <w:tcPr>
            <w:tcW w:w="1594" w:type="dxa"/>
            <w:vAlign w:val="center"/>
            <w:tcPrChange w:id="1303" w:author="HIKARI" w:date="2019-11-08T23:03:00Z">
              <w:tcPr>
                <w:tcW w:w="1594" w:type="dxa"/>
              </w:tcPr>
            </w:tcPrChange>
          </w:tcPr>
          <w:p w14:paraId="0580A240" w14:textId="77777777" w:rsidR="00263EC8" w:rsidRDefault="00263EC8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304" w:author="HIKARI" w:date="2019-11-08T23:03:00Z">
                <w:pPr/>
              </w:pPrChange>
            </w:pPr>
            <w:proofErr w:type="spellStart"/>
            <w:r w:rsidRPr="00263EC8">
              <w:rPr>
                <w:b w:val="0"/>
                <w:bCs/>
                <w:szCs w:val="26"/>
              </w:rPr>
              <w:t>SlidePanel</w:t>
            </w:r>
            <w:proofErr w:type="spellEnd"/>
            <w:r w:rsidRPr="00263EC8">
              <w:rPr>
                <w:b w:val="0"/>
                <w:bCs/>
                <w:szCs w:val="26"/>
              </w:rPr>
              <w:t>_</w:t>
            </w:r>
          </w:p>
          <w:p w14:paraId="0DB9D8CD" w14:textId="45486612" w:rsidR="00E9168B" w:rsidRPr="00263EC8" w:rsidRDefault="00263EC8">
            <w:pPr>
              <w:spacing w:beforeLines="60" w:before="144" w:afterLines="60" w:after="144" w:line="360" w:lineRule="auto"/>
              <w:rPr>
                <w:b w:val="0"/>
                <w:bCs/>
                <w:szCs w:val="26"/>
              </w:rPr>
              <w:pPrChange w:id="1305" w:author="HIKARI" w:date="2019-11-08T23:03:00Z">
                <w:pPr/>
              </w:pPrChange>
            </w:pPr>
            <w:proofErr w:type="spellStart"/>
            <w:r w:rsidRPr="00263EC8">
              <w:rPr>
                <w:b w:val="0"/>
                <w:bCs/>
                <w:szCs w:val="26"/>
              </w:rPr>
              <w:t>lvListLayers</w:t>
            </w:r>
            <w:proofErr w:type="spellEnd"/>
          </w:p>
        </w:tc>
        <w:tc>
          <w:tcPr>
            <w:tcW w:w="1617" w:type="dxa"/>
            <w:vAlign w:val="center"/>
            <w:tcPrChange w:id="1306" w:author="HIKARI" w:date="2019-11-08T23:03:00Z">
              <w:tcPr>
                <w:tcW w:w="1617" w:type="dxa"/>
              </w:tcPr>
            </w:tcPrChange>
          </w:tcPr>
          <w:p w14:paraId="2DBED749" w14:textId="7BC3ACA8" w:rsidR="00E9168B" w:rsidRDefault="00263EC8">
            <w:pPr>
              <w:spacing w:beforeLines="60" w:before="144" w:afterLines="60" w:after="144" w:line="360" w:lineRule="auto"/>
              <w:jc w:val="center"/>
              <w:rPr>
                <w:b w:val="0"/>
                <w:bCs/>
                <w:szCs w:val="26"/>
              </w:rPr>
              <w:pPrChange w:id="1307" w:author="HIKARI" w:date="2019-11-08T23:03:00Z">
                <w:pPr/>
              </w:pPrChange>
            </w:pPr>
            <w:proofErr w:type="spellStart"/>
            <w:r>
              <w:rPr>
                <w:b w:val="0"/>
                <w:bCs/>
                <w:szCs w:val="26"/>
              </w:rPr>
              <w:t>ListView</w:t>
            </w:r>
            <w:proofErr w:type="spellEnd"/>
          </w:p>
        </w:tc>
        <w:tc>
          <w:tcPr>
            <w:tcW w:w="3846" w:type="dxa"/>
            <w:tcPrChange w:id="1308" w:author="HIKARI" w:date="2019-11-08T23:03:00Z">
              <w:tcPr>
                <w:tcW w:w="3846" w:type="dxa"/>
              </w:tcPr>
            </w:tcPrChange>
          </w:tcPr>
          <w:p w14:paraId="25F489A6" w14:textId="2C2B6CB8" w:rsidR="00263EC8" w:rsidRDefault="00E9168B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FF0000"/>
                <w:sz w:val="19"/>
                <w:szCs w:val="19"/>
              </w:rPr>
              <w:pPrChange w:id="1309" w:author="HIKARI" w:date="2019-11-08T23:03:00Z">
                <w:pPr>
                  <w:autoSpaceDE w:val="0"/>
                  <w:autoSpaceDN w:val="0"/>
                  <w:adjustRightInd w:val="0"/>
                </w:pPr>
              </w:pPrChange>
            </w:pP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ListView</w:t>
            </w:r>
            <w:proofErr w:type="spellEnd"/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gramStart"/>
            <w:r w:rsidRPr="00263EC8">
              <w:rPr>
                <w:b w:val="0"/>
                <w:bCs/>
                <w:color w:val="FF0000"/>
                <w:sz w:val="19"/>
                <w:szCs w:val="19"/>
              </w:rPr>
              <w:t>x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>Name</w:t>
            </w:r>
            <w:proofErr w:type="gram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="</w:t>
            </w:r>
            <w:r w:rsidR="00263EC8" w:rsidRPr="00263EC8">
              <w:rPr>
                <w:b w:val="0"/>
                <w:bCs/>
                <w:color w:val="0000FF"/>
                <w:sz w:val="19"/>
                <w:szCs w:val="19"/>
              </w:rPr>
              <w:t xml:space="preserve"> </w:t>
            </w:r>
            <w:proofErr w:type="spellStart"/>
            <w:r w:rsidR="00263EC8" w:rsidRPr="00263EC8">
              <w:rPr>
                <w:b w:val="0"/>
                <w:bCs/>
                <w:color w:val="0000FF"/>
                <w:sz w:val="19"/>
                <w:szCs w:val="19"/>
              </w:rPr>
              <w:t>SlidePanel_lvListLayers</w:t>
            </w:r>
            <w:proofErr w:type="spellEnd"/>
            <w:r w:rsidR="00263EC8" w:rsidRPr="00263EC8">
              <w:rPr>
                <w:b w:val="0"/>
                <w:bCs/>
                <w:color w:val="0000FF"/>
                <w:sz w:val="19"/>
                <w:szCs w:val="19"/>
              </w:rPr>
              <w:t xml:space="preserve">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263EC8">
              <w:rPr>
                <w:b w:val="0"/>
                <w:bCs/>
                <w:color w:val="FF0000"/>
                <w:sz w:val="19"/>
                <w:szCs w:val="19"/>
              </w:rPr>
              <w:t>HorizontalAlignment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="Left"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Height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="605"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263EC8">
              <w:rPr>
                <w:b w:val="0"/>
                <w:bCs/>
                <w:color w:val="FF0000"/>
                <w:sz w:val="19"/>
                <w:szCs w:val="19"/>
              </w:rPr>
              <w:t>VerticalAlignment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="Top"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Width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="228"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Margin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="10,67,0,0"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Visibility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="Hidden"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Background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x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263EC8">
              <w:rPr>
                <w:b w:val="0"/>
                <w:bCs/>
                <w:color w:val="A31515"/>
                <w:sz w:val="19"/>
                <w:szCs w:val="19"/>
              </w:rPr>
              <w:t>Null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}"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Foreground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="White"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263EC8">
              <w:rPr>
                <w:b w:val="0"/>
                <w:bCs/>
                <w:color w:val="FF0000"/>
                <w:sz w:val="19"/>
                <w:szCs w:val="19"/>
              </w:rPr>
              <w:t>BorderBrush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x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:</w:t>
            </w:r>
            <w:r w:rsidRPr="00263EC8">
              <w:rPr>
                <w:b w:val="0"/>
                <w:bCs/>
                <w:color w:val="A31515"/>
                <w:sz w:val="19"/>
                <w:szCs w:val="19"/>
              </w:rPr>
              <w:t>Null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}"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</w:p>
          <w:p w14:paraId="3F13DB0B" w14:textId="22D023A7" w:rsidR="00263EC8" w:rsidRDefault="00E9168B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FF"/>
                <w:sz w:val="19"/>
                <w:szCs w:val="19"/>
              </w:rPr>
              <w:pPrChange w:id="1310" w:author="HIKARI" w:date="2019-11-08T23:03:00Z">
                <w:pPr>
                  <w:autoSpaceDE w:val="0"/>
                  <w:autoSpaceDN w:val="0"/>
                  <w:adjustRightInd w:val="0"/>
                </w:pPr>
              </w:pPrChange>
            </w:pPr>
            <w:proofErr w:type="spellStart"/>
            <w:r w:rsidRPr="00263EC8">
              <w:rPr>
                <w:b w:val="0"/>
                <w:bCs/>
                <w:color w:val="FF0000"/>
                <w:sz w:val="19"/>
                <w:szCs w:val="19"/>
              </w:rPr>
              <w:t>SelectionChanged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=</w:t>
            </w:r>
          </w:p>
          <w:p w14:paraId="01E42F1D" w14:textId="4B7ABF90" w:rsidR="00E9168B" w:rsidRPr="00263EC8" w:rsidRDefault="00E9168B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311" w:author="HIKARI" w:date="2019-11-08T23:03:00Z">
                <w:pPr>
                  <w:autoSpaceDE w:val="0"/>
                  <w:autoSpaceDN w:val="0"/>
                  <w:adjustRightInd w:val="0"/>
                </w:pPr>
              </w:pPrChange>
            </w:pPr>
            <w:r w:rsidRPr="00263EC8">
              <w:rPr>
                <w:b w:val="0"/>
                <w:bCs/>
                <w:color w:val="0000FF"/>
                <w:sz w:val="19"/>
                <w:szCs w:val="19"/>
              </w:rPr>
              <w:t>"</w:t>
            </w:r>
            <w:proofErr w:type="spellStart"/>
            <w:r w:rsidRPr="00263EC8">
              <w:rPr>
                <w:b w:val="0"/>
                <w:bCs/>
                <w:color w:val="0000FF"/>
                <w:sz w:val="19"/>
                <w:szCs w:val="19"/>
              </w:rPr>
              <w:t>SlidePanel_lvListLayers_SelectionChanged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"&gt;</w:t>
            </w:r>
          </w:p>
          <w:p w14:paraId="29F02D53" w14:textId="77777777" w:rsidR="00E9168B" w:rsidRPr="00263EC8" w:rsidRDefault="00E9168B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312" w:author="HIKARI" w:date="2019-11-08T23:03:00Z">
                <w:pPr>
                  <w:autoSpaceDE w:val="0"/>
                  <w:autoSpaceDN w:val="0"/>
                  <w:adjustRightInd w:val="0"/>
                </w:pPr>
              </w:pPrChange>
            </w:pPr>
            <w:r w:rsidRPr="00263EC8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   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ListView.View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7E078F0F" w14:textId="77777777" w:rsidR="00E9168B" w:rsidRPr="00263EC8" w:rsidRDefault="00E9168B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313" w:author="HIKARI" w:date="2019-11-08T23:03:00Z">
                <w:pPr>
                  <w:autoSpaceDE w:val="0"/>
                  <w:autoSpaceDN w:val="0"/>
                  <w:adjustRightInd w:val="0"/>
                </w:pPr>
              </w:pPrChange>
            </w:pPr>
            <w:r w:rsidRPr="00263EC8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       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GridView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0308355A" w14:textId="77777777" w:rsidR="00E9168B" w:rsidRPr="00263EC8" w:rsidRDefault="00E9168B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314" w:author="HIKARI" w:date="2019-11-08T23:03:00Z">
                <w:pPr>
                  <w:autoSpaceDE w:val="0"/>
                  <w:autoSpaceDN w:val="0"/>
                  <w:adjustRightInd w:val="0"/>
                </w:pPr>
              </w:pPrChange>
            </w:pPr>
            <w:r w:rsidRPr="00263EC8">
              <w:rPr>
                <w:b w:val="0"/>
                <w:bCs/>
                <w:color w:val="000000"/>
                <w:sz w:val="19"/>
                <w:szCs w:val="19"/>
              </w:rPr>
              <w:lastRenderedPageBreak/>
              <w:t xml:space="preserve">                               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GridViewColumn</w:t>
            </w:r>
            <w:proofErr w:type="spellEnd"/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="Name"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Width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="114"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263EC8">
              <w:rPr>
                <w:b w:val="0"/>
                <w:bCs/>
                <w:color w:val="FF0000"/>
                <w:sz w:val="19"/>
                <w:szCs w:val="19"/>
              </w:rPr>
              <w:t>DisplayMemberBinding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r w:rsidRPr="00263EC8">
              <w:rPr>
                <w:b w:val="0"/>
                <w:bCs/>
                <w:color w:val="A31515"/>
                <w:sz w:val="19"/>
                <w:szCs w:val="19"/>
              </w:rPr>
              <w:t>Binding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Name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}" /&gt;</w:t>
            </w:r>
          </w:p>
          <w:p w14:paraId="6CF37DC2" w14:textId="77777777" w:rsidR="00E9168B" w:rsidRPr="00263EC8" w:rsidRDefault="00E9168B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315" w:author="HIKARI" w:date="2019-11-08T23:03:00Z">
                <w:pPr>
                  <w:autoSpaceDE w:val="0"/>
                  <w:autoSpaceDN w:val="0"/>
                  <w:adjustRightInd w:val="0"/>
                </w:pPr>
              </w:pPrChange>
            </w:pPr>
            <w:r w:rsidRPr="00263EC8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           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GridViewColumn</w:t>
            </w:r>
            <w:proofErr w:type="spellEnd"/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Header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="Type"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Width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="114"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</w:t>
            </w:r>
            <w:proofErr w:type="spellStart"/>
            <w:r w:rsidRPr="00263EC8">
              <w:rPr>
                <w:b w:val="0"/>
                <w:bCs/>
                <w:color w:val="FF0000"/>
                <w:sz w:val="19"/>
                <w:szCs w:val="19"/>
              </w:rPr>
              <w:t>DisplayMemberBinding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="{</w:t>
            </w:r>
            <w:r w:rsidRPr="00263EC8">
              <w:rPr>
                <w:b w:val="0"/>
                <w:bCs/>
                <w:color w:val="A31515"/>
                <w:sz w:val="19"/>
                <w:szCs w:val="19"/>
              </w:rPr>
              <w:t>Binding</w:t>
            </w:r>
            <w:r w:rsidRPr="00263EC8">
              <w:rPr>
                <w:b w:val="0"/>
                <w:bCs/>
                <w:color w:val="FF0000"/>
                <w:sz w:val="19"/>
                <w:szCs w:val="19"/>
              </w:rPr>
              <w:t xml:space="preserve"> Type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}" /&gt;</w:t>
            </w:r>
          </w:p>
          <w:p w14:paraId="542C60EE" w14:textId="77777777" w:rsidR="00E9168B" w:rsidRPr="00263EC8" w:rsidRDefault="00E9168B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316" w:author="HIKARI" w:date="2019-11-08T23:03:00Z">
                <w:pPr>
                  <w:autoSpaceDE w:val="0"/>
                  <w:autoSpaceDN w:val="0"/>
                  <w:adjustRightInd w:val="0"/>
                </w:pPr>
              </w:pPrChange>
            </w:pPr>
            <w:r w:rsidRPr="00263EC8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       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GridView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458F7921" w14:textId="77777777" w:rsidR="00E9168B" w:rsidRPr="00263EC8" w:rsidRDefault="00E9168B">
            <w:pPr>
              <w:autoSpaceDE w:val="0"/>
              <w:autoSpaceDN w:val="0"/>
              <w:adjustRightInd w:val="0"/>
              <w:spacing w:beforeLines="60" w:before="144" w:afterLines="60" w:after="144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317" w:author="HIKARI" w:date="2019-11-08T23:03:00Z">
                <w:pPr>
                  <w:autoSpaceDE w:val="0"/>
                  <w:autoSpaceDN w:val="0"/>
                  <w:adjustRightInd w:val="0"/>
                </w:pPr>
              </w:pPrChange>
            </w:pPr>
            <w:r w:rsidRPr="00263EC8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   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ListView.View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  <w:p w14:paraId="0D55E8CF" w14:textId="2C26CBB2" w:rsidR="00E9168B" w:rsidRPr="00263EC8" w:rsidRDefault="00E9168B">
            <w:pPr>
              <w:spacing w:beforeLines="60" w:before="144" w:afterLines="60" w:after="144" w:line="360" w:lineRule="auto"/>
              <w:rPr>
                <w:b w:val="0"/>
                <w:bCs/>
                <w:color w:val="0000FF"/>
                <w:sz w:val="19"/>
                <w:szCs w:val="19"/>
              </w:rPr>
              <w:pPrChange w:id="1318" w:author="HIKARI" w:date="2019-11-08T23:03:00Z">
                <w:pPr>
                  <w:spacing w:before="120"/>
                </w:pPr>
              </w:pPrChange>
            </w:pPr>
            <w:r w:rsidRPr="00263EC8">
              <w:rPr>
                <w:b w:val="0"/>
                <w:bCs/>
                <w:color w:val="000000"/>
                <w:sz w:val="19"/>
                <w:szCs w:val="19"/>
              </w:rPr>
              <w:t xml:space="preserve">                    </w:t>
            </w:r>
            <w:r w:rsidRPr="00263EC8">
              <w:rPr>
                <w:b w:val="0"/>
                <w:bCs/>
                <w:color w:val="0000FF"/>
                <w:sz w:val="19"/>
                <w:szCs w:val="19"/>
              </w:rPr>
              <w:t>&lt;/</w:t>
            </w:r>
            <w:proofErr w:type="spellStart"/>
            <w:r w:rsidRPr="00263EC8">
              <w:rPr>
                <w:b w:val="0"/>
                <w:bCs/>
                <w:color w:val="A31515"/>
                <w:sz w:val="19"/>
                <w:szCs w:val="19"/>
              </w:rPr>
              <w:t>ListView</w:t>
            </w:r>
            <w:proofErr w:type="spellEnd"/>
            <w:r w:rsidRPr="00263EC8">
              <w:rPr>
                <w:b w:val="0"/>
                <w:bCs/>
                <w:color w:val="0000FF"/>
                <w:sz w:val="19"/>
                <w:szCs w:val="19"/>
              </w:rPr>
              <w:t>&gt;</w:t>
            </w:r>
          </w:p>
        </w:tc>
        <w:tc>
          <w:tcPr>
            <w:tcW w:w="3429" w:type="dxa"/>
            <w:vAlign w:val="center"/>
            <w:tcPrChange w:id="1319" w:author="HIKARI" w:date="2019-11-08T23:03:00Z">
              <w:tcPr>
                <w:tcW w:w="3429" w:type="dxa"/>
              </w:tcPr>
            </w:tcPrChange>
          </w:tcPr>
          <w:p w14:paraId="33D10625" w14:textId="11030389" w:rsidR="00E9168B" w:rsidRDefault="00263EC8">
            <w:pPr>
              <w:spacing w:beforeLines="60" w:before="144" w:afterLines="60" w:after="144" w:line="360" w:lineRule="auto"/>
              <w:jc w:val="both"/>
              <w:rPr>
                <w:b w:val="0"/>
                <w:bCs/>
                <w:szCs w:val="26"/>
              </w:rPr>
              <w:pPrChange w:id="1320" w:author="HIKARI" w:date="2019-11-08T23:04:00Z">
                <w:pPr>
                  <w:spacing w:after="120" w:line="360" w:lineRule="auto"/>
                  <w:jc w:val="both"/>
                </w:pPr>
              </w:pPrChange>
            </w:pPr>
            <w:del w:id="1321" w:author="HIKARI" w:date="2019-11-08T23:07:00Z">
              <w:r w:rsidDel="000A1F2E">
                <w:rPr>
                  <w:b w:val="0"/>
                  <w:bCs/>
                  <w:szCs w:val="26"/>
                </w:rPr>
                <w:lastRenderedPageBreak/>
                <w:delText>Nằm trong</w:delText>
              </w:r>
            </w:del>
            <w:proofErr w:type="spellStart"/>
            <w:ins w:id="1322" w:author="HIKARI" w:date="2019-11-08T23:07:00Z">
              <w:r w:rsidR="000A1F2E">
                <w:rPr>
                  <w:b w:val="0"/>
                  <w:bCs/>
                  <w:szCs w:val="26"/>
                </w:rPr>
                <w:t>Thuộc</w:t>
              </w:r>
            </w:ins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 w:rsidRPr="003503E9">
              <w:rPr>
                <w:b w:val="0"/>
                <w:bCs/>
                <w:color w:val="0070C0"/>
                <w:szCs w:val="26"/>
              </w:rPr>
              <w:t>SlideMenuStackPanel</w:t>
            </w:r>
            <w:proofErr w:type="spellEnd"/>
            <w:r>
              <w:rPr>
                <w:b w:val="0"/>
                <w:bCs/>
                <w:color w:val="0070C0"/>
                <w:szCs w:val="26"/>
              </w:rPr>
              <w:t>,</w:t>
            </w:r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phục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vụ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chức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năng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tìm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kiếm</w:t>
            </w:r>
            <w:proofErr w:type="spellEnd"/>
            <w:r>
              <w:rPr>
                <w:b w:val="0"/>
                <w:bCs/>
                <w:szCs w:val="26"/>
              </w:rPr>
              <w:t xml:space="preserve">. </w:t>
            </w:r>
            <w:proofErr w:type="spellStart"/>
            <w:r>
              <w:rPr>
                <w:b w:val="0"/>
                <w:bCs/>
                <w:szCs w:val="26"/>
              </w:rPr>
              <w:t>Là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nơi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chương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trình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trả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về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kết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quả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tìm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kiếm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cho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người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dùng</w:t>
            </w:r>
            <w:proofErr w:type="spellEnd"/>
            <w:r>
              <w:rPr>
                <w:b w:val="0"/>
                <w:bCs/>
                <w:szCs w:val="26"/>
              </w:rPr>
              <w:t>.</w:t>
            </w:r>
          </w:p>
        </w:tc>
      </w:tr>
    </w:tbl>
    <w:p w14:paraId="408506FB" w14:textId="77777777" w:rsidR="009373B8" w:rsidRPr="004215A7" w:rsidRDefault="009373B8" w:rsidP="004215A7">
      <w:pPr>
        <w:rPr>
          <w:i/>
          <w:iCs/>
          <w:sz w:val="32"/>
        </w:rPr>
      </w:pPr>
    </w:p>
    <w:p w14:paraId="228BEF37" w14:textId="017471B4" w:rsidR="00182F22" w:rsidRPr="00E24C10" w:rsidRDefault="004564FE">
      <w:pPr>
        <w:pStyle w:val="Heading2"/>
        <w:numPr>
          <w:ilvl w:val="0"/>
          <w:numId w:val="21"/>
        </w:numPr>
        <w:pPrChange w:id="1323" w:author="HIKARI" w:date="2019-11-08T21:23:00Z">
          <w:pPr>
            <w:pStyle w:val="ListParagraph"/>
            <w:numPr>
              <w:numId w:val="21"/>
            </w:numPr>
            <w:ind w:hanging="360"/>
            <w:outlineLvl w:val="1"/>
          </w:pPr>
        </w:pPrChange>
      </w:pPr>
      <w:bookmarkStart w:id="1324" w:name="_Toc24298340"/>
      <w:proofErr w:type="spellStart"/>
      <w:r w:rsidRPr="00E24C10">
        <w:t>Thi</w:t>
      </w:r>
      <w:r w:rsidR="00B40711" w:rsidRPr="00E24C10">
        <w:t>ết</w:t>
      </w:r>
      <w:proofErr w:type="spellEnd"/>
      <w:r w:rsidRPr="00E24C10">
        <w:t xml:space="preserve"> </w:t>
      </w:r>
      <w:proofErr w:type="spellStart"/>
      <w:r w:rsidRPr="00E24C10">
        <w:t>kế</w:t>
      </w:r>
      <w:proofErr w:type="spellEnd"/>
      <w:r w:rsidRPr="00E24C10">
        <w:t xml:space="preserve"> </w:t>
      </w:r>
      <w:proofErr w:type="spellStart"/>
      <w:r w:rsidRPr="00E24C10">
        <w:t>lớp</w:t>
      </w:r>
      <w:bookmarkEnd w:id="1324"/>
      <w:proofErr w:type="spellEnd"/>
    </w:p>
    <w:p w14:paraId="0FA105AC" w14:textId="3F4B7A5D" w:rsidR="00182F22" w:rsidRPr="00E24C10" w:rsidRDefault="00182F22">
      <w:pPr>
        <w:pStyle w:val="Heading3"/>
        <w:numPr>
          <w:ilvl w:val="1"/>
          <w:numId w:val="21"/>
        </w:numPr>
        <w:pPrChange w:id="1325" w:author="HIKARI" w:date="2019-11-08T21:23:00Z">
          <w:pPr>
            <w:pStyle w:val="ListParagraph"/>
            <w:numPr>
              <w:ilvl w:val="1"/>
              <w:numId w:val="21"/>
            </w:numPr>
            <w:ind w:left="1440" w:hanging="720"/>
            <w:outlineLvl w:val="2"/>
          </w:pPr>
        </w:pPrChange>
      </w:pPr>
      <w:bookmarkStart w:id="1326" w:name="_Toc24298341"/>
      <w:proofErr w:type="spellStart"/>
      <w:r w:rsidRPr="00E24C10">
        <w:t>Thiết</w:t>
      </w:r>
      <w:proofErr w:type="spellEnd"/>
      <w:r w:rsidRPr="00E24C10">
        <w:t xml:space="preserve"> </w:t>
      </w:r>
      <w:proofErr w:type="spellStart"/>
      <w:r w:rsidRPr="00E24C10">
        <w:t>kế</w:t>
      </w:r>
      <w:proofErr w:type="spellEnd"/>
      <w:r w:rsidRPr="00E24C10">
        <w:t xml:space="preserve"> </w:t>
      </w:r>
      <w:proofErr w:type="spellStart"/>
      <w:r w:rsidRPr="00E24C10">
        <w:t>lớp</w:t>
      </w:r>
      <w:proofErr w:type="spellEnd"/>
      <w:r w:rsidRPr="00E24C10">
        <w:t xml:space="preserve"> </w:t>
      </w:r>
      <w:bookmarkStart w:id="1327" w:name="_Hlk23962298"/>
      <w:proofErr w:type="spellStart"/>
      <w:r w:rsidRPr="00E24C10">
        <w:t>cho</w:t>
      </w:r>
      <w:proofErr w:type="spellEnd"/>
      <w:r w:rsidRPr="00E24C10">
        <w:t xml:space="preserve"> </w:t>
      </w:r>
      <w:proofErr w:type="spellStart"/>
      <w:r w:rsidRPr="00E24C10">
        <w:t>các</w:t>
      </w:r>
      <w:proofErr w:type="spellEnd"/>
      <w:r w:rsidRPr="00E24C10">
        <w:t xml:space="preserve"> Layer </w:t>
      </w:r>
      <w:proofErr w:type="spellStart"/>
      <w:r w:rsidRPr="00E24C10">
        <w:t>của</w:t>
      </w:r>
      <w:proofErr w:type="spellEnd"/>
      <w:r w:rsidRPr="00E24C10">
        <w:t xml:space="preserve"> TensorFlow Layers API</w:t>
      </w:r>
      <w:bookmarkEnd w:id="1326"/>
      <w:bookmarkEnd w:id="1327"/>
    </w:p>
    <w:p w14:paraId="786C1F79" w14:textId="5C5F757B" w:rsidR="00B40711" w:rsidRPr="00E24C10" w:rsidRDefault="00B40711">
      <w:pPr>
        <w:pStyle w:val="Heading4"/>
        <w:numPr>
          <w:ilvl w:val="2"/>
          <w:numId w:val="21"/>
        </w:numPr>
        <w:pPrChange w:id="1328" w:author="HIKARI" w:date="2019-11-08T21:23:00Z">
          <w:pPr>
            <w:pStyle w:val="ListParagraph"/>
            <w:numPr>
              <w:ilvl w:val="2"/>
              <w:numId w:val="21"/>
            </w:numPr>
            <w:ind w:left="2160" w:hanging="1080"/>
            <w:outlineLvl w:val="3"/>
          </w:pPr>
        </w:pPrChange>
      </w:pPr>
      <w:bookmarkStart w:id="1329" w:name="_Toc24298342"/>
      <w:proofErr w:type="spellStart"/>
      <w:r w:rsidRPr="00E24C10">
        <w:t>Tổng</w:t>
      </w:r>
      <w:proofErr w:type="spellEnd"/>
      <w:r w:rsidRPr="00E24C10">
        <w:t xml:space="preserve"> </w:t>
      </w:r>
      <w:proofErr w:type="spellStart"/>
      <w:r w:rsidRPr="00E24C10">
        <w:t>quan</w:t>
      </w:r>
      <w:bookmarkEnd w:id="1329"/>
      <w:proofErr w:type="spellEnd"/>
    </w:p>
    <w:p w14:paraId="68E108CF" w14:textId="11BC0713" w:rsidR="001E0917" w:rsidRDefault="00B40711" w:rsidP="0090526D">
      <w:pPr>
        <w:ind w:left="810" w:firstLine="900"/>
        <w:jc w:val="both"/>
        <w:rPr>
          <w:b w:val="0"/>
          <w:bCs/>
        </w:rPr>
        <w:pPrChange w:id="1330" w:author="HIKARI" w:date="2019-11-10T17:23:00Z">
          <w:pPr>
            <w:ind w:left="810" w:firstLine="900"/>
          </w:pPr>
        </w:pPrChange>
      </w:pPr>
      <w:proofErr w:type="spellStart"/>
      <w:r w:rsidRPr="00E24C10">
        <w:rPr>
          <w:b w:val="0"/>
          <w:bCs/>
        </w:rPr>
        <w:t>Xem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xét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trong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phạm</w:t>
      </w:r>
      <w:proofErr w:type="spellEnd"/>
      <w:r w:rsidRPr="00E24C10">
        <w:rPr>
          <w:b w:val="0"/>
          <w:bCs/>
        </w:rPr>
        <w:t xml:space="preserve"> vi </w:t>
      </w:r>
      <w:proofErr w:type="spellStart"/>
      <w:r w:rsidRPr="00E24C10">
        <w:rPr>
          <w:b w:val="0"/>
          <w:bCs/>
        </w:rPr>
        <w:t>phần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mềm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sẽ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xây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dựng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="00182F22" w:rsidRPr="00E24C10">
        <w:rPr>
          <w:b w:val="0"/>
          <w:bCs/>
        </w:rPr>
        <w:t>n</w:t>
      </w:r>
      <w:r w:rsidR="00CD5811" w:rsidRPr="00E24C10">
        <w:rPr>
          <w:b w:val="0"/>
          <w:bCs/>
        </w:rPr>
        <w:t>goài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các</w:t>
      </w:r>
      <w:proofErr w:type="spellEnd"/>
      <w:r w:rsidR="00CD5811" w:rsidRPr="00E24C10">
        <w:rPr>
          <w:b w:val="0"/>
          <w:bCs/>
        </w:rPr>
        <w:t xml:space="preserve"> class </w:t>
      </w:r>
      <w:proofErr w:type="spellStart"/>
      <w:r w:rsidR="00CD5811" w:rsidRPr="00E24C10">
        <w:rPr>
          <w:b w:val="0"/>
          <w:bCs/>
        </w:rPr>
        <w:t>đặc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thù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phục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vụ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cho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các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chức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năng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và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sự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vận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hành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của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chương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trình</w:t>
      </w:r>
      <w:proofErr w:type="spellEnd"/>
      <w:r w:rsidR="00CD5811" w:rsidRPr="00E24C10">
        <w:rPr>
          <w:b w:val="0"/>
          <w:bCs/>
        </w:rPr>
        <w:t>,</w:t>
      </w:r>
      <w:r w:rsidRPr="00E24C10">
        <w:rPr>
          <w:b w:val="0"/>
          <w:bCs/>
        </w:rPr>
        <w:t xml:space="preserve"> do </w:t>
      </w:r>
      <w:proofErr w:type="spellStart"/>
      <w:r w:rsidRPr="00E24C10">
        <w:rPr>
          <w:b w:val="0"/>
          <w:bCs/>
        </w:rPr>
        <w:t>sự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hạng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chế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về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thời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gian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và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kiến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thức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của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chúng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em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phần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mềm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này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chỉ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cài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đặt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và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hiện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thực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hoá</w:t>
      </w:r>
      <w:proofErr w:type="spellEnd"/>
      <w:r w:rsidRPr="00E24C10">
        <w:rPr>
          <w:b w:val="0"/>
          <w:bCs/>
        </w:rPr>
        <w:t xml:space="preserve"> 13 </w:t>
      </w:r>
      <w:proofErr w:type="spellStart"/>
      <w:r w:rsidRPr="00E24C10">
        <w:rPr>
          <w:b w:val="0"/>
          <w:bCs/>
        </w:rPr>
        <w:t>trong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tổng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số</w:t>
      </w:r>
      <w:proofErr w:type="spellEnd"/>
      <w:r w:rsidRPr="00E24C10">
        <w:rPr>
          <w:b w:val="0"/>
          <w:bCs/>
        </w:rPr>
        <w:t xml:space="preserve"> 203 Layer</w:t>
      </w:r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trong</w:t>
      </w:r>
      <w:proofErr w:type="spellEnd"/>
      <w:r w:rsidR="00CD5811" w:rsidRPr="00E24C10">
        <w:rPr>
          <w:b w:val="0"/>
          <w:bCs/>
        </w:rPr>
        <w:t xml:space="preserve"> Layers API</w:t>
      </w:r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cũng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như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chúng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em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sẽ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chỉ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cài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đặt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cho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</w:t>
      </w:r>
      <w:ins w:id="1331" w:author="HIKARI" w:date="2019-11-10T17:19:00Z">
        <w:r w:rsidR="00E033AE">
          <w:rPr>
            <w:b w:val="0"/>
            <w:bCs/>
          </w:rPr>
          <w:t>L</w:t>
        </w:r>
      </w:ins>
      <w:del w:id="1332" w:author="HIKARI" w:date="2019-11-10T17:19:00Z">
        <w:r w:rsidRPr="00E24C10" w:rsidDel="00E033AE">
          <w:rPr>
            <w:b w:val="0"/>
            <w:bCs/>
          </w:rPr>
          <w:delText>l</w:delText>
        </w:r>
      </w:del>
      <w:r w:rsidRPr="00E24C10">
        <w:rPr>
          <w:b w:val="0"/>
          <w:bCs/>
        </w:rPr>
        <w:t xml:space="preserve">ayer </w:t>
      </w:r>
      <w:proofErr w:type="spellStart"/>
      <w:r w:rsidRPr="00E24C10">
        <w:rPr>
          <w:b w:val="0"/>
          <w:bCs/>
        </w:rPr>
        <w:t>này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</w:t>
      </w:r>
      <w:del w:id="1333" w:author="HIKARI" w:date="2019-11-10T17:19:00Z">
        <w:r w:rsidR="00AF02D9" w:rsidRPr="00E24C10" w:rsidDel="00E033AE">
          <w:rPr>
            <w:b w:val="0"/>
            <w:bCs/>
          </w:rPr>
          <w:delText>tham số</w:delText>
        </w:r>
      </w:del>
      <w:proofErr w:type="spellStart"/>
      <w:ins w:id="1334" w:author="HIKARI" w:date="2019-11-10T17:19:00Z">
        <w:r w:rsidR="00E033AE">
          <w:rPr>
            <w:b w:val="0"/>
            <w:bCs/>
          </w:rPr>
          <w:t>thu</w:t>
        </w:r>
      </w:ins>
      <w:ins w:id="1335" w:author="HIKARI" w:date="2019-11-10T17:20:00Z">
        <w:r w:rsidR="00E033AE">
          <w:rPr>
            <w:b w:val="0"/>
            <w:bCs/>
          </w:rPr>
          <w:t>ộc</w:t>
        </w:r>
        <w:proofErr w:type="spellEnd"/>
        <w:r w:rsidR="00E033AE">
          <w:rPr>
            <w:b w:val="0"/>
            <w:bCs/>
          </w:rPr>
          <w:t xml:space="preserve"> </w:t>
        </w:r>
        <w:proofErr w:type="spellStart"/>
        <w:r w:rsidR="00E033AE">
          <w:rPr>
            <w:b w:val="0"/>
            <w:bCs/>
          </w:rPr>
          <w:t>tính</w:t>
        </w:r>
      </w:ins>
      <w:proofErr w:type="spellEnd"/>
      <w:r w:rsidR="00182F22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quan</w:t>
      </w:r>
      <w:proofErr w:type="spellEnd"/>
      <w:r w:rsidR="00CD5811" w:rsidRPr="00E24C10">
        <w:rPr>
          <w:b w:val="0"/>
          <w:bCs/>
        </w:rPr>
        <w:t xml:space="preserve"> </w:t>
      </w:r>
      <w:proofErr w:type="spellStart"/>
      <w:r w:rsidR="00CD5811" w:rsidRPr="00E24C10">
        <w:rPr>
          <w:b w:val="0"/>
          <w:bCs/>
        </w:rPr>
        <w:t>trọng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chứ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không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cài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đặt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toàn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bộ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tất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cả</w:t>
      </w:r>
      <w:proofErr w:type="spellEnd"/>
      <w:r w:rsidRPr="00E24C10">
        <w:rPr>
          <w:b w:val="0"/>
          <w:bCs/>
        </w:rPr>
        <w:t xml:space="preserve"> </w:t>
      </w:r>
      <w:del w:id="1336" w:author="HIKARI" w:date="2019-11-10T17:20:00Z">
        <w:r w:rsidR="00AF02D9" w:rsidRPr="00E24C10" w:rsidDel="00E033AE">
          <w:rPr>
            <w:b w:val="0"/>
            <w:bCs/>
          </w:rPr>
          <w:delText>tham số</w:delText>
        </w:r>
      </w:del>
      <w:proofErr w:type="spellStart"/>
      <w:ins w:id="1337" w:author="HIKARI" w:date="2019-11-10T17:20:00Z">
        <w:r w:rsidR="00E033AE">
          <w:rPr>
            <w:b w:val="0"/>
            <w:bCs/>
          </w:rPr>
          <w:t>các</w:t>
        </w:r>
        <w:proofErr w:type="spellEnd"/>
        <w:r w:rsidR="00E033AE">
          <w:rPr>
            <w:b w:val="0"/>
            <w:bCs/>
          </w:rPr>
          <w:t xml:space="preserve"> </w:t>
        </w:r>
        <w:proofErr w:type="spellStart"/>
        <w:r w:rsidR="00E033AE">
          <w:rPr>
            <w:b w:val="0"/>
            <w:bCs/>
          </w:rPr>
          <w:t>thuộc</w:t>
        </w:r>
        <w:proofErr w:type="spellEnd"/>
        <w:r w:rsidR="00E033AE">
          <w:rPr>
            <w:b w:val="0"/>
            <w:bCs/>
          </w:rPr>
          <w:t xml:space="preserve"> </w:t>
        </w:r>
        <w:proofErr w:type="spellStart"/>
        <w:r w:rsidR="00E033AE">
          <w:rPr>
            <w:b w:val="0"/>
            <w:bCs/>
          </w:rPr>
          <w:t>tính</w:t>
        </w:r>
      </w:ins>
      <w:proofErr w:type="spellEnd"/>
      <w:r w:rsidR="00182F22"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cho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chúng</w:t>
      </w:r>
      <w:proofErr w:type="spellEnd"/>
      <w:r w:rsidRPr="00E24C10">
        <w:rPr>
          <w:b w:val="0"/>
          <w:bCs/>
        </w:rPr>
        <w:t>.</w:t>
      </w:r>
    </w:p>
    <w:p w14:paraId="52AAB70C" w14:textId="2AB36E58" w:rsidR="00931754" w:rsidDel="00003E1F" w:rsidRDefault="00931754" w:rsidP="00384F51">
      <w:pPr>
        <w:rPr>
          <w:del w:id="1338" w:author="HIKARI" w:date="2019-11-08T23:09:00Z"/>
          <w:b w:val="0"/>
          <w:bCs/>
        </w:rPr>
      </w:pPr>
    </w:p>
    <w:p w14:paraId="517CEC51" w14:textId="29269EA1" w:rsidR="00931754" w:rsidRPr="00931754" w:rsidRDefault="00931754" w:rsidP="001719AC">
      <w:pPr>
        <w:tabs>
          <w:tab w:val="left" w:pos="990"/>
        </w:tabs>
        <w:spacing w:after="0"/>
        <w:rPr>
          <w:b w:val="0"/>
          <w:bCs/>
          <w:i/>
          <w:iCs/>
          <w:sz w:val="20"/>
          <w:szCs w:val="20"/>
        </w:rPr>
      </w:pPr>
    </w:p>
    <w:p w14:paraId="5FCCCB55" w14:textId="2F01C759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1339" w:name="_Toc24052626"/>
      <w:bookmarkStart w:id="1340" w:name="_Toc24298371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Pr="00DD096E">
        <w:rPr>
          <w:noProof/>
          <w:sz w:val="20"/>
          <w:szCs w:val="20"/>
        </w:rPr>
        <w:t>4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Class </w:t>
      </w:r>
      <w:proofErr w:type="spellStart"/>
      <w:r w:rsidRPr="00DD096E">
        <w:rPr>
          <w:sz w:val="20"/>
          <w:szCs w:val="20"/>
        </w:rPr>
        <w:t>và</w:t>
      </w:r>
      <w:proofErr w:type="spellEnd"/>
      <w:r w:rsidRPr="00DD096E">
        <w:rPr>
          <w:sz w:val="20"/>
          <w:szCs w:val="20"/>
        </w:rPr>
        <w:t xml:space="preserve"> Attributes </w:t>
      </w:r>
      <w:proofErr w:type="spellStart"/>
      <w:r w:rsidRPr="00DD096E">
        <w:rPr>
          <w:sz w:val="20"/>
          <w:szCs w:val="20"/>
        </w:rPr>
        <w:t>ứng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với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layer.</w:t>
      </w:r>
      <w:bookmarkEnd w:id="1339"/>
      <w:bookmarkEnd w:id="1340"/>
    </w:p>
    <w:tbl>
      <w:tblPr>
        <w:tblW w:w="107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1341" w:author="HIKARI" w:date="2019-11-08T23:08:00Z">
          <w:tblPr>
            <w:tblW w:w="10525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2325"/>
        <w:gridCol w:w="3825"/>
        <w:gridCol w:w="1141"/>
        <w:gridCol w:w="3504"/>
        <w:tblGridChange w:id="1342">
          <w:tblGrid>
            <w:gridCol w:w="2325"/>
            <w:gridCol w:w="3825"/>
            <w:gridCol w:w="1141"/>
            <w:gridCol w:w="3234"/>
          </w:tblGrid>
        </w:tblGridChange>
      </w:tblGrid>
      <w:tr w:rsidR="00023234" w:rsidRPr="00EE5847" w14:paraId="33D82914" w14:textId="78C2E8B4" w:rsidTr="000A1F2E">
        <w:trPr>
          <w:trHeight w:val="701"/>
          <w:trPrChange w:id="1343" w:author="HIKARI" w:date="2019-11-08T23:08:00Z">
            <w:trPr>
              <w:trHeight w:val="701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344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769845A9" w14:textId="77777777" w:rsidR="00023234" w:rsidRPr="00EE5847" w:rsidRDefault="00023234">
            <w:pPr>
              <w:spacing w:before="120"/>
              <w:rPr>
                <w:rFonts w:eastAsia="Times New Roman"/>
                <w:bCs/>
                <w:szCs w:val="26"/>
              </w:rPr>
              <w:pPrChange w:id="1345" w:author="HIKARI" w:date="2019-11-08T22:29:00Z">
                <w:pPr/>
              </w:pPrChange>
            </w:pPr>
            <w:r w:rsidRPr="00EE5847">
              <w:rPr>
                <w:rFonts w:eastAsia="Times New Roman"/>
                <w:bCs/>
                <w:szCs w:val="26"/>
              </w:rPr>
              <w:t>Class</w:t>
            </w:r>
          </w:p>
        </w:tc>
        <w:tc>
          <w:tcPr>
            <w:tcW w:w="3825" w:type="dxa"/>
            <w:shd w:val="clear" w:color="auto" w:fill="auto"/>
            <w:noWrap/>
            <w:hideMark/>
            <w:tcPrChange w:id="1346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4AB55E61" w14:textId="0F472302" w:rsidR="00023234" w:rsidRPr="00EE5847" w:rsidRDefault="00023234">
            <w:pPr>
              <w:spacing w:before="120"/>
              <w:rPr>
                <w:rFonts w:eastAsia="Times New Roman"/>
                <w:bCs/>
                <w:szCs w:val="26"/>
              </w:rPr>
              <w:pPrChange w:id="1347" w:author="HIKARI" w:date="2019-11-08T22:29:00Z">
                <w:pPr/>
              </w:pPrChange>
            </w:pPr>
            <w:r>
              <w:rPr>
                <w:rFonts w:eastAsia="Times New Roman"/>
                <w:bCs/>
                <w:szCs w:val="26"/>
              </w:rPr>
              <w:t>Attributes</w:t>
            </w:r>
          </w:p>
        </w:tc>
        <w:tc>
          <w:tcPr>
            <w:tcW w:w="1141" w:type="dxa"/>
            <w:shd w:val="clear" w:color="auto" w:fill="auto"/>
            <w:noWrap/>
            <w:hideMark/>
            <w:tcPrChange w:id="1348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2AF27DFD" w14:textId="6A62C924" w:rsidR="00023234" w:rsidRPr="00EE5847" w:rsidRDefault="00023234">
            <w:pPr>
              <w:spacing w:before="120"/>
              <w:rPr>
                <w:rFonts w:eastAsia="Times New Roman"/>
                <w:bCs/>
                <w:szCs w:val="26"/>
              </w:rPr>
              <w:pPrChange w:id="1349" w:author="HIKARI" w:date="2019-11-08T22:29:00Z">
                <w:pPr/>
              </w:pPrChange>
            </w:pPr>
            <w:proofErr w:type="spellStart"/>
            <w:r>
              <w:rPr>
                <w:rFonts w:eastAsia="Times New Roman"/>
                <w:bCs/>
                <w:szCs w:val="26"/>
              </w:rPr>
              <w:t>Kế</w:t>
            </w:r>
            <w:proofErr w:type="spellEnd"/>
            <w:r>
              <w:rPr>
                <w:rFonts w:eastAsia="Times New Roman"/>
                <w:bCs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Cs/>
                <w:szCs w:val="26"/>
              </w:rPr>
              <w:t>thừa</w:t>
            </w:r>
            <w:proofErr w:type="spellEnd"/>
          </w:p>
        </w:tc>
        <w:tc>
          <w:tcPr>
            <w:tcW w:w="3504" w:type="dxa"/>
            <w:tcPrChange w:id="1350" w:author="HIKARI" w:date="2019-11-08T23:08:00Z">
              <w:tcPr>
                <w:tcW w:w="3234" w:type="dxa"/>
              </w:tcPr>
            </w:tcPrChange>
          </w:tcPr>
          <w:p w14:paraId="68664497" w14:textId="761AC331" w:rsidR="00023234" w:rsidRDefault="00023234">
            <w:pPr>
              <w:spacing w:before="120"/>
              <w:rPr>
                <w:rFonts w:eastAsia="Times New Roman"/>
                <w:bCs/>
                <w:szCs w:val="26"/>
              </w:rPr>
            </w:pPr>
            <w:del w:id="1351" w:author="HIKARI" w:date="2019-11-08T22:27:00Z">
              <w:r w:rsidDel="00E54FC9">
                <w:rPr>
                  <w:rFonts w:eastAsia="Times New Roman"/>
                  <w:bCs/>
                  <w:szCs w:val="26"/>
                </w:rPr>
                <w:delText>Chú thích</w:delText>
              </w:r>
            </w:del>
            <w:proofErr w:type="spellStart"/>
            <w:ins w:id="1352" w:author="HIKARI" w:date="2019-11-08T22:27:00Z">
              <w:r w:rsidR="00E54FC9">
                <w:rPr>
                  <w:rFonts w:eastAsia="Times New Roman"/>
                  <w:bCs/>
                  <w:szCs w:val="26"/>
                </w:rPr>
                <w:t>Mô</w:t>
              </w:r>
              <w:proofErr w:type="spellEnd"/>
              <w:r w:rsidR="00E54FC9">
                <w:rPr>
                  <w:rFonts w:eastAsia="Times New Roman"/>
                  <w:bCs/>
                  <w:szCs w:val="26"/>
                </w:rPr>
                <w:t xml:space="preserve"> </w:t>
              </w:r>
              <w:proofErr w:type="spellStart"/>
              <w:r w:rsidR="00E54FC9">
                <w:rPr>
                  <w:rFonts w:eastAsia="Times New Roman"/>
                  <w:bCs/>
                  <w:szCs w:val="26"/>
                </w:rPr>
                <w:t>tả</w:t>
              </w:r>
            </w:ins>
            <w:proofErr w:type="spellEnd"/>
          </w:p>
        </w:tc>
      </w:tr>
      <w:tr w:rsidR="00E71640" w:rsidRPr="00EE5847" w14:paraId="133431CA" w14:textId="77777777" w:rsidTr="000A1F2E">
        <w:trPr>
          <w:trHeight w:val="557"/>
          <w:ins w:id="1353" w:author="HIKARI" w:date="2019-11-08T21:27:00Z"/>
          <w:trPrChange w:id="1354" w:author="HIKARI" w:date="2019-11-08T23:08:00Z">
            <w:trPr>
              <w:trHeight w:val="701"/>
            </w:trPr>
          </w:trPrChange>
        </w:trPr>
        <w:tc>
          <w:tcPr>
            <w:tcW w:w="2325" w:type="dxa"/>
            <w:shd w:val="clear" w:color="auto" w:fill="auto"/>
            <w:noWrap/>
            <w:tcPrChange w:id="1355" w:author="HIKARI" w:date="2019-11-08T23:08:00Z">
              <w:tcPr>
                <w:tcW w:w="2325" w:type="dxa"/>
                <w:shd w:val="clear" w:color="auto" w:fill="auto"/>
                <w:noWrap/>
                <w:vAlign w:val="bottom"/>
              </w:tcPr>
            </w:tcPrChange>
          </w:tcPr>
          <w:p w14:paraId="5F22FF2A" w14:textId="629757E6" w:rsidR="00E71640" w:rsidRPr="00EE5847" w:rsidRDefault="00E71640">
            <w:pPr>
              <w:spacing w:beforeLines="60" w:before="144" w:afterLines="60" w:after="144"/>
              <w:rPr>
                <w:ins w:id="1356" w:author="HIKARI" w:date="2019-11-08T21:27:00Z"/>
                <w:rFonts w:eastAsia="Times New Roman"/>
                <w:bCs/>
                <w:szCs w:val="26"/>
              </w:rPr>
              <w:pPrChange w:id="1357" w:author="HIKARI" w:date="2019-11-08T22:29:00Z">
                <w:pPr/>
              </w:pPrChange>
            </w:pPr>
            <w:ins w:id="1358" w:author="HIKARI" w:date="2019-11-08T21:27:00Z">
              <w:r w:rsidRPr="00EE5847">
                <w:rPr>
                  <w:rFonts w:eastAsia="Times New Roman"/>
                  <w:b w:val="0"/>
                  <w:szCs w:val="26"/>
                </w:rPr>
                <w:t>Layer</w:t>
              </w:r>
            </w:ins>
          </w:p>
        </w:tc>
        <w:tc>
          <w:tcPr>
            <w:tcW w:w="3825" w:type="dxa"/>
            <w:shd w:val="clear" w:color="auto" w:fill="auto"/>
            <w:noWrap/>
            <w:tcPrChange w:id="1359" w:author="HIKARI" w:date="2019-11-08T23:08:00Z">
              <w:tcPr>
                <w:tcW w:w="3825" w:type="dxa"/>
                <w:shd w:val="clear" w:color="auto" w:fill="auto"/>
                <w:noWrap/>
                <w:vAlign w:val="bottom"/>
              </w:tcPr>
            </w:tcPrChange>
          </w:tcPr>
          <w:p w14:paraId="5CA3D01D" w14:textId="63140B7D" w:rsidR="00E71640" w:rsidRDefault="00E71640">
            <w:pPr>
              <w:spacing w:beforeLines="60" w:before="144" w:afterLines="60" w:after="144"/>
              <w:rPr>
                <w:ins w:id="1360" w:author="HIKARI" w:date="2019-11-08T21:27:00Z"/>
                <w:rFonts w:eastAsia="Times New Roman"/>
                <w:bCs/>
                <w:szCs w:val="26"/>
              </w:rPr>
              <w:pPrChange w:id="1361" w:author="HIKARI" w:date="2019-11-08T22:29:00Z">
                <w:pPr/>
              </w:pPrChange>
            </w:pPr>
            <w:ins w:id="1362" w:author="HIKARI" w:date="2019-11-08T21:27:00Z">
              <w:r w:rsidRPr="00EE5847">
                <w:rPr>
                  <w:rFonts w:eastAsia="Times New Roman"/>
                  <w:b w:val="0"/>
                  <w:szCs w:val="26"/>
                </w:rPr>
                <w:t>string name</w:t>
              </w:r>
            </w:ins>
          </w:p>
        </w:tc>
        <w:tc>
          <w:tcPr>
            <w:tcW w:w="1141" w:type="dxa"/>
            <w:shd w:val="clear" w:color="auto" w:fill="auto"/>
            <w:noWrap/>
            <w:tcPrChange w:id="1363" w:author="HIKARI" w:date="2019-11-08T23:08:00Z">
              <w:tcPr>
                <w:tcW w:w="1141" w:type="dxa"/>
                <w:shd w:val="clear" w:color="auto" w:fill="auto"/>
                <w:noWrap/>
                <w:vAlign w:val="bottom"/>
              </w:tcPr>
            </w:tcPrChange>
          </w:tcPr>
          <w:p w14:paraId="1373CAEB" w14:textId="77777777" w:rsidR="00E71640" w:rsidRDefault="00E71640">
            <w:pPr>
              <w:spacing w:beforeLines="60" w:before="144" w:afterLines="60" w:after="144"/>
              <w:rPr>
                <w:ins w:id="1364" w:author="HIKARI" w:date="2019-11-08T21:27:00Z"/>
                <w:rFonts w:eastAsia="Times New Roman"/>
                <w:bCs/>
                <w:szCs w:val="26"/>
              </w:rPr>
              <w:pPrChange w:id="1365" w:author="HIKARI" w:date="2019-11-08T22:29:00Z">
                <w:pPr/>
              </w:pPrChange>
            </w:pPr>
          </w:p>
        </w:tc>
        <w:tc>
          <w:tcPr>
            <w:tcW w:w="3504" w:type="dxa"/>
            <w:tcPrChange w:id="1366" w:author="HIKARI" w:date="2019-11-08T23:08:00Z">
              <w:tcPr>
                <w:tcW w:w="3234" w:type="dxa"/>
              </w:tcPr>
            </w:tcPrChange>
          </w:tcPr>
          <w:p w14:paraId="5C3C5FCD" w14:textId="1FAABAD0" w:rsidR="00E71640" w:rsidRPr="00BF39C8" w:rsidRDefault="001723A1" w:rsidP="0090526D">
            <w:pPr>
              <w:spacing w:beforeLines="60" w:before="144" w:afterLines="60" w:after="144"/>
              <w:jc w:val="both"/>
              <w:rPr>
                <w:ins w:id="1367" w:author="HIKARI" w:date="2019-11-08T21:27:00Z"/>
                <w:rFonts w:eastAsia="Times New Roman"/>
                <w:b w:val="0"/>
                <w:szCs w:val="26"/>
                <w:rPrChange w:id="1368" w:author="HIKARI" w:date="2019-11-08T22:45:00Z">
                  <w:rPr>
                    <w:ins w:id="1369" w:author="HIKARI" w:date="2019-11-08T21:27:00Z"/>
                    <w:rFonts w:eastAsia="Times New Roman"/>
                    <w:bCs/>
                    <w:szCs w:val="26"/>
                  </w:rPr>
                </w:rPrChange>
              </w:rPr>
              <w:pPrChange w:id="1370" w:author="HIKARI" w:date="2019-11-10T17:23:00Z">
                <w:pPr>
                  <w:spacing w:before="120"/>
                </w:pPr>
              </w:pPrChange>
            </w:pPr>
            <w:ins w:id="1371" w:author="HIKARI" w:date="2019-11-08T22:41:00Z">
              <w:r w:rsidRPr="00BF39C8">
                <w:rPr>
                  <w:rFonts w:eastAsia="Times New Roman"/>
                  <w:b w:val="0"/>
                  <w:szCs w:val="26"/>
                  <w:rPrChange w:id="1372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Layer </w:t>
              </w:r>
              <w:proofErr w:type="spellStart"/>
              <w:r w:rsidRPr="00BF39C8">
                <w:rPr>
                  <w:rFonts w:eastAsia="Times New Roman"/>
                  <w:b w:val="0"/>
                  <w:szCs w:val="26"/>
                  <w:rPrChange w:id="1373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nền</w:t>
              </w:r>
              <w:proofErr w:type="spellEnd"/>
              <w:r w:rsidRPr="00BF39C8">
                <w:rPr>
                  <w:rFonts w:eastAsia="Times New Roman"/>
                  <w:b w:val="0"/>
                  <w:szCs w:val="26"/>
                  <w:rPrChange w:id="1374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,</w:t>
              </w:r>
            </w:ins>
            <w:ins w:id="1375" w:author="HIKARI" w:date="2019-11-08T22:51:00Z">
              <w:r w:rsidR="002538A2" w:rsidRPr="00E24C10">
                <w:rPr>
                  <w:b w:val="0"/>
                  <w:bCs/>
                </w:rPr>
                <w:t xml:space="preserve"> </w:t>
              </w:r>
              <w:proofErr w:type="spellStart"/>
              <w:r w:rsidR="002538A2" w:rsidRPr="00E24C10">
                <w:rPr>
                  <w:b w:val="0"/>
                  <w:bCs/>
                </w:rPr>
                <w:t>là</w:t>
              </w:r>
              <w:proofErr w:type="spellEnd"/>
              <w:r w:rsidR="002538A2" w:rsidRPr="00E24C10">
                <w:rPr>
                  <w:b w:val="0"/>
                  <w:bCs/>
                </w:rPr>
                <w:t xml:space="preserve"> </w:t>
              </w:r>
              <w:proofErr w:type="spellStart"/>
              <w:r w:rsidR="002538A2" w:rsidRPr="00E24C10">
                <w:rPr>
                  <w:b w:val="0"/>
                  <w:bCs/>
                </w:rPr>
                <w:t>dạng</w:t>
              </w:r>
              <w:proofErr w:type="spellEnd"/>
              <w:r w:rsidR="002538A2" w:rsidRPr="00E24C10">
                <w:rPr>
                  <w:b w:val="0"/>
                  <w:bCs/>
                </w:rPr>
                <w:t xml:space="preserve"> </w:t>
              </w:r>
              <w:proofErr w:type="spellStart"/>
              <w:r w:rsidR="002538A2" w:rsidRPr="00E24C10">
                <w:rPr>
                  <w:b w:val="0"/>
                  <w:bCs/>
                </w:rPr>
                <w:t>chung</w:t>
              </w:r>
              <w:proofErr w:type="spellEnd"/>
              <w:r w:rsidR="002538A2" w:rsidRPr="00E24C10">
                <w:rPr>
                  <w:b w:val="0"/>
                  <w:bCs/>
                </w:rPr>
                <w:t xml:space="preserve"> </w:t>
              </w:r>
              <w:proofErr w:type="spellStart"/>
              <w:r w:rsidR="002538A2" w:rsidRPr="00E24C10">
                <w:rPr>
                  <w:b w:val="0"/>
                  <w:bCs/>
                </w:rPr>
                <w:t>tất</w:t>
              </w:r>
              <w:proofErr w:type="spellEnd"/>
              <w:r w:rsidR="002538A2" w:rsidRPr="00E24C10">
                <w:rPr>
                  <w:b w:val="0"/>
                  <w:bCs/>
                </w:rPr>
                <w:t xml:space="preserve"> </w:t>
              </w:r>
              <w:proofErr w:type="spellStart"/>
              <w:r w:rsidR="002538A2" w:rsidRPr="00E24C10">
                <w:rPr>
                  <w:b w:val="0"/>
                  <w:bCs/>
                </w:rPr>
                <w:t>cả</w:t>
              </w:r>
              <w:proofErr w:type="spellEnd"/>
              <w:r w:rsidR="002538A2" w:rsidRPr="00E24C10">
                <w:rPr>
                  <w:b w:val="0"/>
                  <w:bCs/>
                </w:rPr>
                <w:t xml:space="preserve"> </w:t>
              </w:r>
              <w:proofErr w:type="spellStart"/>
              <w:r w:rsidR="002538A2" w:rsidRPr="00E24C10">
                <w:rPr>
                  <w:b w:val="0"/>
                  <w:bCs/>
                </w:rPr>
                <w:t>các</w:t>
              </w:r>
              <w:proofErr w:type="spellEnd"/>
              <w:r w:rsidR="002538A2" w:rsidRPr="00E24C10">
                <w:rPr>
                  <w:b w:val="0"/>
                  <w:bCs/>
                </w:rPr>
                <w:t xml:space="preserve"> Layers </w:t>
              </w:r>
              <w:proofErr w:type="spellStart"/>
              <w:r w:rsidR="002538A2" w:rsidRPr="00E24C10">
                <w:rPr>
                  <w:b w:val="0"/>
                  <w:bCs/>
                </w:rPr>
                <w:t>trong</w:t>
              </w:r>
              <w:proofErr w:type="spellEnd"/>
              <w:r w:rsidR="002538A2" w:rsidRPr="00E24C10">
                <w:rPr>
                  <w:b w:val="0"/>
                  <w:bCs/>
                </w:rPr>
                <w:t xml:space="preserve"> </w:t>
              </w:r>
              <w:proofErr w:type="spellStart"/>
              <w:r w:rsidR="002538A2" w:rsidRPr="00E24C10">
                <w:rPr>
                  <w:b w:val="0"/>
                  <w:bCs/>
                </w:rPr>
                <w:t>mô</w:t>
              </w:r>
              <w:proofErr w:type="spellEnd"/>
              <w:r w:rsidR="002538A2" w:rsidRPr="00E24C10">
                <w:rPr>
                  <w:b w:val="0"/>
                  <w:bCs/>
                </w:rPr>
                <w:t xml:space="preserve"> </w:t>
              </w:r>
              <w:proofErr w:type="spellStart"/>
              <w:r w:rsidR="002538A2" w:rsidRPr="00E24C10">
                <w:rPr>
                  <w:b w:val="0"/>
                  <w:bCs/>
                </w:rPr>
                <w:t>hình</w:t>
              </w:r>
              <w:proofErr w:type="spellEnd"/>
              <w:r w:rsidR="002538A2" w:rsidRPr="00E24C10">
                <w:rPr>
                  <w:b w:val="0"/>
                  <w:bCs/>
                </w:rPr>
                <w:t xml:space="preserve"> TensorFlow</w:t>
              </w:r>
              <w:r w:rsidR="002538A2">
                <w:rPr>
                  <w:b w:val="0"/>
                  <w:bCs/>
                </w:rPr>
                <w:t>,</w:t>
              </w:r>
            </w:ins>
            <w:ins w:id="1376" w:author="HIKARI" w:date="2019-11-08T22:43:00Z">
              <w:r w:rsidR="00BF39C8" w:rsidRPr="00BF39C8">
                <w:rPr>
                  <w:rFonts w:eastAsia="Times New Roman"/>
                  <w:b w:val="0"/>
                  <w:szCs w:val="26"/>
                  <w:rPrChange w:id="1377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378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nơi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379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380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thực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381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382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thi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383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384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các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385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386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phép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387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388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toán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389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390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cơ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391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392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bản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393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394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trên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395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396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mạng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397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398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như</w:t>
              </w:r>
            </w:ins>
            <w:proofErr w:type="spellEnd"/>
            <w:ins w:id="1399" w:author="HIKARI" w:date="2019-11-08T22:44:00Z">
              <w:r w:rsidR="00BF39C8" w:rsidRPr="00BF39C8">
                <w:rPr>
                  <w:rFonts w:eastAsia="Times New Roman"/>
                  <w:b w:val="0"/>
                  <w:szCs w:val="26"/>
                  <w:rPrChange w:id="1400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401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tích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402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403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chập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404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,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405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định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406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407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mức</w:t>
              </w:r>
              <w:proofErr w:type="spellEnd"/>
              <w:r w:rsidR="00BF39C8" w:rsidRPr="00BF39C8">
                <w:rPr>
                  <w:rFonts w:eastAsia="Times New Roman"/>
                  <w:b w:val="0"/>
                  <w:szCs w:val="26"/>
                  <w:rPrChange w:id="1408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 </w:t>
              </w:r>
              <w:proofErr w:type="spellStart"/>
              <w:r w:rsidR="00BF39C8" w:rsidRPr="00BF39C8">
                <w:rPr>
                  <w:rFonts w:eastAsia="Times New Roman"/>
                  <w:b w:val="0"/>
                  <w:szCs w:val="26"/>
                  <w:rPrChange w:id="1409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>lô</w:t>
              </w:r>
            </w:ins>
            <w:proofErr w:type="spellEnd"/>
            <w:ins w:id="1410" w:author="HIKARI" w:date="2019-11-08T22:45:00Z">
              <w:r w:rsidR="00BF39C8" w:rsidRPr="00BF39C8">
                <w:rPr>
                  <w:rFonts w:eastAsia="Times New Roman"/>
                  <w:b w:val="0"/>
                  <w:szCs w:val="26"/>
                  <w:rPrChange w:id="1411" w:author="HIKARI" w:date="2019-11-08T22:45:00Z">
                    <w:rPr>
                      <w:rFonts w:eastAsia="Times New Roman"/>
                      <w:bCs/>
                      <w:szCs w:val="26"/>
                    </w:rPr>
                  </w:rPrChange>
                </w:rPr>
                <w:t xml:space="preserve">, </w:t>
              </w:r>
            </w:ins>
            <w:ins w:id="1412" w:author="HIKARI" w:date="2019-11-08T22:51:00Z">
              <w:r w:rsidR="002538A2">
                <w:rPr>
                  <w:rFonts w:eastAsia="Times New Roman"/>
                  <w:b w:val="0"/>
                  <w:szCs w:val="26"/>
                </w:rPr>
                <w:t>…</w:t>
              </w:r>
            </w:ins>
          </w:p>
        </w:tc>
      </w:tr>
      <w:tr w:rsidR="00E71640" w:rsidRPr="00EE5847" w14:paraId="2108DE5F" w14:textId="366230CB" w:rsidTr="000A1F2E">
        <w:trPr>
          <w:trHeight w:val="288"/>
          <w:trPrChange w:id="1413" w:author="HIKARI" w:date="2019-11-08T23:08:00Z">
            <w:trPr>
              <w:trHeight w:val="288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414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06ACB9C3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15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Conv2D</w:t>
            </w:r>
          </w:p>
        </w:tc>
        <w:tc>
          <w:tcPr>
            <w:tcW w:w="3825" w:type="dxa"/>
            <w:shd w:val="clear" w:color="auto" w:fill="auto"/>
            <w:noWrap/>
            <w:hideMark/>
            <w:tcPrChange w:id="1416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2B5F2AFC" w14:textId="1D615E80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17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 xml:space="preserve">int filters, </w:t>
            </w:r>
            <w:proofErr w:type="gramStart"/>
            <w:r w:rsidRPr="00EE5847">
              <w:rPr>
                <w:rFonts w:eastAsia="Times New Roman"/>
                <w:b w:val="0"/>
                <w:szCs w:val="26"/>
              </w:rPr>
              <w:t>int[</w:t>
            </w:r>
            <w:proofErr w:type="gramEnd"/>
            <w:r w:rsidRPr="00EE5847">
              <w:rPr>
                <w:rFonts w:eastAsia="Times New Roman"/>
                <w:b w:val="0"/>
                <w:szCs w:val="26"/>
              </w:rPr>
              <w:t xml:space="preserve">] </w:t>
            </w:r>
            <w:proofErr w:type="spellStart"/>
            <w:r w:rsidRPr="00EE5847">
              <w:rPr>
                <w:rFonts w:eastAsia="Times New Roman"/>
                <w:b w:val="0"/>
                <w:szCs w:val="26"/>
              </w:rPr>
              <w:t>kernel_size</w:t>
            </w:r>
            <w:proofErr w:type="spellEnd"/>
            <w:r w:rsidRPr="00EE5847">
              <w:rPr>
                <w:rFonts w:eastAsia="Times New Roman"/>
                <w:b w:val="0"/>
                <w:szCs w:val="26"/>
              </w:rPr>
              <w:t xml:space="preserve">, </w:t>
            </w:r>
            <w:r>
              <w:rPr>
                <w:rFonts w:eastAsia="Times New Roman"/>
                <w:b w:val="0"/>
                <w:szCs w:val="26"/>
              </w:rPr>
              <w:t>string</w:t>
            </w:r>
            <w:r w:rsidRPr="00EE5847">
              <w:rPr>
                <w:rFonts w:eastAsia="Times New Roman"/>
                <w:b w:val="0"/>
                <w:szCs w:val="26"/>
              </w:rPr>
              <w:t xml:space="preserve"> Activation</w:t>
            </w:r>
          </w:p>
        </w:tc>
        <w:tc>
          <w:tcPr>
            <w:tcW w:w="1141" w:type="dxa"/>
            <w:shd w:val="clear" w:color="auto" w:fill="auto"/>
            <w:noWrap/>
            <w:hideMark/>
            <w:tcPrChange w:id="1418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7D00C169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19" w:author="HIKARI" w:date="2019-11-08T22:29:00Z">
                <w:pPr/>
              </w:pPrChange>
            </w:pPr>
            <w:commentRangeStart w:id="1420"/>
            <w:r w:rsidRPr="00EE5847">
              <w:rPr>
                <w:rFonts w:eastAsia="Times New Roman"/>
                <w:b w:val="0"/>
                <w:szCs w:val="26"/>
              </w:rPr>
              <w:t>Layer</w:t>
            </w:r>
            <w:commentRangeEnd w:id="1420"/>
            <w:r>
              <w:rPr>
                <w:rStyle w:val="CommentReference"/>
              </w:rPr>
              <w:commentReference w:id="1420"/>
            </w:r>
          </w:p>
        </w:tc>
        <w:tc>
          <w:tcPr>
            <w:tcW w:w="3504" w:type="dxa"/>
            <w:tcPrChange w:id="1421" w:author="HIKARI" w:date="2019-11-08T23:08:00Z">
              <w:tcPr>
                <w:tcW w:w="3234" w:type="dxa"/>
              </w:tcPr>
            </w:tcPrChange>
          </w:tcPr>
          <w:p w14:paraId="6FF6B0B6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22" w:author="HIKARI" w:date="2019-11-08T22:29:00Z">
                <w:pPr>
                  <w:spacing w:before="120"/>
                </w:pPr>
              </w:pPrChange>
            </w:pPr>
          </w:p>
        </w:tc>
      </w:tr>
      <w:tr w:rsidR="00E71640" w:rsidRPr="00EE5847" w14:paraId="1A574D3B" w14:textId="65E63591" w:rsidTr="000A1F2E">
        <w:trPr>
          <w:trHeight w:val="288"/>
          <w:trPrChange w:id="1423" w:author="HIKARI" w:date="2019-11-08T23:08:00Z">
            <w:trPr>
              <w:trHeight w:val="288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424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6C47947D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25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lastRenderedPageBreak/>
              <w:t>Activation</w:t>
            </w:r>
          </w:p>
        </w:tc>
        <w:tc>
          <w:tcPr>
            <w:tcW w:w="3825" w:type="dxa"/>
            <w:shd w:val="clear" w:color="auto" w:fill="auto"/>
            <w:noWrap/>
            <w:hideMark/>
            <w:tcPrChange w:id="1426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11185F2C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27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string activation</w:t>
            </w:r>
          </w:p>
        </w:tc>
        <w:tc>
          <w:tcPr>
            <w:tcW w:w="1141" w:type="dxa"/>
            <w:shd w:val="clear" w:color="auto" w:fill="auto"/>
            <w:noWrap/>
            <w:hideMark/>
            <w:tcPrChange w:id="1428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6F07D3DA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29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430" w:author="HIKARI" w:date="2019-11-08T23:08:00Z">
              <w:tcPr>
                <w:tcW w:w="3234" w:type="dxa"/>
              </w:tcPr>
            </w:tcPrChange>
          </w:tcPr>
          <w:p w14:paraId="4BA1FAD4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31" w:author="HIKARI" w:date="2019-11-08T22:29:00Z">
                <w:pPr>
                  <w:spacing w:before="120"/>
                </w:pPr>
              </w:pPrChange>
            </w:pPr>
          </w:p>
        </w:tc>
      </w:tr>
      <w:tr w:rsidR="00E71640" w:rsidRPr="00EE5847" w14:paraId="10C431EB" w14:textId="20207A39" w:rsidTr="000A1F2E">
        <w:trPr>
          <w:trHeight w:val="57"/>
          <w:trPrChange w:id="1432" w:author="HIKARI" w:date="2019-11-08T23:08:00Z">
            <w:trPr>
              <w:trHeight w:val="57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433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223A8DCD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34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Add</w:t>
            </w:r>
          </w:p>
        </w:tc>
        <w:tc>
          <w:tcPr>
            <w:tcW w:w="3825" w:type="dxa"/>
            <w:shd w:val="clear" w:color="auto" w:fill="auto"/>
            <w:noWrap/>
            <w:hideMark/>
            <w:tcPrChange w:id="1435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3B5EC23F" w14:textId="0ED8838E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36" w:author="HIKARI" w:date="2019-11-08T22:29:00Z">
                <w:pPr/>
              </w:pPrChange>
            </w:pPr>
          </w:p>
        </w:tc>
        <w:tc>
          <w:tcPr>
            <w:tcW w:w="1141" w:type="dxa"/>
            <w:shd w:val="clear" w:color="auto" w:fill="auto"/>
            <w:noWrap/>
            <w:hideMark/>
            <w:tcPrChange w:id="1437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3D4EBD62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38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439" w:author="HIKARI" w:date="2019-11-08T23:08:00Z">
              <w:tcPr>
                <w:tcW w:w="3234" w:type="dxa"/>
              </w:tcPr>
            </w:tcPrChange>
          </w:tcPr>
          <w:p w14:paraId="18FDA311" w14:textId="7B587D93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40" w:author="HIKARI" w:date="2019-11-08T22:29:00Z">
                <w:pPr>
                  <w:spacing w:before="120"/>
                </w:pPr>
              </w:pPrChange>
            </w:pPr>
            <w:proofErr w:type="spellStart"/>
            <w:r>
              <w:rPr>
                <w:rFonts w:eastAsia="Times New Roman"/>
                <w:b w:val="0"/>
                <w:szCs w:val="26"/>
              </w:rPr>
              <w:t>Đầu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vào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có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ít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nhất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2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phần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tử</w:t>
            </w:r>
            <w:proofErr w:type="spellEnd"/>
          </w:p>
        </w:tc>
      </w:tr>
      <w:tr w:rsidR="00E71640" w:rsidRPr="00EE5847" w14:paraId="3107105F" w14:textId="55658C28" w:rsidTr="000A1F2E">
        <w:trPr>
          <w:trHeight w:val="288"/>
          <w:trPrChange w:id="1441" w:author="HIKARI" w:date="2019-11-08T23:08:00Z">
            <w:trPr>
              <w:trHeight w:val="288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442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51BBCBA1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43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Average</w:t>
            </w:r>
          </w:p>
        </w:tc>
        <w:tc>
          <w:tcPr>
            <w:tcW w:w="3825" w:type="dxa"/>
            <w:shd w:val="clear" w:color="auto" w:fill="auto"/>
            <w:noWrap/>
            <w:hideMark/>
            <w:tcPrChange w:id="1444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2C7FAF5D" w14:textId="36345162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45" w:author="HIKARI" w:date="2019-11-08T22:29:00Z">
                <w:pPr/>
              </w:pPrChange>
            </w:pPr>
          </w:p>
        </w:tc>
        <w:tc>
          <w:tcPr>
            <w:tcW w:w="1141" w:type="dxa"/>
            <w:shd w:val="clear" w:color="auto" w:fill="auto"/>
            <w:noWrap/>
            <w:hideMark/>
            <w:tcPrChange w:id="1446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39774E63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47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448" w:author="HIKARI" w:date="2019-11-08T23:08:00Z">
              <w:tcPr>
                <w:tcW w:w="3234" w:type="dxa"/>
              </w:tcPr>
            </w:tcPrChange>
          </w:tcPr>
          <w:p w14:paraId="33BEB139" w14:textId="5B2AEC63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49" w:author="HIKARI" w:date="2019-11-08T22:29:00Z">
                <w:pPr>
                  <w:spacing w:before="120"/>
                  <w:jc w:val="center"/>
                </w:pPr>
              </w:pPrChange>
            </w:pPr>
            <w:proofErr w:type="spellStart"/>
            <w:r>
              <w:rPr>
                <w:rFonts w:eastAsia="Times New Roman"/>
                <w:b w:val="0"/>
                <w:szCs w:val="26"/>
              </w:rPr>
              <w:t>Đầu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vào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có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ít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nhất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2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phần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tử</w:t>
            </w:r>
            <w:proofErr w:type="spellEnd"/>
          </w:p>
        </w:tc>
      </w:tr>
      <w:tr w:rsidR="00E71640" w:rsidRPr="00EE5847" w14:paraId="11C24CA6" w14:textId="35A1B79E" w:rsidTr="000A1F2E">
        <w:trPr>
          <w:trHeight w:val="288"/>
          <w:trPrChange w:id="1450" w:author="HIKARI" w:date="2019-11-08T23:08:00Z">
            <w:trPr>
              <w:trHeight w:val="288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451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770BCF45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52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AvgPool2D</w:t>
            </w:r>
          </w:p>
        </w:tc>
        <w:tc>
          <w:tcPr>
            <w:tcW w:w="3825" w:type="dxa"/>
            <w:shd w:val="clear" w:color="auto" w:fill="auto"/>
            <w:noWrap/>
            <w:hideMark/>
            <w:tcPrChange w:id="1453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1B1B8434" w14:textId="0E683BEF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54" w:author="HIKARI" w:date="2019-11-08T22:29:00Z">
                <w:pPr/>
              </w:pPrChange>
            </w:pPr>
            <w:proofErr w:type="gramStart"/>
            <w:r w:rsidRPr="00EE5847">
              <w:rPr>
                <w:rFonts w:eastAsia="Times New Roman"/>
                <w:b w:val="0"/>
                <w:szCs w:val="26"/>
              </w:rPr>
              <w:t>int[</w:t>
            </w:r>
            <w:proofErr w:type="gramEnd"/>
            <w:r w:rsidRPr="00EE5847">
              <w:rPr>
                <w:rFonts w:eastAsia="Times New Roman"/>
                <w:b w:val="0"/>
                <w:szCs w:val="26"/>
              </w:rPr>
              <w:t xml:space="preserve">] </w:t>
            </w:r>
            <w:proofErr w:type="spellStart"/>
            <w:r w:rsidRPr="00EE5847">
              <w:rPr>
                <w:rFonts w:eastAsia="Times New Roman"/>
                <w:b w:val="0"/>
                <w:szCs w:val="26"/>
              </w:rPr>
              <w:t>pool_size</w:t>
            </w:r>
            <w:proofErr w:type="spellEnd"/>
            <w:r w:rsidRPr="00EE5847">
              <w:rPr>
                <w:rFonts w:eastAsia="Times New Roman"/>
                <w:b w:val="0"/>
                <w:szCs w:val="26"/>
              </w:rPr>
              <w:t xml:space="preserve">, int[] strides, string padding, string </w:t>
            </w:r>
            <w:proofErr w:type="spellStart"/>
            <w:r w:rsidRPr="00EE5847">
              <w:rPr>
                <w:rFonts w:eastAsia="Times New Roman"/>
                <w:b w:val="0"/>
                <w:szCs w:val="26"/>
              </w:rPr>
              <w:t>data_format</w:t>
            </w:r>
            <w:proofErr w:type="spellEnd"/>
          </w:p>
        </w:tc>
        <w:tc>
          <w:tcPr>
            <w:tcW w:w="1141" w:type="dxa"/>
            <w:shd w:val="clear" w:color="auto" w:fill="auto"/>
            <w:noWrap/>
            <w:hideMark/>
            <w:tcPrChange w:id="1455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09AB755E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56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457" w:author="HIKARI" w:date="2019-11-08T23:08:00Z">
              <w:tcPr>
                <w:tcW w:w="3234" w:type="dxa"/>
              </w:tcPr>
            </w:tcPrChange>
          </w:tcPr>
          <w:p w14:paraId="180DEF0F" w14:textId="777194B9" w:rsidR="00E71640" w:rsidRPr="00EE5847" w:rsidRDefault="00E71640" w:rsidP="0090526D">
            <w:pPr>
              <w:spacing w:beforeLines="60" w:before="144" w:afterLines="60" w:after="144"/>
              <w:jc w:val="both"/>
              <w:rPr>
                <w:rFonts w:eastAsia="Times New Roman"/>
                <w:b w:val="0"/>
                <w:szCs w:val="26"/>
              </w:rPr>
              <w:pPrChange w:id="1458" w:author="HIKARI" w:date="2019-11-10T17:23:00Z">
                <w:pPr>
                  <w:spacing w:before="120"/>
                </w:pPr>
              </w:pPrChange>
            </w:pPr>
            <w:proofErr w:type="spellStart"/>
            <w:r>
              <w:rPr>
                <w:rFonts w:eastAsia="Times New Roman"/>
                <w:b w:val="0"/>
                <w:szCs w:val="26"/>
              </w:rPr>
              <w:t>Nếu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input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truyền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vào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strides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là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null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thì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strides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sẽ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tự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động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lấy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giá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trị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từ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pool_size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gán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cho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chính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nó</w:t>
            </w:r>
            <w:proofErr w:type="spellEnd"/>
          </w:p>
        </w:tc>
      </w:tr>
      <w:tr w:rsidR="00E71640" w:rsidRPr="00EE5847" w14:paraId="22F0524A" w14:textId="6998D0F0" w:rsidTr="000A1F2E">
        <w:trPr>
          <w:trHeight w:val="288"/>
          <w:trPrChange w:id="1459" w:author="HIKARI" w:date="2019-11-08T23:08:00Z">
            <w:trPr>
              <w:trHeight w:val="288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460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66034A4E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61" w:author="HIKARI" w:date="2019-11-08T22:29:00Z">
                <w:pPr/>
              </w:pPrChange>
            </w:pPr>
            <w:proofErr w:type="spellStart"/>
            <w:r w:rsidRPr="00EE5847">
              <w:rPr>
                <w:rFonts w:eastAsia="Times New Roman"/>
                <w:b w:val="0"/>
                <w:szCs w:val="26"/>
              </w:rPr>
              <w:t>BatchNormalization</w:t>
            </w:r>
            <w:proofErr w:type="spellEnd"/>
          </w:p>
        </w:tc>
        <w:tc>
          <w:tcPr>
            <w:tcW w:w="3825" w:type="dxa"/>
            <w:shd w:val="clear" w:color="auto" w:fill="auto"/>
            <w:noWrap/>
            <w:hideMark/>
            <w:tcPrChange w:id="1462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27466F8C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63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int axis, float epsilon, bool center, bool scale</w:t>
            </w:r>
          </w:p>
        </w:tc>
        <w:tc>
          <w:tcPr>
            <w:tcW w:w="1141" w:type="dxa"/>
            <w:shd w:val="clear" w:color="auto" w:fill="auto"/>
            <w:noWrap/>
            <w:hideMark/>
            <w:tcPrChange w:id="1464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54322633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65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466" w:author="HIKARI" w:date="2019-11-08T23:08:00Z">
              <w:tcPr>
                <w:tcW w:w="3234" w:type="dxa"/>
              </w:tcPr>
            </w:tcPrChange>
          </w:tcPr>
          <w:p w14:paraId="269473C3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67" w:author="HIKARI" w:date="2019-11-08T22:29:00Z">
                <w:pPr>
                  <w:spacing w:before="120"/>
                </w:pPr>
              </w:pPrChange>
            </w:pPr>
          </w:p>
        </w:tc>
      </w:tr>
      <w:tr w:rsidR="00E71640" w:rsidRPr="00EE5847" w14:paraId="6B9EEF97" w14:textId="2829BAE3" w:rsidTr="000A1F2E">
        <w:trPr>
          <w:trHeight w:val="288"/>
          <w:trPrChange w:id="1468" w:author="HIKARI" w:date="2019-11-08T23:08:00Z">
            <w:trPr>
              <w:trHeight w:val="288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469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7891999A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70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Concatenate</w:t>
            </w:r>
          </w:p>
        </w:tc>
        <w:tc>
          <w:tcPr>
            <w:tcW w:w="3825" w:type="dxa"/>
            <w:shd w:val="clear" w:color="auto" w:fill="auto"/>
            <w:noWrap/>
            <w:hideMark/>
            <w:tcPrChange w:id="1471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04BE960B" w14:textId="0215C57C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72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Int</w:t>
            </w:r>
            <w:r>
              <w:rPr>
                <w:rFonts w:eastAsia="Times New Roman"/>
                <w:b w:val="0"/>
                <w:szCs w:val="26"/>
              </w:rPr>
              <w:t xml:space="preserve"> </w:t>
            </w:r>
            <w:r w:rsidRPr="00EE5847">
              <w:rPr>
                <w:rFonts w:eastAsia="Times New Roman"/>
                <w:b w:val="0"/>
                <w:szCs w:val="26"/>
              </w:rPr>
              <w:t>axis</w:t>
            </w:r>
          </w:p>
        </w:tc>
        <w:tc>
          <w:tcPr>
            <w:tcW w:w="1141" w:type="dxa"/>
            <w:shd w:val="clear" w:color="auto" w:fill="auto"/>
            <w:noWrap/>
            <w:hideMark/>
            <w:tcPrChange w:id="1473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1E8EE975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74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475" w:author="HIKARI" w:date="2019-11-08T23:08:00Z">
              <w:tcPr>
                <w:tcW w:w="3234" w:type="dxa"/>
              </w:tcPr>
            </w:tcPrChange>
          </w:tcPr>
          <w:p w14:paraId="63F34F09" w14:textId="269DCA5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76" w:author="HIKARI" w:date="2019-11-08T22:29:00Z">
                <w:pPr>
                  <w:spacing w:before="120"/>
                </w:pPr>
              </w:pPrChange>
            </w:pPr>
            <w:proofErr w:type="spellStart"/>
            <w:r>
              <w:rPr>
                <w:rFonts w:eastAsia="Times New Roman"/>
                <w:b w:val="0"/>
                <w:szCs w:val="26"/>
              </w:rPr>
              <w:t>Thuộc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tính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axis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có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thể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null</w:t>
            </w:r>
          </w:p>
        </w:tc>
      </w:tr>
      <w:tr w:rsidR="00E71640" w:rsidRPr="00EE5847" w14:paraId="09396F77" w14:textId="082BEB6F" w:rsidTr="000A1F2E">
        <w:trPr>
          <w:trHeight w:val="274"/>
          <w:trPrChange w:id="1477" w:author="HIKARI" w:date="2019-11-08T23:08:00Z">
            <w:trPr>
              <w:trHeight w:val="274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478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4B5A55A3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79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Dense</w:t>
            </w:r>
          </w:p>
        </w:tc>
        <w:tc>
          <w:tcPr>
            <w:tcW w:w="3825" w:type="dxa"/>
            <w:shd w:val="clear" w:color="auto" w:fill="auto"/>
            <w:noWrap/>
            <w:hideMark/>
            <w:tcPrChange w:id="1480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639429B3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81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positive int units, string activation</w:t>
            </w:r>
          </w:p>
        </w:tc>
        <w:tc>
          <w:tcPr>
            <w:tcW w:w="1141" w:type="dxa"/>
            <w:shd w:val="clear" w:color="auto" w:fill="auto"/>
            <w:noWrap/>
            <w:hideMark/>
            <w:tcPrChange w:id="1482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4610AFEA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83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484" w:author="HIKARI" w:date="2019-11-08T23:08:00Z">
              <w:tcPr>
                <w:tcW w:w="3234" w:type="dxa"/>
              </w:tcPr>
            </w:tcPrChange>
          </w:tcPr>
          <w:p w14:paraId="17F3A8AA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85" w:author="HIKARI" w:date="2019-11-08T22:29:00Z">
                <w:pPr>
                  <w:spacing w:before="120"/>
                </w:pPr>
              </w:pPrChange>
            </w:pPr>
          </w:p>
        </w:tc>
      </w:tr>
      <w:tr w:rsidR="00E71640" w:rsidRPr="00EE5847" w14:paraId="50E7B4F5" w14:textId="799A4318" w:rsidTr="000A1F2E">
        <w:trPr>
          <w:trHeight w:val="288"/>
          <w:trPrChange w:id="1486" w:author="HIKARI" w:date="2019-11-08T23:08:00Z">
            <w:trPr>
              <w:trHeight w:val="288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487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7B75D855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88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Dropout</w:t>
            </w:r>
          </w:p>
        </w:tc>
        <w:tc>
          <w:tcPr>
            <w:tcW w:w="3825" w:type="dxa"/>
            <w:shd w:val="clear" w:color="auto" w:fill="auto"/>
            <w:noWrap/>
            <w:hideMark/>
            <w:tcPrChange w:id="1489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72F9263E" w14:textId="228466F1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90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float rate</w:t>
            </w:r>
            <w:r>
              <w:rPr>
                <w:rFonts w:eastAsia="Times New Roman"/>
                <w:b w:val="0"/>
                <w:szCs w:val="26"/>
              </w:rPr>
              <w:t xml:space="preserve"> </w:t>
            </w:r>
            <w:r w:rsidRPr="00EE5847">
              <w:rPr>
                <w:rFonts w:eastAsia="Times New Roman"/>
                <w:b w:val="0"/>
                <w:szCs w:val="26"/>
              </w:rPr>
              <w:t xml:space="preserve">int </w:t>
            </w:r>
            <w:proofErr w:type="spellStart"/>
            <w:r w:rsidRPr="00EE5847">
              <w:rPr>
                <w:rFonts w:eastAsia="Times New Roman"/>
                <w:b w:val="0"/>
                <w:szCs w:val="26"/>
              </w:rPr>
              <w:t>noise_shape</w:t>
            </w:r>
            <w:proofErr w:type="spellEnd"/>
            <w:r w:rsidRPr="00EE5847">
              <w:rPr>
                <w:rFonts w:eastAsia="Times New Roman"/>
                <w:b w:val="0"/>
                <w:szCs w:val="26"/>
              </w:rPr>
              <w:t>, int</w:t>
            </w:r>
            <w:r>
              <w:rPr>
                <w:rFonts w:eastAsia="Times New Roman"/>
                <w:b w:val="0"/>
                <w:szCs w:val="26"/>
              </w:rPr>
              <w:t xml:space="preserve"> </w:t>
            </w:r>
            <w:r w:rsidRPr="00EE5847">
              <w:rPr>
                <w:rFonts w:eastAsia="Times New Roman"/>
                <w:b w:val="0"/>
                <w:szCs w:val="26"/>
              </w:rPr>
              <w:t>seed</w:t>
            </w:r>
          </w:p>
        </w:tc>
        <w:tc>
          <w:tcPr>
            <w:tcW w:w="1141" w:type="dxa"/>
            <w:shd w:val="clear" w:color="auto" w:fill="auto"/>
            <w:noWrap/>
            <w:hideMark/>
            <w:tcPrChange w:id="1491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5B3D11FB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92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493" w:author="HIKARI" w:date="2019-11-08T23:08:00Z">
              <w:tcPr>
                <w:tcW w:w="3234" w:type="dxa"/>
              </w:tcPr>
            </w:tcPrChange>
          </w:tcPr>
          <w:p w14:paraId="2E0CD88B" w14:textId="25D27179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94" w:author="HIKARI" w:date="2019-11-08T22:29:00Z">
                <w:pPr>
                  <w:spacing w:before="120"/>
                </w:pPr>
              </w:pPrChange>
            </w:pPr>
            <w:r>
              <w:rPr>
                <w:rFonts w:eastAsia="Times New Roman"/>
                <w:b w:val="0"/>
                <w:szCs w:val="26"/>
              </w:rPr>
              <w:t xml:space="preserve">0 &lt; rate </w:t>
            </w:r>
            <w:proofErr w:type="gramStart"/>
            <w:r>
              <w:rPr>
                <w:rFonts w:eastAsia="Times New Roman"/>
                <w:b w:val="0"/>
                <w:szCs w:val="26"/>
              </w:rPr>
              <w:t>&lt; ,</w:t>
            </w:r>
            <w:proofErr w:type="gramEnd"/>
            <w:r>
              <w:rPr>
                <w:rFonts w:eastAsia="Times New Roman"/>
                <w:b w:val="0"/>
                <w:szCs w:val="26"/>
              </w:rPr>
              <w:t xml:space="preserve"> seed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có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thể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null</w:t>
            </w:r>
          </w:p>
        </w:tc>
      </w:tr>
      <w:tr w:rsidR="00E71640" w:rsidRPr="00EE5847" w14:paraId="4E2DC2FD" w14:textId="3DDC2AD5" w:rsidTr="000A1F2E">
        <w:trPr>
          <w:trHeight w:val="288"/>
          <w:trPrChange w:id="1495" w:author="HIKARI" w:date="2019-11-08T23:08:00Z">
            <w:trPr>
              <w:trHeight w:val="288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496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6415EE9F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97" w:author="HIKARI" w:date="2019-11-08T22:29:00Z">
                <w:pPr>
                  <w:spacing w:before="120"/>
                </w:pPr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MaxPool2D</w:t>
            </w:r>
          </w:p>
        </w:tc>
        <w:tc>
          <w:tcPr>
            <w:tcW w:w="3825" w:type="dxa"/>
            <w:shd w:val="clear" w:color="auto" w:fill="auto"/>
            <w:noWrap/>
            <w:hideMark/>
            <w:tcPrChange w:id="1498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38703EE0" w14:textId="4FCFE882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499" w:author="HIKARI" w:date="2019-11-08T22:29:00Z">
                <w:pPr>
                  <w:spacing w:before="120"/>
                </w:pPr>
              </w:pPrChange>
            </w:pPr>
            <w:proofErr w:type="gramStart"/>
            <w:r w:rsidRPr="00EE5847">
              <w:rPr>
                <w:rFonts w:eastAsia="Times New Roman"/>
                <w:b w:val="0"/>
                <w:szCs w:val="26"/>
              </w:rPr>
              <w:t>int[</w:t>
            </w:r>
            <w:proofErr w:type="gramEnd"/>
            <w:r w:rsidRPr="00EE5847">
              <w:rPr>
                <w:rFonts w:eastAsia="Times New Roman"/>
                <w:b w:val="0"/>
                <w:szCs w:val="26"/>
              </w:rPr>
              <w:t xml:space="preserve">] </w:t>
            </w:r>
            <w:proofErr w:type="spellStart"/>
            <w:r w:rsidRPr="00EE5847">
              <w:rPr>
                <w:rFonts w:eastAsia="Times New Roman"/>
                <w:b w:val="0"/>
                <w:szCs w:val="26"/>
              </w:rPr>
              <w:t>pool_size</w:t>
            </w:r>
            <w:proofErr w:type="spellEnd"/>
            <w:r w:rsidRPr="00EE5847">
              <w:rPr>
                <w:rFonts w:eastAsia="Times New Roman"/>
                <w:b w:val="0"/>
                <w:szCs w:val="26"/>
              </w:rPr>
              <w:t xml:space="preserve">, int[] strides, </w:t>
            </w:r>
            <w:proofErr w:type="spellStart"/>
            <w:r w:rsidRPr="00EE5847">
              <w:rPr>
                <w:rFonts w:eastAsia="Times New Roman"/>
                <w:b w:val="0"/>
                <w:szCs w:val="26"/>
              </w:rPr>
              <w:t>enum</w:t>
            </w:r>
            <w:proofErr w:type="spellEnd"/>
            <w:r w:rsidRPr="00EE5847">
              <w:rPr>
                <w:rFonts w:eastAsia="Times New Roman"/>
                <w:b w:val="0"/>
                <w:szCs w:val="26"/>
              </w:rPr>
              <w:t xml:space="preserve"> padding, string </w:t>
            </w:r>
            <w:proofErr w:type="spellStart"/>
            <w:r w:rsidRPr="00EE5847">
              <w:rPr>
                <w:rFonts w:eastAsia="Times New Roman"/>
                <w:b w:val="0"/>
                <w:szCs w:val="26"/>
              </w:rPr>
              <w:t>data_format</w:t>
            </w:r>
            <w:proofErr w:type="spellEnd"/>
          </w:p>
        </w:tc>
        <w:tc>
          <w:tcPr>
            <w:tcW w:w="1141" w:type="dxa"/>
            <w:shd w:val="clear" w:color="auto" w:fill="auto"/>
            <w:noWrap/>
            <w:hideMark/>
            <w:tcPrChange w:id="1500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4528ED8B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501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502" w:author="HIKARI" w:date="2019-11-08T23:08:00Z">
              <w:tcPr>
                <w:tcW w:w="3234" w:type="dxa"/>
              </w:tcPr>
            </w:tcPrChange>
          </w:tcPr>
          <w:p w14:paraId="4263FB28" w14:textId="17A386A8" w:rsidR="00E71640" w:rsidRPr="00EE5847" w:rsidRDefault="00E71640" w:rsidP="0090526D">
            <w:pPr>
              <w:spacing w:beforeLines="60" w:before="144" w:afterLines="60" w:after="144"/>
              <w:jc w:val="both"/>
              <w:rPr>
                <w:rFonts w:eastAsia="Times New Roman"/>
                <w:b w:val="0"/>
                <w:szCs w:val="26"/>
              </w:rPr>
              <w:pPrChange w:id="1503" w:author="HIKARI" w:date="2019-11-10T17:23:00Z">
                <w:pPr>
                  <w:spacing w:before="120"/>
                  <w:jc w:val="both"/>
                </w:pPr>
              </w:pPrChange>
            </w:pPr>
            <w:proofErr w:type="spellStart"/>
            <w:r>
              <w:rPr>
                <w:rFonts w:eastAsia="Times New Roman"/>
                <w:b w:val="0"/>
                <w:szCs w:val="26"/>
              </w:rPr>
              <w:t>Nếu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input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truyền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vào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strides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là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null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thì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strides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sẽ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tự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động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lấy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giá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trị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từ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pool_size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gán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cho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chính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nó</w:t>
            </w:r>
            <w:proofErr w:type="spellEnd"/>
          </w:p>
        </w:tc>
      </w:tr>
      <w:tr w:rsidR="00E71640" w:rsidRPr="00EE5847" w14:paraId="0436DAA9" w14:textId="10A6F5D7" w:rsidTr="000A1F2E">
        <w:trPr>
          <w:trHeight w:val="288"/>
          <w:trPrChange w:id="1504" w:author="HIKARI" w:date="2019-11-08T23:08:00Z">
            <w:trPr>
              <w:trHeight w:val="288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505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4C9E476A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506" w:author="HIKARI" w:date="2019-11-08T22:29:00Z">
                <w:pPr/>
              </w:pPrChange>
            </w:pPr>
            <w:proofErr w:type="spellStart"/>
            <w:r w:rsidRPr="00EE5847">
              <w:rPr>
                <w:rFonts w:eastAsia="Times New Roman"/>
                <w:b w:val="0"/>
                <w:szCs w:val="26"/>
              </w:rPr>
              <w:t>Softmax</w:t>
            </w:r>
            <w:proofErr w:type="spellEnd"/>
          </w:p>
        </w:tc>
        <w:tc>
          <w:tcPr>
            <w:tcW w:w="3825" w:type="dxa"/>
            <w:shd w:val="clear" w:color="auto" w:fill="auto"/>
            <w:noWrap/>
            <w:hideMark/>
            <w:tcPrChange w:id="1507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6F268FBC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508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int axis</w:t>
            </w:r>
          </w:p>
        </w:tc>
        <w:tc>
          <w:tcPr>
            <w:tcW w:w="1141" w:type="dxa"/>
            <w:shd w:val="clear" w:color="auto" w:fill="auto"/>
            <w:noWrap/>
            <w:hideMark/>
            <w:tcPrChange w:id="1509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35652485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510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511" w:author="HIKARI" w:date="2019-11-08T23:08:00Z">
              <w:tcPr>
                <w:tcW w:w="3234" w:type="dxa"/>
              </w:tcPr>
            </w:tcPrChange>
          </w:tcPr>
          <w:p w14:paraId="7031F771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512" w:author="HIKARI" w:date="2019-11-08T22:29:00Z">
                <w:pPr>
                  <w:spacing w:before="120"/>
                </w:pPr>
              </w:pPrChange>
            </w:pPr>
          </w:p>
        </w:tc>
      </w:tr>
      <w:tr w:rsidR="00E71640" w:rsidRPr="00EE5847" w14:paraId="357FD968" w14:textId="61068FC8" w:rsidTr="000A1F2E">
        <w:trPr>
          <w:trHeight w:val="288"/>
          <w:trPrChange w:id="1513" w:author="HIKARI" w:date="2019-11-08T23:08:00Z">
            <w:trPr>
              <w:trHeight w:val="288"/>
            </w:trPr>
          </w:trPrChange>
        </w:trPr>
        <w:tc>
          <w:tcPr>
            <w:tcW w:w="2325" w:type="dxa"/>
            <w:shd w:val="clear" w:color="auto" w:fill="auto"/>
            <w:noWrap/>
            <w:hideMark/>
            <w:tcPrChange w:id="1514" w:author="HIKARI" w:date="2019-11-08T23:08:00Z">
              <w:tcPr>
                <w:tcW w:w="23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3105EBE9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515" w:author="HIKARI" w:date="2019-11-08T22:29:00Z">
                <w:pPr/>
              </w:pPrChange>
            </w:pPr>
            <w:proofErr w:type="spellStart"/>
            <w:r w:rsidRPr="00EE5847">
              <w:rPr>
                <w:rFonts w:eastAsia="Times New Roman"/>
                <w:b w:val="0"/>
                <w:szCs w:val="26"/>
              </w:rPr>
              <w:t>InputLayer</w:t>
            </w:r>
            <w:proofErr w:type="spellEnd"/>
          </w:p>
        </w:tc>
        <w:tc>
          <w:tcPr>
            <w:tcW w:w="3825" w:type="dxa"/>
            <w:shd w:val="clear" w:color="auto" w:fill="auto"/>
            <w:noWrap/>
            <w:hideMark/>
            <w:tcPrChange w:id="1516" w:author="HIKARI" w:date="2019-11-08T23:08:00Z">
              <w:tcPr>
                <w:tcW w:w="3825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4B380536" w14:textId="1557E582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517" w:author="HIKARI" w:date="2019-11-08T22:29:00Z">
                <w:pPr/>
              </w:pPrChange>
            </w:pPr>
          </w:p>
        </w:tc>
        <w:tc>
          <w:tcPr>
            <w:tcW w:w="1141" w:type="dxa"/>
            <w:shd w:val="clear" w:color="auto" w:fill="auto"/>
            <w:noWrap/>
            <w:hideMark/>
            <w:tcPrChange w:id="1518" w:author="HIKARI" w:date="2019-11-08T23:08:00Z">
              <w:tcPr>
                <w:tcW w:w="1141" w:type="dxa"/>
                <w:shd w:val="clear" w:color="auto" w:fill="auto"/>
                <w:noWrap/>
                <w:vAlign w:val="bottom"/>
                <w:hideMark/>
              </w:tcPr>
            </w:tcPrChange>
          </w:tcPr>
          <w:p w14:paraId="3F2CD1F7" w14:textId="77777777" w:rsidR="00E71640" w:rsidRPr="00EE5847" w:rsidRDefault="00E71640">
            <w:pPr>
              <w:spacing w:beforeLines="60" w:before="144" w:afterLines="60" w:after="144"/>
              <w:rPr>
                <w:rFonts w:eastAsia="Times New Roman"/>
                <w:b w:val="0"/>
                <w:szCs w:val="26"/>
              </w:rPr>
              <w:pPrChange w:id="1519" w:author="HIKARI" w:date="2019-11-08T22:29:00Z">
                <w:pPr/>
              </w:pPrChange>
            </w:pPr>
            <w:r w:rsidRPr="00EE5847">
              <w:rPr>
                <w:rFonts w:eastAsia="Times New Roman"/>
                <w:b w:val="0"/>
                <w:szCs w:val="26"/>
              </w:rPr>
              <w:t>Layer</w:t>
            </w:r>
          </w:p>
        </w:tc>
        <w:tc>
          <w:tcPr>
            <w:tcW w:w="3504" w:type="dxa"/>
            <w:tcPrChange w:id="1520" w:author="HIKARI" w:date="2019-11-08T23:08:00Z">
              <w:tcPr>
                <w:tcW w:w="3234" w:type="dxa"/>
              </w:tcPr>
            </w:tcPrChange>
          </w:tcPr>
          <w:p w14:paraId="53C6CDBD" w14:textId="7248ACD3" w:rsidR="00E71640" w:rsidRPr="00EE5847" w:rsidRDefault="00E71640" w:rsidP="0090526D">
            <w:pPr>
              <w:spacing w:beforeLines="60" w:before="144" w:afterLines="60" w:after="144"/>
              <w:jc w:val="both"/>
              <w:rPr>
                <w:rFonts w:eastAsia="Times New Roman"/>
                <w:b w:val="0"/>
                <w:szCs w:val="26"/>
              </w:rPr>
              <w:pPrChange w:id="1521" w:author="HIKARI" w:date="2019-11-10T17:23:00Z">
                <w:pPr>
                  <w:spacing w:before="120"/>
                </w:pPr>
              </w:pPrChange>
            </w:pPr>
            <w:proofErr w:type="spellStart"/>
            <w:r>
              <w:rPr>
                <w:rFonts w:eastAsia="Times New Roman"/>
                <w:b w:val="0"/>
                <w:szCs w:val="26"/>
              </w:rPr>
              <w:t>Đầu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vào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cho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cả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mạng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thần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kinh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nhân</w:t>
            </w:r>
            <w:proofErr w:type="spellEnd"/>
            <w:r>
              <w:rPr>
                <w:rFonts w:eastAsia="Times New Roman"/>
                <w:b w:val="0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b w:val="0"/>
                <w:szCs w:val="26"/>
              </w:rPr>
              <w:t>tạo</w:t>
            </w:r>
            <w:proofErr w:type="spellEnd"/>
          </w:p>
        </w:tc>
      </w:tr>
    </w:tbl>
    <w:p w14:paraId="2EC3AE23" w14:textId="69083604" w:rsidR="00BF39C8" w:rsidRDefault="00BF39C8" w:rsidP="00DD096E">
      <w:pPr>
        <w:pStyle w:val="Caption"/>
        <w:keepNext/>
        <w:jc w:val="center"/>
        <w:rPr>
          <w:ins w:id="1522" w:author="HIKARI" w:date="2019-11-10T17:32:00Z"/>
          <w:sz w:val="26"/>
          <w:szCs w:val="26"/>
        </w:rPr>
      </w:pPr>
      <w:bookmarkStart w:id="1523" w:name="_Toc24052627"/>
    </w:p>
    <w:p w14:paraId="7B0D20A6" w14:textId="41AA8168" w:rsidR="00FE5C1F" w:rsidRDefault="00FE5C1F" w:rsidP="00FE5C1F">
      <w:pPr>
        <w:rPr>
          <w:ins w:id="1524" w:author="HIKARI" w:date="2019-11-10T17:32:00Z"/>
        </w:rPr>
      </w:pPr>
    </w:p>
    <w:p w14:paraId="45334B6C" w14:textId="2A51EF77" w:rsidR="00FE5C1F" w:rsidRPr="00FE5C1F" w:rsidRDefault="00FE5C1F" w:rsidP="00FE5C1F">
      <w:pPr>
        <w:rPr>
          <w:ins w:id="1525" w:author="HIKARI" w:date="2019-11-08T22:45:00Z"/>
          <w:rPrChange w:id="1526" w:author="HIKARI" w:date="2019-11-10T17:32:00Z">
            <w:rPr>
              <w:ins w:id="1527" w:author="HIKARI" w:date="2019-11-08T22:45:00Z"/>
              <w:sz w:val="20"/>
              <w:szCs w:val="20"/>
            </w:rPr>
          </w:rPrChange>
        </w:rPr>
        <w:pPrChange w:id="1528" w:author="HIKARI" w:date="2019-11-10T17:32:00Z">
          <w:pPr>
            <w:pStyle w:val="Caption"/>
            <w:keepNext/>
            <w:jc w:val="center"/>
          </w:pPr>
        </w:pPrChange>
      </w:pPr>
    </w:p>
    <w:p w14:paraId="73068607" w14:textId="77777777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1529" w:name="_Toc24298372"/>
      <w:proofErr w:type="spellStart"/>
      <w:r w:rsidRPr="00DD096E">
        <w:rPr>
          <w:sz w:val="20"/>
          <w:szCs w:val="20"/>
        </w:rPr>
        <w:lastRenderedPageBreak/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Pr="00DD096E">
        <w:rPr>
          <w:noProof/>
          <w:sz w:val="20"/>
          <w:szCs w:val="20"/>
        </w:rPr>
        <w:t>5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Chi </w:t>
      </w:r>
      <w:proofErr w:type="spellStart"/>
      <w:r w:rsidRPr="00DD096E">
        <w:rPr>
          <w:sz w:val="20"/>
          <w:szCs w:val="20"/>
        </w:rPr>
        <w:t>tiết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chức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năng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layer </w:t>
      </w:r>
      <w:proofErr w:type="spellStart"/>
      <w:r w:rsidRPr="00DD096E">
        <w:rPr>
          <w:sz w:val="20"/>
          <w:szCs w:val="20"/>
        </w:rPr>
        <w:t>trong</w:t>
      </w:r>
      <w:proofErr w:type="spellEnd"/>
      <w:r w:rsidRPr="00DD096E">
        <w:rPr>
          <w:sz w:val="20"/>
          <w:szCs w:val="20"/>
        </w:rPr>
        <w:t xml:space="preserve"> ANN Model</w:t>
      </w:r>
      <w:bookmarkEnd w:id="1523"/>
      <w:bookmarkEnd w:id="1529"/>
    </w:p>
    <w:tbl>
      <w:tblPr>
        <w:tblStyle w:val="TableGrid"/>
        <w:tblW w:w="10710" w:type="dxa"/>
        <w:tblInd w:w="-5" w:type="dxa"/>
        <w:tblLook w:val="04A0" w:firstRow="1" w:lastRow="0" w:firstColumn="1" w:lastColumn="0" w:noHBand="0" w:noVBand="1"/>
      </w:tblPr>
      <w:tblGrid>
        <w:gridCol w:w="630"/>
        <w:gridCol w:w="2340"/>
        <w:gridCol w:w="7740"/>
      </w:tblGrid>
      <w:tr w:rsidR="00487041" w:rsidRPr="00E24C10" w14:paraId="28802BE5" w14:textId="77777777" w:rsidTr="00BE1840">
        <w:tc>
          <w:tcPr>
            <w:tcW w:w="630" w:type="dxa"/>
          </w:tcPr>
          <w:p w14:paraId="7DB4FA41" w14:textId="09A9C7B2" w:rsidR="00487041" w:rsidRPr="00E24C10" w:rsidRDefault="00487041" w:rsidP="00487041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2340" w:type="dxa"/>
          </w:tcPr>
          <w:p w14:paraId="22F17A8A" w14:textId="77777777" w:rsidR="00487041" w:rsidRPr="00E24C10" w:rsidRDefault="00487041" w:rsidP="00487041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lớp</w:t>
            </w:r>
            <w:proofErr w:type="spellEnd"/>
          </w:p>
        </w:tc>
        <w:tc>
          <w:tcPr>
            <w:tcW w:w="7740" w:type="dxa"/>
          </w:tcPr>
          <w:p w14:paraId="24F6BB67" w14:textId="77777777" w:rsidR="00487041" w:rsidRPr="00E24C10" w:rsidRDefault="00487041" w:rsidP="00487041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Chức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năng</w:t>
            </w:r>
            <w:proofErr w:type="spellEnd"/>
          </w:p>
        </w:tc>
      </w:tr>
      <w:tr w:rsidR="00487041" w:rsidRPr="00E24C10" w14:paraId="5B39FAC5" w14:textId="77777777" w:rsidTr="00BE1840">
        <w:tc>
          <w:tcPr>
            <w:tcW w:w="630" w:type="dxa"/>
          </w:tcPr>
          <w:p w14:paraId="5820C2FC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2340" w:type="dxa"/>
          </w:tcPr>
          <w:p w14:paraId="7BE532BB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Layer</w:t>
            </w:r>
          </w:p>
        </w:tc>
        <w:tc>
          <w:tcPr>
            <w:tcW w:w="7740" w:type="dxa"/>
          </w:tcPr>
          <w:p w14:paraId="22D8336F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 xml:space="preserve">Base layer, </w:t>
            </w:r>
            <w:proofErr w:type="spellStart"/>
            <w:r w:rsidRPr="00E24C10">
              <w:rPr>
                <w:b w:val="0"/>
                <w:bCs/>
              </w:rPr>
              <w:t>là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chung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class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Keras</w:t>
            </w:r>
            <w:proofErr w:type="spellEnd"/>
            <w:r w:rsidRPr="00E24C10">
              <w:rPr>
                <w:b w:val="0"/>
                <w:bCs/>
              </w:rPr>
              <w:t xml:space="preserve"> Layers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mô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hình</w:t>
            </w:r>
            <w:proofErr w:type="spellEnd"/>
            <w:r w:rsidRPr="00E24C10">
              <w:rPr>
                <w:b w:val="0"/>
                <w:bCs/>
              </w:rPr>
              <w:t xml:space="preserve"> TensorFlow.</w:t>
            </w:r>
          </w:p>
        </w:tc>
      </w:tr>
      <w:tr w:rsidR="00487041" w:rsidRPr="00E24C10" w14:paraId="75D890A8" w14:textId="77777777" w:rsidTr="00BE1840">
        <w:tc>
          <w:tcPr>
            <w:tcW w:w="630" w:type="dxa"/>
          </w:tcPr>
          <w:p w14:paraId="5A56426A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2</w:t>
            </w:r>
          </w:p>
        </w:tc>
        <w:tc>
          <w:tcPr>
            <w:tcW w:w="2340" w:type="dxa"/>
          </w:tcPr>
          <w:p w14:paraId="3A3EB719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InputLayer</w:t>
            </w:r>
            <w:proofErr w:type="spellEnd"/>
          </w:p>
        </w:tc>
        <w:tc>
          <w:tcPr>
            <w:tcW w:w="7740" w:type="dxa"/>
          </w:tcPr>
          <w:p w14:paraId="130304B7" w14:textId="7419E5F8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làm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điểm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vào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cho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mạng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proofErr w:type="spellStart"/>
            <w:r w:rsidRPr="00E24C10">
              <w:rPr>
                <w:b w:val="0"/>
                <w:bCs/>
              </w:rPr>
              <w:t>Biểu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đồ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Layer).</w:t>
            </w:r>
          </w:p>
        </w:tc>
      </w:tr>
      <w:tr w:rsidR="00487041" w:rsidRPr="00E24C10" w14:paraId="23B47C6A" w14:textId="77777777" w:rsidTr="00BE1840">
        <w:tc>
          <w:tcPr>
            <w:tcW w:w="630" w:type="dxa"/>
          </w:tcPr>
          <w:p w14:paraId="1032755F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3</w:t>
            </w:r>
          </w:p>
        </w:tc>
        <w:tc>
          <w:tcPr>
            <w:tcW w:w="2340" w:type="dxa"/>
          </w:tcPr>
          <w:p w14:paraId="7ACD6632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Conv2D</w:t>
            </w:r>
          </w:p>
        </w:tc>
        <w:tc>
          <w:tcPr>
            <w:tcW w:w="7740" w:type="dxa"/>
          </w:tcPr>
          <w:p w14:paraId="34D67E35" w14:textId="630DE992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ra </w:t>
            </w:r>
            <w:proofErr w:type="spellStart"/>
            <w:r w:rsidRPr="00E24C10">
              <w:rPr>
                <w:b w:val="0"/>
                <w:bCs/>
              </w:rPr>
              <w:t>một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r w:rsidRPr="00E24C10">
              <w:rPr>
                <w:b w:val="0"/>
                <w:bCs/>
                <w:i/>
                <w:iCs/>
              </w:rPr>
              <w:t xml:space="preserve">convolution kernel, </w:t>
            </w:r>
            <w:proofErr w:type="spellStart"/>
            <w:r w:rsidRPr="00E24C10">
              <w:rPr>
                <w:b w:val="0"/>
                <w:bCs/>
              </w:rPr>
              <w:t>kết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hợp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với</w:t>
            </w:r>
            <w:proofErr w:type="spellEnd"/>
            <w:r w:rsidRPr="00E24C10">
              <w:rPr>
                <w:b w:val="0"/>
                <w:bCs/>
              </w:rPr>
              <w:t xml:space="preserve"> Input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Layer, </w:t>
            </w: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ra </w:t>
            </w:r>
            <w:proofErr w:type="spellStart"/>
            <w:r w:rsidRPr="00E24C10">
              <w:rPr>
                <w:b w:val="0"/>
                <w:bCs/>
              </w:rPr>
              <w:t>một</w:t>
            </w:r>
            <w:proofErr w:type="spellEnd"/>
            <w:r w:rsidRPr="00E24C10">
              <w:rPr>
                <w:b w:val="0"/>
                <w:bCs/>
              </w:rPr>
              <w:t xml:space="preserve"> Tensor </w:t>
            </w:r>
            <w:proofErr w:type="spellStart"/>
            <w:r w:rsidRPr="00E24C10">
              <w:rPr>
                <w:b w:val="0"/>
                <w:bCs/>
              </w:rPr>
              <w:t>đầu</w:t>
            </w:r>
            <w:proofErr w:type="spellEnd"/>
            <w:r w:rsidRPr="00E24C10">
              <w:rPr>
                <w:b w:val="0"/>
                <w:bCs/>
              </w:rPr>
              <w:t xml:space="preserve"> ra.</w:t>
            </w:r>
          </w:p>
        </w:tc>
      </w:tr>
      <w:tr w:rsidR="00487041" w:rsidRPr="00E24C10" w14:paraId="36B73974" w14:textId="77777777" w:rsidTr="00BE1840">
        <w:tc>
          <w:tcPr>
            <w:tcW w:w="630" w:type="dxa"/>
          </w:tcPr>
          <w:p w14:paraId="5E15BB15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4</w:t>
            </w:r>
          </w:p>
        </w:tc>
        <w:tc>
          <w:tcPr>
            <w:tcW w:w="2340" w:type="dxa"/>
          </w:tcPr>
          <w:p w14:paraId="02B706E6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Activation</w:t>
            </w:r>
          </w:p>
        </w:tc>
        <w:tc>
          <w:tcPr>
            <w:tcW w:w="7740" w:type="dxa"/>
          </w:tcPr>
          <w:p w14:paraId="4290591B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Áp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dụng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hàm</w:t>
            </w:r>
            <w:proofErr w:type="spellEnd"/>
            <w:r w:rsidRPr="00E24C10">
              <w:rPr>
                <w:b w:val="0"/>
                <w:bCs/>
              </w:rPr>
              <w:t xml:space="preserve"> activation </w:t>
            </w:r>
            <w:proofErr w:type="spellStart"/>
            <w:r w:rsidRPr="00E24C10">
              <w:rPr>
                <w:b w:val="0"/>
                <w:bCs/>
              </w:rPr>
              <w:t>vào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một</w:t>
            </w:r>
            <w:proofErr w:type="spellEnd"/>
            <w:r w:rsidRPr="00E24C10">
              <w:rPr>
                <w:b w:val="0"/>
                <w:bCs/>
              </w:rPr>
              <w:t xml:space="preserve"> Output.</w:t>
            </w:r>
          </w:p>
        </w:tc>
      </w:tr>
      <w:tr w:rsidR="00487041" w:rsidRPr="00E24C10" w14:paraId="46BAB291" w14:textId="77777777" w:rsidTr="00BE1840">
        <w:tc>
          <w:tcPr>
            <w:tcW w:w="630" w:type="dxa"/>
          </w:tcPr>
          <w:p w14:paraId="2E23DD0D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5</w:t>
            </w:r>
          </w:p>
        </w:tc>
        <w:tc>
          <w:tcPr>
            <w:tcW w:w="2340" w:type="dxa"/>
          </w:tcPr>
          <w:p w14:paraId="30E40142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Add</w:t>
            </w:r>
          </w:p>
        </w:tc>
        <w:tc>
          <w:tcPr>
            <w:tcW w:w="7740" w:type="dxa"/>
          </w:tcPr>
          <w:p w14:paraId="36110A08" w14:textId="4A0870E6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Thực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hiện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phép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cộng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đồng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Input, </w:t>
            </w:r>
            <w:proofErr w:type="spellStart"/>
            <w:r w:rsidRPr="00E24C10">
              <w:rPr>
                <w:b w:val="0"/>
                <w:bCs/>
              </w:rPr>
              <w:t>cho</w:t>
            </w:r>
            <w:proofErr w:type="spellEnd"/>
            <w:r w:rsidRPr="00E24C10">
              <w:rPr>
                <w:b w:val="0"/>
                <w:bCs/>
              </w:rPr>
              <w:t xml:space="preserve"> ra Output </w:t>
            </w:r>
            <w:proofErr w:type="spellStart"/>
            <w:r w:rsidRPr="00E24C10">
              <w:rPr>
                <w:b w:val="0"/>
                <w:bCs/>
              </w:rPr>
              <w:t>duy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nhất</w:t>
            </w:r>
            <w:proofErr w:type="spellEnd"/>
            <w:r w:rsidRPr="00E24C10">
              <w:rPr>
                <w:b w:val="0"/>
                <w:bCs/>
              </w:rPr>
              <w:t xml:space="preserve"> 1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tử</w:t>
            </w:r>
            <w:proofErr w:type="spellEnd"/>
            <w:r w:rsidR="00BE1840">
              <w:rPr>
                <w:b w:val="0"/>
                <w:bCs/>
              </w:rPr>
              <w:t xml:space="preserve"> </w:t>
            </w:r>
            <w:r w:rsidRPr="00E24C10">
              <w:rPr>
                <w:b w:val="0"/>
                <w:bCs/>
              </w:rPr>
              <w:t>(</w:t>
            </w:r>
            <w:proofErr w:type="spellStart"/>
            <w:r w:rsidRPr="00E24C10">
              <w:rPr>
                <w:b w:val="0"/>
                <w:bCs/>
              </w:rPr>
              <w:t>Đồng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với</w:t>
            </w:r>
            <w:proofErr w:type="spellEnd"/>
            <w:r w:rsidRPr="00E24C10">
              <w:rPr>
                <w:b w:val="0"/>
                <w:bCs/>
              </w:rPr>
              <w:t xml:space="preserve"> Input</w:t>
            </w:r>
            <w:proofErr w:type="gramStart"/>
            <w:r w:rsidRPr="00E24C10">
              <w:rPr>
                <w:b w:val="0"/>
                <w:bCs/>
              </w:rPr>
              <w:t xml:space="preserve">) </w:t>
            </w:r>
            <w:ins w:id="1530" w:author="HIKARI" w:date="2019-11-10T17:23:00Z">
              <w:r w:rsidR="0090526D">
                <w:rPr>
                  <w:b w:val="0"/>
                  <w:bCs/>
                </w:rPr>
                <w:t>.</w:t>
              </w:r>
            </w:ins>
            <w:proofErr w:type="gramEnd"/>
          </w:p>
        </w:tc>
      </w:tr>
      <w:tr w:rsidR="00487041" w:rsidRPr="00E24C10" w14:paraId="6C76B973" w14:textId="77777777" w:rsidTr="00BE1840">
        <w:tc>
          <w:tcPr>
            <w:tcW w:w="630" w:type="dxa"/>
          </w:tcPr>
          <w:p w14:paraId="03614078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6</w:t>
            </w:r>
          </w:p>
        </w:tc>
        <w:tc>
          <w:tcPr>
            <w:tcW w:w="2340" w:type="dxa"/>
          </w:tcPr>
          <w:p w14:paraId="44F2DC43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Average</w:t>
            </w:r>
          </w:p>
        </w:tc>
        <w:tc>
          <w:tcPr>
            <w:tcW w:w="7740" w:type="dxa"/>
          </w:tcPr>
          <w:p w14:paraId="33F8D7AC" w14:textId="4901182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Thực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hiện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phép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trung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bình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đồng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Input, </w:t>
            </w:r>
            <w:proofErr w:type="spellStart"/>
            <w:r w:rsidRPr="00E24C10">
              <w:rPr>
                <w:b w:val="0"/>
                <w:bCs/>
              </w:rPr>
              <w:t>cho</w:t>
            </w:r>
            <w:proofErr w:type="spellEnd"/>
            <w:r w:rsidRPr="00E24C10">
              <w:rPr>
                <w:b w:val="0"/>
                <w:bCs/>
              </w:rPr>
              <w:t xml:space="preserve"> ra Output </w:t>
            </w:r>
            <w:proofErr w:type="spellStart"/>
            <w:r w:rsidRPr="00E24C10">
              <w:rPr>
                <w:b w:val="0"/>
                <w:bCs/>
              </w:rPr>
              <w:t>duy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nhất</w:t>
            </w:r>
            <w:proofErr w:type="spellEnd"/>
            <w:r w:rsidRPr="00E24C10">
              <w:rPr>
                <w:b w:val="0"/>
                <w:bCs/>
              </w:rPr>
              <w:t xml:space="preserve"> 1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proofErr w:type="gramStart"/>
            <w:r w:rsidRPr="00E24C10">
              <w:rPr>
                <w:b w:val="0"/>
                <w:bCs/>
              </w:rPr>
              <w:t>tử</w:t>
            </w:r>
            <w:proofErr w:type="spellEnd"/>
            <w:r w:rsidRPr="00E24C10">
              <w:rPr>
                <w:b w:val="0"/>
                <w:bCs/>
              </w:rPr>
              <w:t>(</w:t>
            </w:r>
            <w:proofErr w:type="spellStart"/>
            <w:proofErr w:type="gramEnd"/>
            <w:r w:rsidRPr="00E24C10">
              <w:rPr>
                <w:b w:val="0"/>
                <w:bCs/>
              </w:rPr>
              <w:t>Đồng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với</w:t>
            </w:r>
            <w:proofErr w:type="spellEnd"/>
            <w:r w:rsidRPr="00E24C10">
              <w:rPr>
                <w:b w:val="0"/>
                <w:bCs/>
              </w:rPr>
              <w:t xml:space="preserve"> Input)</w:t>
            </w:r>
            <w:ins w:id="1531" w:author="HIKARI" w:date="2019-11-10T17:23:00Z">
              <w:r w:rsidR="0090526D">
                <w:rPr>
                  <w:b w:val="0"/>
                  <w:bCs/>
                </w:rPr>
                <w:t>.</w:t>
              </w:r>
            </w:ins>
          </w:p>
        </w:tc>
      </w:tr>
      <w:tr w:rsidR="00487041" w:rsidRPr="00E24C10" w14:paraId="17130421" w14:textId="77777777" w:rsidTr="00BE1840">
        <w:tc>
          <w:tcPr>
            <w:tcW w:w="630" w:type="dxa"/>
          </w:tcPr>
          <w:p w14:paraId="21B5540F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7</w:t>
            </w:r>
          </w:p>
        </w:tc>
        <w:tc>
          <w:tcPr>
            <w:tcW w:w="2340" w:type="dxa"/>
          </w:tcPr>
          <w:p w14:paraId="446690DA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AvgPool2D</w:t>
            </w:r>
          </w:p>
        </w:tc>
        <w:tc>
          <w:tcPr>
            <w:tcW w:w="7740" w:type="dxa"/>
          </w:tcPr>
          <w:p w14:paraId="2DCFC706" w14:textId="24C8DE33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Thực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hiện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phép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trung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bình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gộp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dữ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liệu</w:t>
            </w:r>
            <w:proofErr w:type="spellEnd"/>
            <w:r w:rsidRPr="00E24C10">
              <w:rPr>
                <w:b w:val="0"/>
                <w:bCs/>
              </w:rPr>
              <w:t xml:space="preserve"> Spatial</w:t>
            </w:r>
            <w:ins w:id="1532" w:author="HIKARI" w:date="2019-11-10T17:23:00Z">
              <w:r w:rsidR="0090526D">
                <w:rPr>
                  <w:b w:val="0"/>
                  <w:bCs/>
                </w:rPr>
                <w:t>.</w:t>
              </w:r>
            </w:ins>
          </w:p>
        </w:tc>
      </w:tr>
      <w:tr w:rsidR="00487041" w:rsidRPr="00E24C10" w14:paraId="19A1EAD6" w14:textId="77777777" w:rsidTr="00BE1840">
        <w:tc>
          <w:tcPr>
            <w:tcW w:w="630" w:type="dxa"/>
          </w:tcPr>
          <w:p w14:paraId="4F921C63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8</w:t>
            </w:r>
          </w:p>
        </w:tc>
        <w:tc>
          <w:tcPr>
            <w:tcW w:w="2340" w:type="dxa"/>
          </w:tcPr>
          <w:p w14:paraId="3357D6DC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BatchNormalization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</w:p>
        </w:tc>
        <w:tc>
          <w:tcPr>
            <w:tcW w:w="7740" w:type="dxa"/>
          </w:tcPr>
          <w:p w14:paraId="4BDA880B" w14:textId="7A575080" w:rsidR="00487041" w:rsidRPr="00E24C10" w:rsidRDefault="00BC274B" w:rsidP="00BE1840">
            <w:pPr>
              <w:tabs>
                <w:tab w:val="left" w:pos="990"/>
              </w:tabs>
              <w:spacing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Chuẩn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hoá</w:t>
            </w:r>
            <w:proofErr w:type="spellEnd"/>
            <w:r>
              <w:rPr>
                <w:b w:val="0"/>
                <w:bCs/>
              </w:rPr>
              <w:t xml:space="preserve"> Activation </w:t>
            </w:r>
            <w:proofErr w:type="spellStart"/>
            <w:r w:rsidRPr="00BC274B">
              <w:rPr>
                <w:b w:val="0"/>
                <w:bCs/>
              </w:rPr>
              <w:t>của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lớp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trước</w:t>
            </w:r>
            <w:proofErr w:type="spellEnd"/>
            <w:r w:rsidRPr="00BC274B">
              <w:rPr>
                <w:b w:val="0"/>
                <w:bCs/>
              </w:rPr>
              <w:t xml:space="preserve"> ở </w:t>
            </w:r>
            <w:proofErr w:type="spellStart"/>
            <w:r w:rsidRPr="00BC274B">
              <w:rPr>
                <w:b w:val="0"/>
                <w:bCs/>
              </w:rPr>
              <w:t>từng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lô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tức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áp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dụng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một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chuyển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đổi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duy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trì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giá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trị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trung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bình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r w:rsidR="001D2214">
              <w:rPr>
                <w:b w:val="0"/>
                <w:bCs/>
              </w:rPr>
              <w:t>Activation</w:t>
            </w:r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gần</w:t>
            </w:r>
            <w:proofErr w:type="spellEnd"/>
            <w:r w:rsidRPr="00BC274B">
              <w:rPr>
                <w:b w:val="0"/>
                <w:bCs/>
              </w:rPr>
              <w:t xml:space="preserve"> 0 </w:t>
            </w:r>
            <w:proofErr w:type="spellStart"/>
            <w:r w:rsidRPr="00BC274B">
              <w:rPr>
                <w:b w:val="0"/>
                <w:bCs/>
              </w:rPr>
              <w:t>và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tiêu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chuẩn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r w:rsidR="001D2214">
              <w:rPr>
                <w:b w:val="0"/>
                <w:bCs/>
              </w:rPr>
              <w:t>Activation</w:t>
            </w:r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lệch</w:t>
            </w:r>
            <w:proofErr w:type="spellEnd"/>
            <w:r w:rsidRPr="00BC274B">
              <w:rPr>
                <w:b w:val="0"/>
                <w:bCs/>
              </w:rPr>
              <w:t xml:space="preserve"> </w:t>
            </w:r>
            <w:proofErr w:type="spellStart"/>
            <w:r w:rsidRPr="00BC274B">
              <w:rPr>
                <w:b w:val="0"/>
                <w:bCs/>
              </w:rPr>
              <w:t>gần</w:t>
            </w:r>
            <w:proofErr w:type="spellEnd"/>
            <w:r w:rsidRPr="00BC274B">
              <w:rPr>
                <w:b w:val="0"/>
                <w:bCs/>
              </w:rPr>
              <w:t xml:space="preserve"> 1.</w:t>
            </w:r>
          </w:p>
        </w:tc>
      </w:tr>
      <w:tr w:rsidR="00487041" w:rsidRPr="00E24C10" w14:paraId="30AE350A" w14:textId="77777777" w:rsidTr="00BE1840">
        <w:tc>
          <w:tcPr>
            <w:tcW w:w="630" w:type="dxa"/>
          </w:tcPr>
          <w:p w14:paraId="73BAC93D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9</w:t>
            </w:r>
          </w:p>
        </w:tc>
        <w:tc>
          <w:tcPr>
            <w:tcW w:w="2340" w:type="dxa"/>
          </w:tcPr>
          <w:p w14:paraId="5FC71D86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Concatenate</w:t>
            </w:r>
          </w:p>
        </w:tc>
        <w:tc>
          <w:tcPr>
            <w:tcW w:w="7740" w:type="dxa"/>
          </w:tcPr>
          <w:p w14:paraId="74C47AF6" w14:textId="7C14AF6B" w:rsidR="00487041" w:rsidRPr="00E24C10" w:rsidRDefault="001D2214" w:rsidP="00BE1840">
            <w:pPr>
              <w:tabs>
                <w:tab w:val="left" w:pos="990"/>
              </w:tabs>
              <w:spacing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Nhận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đầu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danh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sách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Tensor, </w:t>
            </w:r>
            <w:proofErr w:type="spellStart"/>
            <w:r>
              <w:rPr>
                <w:b w:val="0"/>
                <w:bCs/>
              </w:rPr>
              <w:t>tất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đều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đồng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nhau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trừ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trục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nối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trả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Tensor </w:t>
            </w:r>
            <w:proofErr w:type="spellStart"/>
            <w:r>
              <w:rPr>
                <w:b w:val="0"/>
                <w:bCs/>
              </w:rPr>
              <w:t>duy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nhất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tất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đầu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vào</w:t>
            </w:r>
            <w:proofErr w:type="spellEnd"/>
          </w:p>
        </w:tc>
      </w:tr>
      <w:tr w:rsidR="00487041" w:rsidRPr="00E24C10" w14:paraId="42CA4CE8" w14:textId="77777777" w:rsidTr="00BE1840">
        <w:tc>
          <w:tcPr>
            <w:tcW w:w="630" w:type="dxa"/>
          </w:tcPr>
          <w:p w14:paraId="26359C46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10</w:t>
            </w:r>
          </w:p>
        </w:tc>
        <w:tc>
          <w:tcPr>
            <w:tcW w:w="2340" w:type="dxa"/>
          </w:tcPr>
          <w:p w14:paraId="71B8E286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Dense</w:t>
            </w:r>
          </w:p>
        </w:tc>
        <w:tc>
          <w:tcPr>
            <w:tcW w:w="7740" w:type="dxa"/>
          </w:tcPr>
          <w:p w14:paraId="5CD71841" w14:textId="6D9A9799" w:rsidR="00487041" w:rsidRPr="00E24C10" w:rsidRDefault="001D2214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Là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lớp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mật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trong</w:t>
            </w:r>
            <w:proofErr w:type="spellEnd"/>
            <w:r>
              <w:rPr>
                <w:b w:val="0"/>
                <w:bCs/>
              </w:rPr>
              <w:t xml:space="preserve"> Neural Network</w:t>
            </w:r>
            <w:ins w:id="1533" w:author="HIKARI" w:date="2019-11-10T17:23:00Z">
              <w:r w:rsidR="0090526D">
                <w:rPr>
                  <w:b w:val="0"/>
                  <w:bCs/>
                </w:rPr>
                <w:t>.</w:t>
              </w:r>
            </w:ins>
          </w:p>
        </w:tc>
      </w:tr>
      <w:tr w:rsidR="00487041" w:rsidRPr="00E24C10" w14:paraId="349A3DDB" w14:textId="77777777" w:rsidTr="00BE1840">
        <w:tc>
          <w:tcPr>
            <w:tcW w:w="630" w:type="dxa"/>
          </w:tcPr>
          <w:p w14:paraId="65F52B35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11</w:t>
            </w:r>
          </w:p>
        </w:tc>
        <w:tc>
          <w:tcPr>
            <w:tcW w:w="2340" w:type="dxa"/>
          </w:tcPr>
          <w:p w14:paraId="098782AC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Propout</w:t>
            </w:r>
            <w:proofErr w:type="spellEnd"/>
          </w:p>
        </w:tc>
        <w:tc>
          <w:tcPr>
            <w:tcW w:w="7740" w:type="dxa"/>
          </w:tcPr>
          <w:p w14:paraId="2EACC1F9" w14:textId="5EB6C5A3" w:rsidR="00487041" w:rsidRPr="00E24C10" w:rsidRDefault="001D2214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Áp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dụng</w:t>
            </w:r>
            <w:proofErr w:type="spellEnd"/>
            <w:r>
              <w:rPr>
                <w:b w:val="0"/>
                <w:bCs/>
              </w:rPr>
              <w:t xml:space="preserve"> dropout </w:t>
            </w:r>
            <w:proofErr w:type="spellStart"/>
            <w:r>
              <w:rPr>
                <w:b w:val="0"/>
                <w:bCs/>
              </w:rPr>
              <w:t>lên</w:t>
            </w:r>
            <w:proofErr w:type="spellEnd"/>
            <w:r>
              <w:rPr>
                <w:b w:val="0"/>
                <w:bCs/>
              </w:rPr>
              <w:t xml:space="preserve"> input</w:t>
            </w:r>
            <w:ins w:id="1534" w:author="HIKARI" w:date="2019-11-10T17:23:00Z">
              <w:r w:rsidR="0090526D">
                <w:rPr>
                  <w:b w:val="0"/>
                  <w:bCs/>
                </w:rPr>
                <w:t>.</w:t>
              </w:r>
            </w:ins>
            <w:del w:id="1535" w:author="HIKARI" w:date="2019-11-10T17:23:00Z">
              <w:r w:rsidDel="0090526D">
                <w:rPr>
                  <w:b w:val="0"/>
                  <w:bCs/>
                </w:rPr>
                <w:delText xml:space="preserve">, </w:delText>
              </w:r>
            </w:del>
          </w:p>
        </w:tc>
      </w:tr>
      <w:tr w:rsidR="00487041" w:rsidRPr="00E24C10" w14:paraId="114E1767" w14:textId="77777777" w:rsidTr="00BE1840">
        <w:tc>
          <w:tcPr>
            <w:tcW w:w="630" w:type="dxa"/>
          </w:tcPr>
          <w:p w14:paraId="1C43D094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12</w:t>
            </w:r>
          </w:p>
        </w:tc>
        <w:tc>
          <w:tcPr>
            <w:tcW w:w="2340" w:type="dxa"/>
          </w:tcPr>
          <w:p w14:paraId="70A58552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MaxPool2D</w:t>
            </w:r>
          </w:p>
        </w:tc>
        <w:tc>
          <w:tcPr>
            <w:tcW w:w="7740" w:type="dxa"/>
          </w:tcPr>
          <w:p w14:paraId="18F8868A" w14:textId="70AB103B" w:rsidR="00487041" w:rsidRPr="00E24C10" w:rsidRDefault="001D2214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Phép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tổng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hợp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cực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đại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dữ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  <w:r>
              <w:rPr>
                <w:b w:val="0"/>
                <w:bCs/>
              </w:rPr>
              <w:t xml:space="preserve"> </w:t>
            </w:r>
            <w:r w:rsidRPr="001D2214">
              <w:rPr>
                <w:b w:val="0"/>
                <w:bCs/>
              </w:rPr>
              <w:t>spatial</w:t>
            </w:r>
            <w:ins w:id="1536" w:author="HIKARI" w:date="2019-11-10T17:23:00Z">
              <w:r w:rsidR="0090526D">
                <w:rPr>
                  <w:b w:val="0"/>
                  <w:bCs/>
                </w:rPr>
                <w:t>.</w:t>
              </w:r>
            </w:ins>
          </w:p>
        </w:tc>
      </w:tr>
      <w:tr w:rsidR="00487041" w:rsidRPr="00E24C10" w14:paraId="3C312F4E" w14:textId="77777777" w:rsidTr="00BE1840">
        <w:tc>
          <w:tcPr>
            <w:tcW w:w="630" w:type="dxa"/>
          </w:tcPr>
          <w:p w14:paraId="7BE497E4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jc w:val="center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13</w:t>
            </w:r>
          </w:p>
        </w:tc>
        <w:tc>
          <w:tcPr>
            <w:tcW w:w="2340" w:type="dxa"/>
          </w:tcPr>
          <w:p w14:paraId="0BA3FEFE" w14:textId="77777777" w:rsidR="00487041" w:rsidRPr="00E24C10" w:rsidRDefault="00487041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Softmax</w:t>
            </w:r>
            <w:proofErr w:type="spellEnd"/>
          </w:p>
        </w:tc>
        <w:tc>
          <w:tcPr>
            <w:tcW w:w="7740" w:type="dxa"/>
          </w:tcPr>
          <w:p w14:paraId="2D79FED0" w14:textId="7FB57DE1" w:rsidR="00487041" w:rsidRPr="00E24C10" w:rsidRDefault="001D2214" w:rsidP="00922260">
            <w:pPr>
              <w:tabs>
                <w:tab w:val="left" w:pos="990"/>
              </w:tabs>
              <w:spacing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Hàm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Softmax</w:t>
            </w:r>
            <w:proofErr w:type="spellEnd"/>
            <w:r>
              <w:rPr>
                <w:b w:val="0"/>
                <w:bCs/>
              </w:rPr>
              <w:t xml:space="preserve"> </w:t>
            </w:r>
            <w:r w:rsidR="00657337">
              <w:rPr>
                <w:b w:val="0"/>
                <w:bCs/>
              </w:rPr>
              <w:t>A</w:t>
            </w:r>
            <w:r>
              <w:rPr>
                <w:b w:val="0"/>
                <w:bCs/>
              </w:rPr>
              <w:t>ctivation</w:t>
            </w:r>
            <w:ins w:id="1537" w:author="HIKARI" w:date="2019-11-10T17:23:00Z">
              <w:r w:rsidR="0090526D">
                <w:rPr>
                  <w:b w:val="0"/>
                  <w:bCs/>
                </w:rPr>
                <w:t>.</w:t>
              </w:r>
            </w:ins>
          </w:p>
        </w:tc>
      </w:tr>
    </w:tbl>
    <w:p w14:paraId="7FE351B0" w14:textId="4B7482D4" w:rsidR="004F0CD8" w:rsidDel="00BF39C8" w:rsidRDefault="004F0CD8" w:rsidP="004F0CD8">
      <w:pPr>
        <w:tabs>
          <w:tab w:val="left" w:pos="990"/>
        </w:tabs>
        <w:spacing w:after="0"/>
        <w:rPr>
          <w:del w:id="1538" w:author="HIKARI" w:date="2019-11-08T22:45:00Z"/>
          <w:b w:val="0"/>
          <w:bCs/>
          <w:i/>
          <w:iCs/>
          <w:szCs w:val="26"/>
        </w:rPr>
      </w:pPr>
    </w:p>
    <w:p w14:paraId="4FCBD0E9" w14:textId="591A68F0" w:rsidR="00C6005A" w:rsidDel="00BF39C8" w:rsidRDefault="00C6005A" w:rsidP="004F0CD8">
      <w:pPr>
        <w:tabs>
          <w:tab w:val="left" w:pos="990"/>
        </w:tabs>
        <w:spacing w:after="0"/>
        <w:rPr>
          <w:del w:id="1539" w:author="HIKARI" w:date="2019-11-08T22:45:00Z"/>
          <w:b w:val="0"/>
          <w:bCs/>
          <w:i/>
          <w:iCs/>
          <w:szCs w:val="26"/>
        </w:rPr>
      </w:pPr>
    </w:p>
    <w:p w14:paraId="6538A769" w14:textId="75D6D7AA" w:rsidR="00C6005A" w:rsidDel="00BF39C8" w:rsidRDefault="00C6005A" w:rsidP="004F0CD8">
      <w:pPr>
        <w:tabs>
          <w:tab w:val="left" w:pos="990"/>
        </w:tabs>
        <w:spacing w:after="0"/>
        <w:rPr>
          <w:del w:id="1540" w:author="HIKARI" w:date="2019-11-08T22:45:00Z"/>
          <w:b w:val="0"/>
          <w:bCs/>
          <w:i/>
          <w:iCs/>
          <w:szCs w:val="26"/>
        </w:rPr>
      </w:pPr>
    </w:p>
    <w:p w14:paraId="4E1C9542" w14:textId="7B55FF1A" w:rsidR="00C6005A" w:rsidDel="00BF39C8" w:rsidRDefault="00C6005A" w:rsidP="004F0CD8">
      <w:pPr>
        <w:tabs>
          <w:tab w:val="left" w:pos="990"/>
        </w:tabs>
        <w:spacing w:after="0"/>
        <w:rPr>
          <w:del w:id="1541" w:author="HIKARI" w:date="2019-11-08T22:45:00Z"/>
          <w:b w:val="0"/>
          <w:bCs/>
          <w:i/>
          <w:iCs/>
          <w:szCs w:val="26"/>
        </w:rPr>
      </w:pPr>
    </w:p>
    <w:p w14:paraId="2D28934A" w14:textId="0E267D87" w:rsidR="00C6005A" w:rsidDel="00BF39C8" w:rsidRDefault="00C6005A" w:rsidP="004F0CD8">
      <w:pPr>
        <w:tabs>
          <w:tab w:val="left" w:pos="990"/>
        </w:tabs>
        <w:spacing w:after="0"/>
        <w:rPr>
          <w:del w:id="1542" w:author="HIKARI" w:date="2019-11-08T22:45:00Z"/>
          <w:b w:val="0"/>
          <w:bCs/>
          <w:i/>
          <w:iCs/>
          <w:szCs w:val="26"/>
        </w:rPr>
      </w:pPr>
    </w:p>
    <w:p w14:paraId="42BB972E" w14:textId="291F0D34" w:rsidR="00C6005A" w:rsidDel="00BF39C8" w:rsidRDefault="00C6005A" w:rsidP="004F0CD8">
      <w:pPr>
        <w:tabs>
          <w:tab w:val="left" w:pos="990"/>
        </w:tabs>
        <w:spacing w:after="0"/>
        <w:rPr>
          <w:del w:id="1543" w:author="HIKARI" w:date="2019-11-08T22:45:00Z"/>
          <w:b w:val="0"/>
          <w:bCs/>
          <w:i/>
          <w:iCs/>
          <w:szCs w:val="26"/>
        </w:rPr>
      </w:pPr>
    </w:p>
    <w:p w14:paraId="274A3A97" w14:textId="65B67D42" w:rsidR="001719AC" w:rsidDel="00BF39C8" w:rsidRDefault="001719AC" w:rsidP="004F0CD8">
      <w:pPr>
        <w:tabs>
          <w:tab w:val="left" w:pos="990"/>
        </w:tabs>
        <w:spacing w:after="0"/>
        <w:rPr>
          <w:del w:id="1544" w:author="HIKARI" w:date="2019-11-08T22:45:00Z"/>
          <w:b w:val="0"/>
          <w:bCs/>
          <w:i/>
          <w:iCs/>
          <w:szCs w:val="26"/>
        </w:rPr>
      </w:pPr>
    </w:p>
    <w:p w14:paraId="24F034FB" w14:textId="66CB7C01" w:rsidR="001719AC" w:rsidDel="00BF39C8" w:rsidRDefault="001719AC" w:rsidP="004F0CD8">
      <w:pPr>
        <w:tabs>
          <w:tab w:val="left" w:pos="990"/>
        </w:tabs>
        <w:spacing w:after="0"/>
        <w:rPr>
          <w:del w:id="1545" w:author="HIKARI" w:date="2019-11-08T22:45:00Z"/>
          <w:b w:val="0"/>
          <w:bCs/>
          <w:i/>
          <w:iCs/>
          <w:szCs w:val="26"/>
        </w:rPr>
      </w:pPr>
    </w:p>
    <w:p w14:paraId="27611712" w14:textId="77777777" w:rsidR="001719AC" w:rsidRPr="00384F51" w:rsidRDefault="001719AC" w:rsidP="004F0CD8">
      <w:pPr>
        <w:tabs>
          <w:tab w:val="left" w:pos="990"/>
        </w:tabs>
        <w:spacing w:after="0"/>
        <w:rPr>
          <w:b w:val="0"/>
          <w:bCs/>
          <w:i/>
          <w:iCs/>
          <w:szCs w:val="26"/>
        </w:rPr>
      </w:pPr>
    </w:p>
    <w:p w14:paraId="324EEF9A" w14:textId="30897E2D" w:rsidR="004A0C07" w:rsidRPr="004A0C07" w:rsidRDefault="004215A7">
      <w:pPr>
        <w:pStyle w:val="Heading4"/>
        <w:numPr>
          <w:ilvl w:val="2"/>
          <w:numId w:val="21"/>
        </w:numPr>
        <w:pPrChange w:id="1546" w:author="HIKARI" w:date="2019-11-08T21:24:00Z">
          <w:pPr>
            <w:pStyle w:val="ListParagraph"/>
            <w:numPr>
              <w:ilvl w:val="2"/>
              <w:numId w:val="21"/>
            </w:numPr>
            <w:ind w:left="2160" w:hanging="1080"/>
            <w:outlineLvl w:val="3"/>
          </w:pPr>
        </w:pPrChange>
      </w:pPr>
      <w:bookmarkStart w:id="1547" w:name="_Toc24298343"/>
      <w:r>
        <w:lastRenderedPageBreak/>
        <w:t xml:space="preserve">Chi </w:t>
      </w:r>
      <w:proofErr w:type="spellStart"/>
      <w:r>
        <w:t>tiết</w:t>
      </w:r>
      <w:bookmarkEnd w:id="1547"/>
      <w:proofErr w:type="spellEnd"/>
    </w:p>
    <w:p w14:paraId="17675F0B" w14:textId="6328DAD2" w:rsidR="00324FE9" w:rsidRDefault="00182F22">
      <w:pPr>
        <w:keepNext/>
        <w:tabs>
          <w:tab w:val="left" w:pos="990"/>
        </w:tabs>
        <w:spacing w:after="0"/>
        <w:pPrChange w:id="1548" w:author="HIKARI" w:date="2019-11-09T21:05:00Z">
          <w:pPr>
            <w:keepNext/>
            <w:tabs>
              <w:tab w:val="left" w:pos="990"/>
            </w:tabs>
            <w:spacing w:after="0"/>
            <w:ind w:left="810"/>
          </w:pPr>
        </w:pPrChange>
      </w:pPr>
      <w:del w:id="1549" w:author="HIKARI" w:date="2019-11-09T21:05:00Z">
        <w:r w:rsidRPr="00E24C10" w:rsidDel="00625B41">
          <w:rPr>
            <w:noProof/>
          </w:rPr>
          <w:drawing>
            <wp:inline distT="0" distB="0" distL="0" distR="0" wp14:anchorId="1E599CBD" wp14:editId="5BFF70D2">
              <wp:extent cx="6279141" cy="2844800"/>
              <wp:effectExtent l="0" t="0" r="762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12225" cy="285978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1550" w:author="HIKARI" w:date="2019-11-09T21:05:00Z">
        <w:r w:rsidR="00625B41" w:rsidRPr="00625B41">
          <w:rPr>
            <w:noProof/>
          </w:rPr>
          <w:drawing>
            <wp:inline distT="0" distB="0" distL="0" distR="0" wp14:anchorId="315F9BF5" wp14:editId="50B6F72B">
              <wp:extent cx="6774509" cy="3381375"/>
              <wp:effectExtent l="0" t="0" r="7620" b="0"/>
              <wp:docPr id="94" name="Picture 9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83063" cy="33856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0CCE5F5" w14:textId="5A32FE9B" w:rsidR="00182F22" w:rsidRPr="00324FE9" w:rsidRDefault="00324FE9" w:rsidP="00324FE9">
      <w:pPr>
        <w:pStyle w:val="Caption"/>
        <w:jc w:val="center"/>
        <w:rPr>
          <w:b w:val="0"/>
          <w:bCs/>
          <w:i w:val="0"/>
          <w:iCs w:val="0"/>
          <w:sz w:val="20"/>
          <w:szCs w:val="20"/>
        </w:rPr>
      </w:pPr>
      <w:bookmarkStart w:id="1551" w:name="_Toc24298362"/>
      <w:proofErr w:type="spellStart"/>
      <w:r w:rsidRPr="00324FE9">
        <w:rPr>
          <w:sz w:val="20"/>
          <w:szCs w:val="20"/>
        </w:rPr>
        <w:t>Hình</w:t>
      </w:r>
      <w:proofErr w:type="spellEnd"/>
      <w:r w:rsidRPr="00324FE9">
        <w:rPr>
          <w:sz w:val="20"/>
          <w:szCs w:val="20"/>
        </w:rPr>
        <w:t xml:space="preserve"> </w:t>
      </w:r>
      <w:r w:rsidRPr="00324FE9">
        <w:rPr>
          <w:sz w:val="20"/>
          <w:szCs w:val="20"/>
        </w:rPr>
        <w:fldChar w:fldCharType="begin"/>
      </w:r>
      <w:r w:rsidRPr="00324FE9">
        <w:rPr>
          <w:sz w:val="20"/>
          <w:szCs w:val="20"/>
        </w:rPr>
        <w:instrText xml:space="preserve"> SEQ Hình \* ARABIC </w:instrText>
      </w:r>
      <w:r w:rsidRPr="00324FE9">
        <w:rPr>
          <w:sz w:val="20"/>
          <w:szCs w:val="20"/>
        </w:rPr>
        <w:fldChar w:fldCharType="separate"/>
      </w:r>
      <w:r w:rsidR="00DE0349">
        <w:rPr>
          <w:noProof/>
          <w:sz w:val="20"/>
          <w:szCs w:val="20"/>
        </w:rPr>
        <w:t>7</w:t>
      </w:r>
      <w:r w:rsidRPr="00324FE9">
        <w:rPr>
          <w:sz w:val="20"/>
          <w:szCs w:val="20"/>
        </w:rPr>
        <w:fldChar w:fldCharType="end"/>
      </w:r>
      <w:r w:rsidRPr="00324FE9">
        <w:rPr>
          <w:sz w:val="20"/>
          <w:szCs w:val="20"/>
        </w:rPr>
        <w:t xml:space="preserve">: UML Diagram </w:t>
      </w:r>
      <w:proofErr w:type="spellStart"/>
      <w:r w:rsidRPr="00324FE9">
        <w:rPr>
          <w:sz w:val="20"/>
          <w:szCs w:val="20"/>
        </w:rPr>
        <w:t>biểu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diễn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các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lớp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trong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phần</w:t>
      </w:r>
      <w:proofErr w:type="spellEnd"/>
      <w:r w:rsidRPr="00324FE9">
        <w:rPr>
          <w:sz w:val="20"/>
          <w:szCs w:val="20"/>
        </w:rPr>
        <w:t xml:space="preserve"> </w:t>
      </w:r>
      <w:proofErr w:type="spellStart"/>
      <w:r w:rsidRPr="00324FE9">
        <w:rPr>
          <w:sz w:val="20"/>
          <w:szCs w:val="20"/>
        </w:rPr>
        <w:t>mềm</w:t>
      </w:r>
      <w:proofErr w:type="spellEnd"/>
      <w:r w:rsidRPr="00324FE9">
        <w:rPr>
          <w:sz w:val="20"/>
          <w:szCs w:val="20"/>
        </w:rPr>
        <w:t>.</w:t>
      </w:r>
      <w:bookmarkEnd w:id="1551"/>
    </w:p>
    <w:p w14:paraId="08DCA4DF" w14:textId="77777777" w:rsidR="00DC7CC7" w:rsidRPr="00E24C10" w:rsidRDefault="00DC7CC7" w:rsidP="00182F22">
      <w:pPr>
        <w:tabs>
          <w:tab w:val="left" w:pos="990"/>
        </w:tabs>
        <w:spacing w:after="0"/>
        <w:jc w:val="center"/>
        <w:rPr>
          <w:i/>
          <w:iCs/>
          <w:sz w:val="20"/>
          <w:szCs w:val="20"/>
        </w:rPr>
      </w:pPr>
    </w:p>
    <w:p w14:paraId="5637C765" w14:textId="7383D5C5" w:rsidR="00182F22" w:rsidRPr="00E24C10" w:rsidRDefault="00182F22" w:rsidP="00F559D3">
      <w:pPr>
        <w:tabs>
          <w:tab w:val="left" w:pos="990"/>
        </w:tabs>
        <w:spacing w:after="0"/>
        <w:ind w:firstLine="1350"/>
        <w:rPr>
          <w:b w:val="0"/>
          <w:bCs/>
        </w:rPr>
      </w:pPr>
      <w:r w:rsidRPr="00E24C10">
        <w:tab/>
      </w:r>
      <w:proofErr w:type="spellStart"/>
      <w:r w:rsidRPr="00E24C10">
        <w:rPr>
          <w:b w:val="0"/>
          <w:bCs/>
        </w:rPr>
        <w:t>Xét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thấy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giữa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layer </w:t>
      </w:r>
      <w:proofErr w:type="spellStart"/>
      <w:r w:rsidRPr="00E24C10">
        <w:rPr>
          <w:b w:val="0"/>
          <w:bCs/>
        </w:rPr>
        <w:t>có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tính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chất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chung</w:t>
      </w:r>
      <w:proofErr w:type="spellEnd"/>
      <w:r w:rsidRPr="00E24C10">
        <w:rPr>
          <w:b w:val="0"/>
          <w:bCs/>
        </w:rPr>
        <w:t xml:space="preserve">, bao </w:t>
      </w:r>
      <w:proofErr w:type="spellStart"/>
      <w:r w:rsidRPr="00E24C10">
        <w:rPr>
          <w:b w:val="0"/>
          <w:bCs/>
        </w:rPr>
        <w:t>gồm</w:t>
      </w:r>
      <w:proofErr w:type="spellEnd"/>
      <w:r w:rsidRPr="00E24C10">
        <w:rPr>
          <w:b w:val="0"/>
          <w:bCs/>
        </w:rPr>
        <w:t>:</w:t>
      </w:r>
    </w:p>
    <w:p w14:paraId="34E93FAA" w14:textId="77777777" w:rsidR="00182F22" w:rsidRPr="00E24C10" w:rsidRDefault="00182F22" w:rsidP="00F559D3">
      <w:pPr>
        <w:pStyle w:val="ListParagraph"/>
        <w:numPr>
          <w:ilvl w:val="1"/>
          <w:numId w:val="24"/>
        </w:numPr>
        <w:tabs>
          <w:tab w:val="left" w:pos="990"/>
        </w:tabs>
        <w:spacing w:after="0"/>
        <w:ind w:left="2430"/>
        <w:rPr>
          <w:b w:val="0"/>
          <w:bCs/>
        </w:rPr>
      </w:pPr>
      <w:proofErr w:type="spellStart"/>
      <w:r w:rsidRPr="00E24C10">
        <w:rPr>
          <w:b w:val="0"/>
          <w:bCs/>
        </w:rPr>
        <w:t>Tên</w:t>
      </w:r>
      <w:proofErr w:type="spellEnd"/>
      <w:r w:rsidRPr="00E24C10">
        <w:rPr>
          <w:b w:val="0"/>
          <w:bCs/>
        </w:rPr>
        <w:t xml:space="preserve"> layer.</w:t>
      </w:r>
    </w:p>
    <w:p w14:paraId="733C2BA8" w14:textId="77777777" w:rsidR="00182F22" w:rsidRPr="00E24C10" w:rsidRDefault="00182F22" w:rsidP="00F559D3">
      <w:pPr>
        <w:pStyle w:val="ListParagraph"/>
        <w:numPr>
          <w:ilvl w:val="1"/>
          <w:numId w:val="24"/>
        </w:numPr>
        <w:tabs>
          <w:tab w:val="left" w:pos="990"/>
        </w:tabs>
        <w:spacing w:after="0"/>
        <w:ind w:left="2430"/>
        <w:rPr>
          <w:b w:val="0"/>
          <w:bCs/>
        </w:rPr>
      </w:pPr>
      <w:proofErr w:type="spellStart"/>
      <w:r w:rsidRPr="00E24C10">
        <w:rPr>
          <w:b w:val="0"/>
          <w:bCs/>
        </w:rPr>
        <w:t>Loại</w:t>
      </w:r>
      <w:proofErr w:type="spellEnd"/>
      <w:r w:rsidRPr="00E24C10">
        <w:rPr>
          <w:b w:val="0"/>
          <w:bCs/>
        </w:rPr>
        <w:t xml:space="preserve"> layer.</w:t>
      </w:r>
    </w:p>
    <w:p w14:paraId="6663B022" w14:textId="77777777" w:rsidR="00182F22" w:rsidRPr="00E24C10" w:rsidRDefault="00182F22" w:rsidP="00F559D3">
      <w:pPr>
        <w:pStyle w:val="ListParagraph"/>
        <w:numPr>
          <w:ilvl w:val="1"/>
          <w:numId w:val="24"/>
        </w:numPr>
        <w:tabs>
          <w:tab w:val="left" w:pos="990"/>
        </w:tabs>
        <w:spacing w:after="0"/>
        <w:ind w:left="2430"/>
        <w:rPr>
          <w:b w:val="0"/>
          <w:bCs/>
        </w:rPr>
      </w:pPr>
      <w:r w:rsidRPr="00E24C10">
        <w:rPr>
          <w:b w:val="0"/>
          <w:bCs/>
        </w:rPr>
        <w:t>Input layer.</w:t>
      </w:r>
    </w:p>
    <w:p w14:paraId="1968FBF8" w14:textId="77777777" w:rsidR="00182F22" w:rsidRPr="00E24C10" w:rsidRDefault="00182F22" w:rsidP="00F559D3">
      <w:pPr>
        <w:pStyle w:val="ListParagraph"/>
        <w:numPr>
          <w:ilvl w:val="1"/>
          <w:numId w:val="24"/>
        </w:numPr>
        <w:tabs>
          <w:tab w:val="left" w:pos="990"/>
        </w:tabs>
        <w:spacing w:after="0"/>
        <w:ind w:left="2430"/>
        <w:rPr>
          <w:b w:val="0"/>
          <w:bCs/>
        </w:rPr>
      </w:pPr>
      <w:r w:rsidRPr="00E24C10">
        <w:rPr>
          <w:b w:val="0"/>
          <w:bCs/>
        </w:rPr>
        <w:t>Output layer.</w:t>
      </w:r>
    </w:p>
    <w:p w14:paraId="36FBBC0F" w14:textId="5B7AD56B" w:rsidR="00931754" w:rsidRDefault="00182F22" w:rsidP="00384F51">
      <w:pPr>
        <w:tabs>
          <w:tab w:val="left" w:pos="1440"/>
        </w:tabs>
        <w:spacing w:after="0"/>
        <w:ind w:left="1440"/>
        <w:jc w:val="both"/>
        <w:rPr>
          <w:b w:val="0"/>
          <w:bCs/>
        </w:rPr>
      </w:pPr>
      <w:proofErr w:type="spellStart"/>
      <w:r w:rsidRPr="00E24C10">
        <w:rPr>
          <w:b w:val="0"/>
          <w:bCs/>
        </w:rPr>
        <w:t>Đó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là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chưa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kể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giữa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chúng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còn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có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="00931754">
        <w:rPr>
          <w:b w:val="0"/>
          <w:bCs/>
        </w:rPr>
        <w:t>phương</w:t>
      </w:r>
      <w:proofErr w:type="spellEnd"/>
      <w:r w:rsidR="00931754">
        <w:rPr>
          <w:b w:val="0"/>
          <w:bCs/>
        </w:rPr>
        <w:t xml:space="preserve"> </w:t>
      </w:r>
      <w:proofErr w:type="spellStart"/>
      <w:r w:rsidR="00931754">
        <w:rPr>
          <w:b w:val="0"/>
          <w:bCs/>
        </w:rPr>
        <w:t>thức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và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chứa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đối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tượng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giống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nhau</w:t>
      </w:r>
      <w:proofErr w:type="spellEnd"/>
      <w:r w:rsidRPr="00E24C10">
        <w:rPr>
          <w:b w:val="0"/>
          <w:bCs/>
        </w:rPr>
        <w:t xml:space="preserve"> (</w:t>
      </w:r>
      <w:proofErr w:type="spellStart"/>
      <w:r w:rsidRPr="00E24C10">
        <w:rPr>
          <w:b w:val="0"/>
          <w:bCs/>
        </w:rPr>
        <w:t>ví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dụ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như</w:t>
      </w:r>
      <w:proofErr w:type="spellEnd"/>
      <w:r w:rsidRPr="00E24C10">
        <w:rPr>
          <w:b w:val="0"/>
          <w:bCs/>
        </w:rPr>
        <w:t xml:space="preserve"> </w:t>
      </w:r>
      <w:del w:id="1552" w:author="HIKARI" w:date="2019-11-08T22:45:00Z">
        <w:r w:rsidRPr="00E24C10" w:rsidDel="00BF39C8">
          <w:rPr>
            <w:b w:val="0"/>
            <w:bCs/>
          </w:rPr>
          <w:delText xml:space="preserve">method </w:delText>
        </w:r>
      </w:del>
      <w:proofErr w:type="spellStart"/>
      <w:ins w:id="1553" w:author="HIKARI" w:date="2019-11-08T22:45:00Z">
        <w:r w:rsidR="00BF39C8">
          <w:rPr>
            <w:b w:val="0"/>
            <w:bCs/>
          </w:rPr>
          <w:t>phương</w:t>
        </w:r>
        <w:proofErr w:type="spellEnd"/>
        <w:r w:rsidR="00BF39C8">
          <w:rPr>
            <w:b w:val="0"/>
            <w:bCs/>
          </w:rPr>
          <w:t xml:space="preserve"> </w:t>
        </w:r>
        <w:proofErr w:type="spellStart"/>
        <w:r w:rsidR="00BF39C8">
          <w:rPr>
            <w:b w:val="0"/>
            <w:bCs/>
          </w:rPr>
          <w:t>thức</w:t>
        </w:r>
        <w:proofErr w:type="spellEnd"/>
        <w:r w:rsidR="00BF39C8" w:rsidRPr="00E24C10">
          <w:rPr>
            <w:b w:val="0"/>
            <w:bCs/>
          </w:rPr>
          <w:t xml:space="preserve"> </w:t>
        </w:r>
      </w:ins>
      <w:proofErr w:type="spellStart"/>
      <w:r w:rsidRPr="00E24C10">
        <w:rPr>
          <w:b w:val="0"/>
          <w:bCs/>
        </w:rPr>
        <w:t>đọc</w:t>
      </w:r>
      <w:proofErr w:type="spellEnd"/>
      <w:r w:rsidRPr="00E24C10">
        <w:rPr>
          <w:b w:val="0"/>
          <w:bCs/>
        </w:rPr>
        <w:t xml:space="preserve"> input, </w:t>
      </w:r>
      <w:proofErr w:type="spellStart"/>
      <w:r w:rsidRPr="00E24C10">
        <w:rPr>
          <w:b w:val="0"/>
          <w:bCs/>
        </w:rPr>
        <w:t>đối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tượng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đồ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hoạ</w:t>
      </w:r>
      <w:commentRangeStart w:id="1554"/>
      <w:proofErr w:type="spellEnd"/>
      <w:r w:rsidRPr="00E24C10">
        <w:rPr>
          <w:b w:val="0"/>
          <w:bCs/>
        </w:rPr>
        <w:t xml:space="preserve">, </w:t>
      </w:r>
      <w:proofErr w:type="spellStart"/>
      <w:ins w:id="1555" w:author="HIKARI" w:date="2019-11-08T22:45:00Z">
        <w:r w:rsidR="00BF39C8">
          <w:rPr>
            <w:b w:val="0"/>
            <w:bCs/>
          </w:rPr>
          <w:t>phương</w:t>
        </w:r>
        <w:proofErr w:type="spellEnd"/>
        <w:r w:rsidR="00BF39C8">
          <w:rPr>
            <w:b w:val="0"/>
            <w:bCs/>
          </w:rPr>
          <w:t xml:space="preserve"> </w:t>
        </w:r>
        <w:proofErr w:type="spellStart"/>
        <w:r w:rsidR="00BF39C8">
          <w:rPr>
            <w:b w:val="0"/>
            <w:bCs/>
          </w:rPr>
          <w:t>thức</w:t>
        </w:r>
        <w:proofErr w:type="spellEnd"/>
        <w:r w:rsidR="00BF39C8">
          <w:rPr>
            <w:b w:val="0"/>
            <w:bCs/>
          </w:rPr>
          <w:t xml:space="preserve"> </w:t>
        </w:r>
        <w:proofErr w:type="spellStart"/>
        <w:r w:rsidR="00BF39C8">
          <w:rPr>
            <w:b w:val="0"/>
            <w:bCs/>
          </w:rPr>
          <w:t>biểu</w:t>
        </w:r>
        <w:proofErr w:type="spellEnd"/>
        <w:r w:rsidR="00BF39C8">
          <w:rPr>
            <w:b w:val="0"/>
            <w:bCs/>
          </w:rPr>
          <w:t xml:space="preserve"> </w:t>
        </w:r>
        <w:proofErr w:type="spellStart"/>
        <w:r w:rsidR="00BF39C8">
          <w:rPr>
            <w:b w:val="0"/>
            <w:bCs/>
          </w:rPr>
          <w:t>diễn</w:t>
        </w:r>
        <w:proofErr w:type="spellEnd"/>
        <w:r w:rsidR="00BF39C8">
          <w:rPr>
            <w:b w:val="0"/>
            <w:bCs/>
          </w:rPr>
          <w:t xml:space="preserve"> </w:t>
        </w:r>
      </w:ins>
      <w:proofErr w:type="spellStart"/>
      <w:ins w:id="1556" w:author="HIKARI" w:date="2019-11-08T22:46:00Z">
        <w:r w:rsidR="00BF39C8">
          <w:rPr>
            <w:b w:val="0"/>
            <w:bCs/>
          </w:rPr>
          <w:t>đối</w:t>
        </w:r>
        <w:proofErr w:type="spellEnd"/>
        <w:r w:rsidR="00BF39C8">
          <w:rPr>
            <w:b w:val="0"/>
            <w:bCs/>
          </w:rPr>
          <w:t xml:space="preserve"> </w:t>
        </w:r>
        <w:proofErr w:type="spellStart"/>
        <w:r w:rsidR="00BF39C8">
          <w:rPr>
            <w:b w:val="0"/>
            <w:bCs/>
          </w:rPr>
          <w:t>tượng</w:t>
        </w:r>
        <w:proofErr w:type="spellEnd"/>
        <w:r w:rsidR="00BF39C8">
          <w:rPr>
            <w:b w:val="0"/>
            <w:bCs/>
          </w:rPr>
          <w:t xml:space="preserve"> </w:t>
        </w:r>
        <w:proofErr w:type="spellStart"/>
        <w:r w:rsidR="00BF39C8">
          <w:rPr>
            <w:b w:val="0"/>
            <w:bCs/>
          </w:rPr>
          <w:t>về</w:t>
        </w:r>
        <w:proofErr w:type="spellEnd"/>
        <w:r w:rsidR="00BF39C8">
          <w:rPr>
            <w:b w:val="0"/>
            <w:bCs/>
          </w:rPr>
          <w:t xml:space="preserve"> </w:t>
        </w:r>
        <w:proofErr w:type="spellStart"/>
        <w:r w:rsidR="00BF39C8">
          <w:rPr>
            <w:b w:val="0"/>
            <w:bCs/>
          </w:rPr>
          <w:t>dạng</w:t>
        </w:r>
        <w:proofErr w:type="spellEnd"/>
        <w:r w:rsidR="00BF39C8">
          <w:rPr>
            <w:b w:val="0"/>
            <w:bCs/>
          </w:rPr>
          <w:t xml:space="preserve"> </w:t>
        </w:r>
        <w:proofErr w:type="spellStart"/>
        <w:r w:rsidR="00BF39C8">
          <w:rPr>
            <w:b w:val="0"/>
            <w:bCs/>
          </w:rPr>
          <w:t>chữ</w:t>
        </w:r>
      </w:ins>
      <w:proofErr w:type="spellEnd"/>
      <w:ins w:id="1557" w:author="HIKARI" w:date="2019-11-08T22:45:00Z">
        <w:r w:rsidR="00BF39C8">
          <w:rPr>
            <w:b w:val="0"/>
            <w:bCs/>
          </w:rPr>
          <w:t>,</w:t>
        </w:r>
      </w:ins>
      <w:del w:id="1558" w:author="HIKARI" w:date="2019-11-08T22:45:00Z">
        <w:r w:rsidRPr="00E24C10" w:rsidDel="00BF39C8">
          <w:rPr>
            <w:b w:val="0"/>
            <w:bCs/>
          </w:rPr>
          <w:delText xml:space="preserve">overdrive method .ToString(), </w:delText>
        </w:r>
        <w:commentRangeEnd w:id="1554"/>
        <w:r w:rsidR="006961FC" w:rsidDel="00BF39C8">
          <w:rPr>
            <w:rStyle w:val="CommentReference"/>
          </w:rPr>
          <w:commentReference w:id="1554"/>
        </w:r>
      </w:del>
      <w:r w:rsidRPr="00E24C10">
        <w:rPr>
          <w:b w:val="0"/>
          <w:bCs/>
        </w:rPr>
        <w:t xml:space="preserve">…). </w:t>
      </w:r>
      <w:proofErr w:type="spellStart"/>
      <w:r w:rsidRPr="00E24C10">
        <w:rPr>
          <w:b w:val="0"/>
          <w:bCs/>
        </w:rPr>
        <w:t>Vì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thế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để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tận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dụng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sức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mạnh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của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lập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trình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hướng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đối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tượng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chúng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em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quyết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định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thiết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kế</w:t>
      </w:r>
      <w:proofErr w:type="spellEnd"/>
      <w:r w:rsidRPr="00E24C10">
        <w:rPr>
          <w:b w:val="0"/>
          <w:bCs/>
        </w:rPr>
        <w:t xml:space="preserve"> class Layer, class </w:t>
      </w:r>
      <w:proofErr w:type="spellStart"/>
      <w:r w:rsidRPr="00E24C10">
        <w:rPr>
          <w:b w:val="0"/>
          <w:bCs/>
        </w:rPr>
        <w:t>này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là</w:t>
      </w:r>
      <w:proofErr w:type="spellEnd"/>
      <w:r w:rsidRPr="00E24C10">
        <w:rPr>
          <w:b w:val="0"/>
          <w:bCs/>
        </w:rPr>
        <w:t xml:space="preserve"> base </w:t>
      </w:r>
      <w:proofErr w:type="spellStart"/>
      <w:r w:rsidRPr="00E24C10">
        <w:rPr>
          <w:b w:val="0"/>
          <w:bCs/>
        </w:rPr>
        <w:t>cho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class </w:t>
      </w:r>
      <w:proofErr w:type="spellStart"/>
      <w:r w:rsidRPr="00E24C10">
        <w:rPr>
          <w:b w:val="0"/>
          <w:bCs/>
        </w:rPr>
        <w:t>khác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chứa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tất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cả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những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phương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thức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thuộc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tính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chung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của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layer. </w:t>
      </w:r>
      <w:proofErr w:type="spellStart"/>
      <w:r w:rsidRPr="00E24C10">
        <w:rPr>
          <w:b w:val="0"/>
          <w:bCs/>
        </w:rPr>
        <w:t>Đồng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thời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class </w:t>
      </w:r>
      <w:proofErr w:type="spellStart"/>
      <w:r w:rsidRPr="00E24C10">
        <w:rPr>
          <w:b w:val="0"/>
          <w:bCs/>
        </w:rPr>
        <w:t>của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layer </w:t>
      </w:r>
      <w:proofErr w:type="spellStart"/>
      <w:r w:rsidRPr="00E24C10">
        <w:rPr>
          <w:b w:val="0"/>
          <w:bCs/>
        </w:rPr>
        <w:t>khác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kế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thừa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nó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bổ</w:t>
      </w:r>
      <w:proofErr w:type="spellEnd"/>
      <w:r w:rsidRPr="00E24C10">
        <w:rPr>
          <w:b w:val="0"/>
          <w:bCs/>
        </w:rPr>
        <w:t xml:space="preserve"> sung </w:t>
      </w:r>
      <w:proofErr w:type="spellStart"/>
      <w:r w:rsidRPr="00E24C10">
        <w:rPr>
          <w:b w:val="0"/>
          <w:bCs/>
        </w:rPr>
        <w:t>các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="00931754">
        <w:rPr>
          <w:b w:val="0"/>
          <w:bCs/>
        </w:rPr>
        <w:t>phương</w:t>
      </w:r>
      <w:proofErr w:type="spellEnd"/>
      <w:r w:rsidR="00931754">
        <w:rPr>
          <w:b w:val="0"/>
          <w:bCs/>
        </w:rPr>
        <w:t xml:space="preserve"> </w:t>
      </w:r>
      <w:proofErr w:type="spellStart"/>
      <w:r w:rsidR="00931754">
        <w:rPr>
          <w:b w:val="0"/>
          <w:bCs/>
        </w:rPr>
        <w:t>thức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đối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tượng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của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riêng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nó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để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đáp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ứng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chức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năng</w:t>
      </w:r>
      <w:proofErr w:type="spellEnd"/>
      <w:r w:rsidRPr="00E24C10">
        <w:rPr>
          <w:b w:val="0"/>
          <w:bCs/>
        </w:rPr>
        <w:t xml:space="preserve">, </w:t>
      </w:r>
      <w:proofErr w:type="spellStart"/>
      <w:r w:rsidRPr="00E24C10">
        <w:rPr>
          <w:b w:val="0"/>
          <w:bCs/>
        </w:rPr>
        <w:t>nhiệm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vụ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của</w:t>
      </w:r>
      <w:proofErr w:type="spellEnd"/>
      <w:r w:rsidRPr="00E24C10">
        <w:rPr>
          <w:b w:val="0"/>
          <w:bCs/>
        </w:rPr>
        <w:t xml:space="preserve"> layer </w:t>
      </w:r>
      <w:proofErr w:type="spellStart"/>
      <w:r w:rsidRPr="00E24C10">
        <w:rPr>
          <w:b w:val="0"/>
          <w:bCs/>
        </w:rPr>
        <w:t>mà</w:t>
      </w:r>
      <w:proofErr w:type="spellEnd"/>
      <w:r w:rsidRPr="00E24C10">
        <w:rPr>
          <w:b w:val="0"/>
          <w:bCs/>
        </w:rPr>
        <w:t xml:space="preserve"> class </w:t>
      </w:r>
      <w:proofErr w:type="spellStart"/>
      <w:r w:rsidRPr="00E24C10">
        <w:rPr>
          <w:b w:val="0"/>
          <w:bCs/>
        </w:rPr>
        <w:t>đó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hiện</w:t>
      </w:r>
      <w:proofErr w:type="spellEnd"/>
      <w:r w:rsidRPr="00E24C10">
        <w:rPr>
          <w:b w:val="0"/>
          <w:bCs/>
        </w:rPr>
        <w:t xml:space="preserve"> </w:t>
      </w:r>
      <w:proofErr w:type="spellStart"/>
      <w:r w:rsidRPr="00E24C10">
        <w:rPr>
          <w:b w:val="0"/>
          <w:bCs/>
        </w:rPr>
        <w:t>thực</w:t>
      </w:r>
      <w:proofErr w:type="spellEnd"/>
      <w:r w:rsidRPr="00E24C10">
        <w:rPr>
          <w:b w:val="0"/>
          <w:bCs/>
        </w:rPr>
        <w:t>.</w:t>
      </w:r>
    </w:p>
    <w:p w14:paraId="53C00CEE" w14:textId="77777777" w:rsidR="00315744" w:rsidRPr="00384F51" w:rsidRDefault="00315744" w:rsidP="00384F51">
      <w:pPr>
        <w:tabs>
          <w:tab w:val="left" w:pos="1440"/>
        </w:tabs>
        <w:spacing w:after="0"/>
        <w:ind w:left="1440"/>
        <w:jc w:val="both"/>
        <w:rPr>
          <w:b w:val="0"/>
          <w:bCs/>
        </w:rPr>
      </w:pPr>
    </w:p>
    <w:p w14:paraId="4F4997AE" w14:textId="2460944D" w:rsidR="00931754" w:rsidRPr="001719AC" w:rsidRDefault="00B40711">
      <w:pPr>
        <w:pStyle w:val="Heading4"/>
        <w:numPr>
          <w:ilvl w:val="2"/>
          <w:numId w:val="21"/>
        </w:numPr>
        <w:pPrChange w:id="1559" w:author="HIKARI" w:date="2019-11-08T21:24:00Z">
          <w:pPr>
            <w:pStyle w:val="ListParagraph"/>
            <w:numPr>
              <w:ilvl w:val="2"/>
              <w:numId w:val="21"/>
            </w:numPr>
            <w:ind w:left="2160" w:hanging="1080"/>
            <w:outlineLvl w:val="3"/>
          </w:pPr>
        </w:pPrChange>
      </w:pPr>
      <w:bookmarkStart w:id="1560" w:name="_Toc24298344"/>
      <w:proofErr w:type="spellStart"/>
      <w:r w:rsidRPr="00E24C10">
        <w:lastRenderedPageBreak/>
        <w:t>Đặc</w:t>
      </w:r>
      <w:proofErr w:type="spellEnd"/>
      <w:r w:rsidRPr="00E24C10">
        <w:t xml:space="preserve"> </w:t>
      </w:r>
      <w:proofErr w:type="spellStart"/>
      <w:r w:rsidRPr="00E24C10">
        <w:t>tả</w:t>
      </w:r>
      <w:proofErr w:type="spellEnd"/>
      <w:r w:rsidR="00FF4420">
        <w:t xml:space="preserve"> </w:t>
      </w:r>
      <w:proofErr w:type="spellStart"/>
      <w:r w:rsidR="00FF4420">
        <w:t>lớp</w:t>
      </w:r>
      <w:bookmarkEnd w:id="1560"/>
      <w:proofErr w:type="spellEnd"/>
    </w:p>
    <w:p w14:paraId="7DAFC2C8" w14:textId="4A64D1FE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1561" w:name="_Toc24052628"/>
      <w:bookmarkStart w:id="1562" w:name="_Toc24298373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Pr="00DD096E">
        <w:rPr>
          <w:noProof/>
          <w:sz w:val="20"/>
          <w:szCs w:val="20"/>
        </w:rPr>
        <w:t>6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Danh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mục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lớp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cho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Layer </w:t>
      </w:r>
      <w:proofErr w:type="spellStart"/>
      <w:r w:rsidRPr="00DD096E">
        <w:rPr>
          <w:sz w:val="20"/>
          <w:szCs w:val="20"/>
        </w:rPr>
        <w:t>của</w:t>
      </w:r>
      <w:proofErr w:type="spellEnd"/>
      <w:r w:rsidRPr="00DD096E">
        <w:rPr>
          <w:sz w:val="20"/>
          <w:szCs w:val="20"/>
        </w:rPr>
        <w:t xml:space="preserve"> TensorFlow Layers API</w:t>
      </w:r>
      <w:bookmarkEnd w:id="1561"/>
      <w:bookmarkEnd w:id="1562"/>
    </w:p>
    <w:tbl>
      <w:tblPr>
        <w:tblStyle w:val="TableGrid"/>
        <w:tblW w:w="10350" w:type="dxa"/>
        <w:tblInd w:w="355" w:type="dxa"/>
        <w:tblLook w:val="04A0" w:firstRow="1" w:lastRow="0" w:firstColumn="1" w:lastColumn="0" w:noHBand="0" w:noVBand="1"/>
        <w:tblPrChange w:id="1563" w:author="HIKARI" w:date="2019-11-10T17:14:00Z">
          <w:tblPr>
            <w:tblStyle w:val="TableGrid"/>
            <w:tblW w:w="10350" w:type="dxa"/>
            <w:tblInd w:w="355" w:type="dxa"/>
            <w:tblLook w:val="04A0" w:firstRow="1" w:lastRow="0" w:firstColumn="1" w:lastColumn="0" w:noHBand="0" w:noVBand="1"/>
          </w:tblPr>
        </w:tblPrChange>
      </w:tblPr>
      <w:tblGrid>
        <w:gridCol w:w="534"/>
        <w:gridCol w:w="2325"/>
        <w:gridCol w:w="5691"/>
        <w:gridCol w:w="1800"/>
        <w:tblGridChange w:id="1564">
          <w:tblGrid>
            <w:gridCol w:w="534"/>
            <w:gridCol w:w="2325"/>
            <w:gridCol w:w="5691"/>
            <w:gridCol w:w="1800"/>
          </w:tblGrid>
        </w:tblGridChange>
      </w:tblGrid>
      <w:tr w:rsidR="00182F22" w:rsidRPr="00E24C10" w14:paraId="71CAA018" w14:textId="77777777" w:rsidTr="00906A68">
        <w:tc>
          <w:tcPr>
            <w:tcW w:w="534" w:type="dxa"/>
            <w:vAlign w:val="center"/>
            <w:tcPrChange w:id="1565" w:author="HIKARI" w:date="2019-11-10T17:14:00Z">
              <w:tcPr>
                <w:tcW w:w="534" w:type="dxa"/>
              </w:tcPr>
            </w:tcPrChange>
          </w:tcPr>
          <w:p w14:paraId="00D083A6" w14:textId="4F21E8B1" w:rsidR="00182F22" w:rsidRPr="00E24C10" w:rsidRDefault="00182F22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566" w:author="HIKARI" w:date="2019-11-10T17:14:00Z">
                <w:pPr>
                  <w:tabs>
                    <w:tab w:val="left" w:pos="990"/>
                  </w:tabs>
                </w:pPr>
              </w:pPrChange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2325" w:type="dxa"/>
            <w:vAlign w:val="center"/>
            <w:tcPrChange w:id="1567" w:author="HIKARI" w:date="2019-11-10T17:14:00Z">
              <w:tcPr>
                <w:tcW w:w="2325" w:type="dxa"/>
              </w:tcPr>
            </w:tcPrChange>
          </w:tcPr>
          <w:p w14:paraId="5A5719EC" w14:textId="77777777" w:rsidR="00182F22" w:rsidRPr="00E24C10" w:rsidRDefault="00182F22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568" w:author="HIKARI" w:date="2019-11-10T17:1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lớp</w:t>
            </w:r>
            <w:proofErr w:type="spellEnd"/>
          </w:p>
        </w:tc>
        <w:tc>
          <w:tcPr>
            <w:tcW w:w="5691" w:type="dxa"/>
            <w:vAlign w:val="center"/>
            <w:tcPrChange w:id="1569" w:author="HIKARI" w:date="2019-11-10T17:14:00Z">
              <w:tcPr>
                <w:tcW w:w="5691" w:type="dxa"/>
              </w:tcPr>
            </w:tcPrChange>
          </w:tcPr>
          <w:p w14:paraId="5A8A496D" w14:textId="77777777" w:rsidR="00182F22" w:rsidRPr="00E24C10" w:rsidRDefault="00182F22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570" w:author="HIKARI" w:date="2019-11-10T17:14:00Z">
                <w:pPr>
                  <w:tabs>
                    <w:tab w:val="left" w:pos="990"/>
                  </w:tabs>
                  <w:spacing w:line="360" w:lineRule="auto"/>
                  <w:jc w:val="both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1800" w:type="dxa"/>
            <w:vAlign w:val="center"/>
            <w:tcPrChange w:id="1571" w:author="HIKARI" w:date="2019-11-10T17:14:00Z">
              <w:tcPr>
                <w:tcW w:w="1800" w:type="dxa"/>
              </w:tcPr>
            </w:tcPrChange>
          </w:tcPr>
          <w:p w14:paraId="062FC5F9" w14:textId="0BF3CACB" w:rsidR="00182F22" w:rsidRPr="00E24C10" w:rsidRDefault="00182F22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572" w:author="HIKARI" w:date="2019-11-10T17:1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 xml:space="preserve">SV </w:t>
            </w:r>
            <w:proofErr w:type="spellStart"/>
            <w:r w:rsidRPr="00E24C10">
              <w:rPr>
                <w:b w:val="0"/>
                <w:bCs/>
              </w:rPr>
              <w:t>phụ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trách</w:t>
            </w:r>
            <w:proofErr w:type="spellEnd"/>
          </w:p>
        </w:tc>
      </w:tr>
      <w:tr w:rsidR="00DF5397" w:rsidRPr="00E24C10" w14:paraId="5A9B73F0" w14:textId="77777777" w:rsidTr="00906A68">
        <w:tc>
          <w:tcPr>
            <w:tcW w:w="534" w:type="dxa"/>
            <w:tcPrChange w:id="1573" w:author="HIKARI" w:date="2019-11-10T17:14:00Z">
              <w:tcPr>
                <w:tcW w:w="534" w:type="dxa"/>
              </w:tcPr>
            </w:tcPrChange>
          </w:tcPr>
          <w:p w14:paraId="38FA0F8A" w14:textId="18BB9FBF" w:rsidR="00DF5397" w:rsidRPr="00E24C10" w:rsidRDefault="00DF5397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574" w:author="HIKARI" w:date="2019-11-09T21:15:00Z">
                <w:pPr>
                  <w:tabs>
                    <w:tab w:val="left" w:pos="990"/>
                  </w:tabs>
                  <w:jc w:val="center"/>
                </w:pPr>
              </w:pPrChange>
            </w:pPr>
            <w:r>
              <w:rPr>
                <w:b w:val="0"/>
                <w:bCs/>
              </w:rPr>
              <w:t>1</w:t>
            </w:r>
          </w:p>
        </w:tc>
        <w:tc>
          <w:tcPr>
            <w:tcW w:w="2325" w:type="dxa"/>
            <w:tcPrChange w:id="1575" w:author="HIKARI" w:date="2019-11-10T17:14:00Z">
              <w:tcPr>
                <w:tcW w:w="2325" w:type="dxa"/>
              </w:tcPr>
            </w:tcPrChange>
          </w:tcPr>
          <w:p w14:paraId="6C32E6E4" w14:textId="703E0668" w:rsidR="00DF5397" w:rsidRPr="00E24C10" w:rsidRDefault="00CA1FC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576" w:author="HIKARI" w:date="2019-11-09T21:15:00Z">
                <w:pPr>
                  <w:tabs>
                    <w:tab w:val="left" w:pos="990"/>
                  </w:tabs>
                </w:pPr>
              </w:pPrChange>
            </w:pPr>
            <w:proofErr w:type="spellStart"/>
            <w:r>
              <w:rPr>
                <w:b w:val="0"/>
                <w:bCs/>
              </w:rPr>
              <w:t>ILayer</w:t>
            </w:r>
            <w:proofErr w:type="spellEnd"/>
          </w:p>
        </w:tc>
        <w:tc>
          <w:tcPr>
            <w:tcW w:w="5691" w:type="dxa"/>
            <w:tcPrChange w:id="1577" w:author="HIKARI" w:date="2019-11-10T17:14:00Z">
              <w:tcPr>
                <w:tcW w:w="5691" w:type="dxa"/>
              </w:tcPr>
            </w:tcPrChange>
          </w:tcPr>
          <w:p w14:paraId="77D096C9" w14:textId="47545261" w:rsidR="00DF5397" w:rsidRPr="00E24C10" w:rsidRDefault="00DD5052" w:rsidP="00C90093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  <w:pPrChange w:id="1578" w:author="HIKARI" w:date="2019-11-10T17:24:00Z">
                <w:pPr>
                  <w:tabs>
                    <w:tab w:val="left" w:pos="990"/>
                  </w:tabs>
                  <w:spacing w:after="120"/>
                  <w:jc w:val="both"/>
                </w:pPr>
              </w:pPrChange>
            </w:pPr>
            <w:proofErr w:type="spellStart"/>
            <w:ins w:id="1579" w:author="HIKARI" w:date="2019-11-09T21:13:00Z">
              <w:r>
                <w:rPr>
                  <w:b w:val="0"/>
                  <w:bCs/>
                </w:rPr>
                <w:t>Định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nghĩa</w:t>
              </w:r>
            </w:ins>
            <w:proofErr w:type="spellEnd"/>
            <w:del w:id="1580" w:author="HIKARI" w:date="2019-11-09T21:13:00Z">
              <w:r w:rsidR="000A7163" w:rsidDel="00DD5052">
                <w:rPr>
                  <w:b w:val="0"/>
                  <w:bCs/>
                </w:rPr>
                <w:delText>Chứa</w:delText>
              </w:r>
            </w:del>
            <w:r w:rsidR="000A7163">
              <w:rPr>
                <w:b w:val="0"/>
                <w:bCs/>
              </w:rPr>
              <w:t xml:space="preserve"> </w:t>
            </w:r>
            <w:del w:id="1581" w:author="HIKARI" w:date="2019-11-09T21:13:00Z">
              <w:r w:rsidR="000A7163" w:rsidDel="00DD5052">
                <w:rPr>
                  <w:b w:val="0"/>
                  <w:bCs/>
                </w:rPr>
                <w:delText>các hàm dựng cần thiết cho</w:delText>
              </w:r>
            </w:del>
            <w:proofErr w:type="spellStart"/>
            <w:ins w:id="1582" w:author="HIKARI" w:date="2019-11-09T21:13:00Z">
              <w:r>
                <w:rPr>
                  <w:b w:val="0"/>
                  <w:bCs/>
                </w:rPr>
                <w:t>thuộc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tính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và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hành</w:t>
              </w:r>
              <w:proofErr w:type="spellEnd"/>
              <w:r>
                <w:rPr>
                  <w:b w:val="0"/>
                  <w:bCs/>
                </w:rPr>
                <w:t xml:space="preserve"> vi </w:t>
              </w:r>
              <w:proofErr w:type="spellStart"/>
              <w:r>
                <w:rPr>
                  <w:b w:val="0"/>
                  <w:bCs/>
                </w:rPr>
                <w:t>chung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của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các</w:t>
              </w:r>
            </w:ins>
            <w:proofErr w:type="spellEnd"/>
            <w:r w:rsidR="000A7163">
              <w:rPr>
                <w:b w:val="0"/>
                <w:bCs/>
              </w:rPr>
              <w:t xml:space="preserve"> class Layer</w:t>
            </w:r>
            <w:ins w:id="1583" w:author="HIKARI" w:date="2019-11-09T21:14:00Z">
              <w:r>
                <w:rPr>
                  <w:b w:val="0"/>
                  <w:bCs/>
                </w:rPr>
                <w:t xml:space="preserve">, </w:t>
              </w:r>
              <w:proofErr w:type="spellStart"/>
              <w:r>
                <w:rPr>
                  <w:b w:val="0"/>
                  <w:bCs/>
                </w:rPr>
                <w:t>giúp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việc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xây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dựng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các</w:t>
              </w:r>
              <w:proofErr w:type="spellEnd"/>
              <w:r>
                <w:rPr>
                  <w:b w:val="0"/>
                  <w:bCs/>
                </w:rPr>
                <w:t xml:space="preserve"> class </w:t>
              </w:r>
              <w:proofErr w:type="spellStart"/>
              <w:r>
                <w:rPr>
                  <w:b w:val="0"/>
                  <w:bCs/>
                </w:rPr>
                <w:t>của</w:t>
              </w:r>
              <w:proofErr w:type="spellEnd"/>
              <w:r>
                <w:rPr>
                  <w:b w:val="0"/>
                  <w:bCs/>
                </w:rPr>
                <w:t xml:space="preserve"> Layers API </w:t>
              </w:r>
              <w:proofErr w:type="spellStart"/>
              <w:r>
                <w:rPr>
                  <w:b w:val="0"/>
                  <w:bCs/>
                </w:rPr>
                <w:t>trở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nên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th</w:t>
              </w:r>
            </w:ins>
            <w:ins w:id="1584" w:author="HIKARI" w:date="2019-11-09T21:15:00Z">
              <w:r>
                <w:rPr>
                  <w:b w:val="0"/>
                  <w:bCs/>
                </w:rPr>
                <w:t>ống</w:t>
              </w:r>
              <w:proofErr w:type="spellEnd"/>
              <w:r>
                <w:rPr>
                  <w:b w:val="0"/>
                  <w:bCs/>
                </w:rPr>
                <w:t xml:space="preserve"> </w:t>
              </w:r>
              <w:proofErr w:type="spellStart"/>
              <w:r>
                <w:rPr>
                  <w:b w:val="0"/>
                  <w:bCs/>
                </w:rPr>
                <w:t>nhất</w:t>
              </w:r>
            </w:ins>
            <w:proofErr w:type="spellEnd"/>
            <w:ins w:id="1585" w:author="HIKARI" w:date="2019-11-10T17:24:00Z">
              <w:r w:rsidR="00C90093">
                <w:rPr>
                  <w:b w:val="0"/>
                  <w:bCs/>
                </w:rPr>
                <w:t>.</w:t>
              </w:r>
            </w:ins>
          </w:p>
        </w:tc>
        <w:tc>
          <w:tcPr>
            <w:tcW w:w="1800" w:type="dxa"/>
            <w:vAlign w:val="center"/>
            <w:tcPrChange w:id="1586" w:author="HIKARI" w:date="2019-11-10T17:14:00Z">
              <w:tcPr>
                <w:tcW w:w="1800" w:type="dxa"/>
              </w:tcPr>
            </w:tcPrChange>
          </w:tcPr>
          <w:p w14:paraId="183594D5" w14:textId="1C98E94C" w:rsidR="00DF5397" w:rsidRPr="00E24C10" w:rsidRDefault="000A7163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587" w:author="HIKARI" w:date="2019-11-10T17:14:00Z">
                <w:pPr>
                  <w:tabs>
                    <w:tab w:val="left" w:pos="990"/>
                  </w:tabs>
                </w:pPr>
              </w:pPrChange>
            </w:pPr>
            <w:proofErr w:type="spellStart"/>
            <w:r>
              <w:rPr>
                <w:b w:val="0"/>
                <w:bCs/>
              </w:rPr>
              <w:t>Hoàng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Vương</w:t>
            </w:r>
            <w:proofErr w:type="spellEnd"/>
          </w:p>
        </w:tc>
      </w:tr>
      <w:tr w:rsidR="00182F22" w:rsidRPr="00E24C10" w14:paraId="5F7D71F8" w14:textId="77777777" w:rsidTr="00906A68">
        <w:tc>
          <w:tcPr>
            <w:tcW w:w="534" w:type="dxa"/>
            <w:tcPrChange w:id="1588" w:author="HIKARI" w:date="2019-11-10T17:14:00Z">
              <w:tcPr>
                <w:tcW w:w="534" w:type="dxa"/>
              </w:tcPr>
            </w:tcPrChange>
          </w:tcPr>
          <w:p w14:paraId="056CB33B" w14:textId="2EE9B01C" w:rsidR="00182F22" w:rsidRPr="00E24C10" w:rsidRDefault="00DF5397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589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>
              <w:rPr>
                <w:b w:val="0"/>
                <w:bCs/>
              </w:rPr>
              <w:t>2</w:t>
            </w:r>
          </w:p>
        </w:tc>
        <w:tc>
          <w:tcPr>
            <w:tcW w:w="2325" w:type="dxa"/>
            <w:tcPrChange w:id="1590" w:author="HIKARI" w:date="2019-11-10T17:14:00Z">
              <w:tcPr>
                <w:tcW w:w="2325" w:type="dxa"/>
              </w:tcPr>
            </w:tcPrChange>
          </w:tcPr>
          <w:p w14:paraId="36249150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591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bookmarkStart w:id="1592" w:name="_Hlk21895241"/>
            <w:r w:rsidRPr="00E24C10">
              <w:rPr>
                <w:b w:val="0"/>
                <w:bCs/>
              </w:rPr>
              <w:t>Layer</w:t>
            </w:r>
            <w:bookmarkEnd w:id="1592"/>
          </w:p>
          <w:p w14:paraId="33E76A5A" w14:textId="1629B08F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593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 xml:space="preserve">: </w:t>
            </w:r>
            <w:proofErr w:type="spellStart"/>
            <w:r w:rsidR="00CA1FC2">
              <w:rPr>
                <w:b w:val="0"/>
                <w:bCs/>
              </w:rPr>
              <w:t>ILayer</w:t>
            </w:r>
            <w:proofErr w:type="spellEnd"/>
          </w:p>
        </w:tc>
        <w:tc>
          <w:tcPr>
            <w:tcW w:w="5691" w:type="dxa"/>
            <w:tcPrChange w:id="1594" w:author="HIKARI" w:date="2019-11-10T17:14:00Z">
              <w:tcPr>
                <w:tcW w:w="5691" w:type="dxa"/>
              </w:tcPr>
            </w:tcPrChange>
          </w:tcPr>
          <w:p w14:paraId="4FE7D2B0" w14:textId="77777777" w:rsidR="00182F22" w:rsidRPr="00E24C10" w:rsidRDefault="00182F22" w:rsidP="00C90093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  <w:pPrChange w:id="1595" w:author="HIKARI" w:date="2019-11-10T17:24:00Z">
                <w:pPr>
                  <w:tabs>
                    <w:tab w:val="left" w:pos="990"/>
                  </w:tabs>
                  <w:spacing w:line="360" w:lineRule="auto"/>
                  <w:jc w:val="both"/>
                </w:pPr>
              </w:pPrChange>
            </w:pPr>
            <w:r w:rsidRPr="00E24C10">
              <w:rPr>
                <w:b w:val="0"/>
                <w:bCs/>
              </w:rPr>
              <w:t xml:space="preserve">Base class, </w:t>
            </w: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  <w:i/>
                <w:iCs/>
              </w:rPr>
              <w:t>Layer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 </w:t>
            </w:r>
            <w:proofErr w:type="spellStart"/>
            <w:r w:rsidRPr="00E24C10">
              <w:rPr>
                <w:b w:val="0"/>
                <w:bCs/>
              </w:rPr>
              <w:t>Chứa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những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, </w:t>
            </w:r>
            <w:proofErr w:type="spellStart"/>
            <w:r w:rsidRPr="00E24C10">
              <w:rPr>
                <w:b w:val="0"/>
                <w:bCs/>
              </w:rPr>
              <w:t>thuộc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tính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chung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Layer, </w:t>
            </w:r>
            <w:proofErr w:type="spellStart"/>
            <w:r w:rsidRPr="00E24C10">
              <w:rPr>
                <w:b w:val="0"/>
                <w:bCs/>
              </w:rPr>
              <w:t>cho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class </w:t>
            </w:r>
            <w:proofErr w:type="spellStart"/>
            <w:r w:rsidRPr="00E24C10">
              <w:rPr>
                <w:b w:val="0"/>
                <w:bCs/>
              </w:rPr>
              <w:t>khác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sử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dụng</w:t>
            </w:r>
            <w:proofErr w:type="spellEnd"/>
            <w:r w:rsidRPr="00E24C10">
              <w:rPr>
                <w:b w:val="0"/>
                <w:bCs/>
              </w:rPr>
              <w:t>.</w:t>
            </w:r>
          </w:p>
        </w:tc>
        <w:tc>
          <w:tcPr>
            <w:tcW w:w="1800" w:type="dxa"/>
            <w:vAlign w:val="center"/>
            <w:tcPrChange w:id="1596" w:author="HIKARI" w:date="2019-11-10T17:14:00Z">
              <w:tcPr>
                <w:tcW w:w="1800" w:type="dxa"/>
              </w:tcPr>
            </w:tcPrChange>
          </w:tcPr>
          <w:p w14:paraId="0B8A9B88" w14:textId="77777777" w:rsidR="00182F22" w:rsidRPr="00E24C10" w:rsidRDefault="00182F22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597" w:author="HIKARI" w:date="2019-11-10T17:1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182F22" w:rsidRPr="00E24C10" w14:paraId="3FE091DA" w14:textId="77777777" w:rsidTr="00906A68">
        <w:tc>
          <w:tcPr>
            <w:tcW w:w="534" w:type="dxa"/>
            <w:tcPrChange w:id="1598" w:author="HIKARI" w:date="2019-11-10T17:14:00Z">
              <w:tcPr>
                <w:tcW w:w="534" w:type="dxa"/>
              </w:tcPr>
            </w:tcPrChange>
          </w:tcPr>
          <w:p w14:paraId="6A8A0E75" w14:textId="22BCE46C" w:rsidR="00182F22" w:rsidRPr="00E24C10" w:rsidRDefault="00DF5397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599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>
              <w:rPr>
                <w:b w:val="0"/>
                <w:bCs/>
              </w:rPr>
              <w:t>3</w:t>
            </w:r>
          </w:p>
        </w:tc>
        <w:tc>
          <w:tcPr>
            <w:tcW w:w="2325" w:type="dxa"/>
            <w:tcPrChange w:id="1600" w:author="HIKARI" w:date="2019-11-10T17:14:00Z">
              <w:tcPr>
                <w:tcW w:w="2325" w:type="dxa"/>
              </w:tcPr>
            </w:tcPrChange>
          </w:tcPr>
          <w:p w14:paraId="4D5996C3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601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InputLayer</w:t>
            </w:r>
            <w:proofErr w:type="spellEnd"/>
          </w:p>
          <w:p w14:paraId="00F9A523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602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  <w:tcPrChange w:id="1603" w:author="HIKARI" w:date="2019-11-10T17:14:00Z">
              <w:tcPr>
                <w:tcW w:w="5691" w:type="dxa"/>
              </w:tcPr>
            </w:tcPrChange>
          </w:tcPr>
          <w:p w14:paraId="0440F195" w14:textId="77777777" w:rsidR="00182F22" w:rsidRPr="00E24C10" w:rsidRDefault="00182F22" w:rsidP="00C90093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  <w:pPrChange w:id="1604" w:author="HIKARI" w:date="2019-11-10T17:2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  <w:i/>
                <w:iCs/>
              </w:rPr>
              <w:t>InputLayer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  <w:tcPrChange w:id="1605" w:author="HIKARI" w:date="2019-11-10T17:14:00Z">
              <w:tcPr>
                <w:tcW w:w="1800" w:type="dxa"/>
              </w:tcPr>
            </w:tcPrChange>
          </w:tcPr>
          <w:p w14:paraId="4A8087A5" w14:textId="77777777" w:rsidR="00182F22" w:rsidRPr="00E24C10" w:rsidRDefault="00182F22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606" w:author="HIKARI" w:date="2019-11-10T17:1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182F22" w:rsidRPr="00E24C10" w14:paraId="57203808" w14:textId="77777777" w:rsidTr="00906A68">
        <w:tc>
          <w:tcPr>
            <w:tcW w:w="534" w:type="dxa"/>
            <w:tcPrChange w:id="1607" w:author="HIKARI" w:date="2019-11-10T17:14:00Z">
              <w:tcPr>
                <w:tcW w:w="534" w:type="dxa"/>
              </w:tcPr>
            </w:tcPrChange>
          </w:tcPr>
          <w:p w14:paraId="254828AC" w14:textId="451ABE01" w:rsidR="00182F22" w:rsidRPr="00E24C10" w:rsidRDefault="00DF5397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608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>
              <w:rPr>
                <w:b w:val="0"/>
                <w:bCs/>
              </w:rPr>
              <w:t>4</w:t>
            </w:r>
          </w:p>
        </w:tc>
        <w:tc>
          <w:tcPr>
            <w:tcW w:w="2325" w:type="dxa"/>
            <w:tcPrChange w:id="1609" w:author="HIKARI" w:date="2019-11-10T17:14:00Z">
              <w:tcPr>
                <w:tcW w:w="2325" w:type="dxa"/>
              </w:tcPr>
            </w:tcPrChange>
          </w:tcPr>
          <w:p w14:paraId="5C4D051B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610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Conv2D</w:t>
            </w:r>
          </w:p>
          <w:p w14:paraId="11C9C69C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611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  <w:tcPrChange w:id="1612" w:author="HIKARI" w:date="2019-11-10T17:14:00Z">
              <w:tcPr>
                <w:tcW w:w="5691" w:type="dxa"/>
              </w:tcPr>
            </w:tcPrChange>
          </w:tcPr>
          <w:p w14:paraId="04D5146F" w14:textId="77777777" w:rsidR="00182F22" w:rsidRPr="00E24C10" w:rsidRDefault="00182F22" w:rsidP="00C90093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  <w:pPrChange w:id="1613" w:author="HIKARI" w:date="2019-11-10T17:2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Conv2D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  <w:tcPrChange w:id="1614" w:author="HIKARI" w:date="2019-11-10T17:14:00Z">
              <w:tcPr>
                <w:tcW w:w="1800" w:type="dxa"/>
              </w:tcPr>
            </w:tcPrChange>
          </w:tcPr>
          <w:p w14:paraId="7D7D9DEB" w14:textId="77777777" w:rsidR="00182F22" w:rsidRPr="00E24C10" w:rsidRDefault="00182F22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615" w:author="HIKARI" w:date="2019-11-10T17:1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182F22" w:rsidRPr="00E24C10" w14:paraId="7A3EE1F0" w14:textId="77777777" w:rsidTr="00906A68">
        <w:tc>
          <w:tcPr>
            <w:tcW w:w="534" w:type="dxa"/>
            <w:tcPrChange w:id="1616" w:author="HIKARI" w:date="2019-11-10T17:14:00Z">
              <w:tcPr>
                <w:tcW w:w="534" w:type="dxa"/>
              </w:tcPr>
            </w:tcPrChange>
          </w:tcPr>
          <w:p w14:paraId="0A1267E5" w14:textId="1DB41A58" w:rsidR="00182F22" w:rsidRPr="00E24C10" w:rsidRDefault="00DF5397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617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>
              <w:rPr>
                <w:b w:val="0"/>
                <w:bCs/>
              </w:rPr>
              <w:t>5</w:t>
            </w:r>
          </w:p>
        </w:tc>
        <w:tc>
          <w:tcPr>
            <w:tcW w:w="2325" w:type="dxa"/>
            <w:tcPrChange w:id="1618" w:author="HIKARI" w:date="2019-11-10T17:14:00Z">
              <w:tcPr>
                <w:tcW w:w="2325" w:type="dxa"/>
              </w:tcPr>
            </w:tcPrChange>
          </w:tcPr>
          <w:p w14:paraId="7F287FA0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619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Activation</w:t>
            </w:r>
          </w:p>
          <w:p w14:paraId="4FB5093F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620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  <w:tcPrChange w:id="1621" w:author="HIKARI" w:date="2019-11-10T17:14:00Z">
              <w:tcPr>
                <w:tcW w:w="5691" w:type="dxa"/>
              </w:tcPr>
            </w:tcPrChange>
          </w:tcPr>
          <w:p w14:paraId="6F3093EB" w14:textId="77777777" w:rsidR="00182F22" w:rsidRPr="00E24C10" w:rsidRDefault="00182F22" w:rsidP="00C90093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  <w:pPrChange w:id="1622" w:author="HIKARI" w:date="2019-11-10T17:2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Activation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  <w:tcPrChange w:id="1623" w:author="HIKARI" w:date="2019-11-10T17:14:00Z">
              <w:tcPr>
                <w:tcW w:w="1800" w:type="dxa"/>
              </w:tcPr>
            </w:tcPrChange>
          </w:tcPr>
          <w:p w14:paraId="35A79D00" w14:textId="0B6AD321" w:rsidR="00182F22" w:rsidRPr="00E24C10" w:rsidRDefault="00906A68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624" w:author="HIKARI" w:date="2019-11-10T17:1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ins w:id="1625" w:author="HIKARI" w:date="2019-11-10T17:14:00Z">
              <w:r w:rsidRPr="00E24C10">
                <w:rPr>
                  <w:b w:val="0"/>
                  <w:bCs/>
                </w:rPr>
                <w:t>Hoàng</w:t>
              </w:r>
              <w:proofErr w:type="spellEnd"/>
              <w:r w:rsidRPr="00E24C10">
                <w:rPr>
                  <w:b w:val="0"/>
                  <w:bCs/>
                </w:rPr>
                <w:t xml:space="preserve"> </w:t>
              </w:r>
              <w:proofErr w:type="spellStart"/>
              <w:r w:rsidRPr="00E24C10">
                <w:rPr>
                  <w:b w:val="0"/>
                  <w:bCs/>
                </w:rPr>
                <w:t>Vương</w:t>
              </w:r>
            </w:ins>
            <w:proofErr w:type="spellEnd"/>
          </w:p>
        </w:tc>
      </w:tr>
      <w:tr w:rsidR="00182F22" w:rsidRPr="00E24C10" w14:paraId="2A418C21" w14:textId="77777777" w:rsidTr="00906A68">
        <w:tc>
          <w:tcPr>
            <w:tcW w:w="534" w:type="dxa"/>
            <w:tcPrChange w:id="1626" w:author="HIKARI" w:date="2019-11-10T17:14:00Z">
              <w:tcPr>
                <w:tcW w:w="534" w:type="dxa"/>
              </w:tcPr>
            </w:tcPrChange>
          </w:tcPr>
          <w:p w14:paraId="596EA554" w14:textId="7B5BC1E0" w:rsidR="00182F22" w:rsidRPr="00E24C10" w:rsidRDefault="00DF5397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627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>
              <w:rPr>
                <w:b w:val="0"/>
                <w:bCs/>
              </w:rPr>
              <w:t>6</w:t>
            </w:r>
          </w:p>
        </w:tc>
        <w:tc>
          <w:tcPr>
            <w:tcW w:w="2325" w:type="dxa"/>
            <w:tcPrChange w:id="1628" w:author="HIKARI" w:date="2019-11-10T17:14:00Z">
              <w:tcPr>
                <w:tcW w:w="2325" w:type="dxa"/>
              </w:tcPr>
            </w:tcPrChange>
          </w:tcPr>
          <w:p w14:paraId="04C96C26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629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Add</w:t>
            </w:r>
          </w:p>
          <w:p w14:paraId="3E469F1C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630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  <w:tcPrChange w:id="1631" w:author="HIKARI" w:date="2019-11-10T17:14:00Z">
              <w:tcPr>
                <w:tcW w:w="5691" w:type="dxa"/>
              </w:tcPr>
            </w:tcPrChange>
          </w:tcPr>
          <w:p w14:paraId="3652BC94" w14:textId="77777777" w:rsidR="00182F22" w:rsidRPr="00E24C10" w:rsidRDefault="00182F22" w:rsidP="00C90093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  <w:pPrChange w:id="1632" w:author="HIKARI" w:date="2019-11-10T17:2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Add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  <w:tcPrChange w:id="1633" w:author="HIKARI" w:date="2019-11-10T17:14:00Z">
              <w:tcPr>
                <w:tcW w:w="1800" w:type="dxa"/>
              </w:tcPr>
            </w:tcPrChange>
          </w:tcPr>
          <w:p w14:paraId="1F195794" w14:textId="77777777" w:rsidR="00182F22" w:rsidRPr="00E24C10" w:rsidRDefault="00182F22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634" w:author="HIKARI" w:date="2019-11-10T17:1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182F22" w:rsidRPr="00E24C10" w14:paraId="628FAB31" w14:textId="77777777" w:rsidTr="00906A68">
        <w:tc>
          <w:tcPr>
            <w:tcW w:w="534" w:type="dxa"/>
            <w:tcPrChange w:id="1635" w:author="HIKARI" w:date="2019-11-10T17:14:00Z">
              <w:tcPr>
                <w:tcW w:w="534" w:type="dxa"/>
              </w:tcPr>
            </w:tcPrChange>
          </w:tcPr>
          <w:p w14:paraId="2FA98CC8" w14:textId="7B2400A2" w:rsidR="00182F22" w:rsidRPr="00E24C10" w:rsidRDefault="00DF5397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636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>
              <w:rPr>
                <w:b w:val="0"/>
                <w:bCs/>
              </w:rPr>
              <w:t>7</w:t>
            </w:r>
          </w:p>
        </w:tc>
        <w:tc>
          <w:tcPr>
            <w:tcW w:w="2325" w:type="dxa"/>
            <w:tcPrChange w:id="1637" w:author="HIKARI" w:date="2019-11-10T17:14:00Z">
              <w:tcPr>
                <w:tcW w:w="2325" w:type="dxa"/>
              </w:tcPr>
            </w:tcPrChange>
          </w:tcPr>
          <w:p w14:paraId="168A9061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638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Average</w:t>
            </w:r>
          </w:p>
          <w:p w14:paraId="5CD183CC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639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  <w:tcPrChange w:id="1640" w:author="HIKARI" w:date="2019-11-10T17:14:00Z">
              <w:tcPr>
                <w:tcW w:w="5691" w:type="dxa"/>
              </w:tcPr>
            </w:tcPrChange>
          </w:tcPr>
          <w:p w14:paraId="6CBA098A" w14:textId="77777777" w:rsidR="00182F22" w:rsidRPr="00E24C10" w:rsidRDefault="00182F22" w:rsidP="00C90093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  <w:pPrChange w:id="1641" w:author="HIKARI" w:date="2019-11-10T17:2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Average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 </w:t>
            </w:r>
          </w:p>
        </w:tc>
        <w:tc>
          <w:tcPr>
            <w:tcW w:w="1800" w:type="dxa"/>
            <w:vAlign w:val="center"/>
            <w:tcPrChange w:id="1642" w:author="HIKARI" w:date="2019-11-10T17:14:00Z">
              <w:tcPr>
                <w:tcW w:w="1800" w:type="dxa"/>
              </w:tcPr>
            </w:tcPrChange>
          </w:tcPr>
          <w:p w14:paraId="380CEA92" w14:textId="3E82EB6A" w:rsidR="00182F22" w:rsidRPr="00E24C10" w:rsidRDefault="00906A68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643" w:author="HIKARI" w:date="2019-11-10T17:1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ins w:id="1644" w:author="HIKARI" w:date="2019-11-10T17:14:00Z">
              <w:r w:rsidRPr="00E24C10">
                <w:rPr>
                  <w:b w:val="0"/>
                  <w:bCs/>
                </w:rPr>
                <w:t>Hoàng</w:t>
              </w:r>
              <w:proofErr w:type="spellEnd"/>
              <w:r w:rsidRPr="00E24C10">
                <w:rPr>
                  <w:b w:val="0"/>
                  <w:bCs/>
                </w:rPr>
                <w:t xml:space="preserve"> </w:t>
              </w:r>
              <w:proofErr w:type="spellStart"/>
              <w:r w:rsidRPr="00E24C10">
                <w:rPr>
                  <w:b w:val="0"/>
                  <w:bCs/>
                </w:rPr>
                <w:t>Vương</w:t>
              </w:r>
            </w:ins>
            <w:proofErr w:type="spellEnd"/>
          </w:p>
        </w:tc>
      </w:tr>
      <w:tr w:rsidR="00182F22" w:rsidRPr="00E24C10" w14:paraId="0B1725EB" w14:textId="77777777" w:rsidTr="00906A68">
        <w:tc>
          <w:tcPr>
            <w:tcW w:w="534" w:type="dxa"/>
            <w:tcPrChange w:id="1645" w:author="HIKARI" w:date="2019-11-10T17:14:00Z">
              <w:tcPr>
                <w:tcW w:w="534" w:type="dxa"/>
              </w:tcPr>
            </w:tcPrChange>
          </w:tcPr>
          <w:p w14:paraId="3CA773EE" w14:textId="4000BCF2" w:rsidR="00182F22" w:rsidRPr="00E24C10" w:rsidRDefault="00DF5397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646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>
              <w:rPr>
                <w:b w:val="0"/>
                <w:bCs/>
              </w:rPr>
              <w:t>8</w:t>
            </w:r>
          </w:p>
        </w:tc>
        <w:tc>
          <w:tcPr>
            <w:tcW w:w="2325" w:type="dxa"/>
            <w:tcPrChange w:id="1647" w:author="HIKARI" w:date="2019-11-10T17:14:00Z">
              <w:tcPr>
                <w:tcW w:w="2325" w:type="dxa"/>
              </w:tcPr>
            </w:tcPrChange>
          </w:tcPr>
          <w:p w14:paraId="7F175855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648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AvgPool2D</w:t>
            </w:r>
          </w:p>
          <w:p w14:paraId="3DA4C424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649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  <w:tcPrChange w:id="1650" w:author="HIKARI" w:date="2019-11-10T17:14:00Z">
              <w:tcPr>
                <w:tcW w:w="5691" w:type="dxa"/>
              </w:tcPr>
            </w:tcPrChange>
          </w:tcPr>
          <w:p w14:paraId="75057E4E" w14:textId="77777777" w:rsidR="00182F22" w:rsidRPr="00E24C10" w:rsidRDefault="00182F22" w:rsidP="00C90093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  <w:pPrChange w:id="1651" w:author="HIKARI" w:date="2019-11-10T17:2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AveragePooling2D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  <w:tcPrChange w:id="1652" w:author="HIKARI" w:date="2019-11-10T17:14:00Z">
              <w:tcPr>
                <w:tcW w:w="1800" w:type="dxa"/>
              </w:tcPr>
            </w:tcPrChange>
          </w:tcPr>
          <w:p w14:paraId="6ECB5F62" w14:textId="1B87A99F" w:rsidR="00182F22" w:rsidRPr="00E24C10" w:rsidRDefault="00906A68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653" w:author="HIKARI" w:date="2019-11-10T17:1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ins w:id="1654" w:author="HIKARI" w:date="2019-11-10T17:14:00Z">
              <w:r w:rsidRPr="00E24C10">
                <w:rPr>
                  <w:b w:val="0"/>
                  <w:bCs/>
                </w:rPr>
                <w:t>Hoàng</w:t>
              </w:r>
              <w:proofErr w:type="spellEnd"/>
              <w:r w:rsidRPr="00E24C10">
                <w:rPr>
                  <w:b w:val="0"/>
                  <w:bCs/>
                </w:rPr>
                <w:t xml:space="preserve"> </w:t>
              </w:r>
              <w:proofErr w:type="spellStart"/>
              <w:r w:rsidRPr="00E24C10">
                <w:rPr>
                  <w:b w:val="0"/>
                  <w:bCs/>
                </w:rPr>
                <w:t>Vương</w:t>
              </w:r>
            </w:ins>
            <w:proofErr w:type="spellEnd"/>
            <w:del w:id="1655" w:author="HIKARI" w:date="2019-11-10T17:14:00Z">
              <w:r w:rsidR="00182F22" w:rsidRPr="00E24C10" w:rsidDel="00906A68">
                <w:rPr>
                  <w:b w:val="0"/>
                  <w:bCs/>
                </w:rPr>
                <w:delText>Hoàng Vương</w:delText>
              </w:r>
            </w:del>
          </w:p>
        </w:tc>
      </w:tr>
      <w:tr w:rsidR="00182F22" w:rsidRPr="00E24C10" w14:paraId="414EDEDF" w14:textId="77777777" w:rsidTr="00906A68">
        <w:tc>
          <w:tcPr>
            <w:tcW w:w="534" w:type="dxa"/>
            <w:tcPrChange w:id="1656" w:author="HIKARI" w:date="2019-11-10T17:14:00Z">
              <w:tcPr>
                <w:tcW w:w="534" w:type="dxa"/>
              </w:tcPr>
            </w:tcPrChange>
          </w:tcPr>
          <w:p w14:paraId="121670D4" w14:textId="5305A16F" w:rsidR="00182F22" w:rsidRPr="00E24C10" w:rsidRDefault="00DF5397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657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>
              <w:rPr>
                <w:b w:val="0"/>
                <w:bCs/>
              </w:rPr>
              <w:t>9</w:t>
            </w:r>
          </w:p>
        </w:tc>
        <w:tc>
          <w:tcPr>
            <w:tcW w:w="2325" w:type="dxa"/>
            <w:tcPrChange w:id="1658" w:author="HIKARI" w:date="2019-11-10T17:14:00Z">
              <w:tcPr>
                <w:tcW w:w="2325" w:type="dxa"/>
              </w:tcPr>
            </w:tcPrChange>
          </w:tcPr>
          <w:p w14:paraId="01F3414C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659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Batch</w:t>
            </w:r>
            <w:bookmarkStart w:id="1660" w:name="_Hlk23082620"/>
            <w:r w:rsidRPr="00E24C10">
              <w:rPr>
                <w:b w:val="0"/>
                <w:bCs/>
              </w:rPr>
              <w:t>Normalization</w:t>
            </w:r>
            <w:bookmarkEnd w:id="1660"/>
            <w:proofErr w:type="spellEnd"/>
          </w:p>
          <w:p w14:paraId="6C1CB0A3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661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  <w:tcPrChange w:id="1662" w:author="HIKARI" w:date="2019-11-10T17:14:00Z">
              <w:tcPr>
                <w:tcW w:w="5691" w:type="dxa"/>
              </w:tcPr>
            </w:tcPrChange>
          </w:tcPr>
          <w:p w14:paraId="23B1479E" w14:textId="77777777" w:rsidR="00182F22" w:rsidRPr="00E24C10" w:rsidRDefault="00182F22" w:rsidP="00C90093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  <w:pPrChange w:id="1663" w:author="HIKARI" w:date="2019-11-10T17:2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  <w:i/>
                <w:iCs/>
              </w:rPr>
              <w:t>BatchNormalization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  <w:tcPrChange w:id="1664" w:author="HIKARI" w:date="2019-11-10T17:14:00Z">
              <w:tcPr>
                <w:tcW w:w="1800" w:type="dxa"/>
              </w:tcPr>
            </w:tcPrChange>
          </w:tcPr>
          <w:p w14:paraId="63154041" w14:textId="3F8E1341" w:rsidR="00182F22" w:rsidRPr="00E24C10" w:rsidRDefault="00906A68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665" w:author="HIKARI" w:date="2019-11-10T17:1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ins w:id="1666" w:author="HIKARI" w:date="2019-11-10T17:14:00Z">
              <w:r w:rsidRPr="00E24C10">
                <w:rPr>
                  <w:b w:val="0"/>
                  <w:bCs/>
                </w:rPr>
                <w:t>Hoàng</w:t>
              </w:r>
              <w:proofErr w:type="spellEnd"/>
              <w:r w:rsidRPr="00E24C10">
                <w:rPr>
                  <w:b w:val="0"/>
                  <w:bCs/>
                </w:rPr>
                <w:t xml:space="preserve"> </w:t>
              </w:r>
              <w:proofErr w:type="spellStart"/>
              <w:r w:rsidRPr="00E24C10">
                <w:rPr>
                  <w:b w:val="0"/>
                  <w:bCs/>
                </w:rPr>
                <w:t>Vương</w:t>
              </w:r>
            </w:ins>
            <w:proofErr w:type="spellEnd"/>
          </w:p>
        </w:tc>
      </w:tr>
      <w:tr w:rsidR="00182F22" w:rsidRPr="00E24C10" w14:paraId="02251A25" w14:textId="77777777" w:rsidTr="00906A68">
        <w:tc>
          <w:tcPr>
            <w:tcW w:w="534" w:type="dxa"/>
            <w:tcPrChange w:id="1667" w:author="HIKARI" w:date="2019-11-10T17:14:00Z">
              <w:tcPr>
                <w:tcW w:w="534" w:type="dxa"/>
              </w:tcPr>
            </w:tcPrChange>
          </w:tcPr>
          <w:p w14:paraId="09C8E203" w14:textId="252353B4" w:rsidR="00182F22" w:rsidRPr="00E24C10" w:rsidRDefault="00DF5397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668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>
              <w:rPr>
                <w:b w:val="0"/>
                <w:bCs/>
              </w:rPr>
              <w:lastRenderedPageBreak/>
              <w:t>10</w:t>
            </w:r>
          </w:p>
        </w:tc>
        <w:tc>
          <w:tcPr>
            <w:tcW w:w="2325" w:type="dxa"/>
            <w:tcPrChange w:id="1669" w:author="HIKARI" w:date="2019-11-10T17:14:00Z">
              <w:tcPr>
                <w:tcW w:w="2325" w:type="dxa"/>
              </w:tcPr>
            </w:tcPrChange>
          </w:tcPr>
          <w:p w14:paraId="7A934E20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670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bookmarkStart w:id="1671" w:name="_Hlk23082640"/>
            <w:r w:rsidRPr="00E24C10">
              <w:rPr>
                <w:b w:val="0"/>
                <w:bCs/>
              </w:rPr>
              <w:t>Concatenate</w:t>
            </w:r>
          </w:p>
          <w:bookmarkEnd w:id="1671"/>
          <w:p w14:paraId="002914F2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672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  <w:tcPrChange w:id="1673" w:author="HIKARI" w:date="2019-11-10T17:14:00Z">
              <w:tcPr>
                <w:tcW w:w="5691" w:type="dxa"/>
              </w:tcPr>
            </w:tcPrChange>
          </w:tcPr>
          <w:p w14:paraId="43152A02" w14:textId="77777777" w:rsidR="00182F22" w:rsidRPr="00E24C10" w:rsidRDefault="00182F22" w:rsidP="00C90093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  <w:pPrChange w:id="1674" w:author="HIKARI" w:date="2019-11-10T17:2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Concatenate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  <w:tcPrChange w:id="1675" w:author="HIKARI" w:date="2019-11-10T17:14:00Z">
              <w:tcPr>
                <w:tcW w:w="1800" w:type="dxa"/>
              </w:tcPr>
            </w:tcPrChange>
          </w:tcPr>
          <w:p w14:paraId="1DF95B02" w14:textId="488584F9" w:rsidR="00182F22" w:rsidRPr="00E24C10" w:rsidRDefault="00906A68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676" w:author="HIKARI" w:date="2019-11-10T17:1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ins w:id="1677" w:author="HIKARI" w:date="2019-11-10T17:14:00Z">
              <w:r w:rsidRPr="00E24C10">
                <w:rPr>
                  <w:b w:val="0"/>
                  <w:bCs/>
                </w:rPr>
                <w:t>Hoàng</w:t>
              </w:r>
              <w:proofErr w:type="spellEnd"/>
              <w:r w:rsidRPr="00E24C10">
                <w:rPr>
                  <w:b w:val="0"/>
                  <w:bCs/>
                </w:rPr>
                <w:t xml:space="preserve"> </w:t>
              </w:r>
              <w:proofErr w:type="spellStart"/>
              <w:r w:rsidRPr="00E24C10">
                <w:rPr>
                  <w:b w:val="0"/>
                  <w:bCs/>
                </w:rPr>
                <w:t>Vương</w:t>
              </w:r>
            </w:ins>
            <w:proofErr w:type="spellEnd"/>
          </w:p>
        </w:tc>
      </w:tr>
      <w:tr w:rsidR="00182F22" w:rsidRPr="00E24C10" w14:paraId="7A298932" w14:textId="77777777" w:rsidTr="00906A68">
        <w:tc>
          <w:tcPr>
            <w:tcW w:w="534" w:type="dxa"/>
            <w:tcPrChange w:id="1678" w:author="HIKARI" w:date="2019-11-10T17:14:00Z">
              <w:tcPr>
                <w:tcW w:w="534" w:type="dxa"/>
              </w:tcPr>
            </w:tcPrChange>
          </w:tcPr>
          <w:p w14:paraId="6468BCAE" w14:textId="0B8F1EDC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679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 w:rsidRPr="00E24C10">
              <w:rPr>
                <w:b w:val="0"/>
                <w:bCs/>
              </w:rPr>
              <w:t>1</w:t>
            </w:r>
            <w:r w:rsidR="00DF5397">
              <w:rPr>
                <w:b w:val="0"/>
                <w:bCs/>
              </w:rPr>
              <w:t>1</w:t>
            </w:r>
          </w:p>
        </w:tc>
        <w:tc>
          <w:tcPr>
            <w:tcW w:w="2325" w:type="dxa"/>
            <w:tcPrChange w:id="1680" w:author="HIKARI" w:date="2019-11-10T17:14:00Z">
              <w:tcPr>
                <w:tcW w:w="2325" w:type="dxa"/>
              </w:tcPr>
            </w:tcPrChange>
          </w:tcPr>
          <w:p w14:paraId="211B44BE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681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bookmarkStart w:id="1682" w:name="_Hlk23082710"/>
            <w:r w:rsidRPr="00E24C10">
              <w:rPr>
                <w:b w:val="0"/>
                <w:bCs/>
              </w:rPr>
              <w:t>Dense</w:t>
            </w:r>
          </w:p>
          <w:bookmarkEnd w:id="1682"/>
          <w:p w14:paraId="2E28FC39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683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  <w:tcPrChange w:id="1684" w:author="HIKARI" w:date="2019-11-10T17:14:00Z">
              <w:tcPr>
                <w:tcW w:w="5691" w:type="dxa"/>
              </w:tcPr>
            </w:tcPrChange>
          </w:tcPr>
          <w:p w14:paraId="7560F051" w14:textId="77777777" w:rsidR="00182F22" w:rsidRPr="00E24C10" w:rsidRDefault="00182F22" w:rsidP="00C90093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  <w:pPrChange w:id="1685" w:author="HIKARI" w:date="2019-11-10T17:2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Dense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  <w:tcPrChange w:id="1686" w:author="HIKARI" w:date="2019-11-10T17:14:00Z">
              <w:tcPr>
                <w:tcW w:w="1800" w:type="dxa"/>
              </w:tcPr>
            </w:tcPrChange>
          </w:tcPr>
          <w:p w14:paraId="22F05CEC" w14:textId="454B0E90" w:rsidR="00182F22" w:rsidRPr="00E24C10" w:rsidRDefault="00906A68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687" w:author="HIKARI" w:date="2019-11-10T17:1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ins w:id="1688" w:author="HIKARI" w:date="2019-11-10T17:14:00Z">
              <w:r w:rsidRPr="00E24C10">
                <w:rPr>
                  <w:b w:val="0"/>
                  <w:bCs/>
                </w:rPr>
                <w:t>Hoàng</w:t>
              </w:r>
              <w:proofErr w:type="spellEnd"/>
              <w:r w:rsidRPr="00E24C10">
                <w:rPr>
                  <w:b w:val="0"/>
                  <w:bCs/>
                </w:rPr>
                <w:t xml:space="preserve"> </w:t>
              </w:r>
              <w:proofErr w:type="spellStart"/>
              <w:r w:rsidRPr="00E24C10">
                <w:rPr>
                  <w:b w:val="0"/>
                  <w:bCs/>
                </w:rPr>
                <w:t>Vương</w:t>
              </w:r>
            </w:ins>
            <w:proofErr w:type="spellEnd"/>
          </w:p>
        </w:tc>
      </w:tr>
      <w:tr w:rsidR="00182F22" w:rsidRPr="00E24C10" w14:paraId="5EE6C9D7" w14:textId="77777777" w:rsidTr="00906A68">
        <w:tc>
          <w:tcPr>
            <w:tcW w:w="534" w:type="dxa"/>
            <w:tcPrChange w:id="1689" w:author="HIKARI" w:date="2019-11-10T17:14:00Z">
              <w:tcPr>
                <w:tcW w:w="534" w:type="dxa"/>
              </w:tcPr>
            </w:tcPrChange>
          </w:tcPr>
          <w:p w14:paraId="26813D99" w14:textId="613220DF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690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 w:rsidRPr="00E24C10">
              <w:rPr>
                <w:b w:val="0"/>
                <w:bCs/>
              </w:rPr>
              <w:t>1</w:t>
            </w:r>
            <w:r w:rsidR="00DF5397">
              <w:rPr>
                <w:b w:val="0"/>
                <w:bCs/>
              </w:rPr>
              <w:t>2</w:t>
            </w:r>
          </w:p>
        </w:tc>
        <w:tc>
          <w:tcPr>
            <w:tcW w:w="2325" w:type="dxa"/>
            <w:tcPrChange w:id="1691" w:author="HIKARI" w:date="2019-11-10T17:14:00Z">
              <w:tcPr>
                <w:tcW w:w="2325" w:type="dxa"/>
              </w:tcPr>
            </w:tcPrChange>
          </w:tcPr>
          <w:p w14:paraId="4724E8EE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692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bookmarkStart w:id="1693" w:name="_Hlk23082725"/>
            <w:proofErr w:type="spellStart"/>
            <w:r w:rsidRPr="00E24C10">
              <w:rPr>
                <w:b w:val="0"/>
                <w:bCs/>
              </w:rPr>
              <w:t>Propout</w:t>
            </w:r>
            <w:proofErr w:type="spellEnd"/>
          </w:p>
          <w:bookmarkEnd w:id="1693"/>
          <w:p w14:paraId="6E08BDD6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694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  <w:tcPrChange w:id="1695" w:author="HIKARI" w:date="2019-11-10T17:14:00Z">
              <w:tcPr>
                <w:tcW w:w="5691" w:type="dxa"/>
              </w:tcPr>
            </w:tcPrChange>
          </w:tcPr>
          <w:p w14:paraId="6067B09A" w14:textId="77777777" w:rsidR="00182F22" w:rsidRPr="00E24C10" w:rsidRDefault="00182F22" w:rsidP="00C90093">
            <w:pPr>
              <w:tabs>
                <w:tab w:val="left" w:pos="990"/>
              </w:tabs>
              <w:spacing w:before="60" w:afterLines="60" w:after="144" w:line="360" w:lineRule="auto"/>
              <w:jc w:val="both"/>
              <w:rPr>
                <w:b w:val="0"/>
                <w:bCs/>
              </w:rPr>
              <w:pPrChange w:id="1696" w:author="HIKARI" w:date="2019-11-10T17:2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Core </w:t>
            </w:r>
            <w:r w:rsidRPr="00E24C10">
              <w:rPr>
                <w:b w:val="0"/>
                <w:bCs/>
                <w:i/>
                <w:iCs/>
              </w:rPr>
              <w:t>Layer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Propout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  <w:tcPrChange w:id="1697" w:author="HIKARI" w:date="2019-11-10T17:14:00Z">
              <w:tcPr>
                <w:tcW w:w="1800" w:type="dxa"/>
              </w:tcPr>
            </w:tcPrChange>
          </w:tcPr>
          <w:p w14:paraId="04EEF983" w14:textId="6B7A7670" w:rsidR="00182F22" w:rsidRPr="00E24C10" w:rsidRDefault="00906A68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698" w:author="HIKARI" w:date="2019-11-10T17:1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ins w:id="1699" w:author="HIKARI" w:date="2019-11-10T17:14:00Z">
              <w:r w:rsidRPr="00E24C10">
                <w:rPr>
                  <w:b w:val="0"/>
                  <w:bCs/>
                </w:rPr>
                <w:t>Hoàng</w:t>
              </w:r>
              <w:proofErr w:type="spellEnd"/>
              <w:r w:rsidRPr="00E24C10">
                <w:rPr>
                  <w:b w:val="0"/>
                  <w:bCs/>
                </w:rPr>
                <w:t xml:space="preserve"> </w:t>
              </w:r>
              <w:proofErr w:type="spellStart"/>
              <w:r w:rsidRPr="00E24C10">
                <w:rPr>
                  <w:b w:val="0"/>
                  <w:bCs/>
                </w:rPr>
                <w:t>Vương</w:t>
              </w:r>
            </w:ins>
            <w:proofErr w:type="spellEnd"/>
          </w:p>
        </w:tc>
      </w:tr>
      <w:tr w:rsidR="00182F22" w:rsidRPr="00E24C10" w14:paraId="0A215372" w14:textId="77777777" w:rsidTr="00906A68">
        <w:tc>
          <w:tcPr>
            <w:tcW w:w="534" w:type="dxa"/>
            <w:tcPrChange w:id="1700" w:author="HIKARI" w:date="2019-11-10T17:14:00Z">
              <w:tcPr>
                <w:tcW w:w="534" w:type="dxa"/>
              </w:tcPr>
            </w:tcPrChange>
          </w:tcPr>
          <w:p w14:paraId="56DA203C" w14:textId="0CC15D58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701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 w:rsidRPr="00E24C10">
              <w:rPr>
                <w:b w:val="0"/>
                <w:bCs/>
              </w:rPr>
              <w:t>1</w:t>
            </w:r>
            <w:r w:rsidR="00DF5397">
              <w:rPr>
                <w:b w:val="0"/>
                <w:bCs/>
              </w:rPr>
              <w:t>3</w:t>
            </w:r>
          </w:p>
        </w:tc>
        <w:tc>
          <w:tcPr>
            <w:tcW w:w="2325" w:type="dxa"/>
            <w:tcPrChange w:id="1702" w:author="HIKARI" w:date="2019-11-10T17:14:00Z">
              <w:tcPr>
                <w:tcW w:w="2325" w:type="dxa"/>
              </w:tcPr>
            </w:tcPrChange>
          </w:tcPr>
          <w:p w14:paraId="0913838E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703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MaxPool2D</w:t>
            </w:r>
          </w:p>
          <w:p w14:paraId="4CAA8553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704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  <w:tcPrChange w:id="1705" w:author="HIKARI" w:date="2019-11-10T17:14:00Z">
              <w:tcPr>
                <w:tcW w:w="5691" w:type="dxa"/>
              </w:tcPr>
            </w:tcPrChange>
          </w:tcPr>
          <w:p w14:paraId="44C99778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706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r w:rsidRPr="00E24C10">
              <w:rPr>
                <w:b w:val="0"/>
                <w:bCs/>
                <w:i/>
                <w:iCs/>
              </w:rPr>
              <w:t>MaxPool2D</w:t>
            </w:r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  <w:tcPrChange w:id="1707" w:author="HIKARI" w:date="2019-11-10T17:14:00Z">
              <w:tcPr>
                <w:tcW w:w="1800" w:type="dxa"/>
              </w:tcPr>
            </w:tcPrChange>
          </w:tcPr>
          <w:p w14:paraId="04C4BA07" w14:textId="541E9581" w:rsidR="00182F22" w:rsidRPr="00E24C10" w:rsidRDefault="00906A68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708" w:author="HIKARI" w:date="2019-11-10T17:1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ins w:id="1709" w:author="HIKARI" w:date="2019-11-10T17:14:00Z">
              <w:r w:rsidRPr="00E24C10">
                <w:rPr>
                  <w:b w:val="0"/>
                  <w:bCs/>
                </w:rPr>
                <w:t>Hoàng</w:t>
              </w:r>
              <w:proofErr w:type="spellEnd"/>
              <w:r w:rsidRPr="00E24C10">
                <w:rPr>
                  <w:b w:val="0"/>
                  <w:bCs/>
                </w:rPr>
                <w:t xml:space="preserve"> </w:t>
              </w:r>
              <w:proofErr w:type="spellStart"/>
              <w:r w:rsidRPr="00E24C10">
                <w:rPr>
                  <w:b w:val="0"/>
                  <w:bCs/>
                </w:rPr>
                <w:t>Vương</w:t>
              </w:r>
            </w:ins>
            <w:proofErr w:type="spellEnd"/>
          </w:p>
        </w:tc>
      </w:tr>
      <w:tr w:rsidR="00182F22" w:rsidRPr="00E24C10" w14:paraId="76DB5DAA" w14:textId="77777777" w:rsidTr="00906A68">
        <w:tc>
          <w:tcPr>
            <w:tcW w:w="534" w:type="dxa"/>
            <w:tcPrChange w:id="1710" w:author="HIKARI" w:date="2019-11-10T17:14:00Z">
              <w:tcPr>
                <w:tcW w:w="534" w:type="dxa"/>
              </w:tcPr>
            </w:tcPrChange>
          </w:tcPr>
          <w:p w14:paraId="3B8AF908" w14:textId="725C5279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711" w:author="HIKARI" w:date="2019-11-09T21:15:00Z">
                <w:pPr>
                  <w:tabs>
                    <w:tab w:val="left" w:pos="990"/>
                  </w:tabs>
                  <w:spacing w:line="360" w:lineRule="auto"/>
                  <w:jc w:val="center"/>
                </w:pPr>
              </w:pPrChange>
            </w:pPr>
            <w:r w:rsidRPr="00E24C10">
              <w:rPr>
                <w:b w:val="0"/>
                <w:bCs/>
              </w:rPr>
              <w:t>1</w:t>
            </w:r>
            <w:r w:rsidR="00DF5397">
              <w:rPr>
                <w:b w:val="0"/>
                <w:bCs/>
              </w:rPr>
              <w:t>4</w:t>
            </w:r>
          </w:p>
        </w:tc>
        <w:tc>
          <w:tcPr>
            <w:tcW w:w="2325" w:type="dxa"/>
            <w:tcPrChange w:id="1712" w:author="HIKARI" w:date="2019-11-10T17:14:00Z">
              <w:tcPr>
                <w:tcW w:w="2325" w:type="dxa"/>
              </w:tcPr>
            </w:tcPrChange>
          </w:tcPr>
          <w:p w14:paraId="5D807FB9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713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Softmax</w:t>
            </w:r>
            <w:proofErr w:type="spellEnd"/>
          </w:p>
          <w:p w14:paraId="25B0B18D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714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Kế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thừa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>: Layer</w:t>
            </w:r>
          </w:p>
        </w:tc>
        <w:tc>
          <w:tcPr>
            <w:tcW w:w="5691" w:type="dxa"/>
            <w:tcPrChange w:id="1715" w:author="HIKARI" w:date="2019-11-10T17:14:00Z">
              <w:tcPr>
                <w:tcW w:w="5691" w:type="dxa"/>
              </w:tcPr>
            </w:tcPrChange>
          </w:tcPr>
          <w:p w14:paraId="069843CB" w14:textId="77777777" w:rsidR="00182F22" w:rsidRPr="00E24C10" w:rsidRDefault="00182F22">
            <w:pPr>
              <w:tabs>
                <w:tab w:val="left" w:pos="990"/>
              </w:tabs>
              <w:spacing w:before="60" w:afterLines="60" w:after="144" w:line="360" w:lineRule="auto"/>
              <w:rPr>
                <w:b w:val="0"/>
                <w:bCs/>
              </w:rPr>
              <w:pPrChange w:id="1716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hoá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  <w:i/>
                <w:iCs/>
              </w:rPr>
              <w:t>Softmax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TensorFlow Model.</w:t>
            </w:r>
          </w:p>
        </w:tc>
        <w:tc>
          <w:tcPr>
            <w:tcW w:w="1800" w:type="dxa"/>
            <w:vAlign w:val="center"/>
            <w:tcPrChange w:id="1717" w:author="HIKARI" w:date="2019-11-10T17:14:00Z">
              <w:tcPr>
                <w:tcW w:w="1800" w:type="dxa"/>
              </w:tcPr>
            </w:tcPrChange>
          </w:tcPr>
          <w:p w14:paraId="1A6D86DC" w14:textId="345A6894" w:rsidR="00182F22" w:rsidRPr="00E24C10" w:rsidRDefault="00906A68" w:rsidP="00906A68">
            <w:pPr>
              <w:tabs>
                <w:tab w:val="left" w:pos="990"/>
              </w:tabs>
              <w:spacing w:before="60" w:afterLines="60" w:after="144" w:line="360" w:lineRule="auto"/>
              <w:jc w:val="center"/>
              <w:rPr>
                <w:b w:val="0"/>
                <w:bCs/>
              </w:rPr>
              <w:pPrChange w:id="1718" w:author="HIKARI" w:date="2019-11-10T17:1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ins w:id="1719" w:author="HIKARI" w:date="2019-11-10T17:14:00Z">
              <w:r w:rsidRPr="00E24C10">
                <w:rPr>
                  <w:b w:val="0"/>
                  <w:bCs/>
                </w:rPr>
                <w:t>Hoàng</w:t>
              </w:r>
              <w:proofErr w:type="spellEnd"/>
              <w:r w:rsidRPr="00E24C10">
                <w:rPr>
                  <w:b w:val="0"/>
                  <w:bCs/>
                </w:rPr>
                <w:t xml:space="preserve"> </w:t>
              </w:r>
              <w:proofErr w:type="spellStart"/>
              <w:r w:rsidRPr="00E24C10">
                <w:rPr>
                  <w:b w:val="0"/>
                  <w:bCs/>
                </w:rPr>
                <w:t>Vương</w:t>
              </w:r>
            </w:ins>
            <w:proofErr w:type="spellEnd"/>
          </w:p>
        </w:tc>
      </w:tr>
    </w:tbl>
    <w:p w14:paraId="7A83D6D3" w14:textId="61DE2ACF" w:rsidR="004A0C07" w:rsidDel="00003E1F" w:rsidRDefault="004A0C07" w:rsidP="00931754">
      <w:pPr>
        <w:tabs>
          <w:tab w:val="left" w:pos="990"/>
        </w:tabs>
        <w:spacing w:after="0"/>
        <w:rPr>
          <w:del w:id="1720" w:author="HIKARI" w:date="2019-11-08T22:52:00Z"/>
          <w:i/>
          <w:iCs/>
          <w:szCs w:val="26"/>
        </w:rPr>
      </w:pPr>
    </w:p>
    <w:p w14:paraId="76A1ECF5" w14:textId="3D0C6A71" w:rsidR="001229A4" w:rsidDel="00315744" w:rsidRDefault="001229A4" w:rsidP="00931754">
      <w:pPr>
        <w:tabs>
          <w:tab w:val="left" w:pos="990"/>
        </w:tabs>
        <w:spacing w:after="0"/>
        <w:rPr>
          <w:del w:id="1721" w:author="HIKARI" w:date="2019-11-08T22:52:00Z"/>
          <w:i/>
          <w:iCs/>
          <w:sz w:val="20"/>
          <w:szCs w:val="20"/>
        </w:rPr>
      </w:pPr>
    </w:p>
    <w:p w14:paraId="205C3936" w14:textId="5C73CF22" w:rsidR="001229A4" w:rsidDel="00003E1F" w:rsidRDefault="001229A4" w:rsidP="00931754">
      <w:pPr>
        <w:tabs>
          <w:tab w:val="left" w:pos="990"/>
        </w:tabs>
        <w:spacing w:after="0"/>
        <w:rPr>
          <w:del w:id="1722" w:author="HIKARI" w:date="2019-11-08T23:09:00Z"/>
          <w:i/>
          <w:iCs/>
          <w:sz w:val="20"/>
          <w:szCs w:val="20"/>
        </w:rPr>
      </w:pPr>
    </w:p>
    <w:p w14:paraId="4008A3C1" w14:textId="77777777" w:rsidR="001229A4" w:rsidRPr="00931754" w:rsidRDefault="001229A4" w:rsidP="00931754">
      <w:pPr>
        <w:tabs>
          <w:tab w:val="left" w:pos="990"/>
        </w:tabs>
        <w:spacing w:after="0"/>
        <w:rPr>
          <w:i/>
          <w:iCs/>
          <w:sz w:val="20"/>
          <w:szCs w:val="20"/>
        </w:rPr>
      </w:pPr>
    </w:p>
    <w:p w14:paraId="1DD2438B" w14:textId="719C1BCC" w:rsidR="00931754" w:rsidRPr="001719AC" w:rsidRDefault="00B40711">
      <w:pPr>
        <w:pStyle w:val="Heading4"/>
        <w:numPr>
          <w:ilvl w:val="2"/>
          <w:numId w:val="21"/>
        </w:numPr>
        <w:pPrChange w:id="1723" w:author="HIKARI" w:date="2019-11-08T21:24:00Z">
          <w:pPr>
            <w:pStyle w:val="ListParagraph"/>
            <w:numPr>
              <w:ilvl w:val="2"/>
              <w:numId w:val="21"/>
            </w:numPr>
            <w:ind w:left="2160" w:hanging="1080"/>
            <w:outlineLvl w:val="3"/>
          </w:pPr>
        </w:pPrChange>
      </w:pPr>
      <w:bookmarkStart w:id="1724" w:name="_Toc24298345"/>
      <w:proofErr w:type="spellStart"/>
      <w:r w:rsidRPr="00E24C10">
        <w:t>Đặc</w:t>
      </w:r>
      <w:proofErr w:type="spellEnd"/>
      <w:r w:rsidRPr="00E24C10">
        <w:t xml:space="preserve"> </w:t>
      </w:r>
      <w:proofErr w:type="spellStart"/>
      <w:r w:rsidRPr="00E24C10">
        <w:t>tả</w:t>
      </w:r>
      <w:proofErr w:type="spellEnd"/>
      <w:r w:rsidRPr="00E24C10">
        <w:t xml:space="preserve"> </w:t>
      </w:r>
      <w:proofErr w:type="spellStart"/>
      <w:r w:rsidRPr="00E24C10">
        <w:t>các</w:t>
      </w:r>
      <w:proofErr w:type="spellEnd"/>
      <w:r w:rsidRPr="00E24C10">
        <w:t xml:space="preserve"> </w:t>
      </w:r>
      <w:proofErr w:type="spellStart"/>
      <w:r w:rsidRPr="00E24C10">
        <w:t>phương</w:t>
      </w:r>
      <w:proofErr w:type="spellEnd"/>
      <w:r w:rsidRPr="00E24C10">
        <w:t xml:space="preserve"> </w:t>
      </w:r>
      <w:proofErr w:type="spellStart"/>
      <w:r w:rsidRPr="00E24C10">
        <w:t>thức</w:t>
      </w:r>
      <w:proofErr w:type="spellEnd"/>
      <w:r w:rsidRPr="00E24C10">
        <w:t xml:space="preserve"> </w:t>
      </w:r>
      <w:proofErr w:type="spellStart"/>
      <w:r w:rsidRPr="00E24C10">
        <w:t>trong</w:t>
      </w:r>
      <w:proofErr w:type="spellEnd"/>
      <w:r w:rsidRPr="00E24C10">
        <w:t xml:space="preserve"> </w:t>
      </w:r>
      <w:proofErr w:type="spellStart"/>
      <w:r w:rsidRPr="00E24C10">
        <w:t>lớp</w:t>
      </w:r>
      <w:bookmarkEnd w:id="1724"/>
      <w:proofErr w:type="spellEnd"/>
    </w:p>
    <w:p w14:paraId="47287BDD" w14:textId="7C9926F1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1725" w:name="_Toc24052629"/>
      <w:bookmarkStart w:id="1726" w:name="_Toc24298374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Pr="00DD096E">
        <w:rPr>
          <w:noProof/>
          <w:sz w:val="20"/>
          <w:szCs w:val="20"/>
        </w:rPr>
        <w:t>7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Đặc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tả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phươn</w:t>
      </w:r>
      <w:ins w:id="1727" w:author="HIKARI" w:date="2019-11-10T17:32:00Z">
        <w:r w:rsidR="00FE5C1F">
          <w:rPr>
            <w:sz w:val="20"/>
            <w:szCs w:val="20"/>
          </w:rPr>
          <w:t>g</w:t>
        </w:r>
      </w:ins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thức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trong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lớp</w:t>
      </w:r>
      <w:proofErr w:type="spellEnd"/>
      <w:r w:rsidRPr="00DD096E">
        <w:rPr>
          <w:sz w:val="20"/>
          <w:szCs w:val="20"/>
        </w:rPr>
        <w:t xml:space="preserve"> Layer</w:t>
      </w:r>
      <w:bookmarkEnd w:id="1725"/>
      <w:bookmarkEnd w:id="1726"/>
    </w:p>
    <w:tbl>
      <w:tblPr>
        <w:tblStyle w:val="TableGrid"/>
        <w:tblW w:w="10338" w:type="dxa"/>
        <w:tblInd w:w="355" w:type="dxa"/>
        <w:tblLook w:val="04A0" w:firstRow="1" w:lastRow="0" w:firstColumn="1" w:lastColumn="0" w:noHBand="0" w:noVBand="1"/>
      </w:tblPr>
      <w:tblGrid>
        <w:gridCol w:w="534"/>
        <w:gridCol w:w="3001"/>
        <w:gridCol w:w="3836"/>
        <w:gridCol w:w="2967"/>
      </w:tblGrid>
      <w:tr w:rsidR="00182F22" w:rsidRPr="00E24C10" w14:paraId="2C3BA444" w14:textId="77777777" w:rsidTr="00E74DA7">
        <w:trPr>
          <w:trHeight w:val="437"/>
        </w:trPr>
        <w:tc>
          <w:tcPr>
            <w:tcW w:w="534" w:type="dxa"/>
          </w:tcPr>
          <w:p w14:paraId="52602E24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728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3001" w:type="dxa"/>
          </w:tcPr>
          <w:p w14:paraId="4ED6EC13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729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</w:p>
        </w:tc>
        <w:tc>
          <w:tcPr>
            <w:tcW w:w="3836" w:type="dxa"/>
          </w:tcPr>
          <w:p w14:paraId="262B7C4E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730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2967" w:type="dxa"/>
          </w:tcPr>
          <w:p w14:paraId="6D4C8949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731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file, </w:t>
            </w:r>
            <w:proofErr w:type="spellStart"/>
            <w:r w:rsidRPr="00E24C10">
              <w:rPr>
                <w:b w:val="0"/>
                <w:bCs/>
              </w:rPr>
              <w:t>stt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dòng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khai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báo</w:t>
            </w:r>
            <w:proofErr w:type="spellEnd"/>
          </w:p>
        </w:tc>
      </w:tr>
      <w:tr w:rsidR="00182F22" w:rsidRPr="00E24C10" w14:paraId="0D9B9A03" w14:textId="77777777" w:rsidTr="00E74DA7">
        <w:trPr>
          <w:trHeight w:val="1740"/>
        </w:trPr>
        <w:tc>
          <w:tcPr>
            <w:tcW w:w="534" w:type="dxa"/>
          </w:tcPr>
          <w:p w14:paraId="07198A2A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732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3001" w:type="dxa"/>
          </w:tcPr>
          <w:p w14:paraId="79D62F57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733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FF"/>
                <w:sz w:val="19"/>
                <w:szCs w:val="19"/>
              </w:rPr>
              <w:t>virtual</w:t>
            </w: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E24C10">
              <w:rPr>
                <w:b w:val="0"/>
                <w:bCs/>
                <w:color w:val="000000"/>
                <w:sz w:val="19"/>
                <w:szCs w:val="19"/>
              </w:rPr>
              <w:t>ReadAttribute</w:t>
            </w:r>
            <w:proofErr w:type="spell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E24C10">
              <w:rPr>
                <w:b w:val="0"/>
                <w:bCs/>
                <w:color w:val="0000FF"/>
                <w:sz w:val="19"/>
                <w:szCs w:val="19"/>
              </w:rPr>
              <w:t>string</w:t>
            </w: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 _input)</w:t>
            </w:r>
          </w:p>
          <w:p w14:paraId="28E324C0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734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input: _input</w:t>
            </w:r>
          </w:p>
          <w:p w14:paraId="2D05B53D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735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836" w:type="dxa"/>
          </w:tcPr>
          <w:p w14:paraId="4F06B6AE" w14:textId="77777777" w:rsidR="00182F22" w:rsidRPr="00E24C10" w:rsidRDefault="00182F22" w:rsidP="00C90093">
            <w:pPr>
              <w:tabs>
                <w:tab w:val="left" w:pos="990"/>
              </w:tabs>
              <w:spacing w:before="60" w:after="60" w:line="360" w:lineRule="auto"/>
              <w:jc w:val="both"/>
              <w:rPr>
                <w:b w:val="0"/>
                <w:bCs/>
              </w:rPr>
              <w:pPrChange w:id="1736" w:author="HIKARI" w:date="2019-11-10T17:2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 virtual, </w:t>
            </w: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để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đọc</w:t>
            </w:r>
            <w:proofErr w:type="spellEnd"/>
            <w:r w:rsidRPr="00E24C10">
              <w:rPr>
                <w:b w:val="0"/>
                <w:bCs/>
              </w:rPr>
              <w:t xml:space="preserve"> plain text </w:t>
            </w:r>
            <w:proofErr w:type="spellStart"/>
            <w:r w:rsidRPr="00E24C10">
              <w:rPr>
                <w:b w:val="0"/>
                <w:bCs/>
              </w:rPr>
              <w:t>đã</w:t>
            </w:r>
            <w:proofErr w:type="spellEnd"/>
            <w:r w:rsidRPr="00E24C10">
              <w:rPr>
                <w:b w:val="0"/>
                <w:bCs/>
              </w:rPr>
              <w:t xml:space="preserve"> qua </w:t>
            </w:r>
            <w:proofErr w:type="spellStart"/>
            <w:r w:rsidRPr="00E24C10">
              <w:rPr>
                <w:b w:val="0"/>
                <w:bCs/>
              </w:rPr>
              <w:t>xử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 xml:space="preserve"> input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user </w:t>
            </w:r>
            <w:proofErr w:type="spellStart"/>
            <w:r w:rsidRPr="00E24C10">
              <w:rPr>
                <w:b w:val="0"/>
                <w:bCs/>
              </w:rPr>
              <w:t>thành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dữ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liệu</w:t>
            </w:r>
            <w:proofErr w:type="spellEnd"/>
            <w:r w:rsidRPr="00E24C10">
              <w:rPr>
                <w:b w:val="0"/>
                <w:bCs/>
              </w:rPr>
              <w:t xml:space="preserve">, </w:t>
            </w:r>
            <w:proofErr w:type="spellStart"/>
            <w:r w:rsidRPr="00E24C10">
              <w:rPr>
                <w:b w:val="0"/>
                <w:bCs/>
              </w:rPr>
              <w:t>đưa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vào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attributes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layer.</w:t>
            </w:r>
          </w:p>
        </w:tc>
        <w:tc>
          <w:tcPr>
            <w:tcW w:w="2967" w:type="dxa"/>
          </w:tcPr>
          <w:p w14:paraId="4F9B2307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737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Layers/Topology/</w:t>
            </w:r>
            <w:proofErr w:type="spellStart"/>
            <w:r w:rsidRPr="00E24C10">
              <w:rPr>
                <w:b w:val="0"/>
                <w:bCs/>
              </w:rPr>
              <w:t>Layer.cs</w:t>
            </w:r>
            <w:proofErr w:type="spellEnd"/>
            <w:r w:rsidRPr="00E24C10">
              <w:rPr>
                <w:b w:val="0"/>
                <w:bCs/>
              </w:rPr>
              <w:t xml:space="preserve"> (73)</w:t>
            </w:r>
          </w:p>
        </w:tc>
      </w:tr>
      <w:tr w:rsidR="00182F22" w:rsidRPr="00E24C10" w14:paraId="2E83EEE8" w14:textId="77777777" w:rsidTr="00E74DA7">
        <w:trPr>
          <w:trHeight w:val="2188"/>
        </w:trPr>
        <w:tc>
          <w:tcPr>
            <w:tcW w:w="534" w:type="dxa"/>
          </w:tcPr>
          <w:p w14:paraId="25703018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738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2</w:t>
            </w:r>
          </w:p>
        </w:tc>
        <w:tc>
          <w:tcPr>
            <w:tcW w:w="3001" w:type="dxa"/>
          </w:tcPr>
          <w:p w14:paraId="5BF1DBBD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739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proofErr w:type="gramStart"/>
            <w:r w:rsidRPr="00E24C10">
              <w:rPr>
                <w:b w:val="0"/>
                <w:bCs/>
                <w:color w:val="000000"/>
                <w:sz w:val="19"/>
                <w:szCs w:val="19"/>
              </w:rPr>
              <w:t>GetAttribute</w:t>
            </w:r>
            <w:proofErr w:type="spell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)</w:t>
            </w:r>
          </w:p>
          <w:p w14:paraId="6887C563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740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Input: None</w:t>
            </w:r>
          </w:p>
          <w:p w14:paraId="3BAC5E1A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741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List&lt;</w:t>
            </w:r>
            <w:r w:rsidRPr="00E24C10">
              <w:rPr>
                <w:b w:val="0"/>
                <w:bCs/>
                <w:color w:val="0000FF"/>
                <w:sz w:val="19"/>
                <w:szCs w:val="19"/>
              </w:rPr>
              <w:t>string</w:t>
            </w:r>
            <w:r w:rsidRPr="00E24C10">
              <w:rPr>
                <w:b w:val="0"/>
                <w:bCs/>
                <w:color w:val="000000"/>
                <w:sz w:val="19"/>
                <w:szCs w:val="19"/>
              </w:rPr>
              <w:t>&gt;</w:t>
            </w:r>
          </w:p>
        </w:tc>
        <w:tc>
          <w:tcPr>
            <w:tcW w:w="3836" w:type="dxa"/>
          </w:tcPr>
          <w:p w14:paraId="5EA2DDF1" w14:textId="77777777" w:rsidR="00182F22" w:rsidRPr="00E24C10" w:rsidRDefault="00182F22" w:rsidP="00C90093">
            <w:pPr>
              <w:tabs>
                <w:tab w:val="left" w:pos="990"/>
              </w:tabs>
              <w:spacing w:before="60" w:after="60" w:line="360" w:lineRule="auto"/>
              <w:jc w:val="both"/>
              <w:rPr>
                <w:b w:val="0"/>
                <w:bCs/>
              </w:rPr>
              <w:pPrChange w:id="1742" w:author="HIKARI" w:date="2019-11-10T17:2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 virtual, </w:t>
            </w: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để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xuất</w:t>
            </w:r>
            <w:proofErr w:type="spellEnd"/>
            <w:r w:rsidRPr="00E24C10">
              <w:rPr>
                <w:b w:val="0"/>
                <w:bCs/>
              </w:rPr>
              <w:t xml:space="preserve"> ra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thông</w:t>
            </w:r>
            <w:proofErr w:type="spellEnd"/>
            <w:r w:rsidRPr="00E24C10">
              <w:rPr>
                <w:b w:val="0"/>
                <w:bCs/>
              </w:rPr>
              <w:t xml:space="preserve"> tin </w:t>
            </w:r>
            <w:proofErr w:type="spellStart"/>
            <w:r w:rsidRPr="00E24C10">
              <w:rPr>
                <w:b w:val="0"/>
                <w:bCs/>
              </w:rPr>
              <w:t>về</w:t>
            </w:r>
            <w:proofErr w:type="spellEnd"/>
            <w:r w:rsidRPr="00E24C10">
              <w:rPr>
                <w:b w:val="0"/>
                <w:bCs/>
              </w:rPr>
              <w:t xml:space="preserve"> attributes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</w:rPr>
              <w:t>dưới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r w:rsidRPr="002F212E">
              <w:rPr>
                <w:b w:val="0"/>
                <w:bCs/>
                <w:color w:val="000000"/>
                <w:szCs w:val="26"/>
              </w:rPr>
              <w:t>List&lt;</w:t>
            </w:r>
            <w:r w:rsidRPr="002F212E">
              <w:rPr>
                <w:b w:val="0"/>
                <w:bCs/>
                <w:color w:val="0000FF"/>
                <w:szCs w:val="26"/>
              </w:rPr>
              <w:t>string</w:t>
            </w:r>
            <w:proofErr w:type="gramStart"/>
            <w:r w:rsidRPr="002F212E">
              <w:rPr>
                <w:b w:val="0"/>
                <w:bCs/>
                <w:color w:val="000000"/>
                <w:szCs w:val="26"/>
              </w:rPr>
              <w:t>&gt;</w:t>
            </w:r>
            <w:r w:rsidRPr="00E24C10">
              <w:rPr>
                <w:b w:val="0"/>
                <w:bCs/>
              </w:rPr>
              <w:t xml:space="preserve"> ,</w:t>
            </w:r>
            <w:proofErr w:type="gram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mỗi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list </w:t>
            </w:r>
            <w:proofErr w:type="spellStart"/>
            <w:r w:rsidRPr="00E24C10">
              <w:rPr>
                <w:b w:val="0"/>
                <w:bCs/>
              </w:rPr>
              <w:t>chưa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và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giá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trị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nó</w:t>
            </w:r>
            <w:proofErr w:type="spellEnd"/>
            <w:r w:rsidRPr="00E24C10">
              <w:rPr>
                <w:b w:val="0"/>
                <w:bCs/>
              </w:rPr>
              <w:t>.</w:t>
            </w:r>
          </w:p>
        </w:tc>
        <w:tc>
          <w:tcPr>
            <w:tcW w:w="2967" w:type="dxa"/>
          </w:tcPr>
          <w:p w14:paraId="29293FDE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743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Layers/Topology/</w:t>
            </w:r>
            <w:proofErr w:type="spellStart"/>
            <w:r w:rsidRPr="00E24C10">
              <w:rPr>
                <w:b w:val="0"/>
                <w:bCs/>
              </w:rPr>
              <w:t>Layer.cs</w:t>
            </w:r>
            <w:proofErr w:type="spellEnd"/>
            <w:r w:rsidRPr="00E24C10">
              <w:rPr>
                <w:b w:val="0"/>
                <w:bCs/>
              </w:rPr>
              <w:t xml:space="preserve"> (84)</w:t>
            </w:r>
          </w:p>
        </w:tc>
      </w:tr>
      <w:tr w:rsidR="00182F22" w:rsidRPr="00E24C10" w14:paraId="73901A8B" w14:textId="77777777" w:rsidTr="00E74DA7">
        <w:trPr>
          <w:trHeight w:val="1740"/>
        </w:trPr>
        <w:tc>
          <w:tcPr>
            <w:tcW w:w="534" w:type="dxa"/>
          </w:tcPr>
          <w:p w14:paraId="16710A28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744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lastRenderedPageBreak/>
              <w:t>3</w:t>
            </w:r>
          </w:p>
        </w:tc>
        <w:tc>
          <w:tcPr>
            <w:tcW w:w="3001" w:type="dxa"/>
          </w:tcPr>
          <w:p w14:paraId="099F6C23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745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proofErr w:type="gramStart"/>
            <w:r w:rsidRPr="00E24C10">
              <w:rPr>
                <w:b w:val="0"/>
                <w:bCs/>
                <w:color w:val="000000"/>
                <w:sz w:val="19"/>
                <w:szCs w:val="19"/>
              </w:rPr>
              <w:t>ToString</w:t>
            </w:r>
            <w:proofErr w:type="spell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)</w:t>
            </w:r>
          </w:p>
          <w:p w14:paraId="440438C1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746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Input: None</w:t>
            </w:r>
          </w:p>
          <w:p w14:paraId="71022D3C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747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List&lt;</w:t>
            </w:r>
            <w:r w:rsidRPr="00E24C10">
              <w:rPr>
                <w:b w:val="0"/>
                <w:bCs/>
                <w:color w:val="0000FF"/>
                <w:sz w:val="19"/>
                <w:szCs w:val="19"/>
              </w:rPr>
              <w:t>string</w:t>
            </w:r>
            <w:r w:rsidRPr="00E24C10">
              <w:rPr>
                <w:b w:val="0"/>
                <w:bCs/>
                <w:color w:val="000000"/>
                <w:sz w:val="19"/>
                <w:szCs w:val="19"/>
              </w:rPr>
              <w:t>&gt;</w:t>
            </w:r>
          </w:p>
        </w:tc>
        <w:tc>
          <w:tcPr>
            <w:tcW w:w="3836" w:type="dxa"/>
          </w:tcPr>
          <w:p w14:paraId="7B8E50ED" w14:textId="77777777" w:rsidR="00182F22" w:rsidRPr="00E24C10" w:rsidRDefault="00182F22" w:rsidP="00C90093">
            <w:pPr>
              <w:tabs>
                <w:tab w:val="left" w:pos="990"/>
              </w:tabs>
              <w:spacing w:before="60" w:after="60" w:line="360" w:lineRule="auto"/>
              <w:jc w:val="both"/>
              <w:rPr>
                <w:b w:val="0"/>
                <w:bCs/>
              </w:rPr>
              <w:pPrChange w:id="1748" w:author="HIKARI" w:date="2019-11-10T17:2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 virtual, </w:t>
            </w: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để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xuất</w:t>
            </w:r>
            <w:proofErr w:type="spellEnd"/>
            <w:r w:rsidRPr="00E24C10">
              <w:rPr>
                <w:b w:val="0"/>
                <w:bCs/>
              </w:rPr>
              <w:t xml:space="preserve"> ra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thông</w:t>
            </w:r>
            <w:proofErr w:type="spellEnd"/>
            <w:r w:rsidRPr="00E24C10">
              <w:rPr>
                <w:b w:val="0"/>
                <w:bCs/>
              </w:rPr>
              <w:t xml:space="preserve"> tin </w:t>
            </w:r>
            <w:proofErr w:type="spellStart"/>
            <w:r w:rsidRPr="00E24C10">
              <w:rPr>
                <w:b w:val="0"/>
                <w:bCs/>
              </w:rPr>
              <w:t>về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</w:rPr>
              <w:t>dưới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r w:rsidRPr="002F212E">
              <w:rPr>
                <w:b w:val="0"/>
                <w:bCs/>
                <w:color w:val="000000"/>
                <w:szCs w:val="26"/>
              </w:rPr>
              <w:t>List&lt;</w:t>
            </w:r>
            <w:r w:rsidRPr="002F212E">
              <w:rPr>
                <w:b w:val="0"/>
                <w:bCs/>
                <w:color w:val="0000FF"/>
                <w:szCs w:val="26"/>
              </w:rPr>
              <w:t>string</w:t>
            </w:r>
            <w:proofErr w:type="gramStart"/>
            <w:r w:rsidRPr="002F212E">
              <w:rPr>
                <w:b w:val="0"/>
                <w:bCs/>
                <w:color w:val="000000"/>
                <w:szCs w:val="26"/>
              </w:rPr>
              <w:t>&gt;</w:t>
            </w:r>
            <w:r w:rsidRPr="00E24C10">
              <w:rPr>
                <w:b w:val="0"/>
                <w:bCs/>
              </w:rPr>
              <w:t xml:space="preserve"> ,</w:t>
            </w:r>
            <w:proofErr w:type="gram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mỗi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list </w:t>
            </w:r>
            <w:proofErr w:type="spellStart"/>
            <w:r w:rsidRPr="00E24C10">
              <w:rPr>
                <w:b w:val="0"/>
                <w:bCs/>
              </w:rPr>
              <w:t>chưa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và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giá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trị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nó</w:t>
            </w:r>
            <w:proofErr w:type="spellEnd"/>
            <w:r w:rsidRPr="00E24C10">
              <w:rPr>
                <w:b w:val="0"/>
                <w:bCs/>
              </w:rPr>
              <w:t>.</w:t>
            </w:r>
          </w:p>
        </w:tc>
        <w:tc>
          <w:tcPr>
            <w:tcW w:w="2967" w:type="dxa"/>
          </w:tcPr>
          <w:p w14:paraId="1DC3974D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749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Layers/Topology/</w:t>
            </w:r>
            <w:proofErr w:type="spellStart"/>
            <w:r w:rsidRPr="00E24C10">
              <w:rPr>
                <w:b w:val="0"/>
                <w:bCs/>
              </w:rPr>
              <w:t>Layer.cs</w:t>
            </w:r>
            <w:proofErr w:type="spellEnd"/>
            <w:r w:rsidRPr="00E24C10">
              <w:rPr>
                <w:b w:val="0"/>
                <w:bCs/>
              </w:rPr>
              <w:t xml:space="preserve"> (89)</w:t>
            </w:r>
          </w:p>
        </w:tc>
      </w:tr>
      <w:tr w:rsidR="00182F22" w:rsidRPr="00E24C10" w14:paraId="5D2A710C" w14:textId="77777777" w:rsidTr="00E74DA7">
        <w:trPr>
          <w:trHeight w:val="1751"/>
        </w:trPr>
        <w:tc>
          <w:tcPr>
            <w:tcW w:w="534" w:type="dxa"/>
          </w:tcPr>
          <w:p w14:paraId="7A5741D3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750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4</w:t>
            </w:r>
          </w:p>
        </w:tc>
        <w:tc>
          <w:tcPr>
            <w:tcW w:w="3001" w:type="dxa"/>
          </w:tcPr>
          <w:p w14:paraId="00853B42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751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proofErr w:type="gramStart"/>
            <w:r w:rsidRPr="00E24C10">
              <w:rPr>
                <w:b w:val="0"/>
                <w:bCs/>
                <w:color w:val="000000"/>
                <w:sz w:val="19"/>
                <w:szCs w:val="19"/>
              </w:rPr>
              <w:t>GraphicsNodeInitialize</w:t>
            </w:r>
            <w:proofErr w:type="spell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)</w:t>
            </w:r>
          </w:p>
          <w:p w14:paraId="123F1358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752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Input: None</w:t>
            </w:r>
          </w:p>
          <w:p w14:paraId="18D5CB93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753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836" w:type="dxa"/>
          </w:tcPr>
          <w:p w14:paraId="5CEF72A5" w14:textId="77777777" w:rsidR="00182F22" w:rsidRPr="00E24C10" w:rsidRDefault="00182F22" w:rsidP="00C90093">
            <w:pPr>
              <w:tabs>
                <w:tab w:val="left" w:pos="990"/>
              </w:tabs>
              <w:spacing w:before="60" w:after="60" w:line="360" w:lineRule="auto"/>
              <w:jc w:val="both"/>
              <w:rPr>
                <w:b w:val="0"/>
                <w:bCs/>
              </w:rPr>
              <w:pPrChange w:id="1754" w:author="HIKARI" w:date="2019-11-10T17:2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 virtual, </w:t>
            </w:r>
            <w:proofErr w:type="spellStart"/>
            <w:r w:rsidRPr="00E24C10">
              <w:rPr>
                <w:b w:val="0"/>
                <w:bCs/>
              </w:rPr>
              <w:t>khởi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đồ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cho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</w:rPr>
              <w:t>với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bằng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lớp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đọc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 xml:space="preserve"> input </w:t>
            </w:r>
            <w:proofErr w:type="spellStart"/>
            <w:r w:rsidRPr="00E24C10">
              <w:rPr>
                <w:b w:val="0"/>
                <w:bCs/>
              </w:rPr>
              <w:t>người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</w:p>
        </w:tc>
        <w:tc>
          <w:tcPr>
            <w:tcW w:w="2967" w:type="dxa"/>
          </w:tcPr>
          <w:p w14:paraId="690E1AE3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755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Layers/Topology/</w:t>
            </w:r>
            <w:proofErr w:type="spellStart"/>
            <w:r w:rsidRPr="00E24C10">
              <w:rPr>
                <w:b w:val="0"/>
                <w:bCs/>
              </w:rPr>
              <w:t>Layer.cs</w:t>
            </w:r>
            <w:proofErr w:type="spellEnd"/>
            <w:r w:rsidRPr="00E24C10">
              <w:rPr>
                <w:b w:val="0"/>
                <w:bCs/>
              </w:rPr>
              <w:t xml:space="preserve"> (79)</w:t>
            </w:r>
          </w:p>
        </w:tc>
      </w:tr>
      <w:tr w:rsidR="00182F22" w:rsidRPr="00E24C10" w14:paraId="53F30533" w14:textId="77777777" w:rsidTr="00E74DA7">
        <w:trPr>
          <w:trHeight w:val="1313"/>
        </w:trPr>
        <w:tc>
          <w:tcPr>
            <w:tcW w:w="534" w:type="dxa"/>
          </w:tcPr>
          <w:p w14:paraId="403FB97E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756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5</w:t>
            </w:r>
          </w:p>
        </w:tc>
        <w:tc>
          <w:tcPr>
            <w:tcW w:w="3001" w:type="dxa"/>
          </w:tcPr>
          <w:p w14:paraId="67BBF255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757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gramStart"/>
            <w:r w:rsidRPr="0009062D">
              <w:rPr>
                <w:b w:val="0"/>
                <w:bCs/>
                <w:sz w:val="19"/>
                <w:szCs w:val="19"/>
              </w:rPr>
              <w:t>Layer</w:t>
            </w:r>
            <w:r w:rsidRPr="00E24C10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E24C10">
              <w:rPr>
                <w:b w:val="0"/>
                <w:bCs/>
                <w:color w:val="000000"/>
                <w:sz w:val="19"/>
                <w:szCs w:val="19"/>
              </w:rPr>
              <w:t>)</w:t>
            </w:r>
          </w:p>
          <w:p w14:paraId="304CA5BC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  <w:color w:val="000000"/>
                <w:sz w:val="19"/>
                <w:szCs w:val="19"/>
              </w:rPr>
              <w:pPrChange w:id="1758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Input: None</w:t>
            </w:r>
          </w:p>
          <w:p w14:paraId="077EE4A2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759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836" w:type="dxa"/>
          </w:tcPr>
          <w:p w14:paraId="2A15CB55" w14:textId="77777777" w:rsidR="00182F22" w:rsidRPr="00E24C10" w:rsidRDefault="00182F22" w:rsidP="00C90093">
            <w:pPr>
              <w:tabs>
                <w:tab w:val="left" w:pos="990"/>
              </w:tabs>
              <w:spacing w:before="60" w:after="60" w:line="360" w:lineRule="auto"/>
              <w:jc w:val="both"/>
              <w:rPr>
                <w:b w:val="0"/>
                <w:bCs/>
              </w:rPr>
              <w:pPrChange w:id="1760" w:author="HIKARI" w:date="2019-11-10T17:24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Khới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một</w:t>
            </w:r>
            <w:proofErr w:type="spellEnd"/>
            <w:r w:rsidRPr="00E24C10">
              <w:rPr>
                <w:b w:val="0"/>
                <w:bCs/>
              </w:rPr>
              <w:t xml:space="preserve"> class Layer </w:t>
            </w:r>
            <w:proofErr w:type="spellStart"/>
            <w:r w:rsidRPr="00E24C10">
              <w:rPr>
                <w:b w:val="0"/>
                <w:bCs/>
              </w:rPr>
              <w:t>mới</w:t>
            </w:r>
            <w:proofErr w:type="spellEnd"/>
            <w:r w:rsidRPr="00E24C10">
              <w:rPr>
                <w:b w:val="0"/>
                <w:bCs/>
              </w:rPr>
              <w:t xml:space="preserve">,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attribute </w:t>
            </w:r>
            <w:proofErr w:type="spellStart"/>
            <w:r w:rsidRPr="00E24C10">
              <w:rPr>
                <w:b w:val="0"/>
                <w:bCs/>
              </w:rPr>
              <w:t>và</w:t>
            </w:r>
            <w:proofErr w:type="spellEnd"/>
            <w:r w:rsidRPr="00E24C10">
              <w:rPr>
                <w:b w:val="0"/>
                <w:bCs/>
              </w:rPr>
              <w:t xml:space="preserve"> properties </w:t>
            </w:r>
            <w:proofErr w:type="spellStart"/>
            <w:r w:rsidRPr="00E24C10">
              <w:rPr>
                <w:b w:val="0"/>
                <w:bCs/>
              </w:rPr>
              <w:t>cơ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bản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được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khởi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về</w:t>
            </w:r>
            <w:proofErr w:type="spellEnd"/>
            <w:r w:rsidRPr="00E24C10">
              <w:rPr>
                <w:b w:val="0"/>
                <w:bCs/>
              </w:rPr>
              <w:t xml:space="preserve"> Null</w:t>
            </w:r>
          </w:p>
        </w:tc>
        <w:tc>
          <w:tcPr>
            <w:tcW w:w="2967" w:type="dxa"/>
          </w:tcPr>
          <w:p w14:paraId="2126435D" w14:textId="77777777" w:rsidR="00182F22" w:rsidRPr="00E24C10" w:rsidRDefault="00182F22">
            <w:pPr>
              <w:tabs>
                <w:tab w:val="left" w:pos="990"/>
              </w:tabs>
              <w:spacing w:before="60" w:after="60" w:line="360" w:lineRule="auto"/>
              <w:rPr>
                <w:b w:val="0"/>
                <w:bCs/>
              </w:rPr>
              <w:pPrChange w:id="1761" w:author="HIKARI" w:date="2019-11-09T21:15:00Z">
                <w:pPr>
                  <w:tabs>
                    <w:tab w:val="left" w:pos="990"/>
                  </w:tabs>
                  <w:spacing w:line="360" w:lineRule="auto"/>
                </w:pPr>
              </w:pPrChange>
            </w:pPr>
            <w:r w:rsidRPr="00E24C10">
              <w:rPr>
                <w:b w:val="0"/>
                <w:bCs/>
              </w:rPr>
              <w:t>Layers/Topology/</w:t>
            </w:r>
            <w:proofErr w:type="spellStart"/>
            <w:r w:rsidRPr="00E24C10">
              <w:rPr>
                <w:b w:val="0"/>
                <w:bCs/>
              </w:rPr>
              <w:t>Layer.cs</w:t>
            </w:r>
            <w:proofErr w:type="spellEnd"/>
            <w:r w:rsidRPr="00E24C10">
              <w:rPr>
                <w:b w:val="0"/>
                <w:bCs/>
              </w:rPr>
              <w:t xml:space="preserve"> (40)</w:t>
            </w:r>
          </w:p>
        </w:tc>
      </w:tr>
    </w:tbl>
    <w:p w14:paraId="1B54AE50" w14:textId="1AC1B374" w:rsidR="00931754" w:rsidRPr="00E24C10" w:rsidDel="00DD5052" w:rsidRDefault="00931754" w:rsidP="00C90093">
      <w:pPr>
        <w:numPr>
          <w:ilvl w:val="0"/>
          <w:numId w:val="21"/>
        </w:numPr>
        <w:rPr>
          <w:del w:id="1762" w:author="HIKARI" w:date="2019-11-09T21:15:00Z"/>
          <w:b w:val="0"/>
          <w:szCs w:val="26"/>
        </w:rPr>
        <w:pPrChange w:id="1763" w:author="HIKARI" w:date="2019-11-10T17:25:00Z">
          <w:pPr/>
        </w:pPrChange>
      </w:pPr>
      <w:bookmarkStart w:id="1764" w:name="_Toc24298346"/>
      <w:bookmarkEnd w:id="1764"/>
    </w:p>
    <w:p w14:paraId="0A164443" w14:textId="7E63FFD6" w:rsidR="004D5DB5" w:rsidRDefault="00E74DA7">
      <w:pPr>
        <w:pStyle w:val="Heading3"/>
        <w:numPr>
          <w:ilvl w:val="1"/>
          <w:numId w:val="21"/>
        </w:numPr>
        <w:pPrChange w:id="1765" w:author="HIKARI" w:date="2019-11-08T21:24:00Z">
          <w:pPr>
            <w:pStyle w:val="ListParagraph"/>
            <w:numPr>
              <w:ilvl w:val="1"/>
              <w:numId w:val="21"/>
            </w:numPr>
            <w:ind w:left="1440" w:hanging="720"/>
            <w:outlineLvl w:val="2"/>
          </w:pPr>
        </w:pPrChange>
      </w:pPr>
      <w:bookmarkStart w:id="1766" w:name="_Toc24298347"/>
      <w:proofErr w:type="spellStart"/>
      <w:r w:rsidRPr="00E24C10">
        <w:t>Thiết</w:t>
      </w:r>
      <w:proofErr w:type="spellEnd"/>
      <w:r w:rsidRPr="00E24C10">
        <w:t xml:space="preserve"> </w:t>
      </w:r>
      <w:proofErr w:type="spellStart"/>
      <w:r w:rsidRPr="00E24C10">
        <w:t>kế</w:t>
      </w:r>
      <w:proofErr w:type="spellEnd"/>
      <w:r w:rsidRPr="00E24C10">
        <w:t xml:space="preserve"> </w:t>
      </w:r>
      <w:proofErr w:type="spellStart"/>
      <w:r w:rsidRPr="00E24C10">
        <w:t>lớp</w:t>
      </w:r>
      <w:proofErr w:type="spellEnd"/>
      <w:r w:rsidRPr="00E24C10">
        <w:t xml:space="preserve"> </w:t>
      </w:r>
      <w:proofErr w:type="spellStart"/>
      <w:r w:rsidRPr="00E24C10">
        <w:t>chức</w:t>
      </w:r>
      <w:proofErr w:type="spellEnd"/>
      <w:r w:rsidRPr="00E24C10">
        <w:t xml:space="preserve"> </w:t>
      </w:r>
      <w:proofErr w:type="spellStart"/>
      <w:r w:rsidRPr="00E24C10">
        <w:t>năng</w:t>
      </w:r>
      <w:bookmarkEnd w:id="1766"/>
      <w:proofErr w:type="spellEnd"/>
    </w:p>
    <w:p w14:paraId="327F3BED" w14:textId="0B952C54" w:rsidR="004D5DB5" w:rsidRDefault="000E7953">
      <w:pPr>
        <w:pStyle w:val="Heading4"/>
        <w:numPr>
          <w:ilvl w:val="2"/>
          <w:numId w:val="21"/>
        </w:numPr>
        <w:pPrChange w:id="1767" w:author="HIKARI" w:date="2019-11-08T21:24:00Z">
          <w:pPr>
            <w:pStyle w:val="ListParagraph"/>
            <w:numPr>
              <w:ilvl w:val="2"/>
              <w:numId w:val="21"/>
            </w:numPr>
            <w:ind w:left="2160" w:hanging="1080"/>
            <w:outlineLvl w:val="3"/>
          </w:pPr>
        </w:pPrChange>
      </w:pPr>
      <w:bookmarkStart w:id="1768" w:name="_Toc24298348"/>
      <w:proofErr w:type="spellStart"/>
      <w:r w:rsidRPr="000E7953">
        <w:t>Tổng</w:t>
      </w:r>
      <w:proofErr w:type="spellEnd"/>
      <w:r w:rsidRPr="000E7953">
        <w:t xml:space="preserve"> </w:t>
      </w:r>
      <w:proofErr w:type="spellStart"/>
      <w:r w:rsidRPr="000E7953">
        <w:t>quan</w:t>
      </w:r>
      <w:bookmarkEnd w:id="1768"/>
      <w:proofErr w:type="spellEnd"/>
    </w:p>
    <w:p w14:paraId="07F5834E" w14:textId="37161ADF" w:rsidR="000E7953" w:rsidRDefault="000E7953" w:rsidP="00281028">
      <w:pPr>
        <w:ind w:left="990" w:firstLine="720"/>
        <w:jc w:val="both"/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Ngoài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chủ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đạo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</w:t>
      </w:r>
      <w:r w:rsidRPr="000E7953">
        <w:rPr>
          <w:b w:val="0"/>
          <w:bCs/>
          <w:szCs w:val="26"/>
        </w:rPr>
        <w:t>TensorFlow Layers API</w:t>
      </w:r>
      <w:r>
        <w:rPr>
          <w:b w:val="0"/>
          <w:bCs/>
          <w:szCs w:val="26"/>
        </w:rPr>
        <w:t xml:space="preserve"> ra, </w:t>
      </w:r>
      <w:proofErr w:type="spellStart"/>
      <w:r>
        <w:rPr>
          <w:b w:val="0"/>
          <w:bCs/>
          <w:szCs w:val="26"/>
        </w:rPr>
        <w:t>để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chương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trình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có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hoạt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động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được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cần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xây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dựng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chức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năng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chương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trình</w:t>
      </w:r>
      <w:proofErr w:type="spellEnd"/>
      <w:r>
        <w:rPr>
          <w:b w:val="0"/>
          <w:bCs/>
          <w:szCs w:val="26"/>
        </w:rPr>
        <w:t xml:space="preserve">.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chức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năng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này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sẽ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đảm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nhiệm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công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việc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gồm</w:t>
      </w:r>
      <w:proofErr w:type="spellEnd"/>
      <w:r>
        <w:rPr>
          <w:b w:val="0"/>
          <w:bCs/>
          <w:szCs w:val="26"/>
        </w:rPr>
        <w:t>:</w:t>
      </w:r>
    </w:p>
    <w:p w14:paraId="6611B93F" w14:textId="5DCDE9EA" w:rsidR="000E7953" w:rsidRPr="006566F5" w:rsidRDefault="000E7953" w:rsidP="00C90093">
      <w:pPr>
        <w:pStyle w:val="ListParagraph"/>
        <w:numPr>
          <w:ilvl w:val="1"/>
          <w:numId w:val="46"/>
        </w:numPr>
        <w:jc w:val="both"/>
        <w:rPr>
          <w:b w:val="0"/>
          <w:bCs/>
          <w:szCs w:val="26"/>
        </w:rPr>
        <w:pPrChange w:id="1769" w:author="HIKARI" w:date="2019-11-10T17:25:00Z">
          <w:pPr>
            <w:pStyle w:val="ListParagraph"/>
            <w:numPr>
              <w:numId w:val="24"/>
            </w:numPr>
            <w:ind w:left="1350" w:hanging="360"/>
          </w:pPr>
        </w:pPrChange>
      </w:pPr>
      <w:proofErr w:type="spellStart"/>
      <w:r w:rsidRPr="006566F5">
        <w:rPr>
          <w:b w:val="0"/>
          <w:bCs/>
          <w:szCs w:val="26"/>
        </w:rPr>
        <w:t>Đọc</w:t>
      </w:r>
      <w:proofErr w:type="spellEnd"/>
      <w:r w:rsidRPr="006566F5">
        <w:rPr>
          <w:b w:val="0"/>
          <w:bCs/>
          <w:szCs w:val="26"/>
        </w:rPr>
        <w:t xml:space="preserve">, </w:t>
      </w:r>
      <w:proofErr w:type="spellStart"/>
      <w:r w:rsidRPr="006566F5">
        <w:rPr>
          <w:b w:val="0"/>
          <w:bCs/>
          <w:szCs w:val="26"/>
        </w:rPr>
        <w:t>chuẩn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hoá</w:t>
      </w:r>
      <w:proofErr w:type="spellEnd"/>
      <w:r w:rsidR="00384F51">
        <w:rPr>
          <w:b w:val="0"/>
          <w:bCs/>
          <w:szCs w:val="26"/>
        </w:rPr>
        <w:t xml:space="preserve">, </w:t>
      </w:r>
      <w:proofErr w:type="spellStart"/>
      <w:r w:rsidR="00384F51">
        <w:rPr>
          <w:b w:val="0"/>
          <w:bCs/>
          <w:szCs w:val="26"/>
        </w:rPr>
        <w:t>soát</w:t>
      </w:r>
      <w:proofErr w:type="spellEnd"/>
      <w:r w:rsidR="00384F51">
        <w:rPr>
          <w:b w:val="0"/>
          <w:bCs/>
          <w:szCs w:val="26"/>
        </w:rPr>
        <w:t xml:space="preserve"> </w:t>
      </w:r>
      <w:proofErr w:type="spellStart"/>
      <w:r w:rsidR="00384F51">
        <w:rPr>
          <w:b w:val="0"/>
          <w:bCs/>
          <w:szCs w:val="26"/>
        </w:rPr>
        <w:t>lỗi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và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xử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lí</w:t>
      </w:r>
      <w:proofErr w:type="spellEnd"/>
      <w:r w:rsidRPr="006566F5">
        <w:rPr>
          <w:b w:val="0"/>
          <w:bCs/>
          <w:szCs w:val="26"/>
        </w:rPr>
        <w:t xml:space="preserve"> input </w:t>
      </w:r>
      <w:proofErr w:type="spellStart"/>
      <w:r w:rsidRPr="006566F5">
        <w:rPr>
          <w:b w:val="0"/>
          <w:bCs/>
          <w:szCs w:val="26"/>
        </w:rPr>
        <w:t>từ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người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dùng</w:t>
      </w:r>
      <w:proofErr w:type="spellEnd"/>
      <w:r w:rsidRPr="006566F5">
        <w:rPr>
          <w:b w:val="0"/>
          <w:bCs/>
          <w:szCs w:val="26"/>
        </w:rPr>
        <w:t>.</w:t>
      </w:r>
    </w:p>
    <w:p w14:paraId="6EBB691A" w14:textId="2A194B0F" w:rsidR="00657337" w:rsidRDefault="000E7953" w:rsidP="00C90093">
      <w:pPr>
        <w:pStyle w:val="ListParagraph"/>
        <w:numPr>
          <w:ilvl w:val="1"/>
          <w:numId w:val="46"/>
        </w:numPr>
        <w:jc w:val="both"/>
        <w:rPr>
          <w:b w:val="0"/>
          <w:bCs/>
          <w:szCs w:val="26"/>
        </w:rPr>
        <w:pPrChange w:id="1770" w:author="HIKARI" w:date="2019-11-10T17:25:00Z">
          <w:pPr>
            <w:pStyle w:val="ListParagraph"/>
            <w:numPr>
              <w:numId w:val="24"/>
            </w:numPr>
            <w:ind w:left="1350" w:hanging="360"/>
          </w:pPr>
        </w:pPrChange>
      </w:pPr>
      <w:proofErr w:type="spellStart"/>
      <w:r w:rsidRPr="006566F5">
        <w:rPr>
          <w:b w:val="0"/>
          <w:bCs/>
          <w:szCs w:val="26"/>
        </w:rPr>
        <w:t>Đi</w:t>
      </w:r>
      <w:ins w:id="1771" w:author="HIKARI" w:date="2019-11-09T15:00:00Z">
        <w:r w:rsidR="007C0FE9">
          <w:rPr>
            <w:b w:val="0"/>
            <w:bCs/>
            <w:szCs w:val="26"/>
          </w:rPr>
          <w:t>ề</w:t>
        </w:r>
      </w:ins>
      <w:del w:id="1772" w:author="HIKARI" w:date="2019-11-09T15:00:00Z">
        <w:r w:rsidRPr="006566F5" w:rsidDel="007C0FE9">
          <w:rPr>
            <w:b w:val="0"/>
            <w:bCs/>
            <w:szCs w:val="26"/>
          </w:rPr>
          <w:delText>ể</w:delText>
        </w:r>
      </w:del>
      <w:r w:rsidRPr="006566F5">
        <w:rPr>
          <w:b w:val="0"/>
          <w:bCs/>
          <w:szCs w:val="26"/>
        </w:rPr>
        <w:t>u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k</w:t>
      </w:r>
      <w:ins w:id="1773" w:author="HIKARI" w:date="2019-11-09T15:00:00Z">
        <w:r w:rsidR="00FA6E0D">
          <w:rPr>
            <w:b w:val="0"/>
            <w:bCs/>
            <w:szCs w:val="26"/>
          </w:rPr>
          <w:t>h</w:t>
        </w:r>
      </w:ins>
      <w:r w:rsidRPr="006566F5">
        <w:rPr>
          <w:b w:val="0"/>
          <w:bCs/>
          <w:szCs w:val="26"/>
        </w:rPr>
        <w:t>iển</w:t>
      </w:r>
      <w:proofErr w:type="spellEnd"/>
      <w:r w:rsidRPr="006566F5">
        <w:rPr>
          <w:b w:val="0"/>
          <w:bCs/>
          <w:szCs w:val="26"/>
        </w:rPr>
        <w:t xml:space="preserve">, </w:t>
      </w:r>
      <w:proofErr w:type="spellStart"/>
      <w:r w:rsidRPr="006566F5">
        <w:rPr>
          <w:b w:val="0"/>
          <w:bCs/>
          <w:szCs w:val="26"/>
        </w:rPr>
        <w:t>kiểm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soát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việc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dựng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các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đối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tượng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đồ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hoạ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lên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màn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hình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người</w:t>
      </w:r>
      <w:proofErr w:type="spellEnd"/>
      <w:r w:rsidRPr="006566F5">
        <w:rPr>
          <w:b w:val="0"/>
          <w:bCs/>
          <w:szCs w:val="26"/>
        </w:rPr>
        <w:t xml:space="preserve"> </w:t>
      </w:r>
      <w:proofErr w:type="spellStart"/>
      <w:r w:rsidRPr="006566F5">
        <w:rPr>
          <w:b w:val="0"/>
          <w:bCs/>
          <w:szCs w:val="26"/>
        </w:rPr>
        <w:t>dùng</w:t>
      </w:r>
      <w:proofErr w:type="spellEnd"/>
      <w:r w:rsidRPr="006566F5">
        <w:rPr>
          <w:b w:val="0"/>
          <w:bCs/>
          <w:szCs w:val="26"/>
        </w:rPr>
        <w:t>.</w:t>
      </w:r>
    </w:p>
    <w:p w14:paraId="0F2FEC9D" w14:textId="77777777" w:rsidR="006566F5" w:rsidRPr="006566F5" w:rsidRDefault="006566F5" w:rsidP="006566F5">
      <w:pPr>
        <w:pStyle w:val="ListParagraph"/>
        <w:ind w:left="1350"/>
        <w:rPr>
          <w:b w:val="0"/>
          <w:bCs/>
          <w:szCs w:val="26"/>
        </w:rPr>
      </w:pPr>
    </w:p>
    <w:p w14:paraId="58545B32" w14:textId="67C0559E" w:rsidR="00384F51" w:rsidRPr="001719AC" w:rsidRDefault="000E7953">
      <w:pPr>
        <w:pStyle w:val="Heading4"/>
        <w:numPr>
          <w:ilvl w:val="2"/>
          <w:numId w:val="21"/>
        </w:numPr>
        <w:pPrChange w:id="1774" w:author="HIKARI" w:date="2019-11-08T21:24:00Z">
          <w:pPr>
            <w:pStyle w:val="ListParagraph"/>
            <w:numPr>
              <w:ilvl w:val="2"/>
              <w:numId w:val="21"/>
            </w:numPr>
            <w:ind w:left="2160" w:hanging="1080"/>
            <w:outlineLvl w:val="3"/>
          </w:pPr>
        </w:pPrChange>
      </w:pPr>
      <w:bookmarkStart w:id="1775" w:name="_Toc24298349"/>
      <w:proofErr w:type="spellStart"/>
      <w:r w:rsidRPr="000E7953">
        <w:t>Đặc</w:t>
      </w:r>
      <w:proofErr w:type="spellEnd"/>
      <w:r w:rsidRPr="000E7953">
        <w:t xml:space="preserve"> </w:t>
      </w:r>
      <w:proofErr w:type="spellStart"/>
      <w:r w:rsidRPr="000E7953">
        <w:t>tả</w:t>
      </w:r>
      <w:proofErr w:type="spellEnd"/>
      <w:r w:rsidRPr="000E7953">
        <w:t xml:space="preserve"> </w:t>
      </w:r>
      <w:proofErr w:type="spellStart"/>
      <w:r w:rsidRPr="000E7953">
        <w:t>lớp</w:t>
      </w:r>
      <w:bookmarkEnd w:id="1775"/>
      <w:proofErr w:type="spellEnd"/>
    </w:p>
    <w:p w14:paraId="6E1B96D3" w14:textId="14E44F50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1776" w:name="_Toc24052630"/>
      <w:bookmarkStart w:id="1777" w:name="_Toc24298375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Pr="00DD096E">
        <w:rPr>
          <w:noProof/>
          <w:sz w:val="20"/>
          <w:szCs w:val="20"/>
        </w:rPr>
        <w:t>8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Đặc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tả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lớp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chức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năng</w:t>
      </w:r>
      <w:bookmarkEnd w:id="1776"/>
      <w:bookmarkEnd w:id="1777"/>
      <w:proofErr w:type="spellEnd"/>
    </w:p>
    <w:tbl>
      <w:tblPr>
        <w:tblStyle w:val="TableGrid"/>
        <w:tblW w:w="10350" w:type="dxa"/>
        <w:tblInd w:w="355" w:type="dxa"/>
        <w:tblLook w:val="04A0" w:firstRow="1" w:lastRow="0" w:firstColumn="1" w:lastColumn="0" w:noHBand="0" w:noVBand="1"/>
      </w:tblPr>
      <w:tblGrid>
        <w:gridCol w:w="534"/>
        <w:gridCol w:w="2975"/>
        <w:gridCol w:w="5041"/>
        <w:gridCol w:w="1800"/>
      </w:tblGrid>
      <w:tr w:rsidR="000E7953" w:rsidRPr="00E24C10" w14:paraId="09D706E3" w14:textId="77777777" w:rsidTr="0016219A">
        <w:tc>
          <w:tcPr>
            <w:tcW w:w="534" w:type="dxa"/>
          </w:tcPr>
          <w:p w14:paraId="53A17F83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2975" w:type="dxa"/>
          </w:tcPr>
          <w:p w14:paraId="75A5B74D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lớp</w:t>
            </w:r>
            <w:proofErr w:type="spellEnd"/>
          </w:p>
        </w:tc>
        <w:tc>
          <w:tcPr>
            <w:tcW w:w="5041" w:type="dxa"/>
          </w:tcPr>
          <w:p w14:paraId="717608B2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1800" w:type="dxa"/>
          </w:tcPr>
          <w:p w14:paraId="58387B17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 xml:space="preserve">SV </w:t>
            </w:r>
            <w:proofErr w:type="spellStart"/>
            <w:r w:rsidRPr="00E24C10">
              <w:rPr>
                <w:b w:val="0"/>
                <w:bCs/>
              </w:rPr>
              <w:t>phụ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trách</w:t>
            </w:r>
            <w:proofErr w:type="spellEnd"/>
          </w:p>
        </w:tc>
      </w:tr>
      <w:tr w:rsidR="000E7953" w:rsidRPr="00E24C10" w14:paraId="6627FFB2" w14:textId="77777777" w:rsidTr="0016219A">
        <w:tc>
          <w:tcPr>
            <w:tcW w:w="534" w:type="dxa"/>
          </w:tcPr>
          <w:p w14:paraId="192FEAAA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1</w:t>
            </w:r>
          </w:p>
        </w:tc>
        <w:tc>
          <w:tcPr>
            <w:tcW w:w="2975" w:type="dxa"/>
          </w:tcPr>
          <w:p w14:paraId="5E4A3813" w14:textId="73D34095" w:rsidR="000E7953" w:rsidRPr="00E24C10" w:rsidRDefault="0016219A" w:rsidP="00281028">
            <w:pPr>
              <w:tabs>
                <w:tab w:val="left" w:pos="1417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InputHander</w:t>
            </w:r>
            <w:proofErr w:type="spellEnd"/>
          </w:p>
        </w:tc>
        <w:tc>
          <w:tcPr>
            <w:tcW w:w="5041" w:type="dxa"/>
          </w:tcPr>
          <w:p w14:paraId="54E7E05A" w14:textId="53147C84" w:rsidR="0016219A" w:rsidRPr="0016219A" w:rsidRDefault="0016219A" w:rsidP="00C90093">
            <w:pPr>
              <w:pStyle w:val="ListParagraph"/>
              <w:numPr>
                <w:ilvl w:val="0"/>
                <w:numId w:val="24"/>
              </w:numPr>
              <w:tabs>
                <w:tab w:val="left" w:pos="990"/>
              </w:tabs>
              <w:spacing w:after="120" w:line="360" w:lineRule="auto"/>
              <w:ind w:left="525"/>
              <w:jc w:val="both"/>
              <w:rPr>
                <w:b w:val="0"/>
                <w:bCs/>
              </w:rPr>
              <w:pPrChange w:id="1778" w:author="HIKARI" w:date="2019-11-10T17:25:00Z">
                <w:pPr>
                  <w:pStyle w:val="ListParagraph"/>
                  <w:numPr>
                    <w:numId w:val="24"/>
                  </w:numPr>
                  <w:tabs>
                    <w:tab w:val="left" w:pos="990"/>
                  </w:tabs>
                  <w:spacing w:after="120" w:line="360" w:lineRule="auto"/>
                  <w:ind w:left="525" w:hanging="360"/>
                  <w:jc w:val="both"/>
                </w:pPr>
              </w:pPrChange>
            </w:pPr>
            <w:proofErr w:type="spellStart"/>
            <w:r w:rsidRPr="0016219A">
              <w:rPr>
                <w:b w:val="0"/>
                <w:bCs/>
              </w:rPr>
              <w:t>Đọc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đoạn</w:t>
            </w:r>
            <w:proofErr w:type="spellEnd"/>
            <w:r w:rsidRPr="0016219A">
              <w:rPr>
                <w:b w:val="0"/>
                <w:bCs/>
              </w:rPr>
              <w:t xml:space="preserve"> Python Scripts </w:t>
            </w:r>
            <w:proofErr w:type="spellStart"/>
            <w:r w:rsidRPr="0016219A">
              <w:rPr>
                <w:b w:val="0"/>
                <w:bCs/>
              </w:rPr>
              <w:t>chứa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mô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tả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về</w:t>
            </w:r>
            <w:proofErr w:type="spellEnd"/>
            <w:r w:rsidRPr="0016219A">
              <w:rPr>
                <w:b w:val="0"/>
                <w:bCs/>
              </w:rPr>
              <w:t xml:space="preserve"> ANN </w:t>
            </w:r>
            <w:proofErr w:type="spellStart"/>
            <w:r w:rsidRPr="0016219A">
              <w:rPr>
                <w:b w:val="0"/>
                <w:bCs/>
              </w:rPr>
              <w:t>bằng</w:t>
            </w:r>
            <w:proofErr w:type="spellEnd"/>
            <w:r w:rsidRPr="0016219A">
              <w:rPr>
                <w:b w:val="0"/>
                <w:bCs/>
              </w:rPr>
              <w:t xml:space="preserve"> Layers API </w:t>
            </w:r>
            <w:proofErr w:type="spellStart"/>
            <w:r w:rsidRPr="0016219A">
              <w:rPr>
                <w:b w:val="0"/>
                <w:bCs/>
              </w:rPr>
              <w:t>mà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người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dùng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nhập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vào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theo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từng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proofErr w:type="gramStart"/>
            <w:r w:rsidRPr="0016219A">
              <w:rPr>
                <w:b w:val="0"/>
                <w:bCs/>
              </w:rPr>
              <w:t>dòng</w:t>
            </w:r>
            <w:proofErr w:type="spellEnd"/>
            <w:r w:rsidRPr="0016219A">
              <w:rPr>
                <w:b w:val="0"/>
                <w:bCs/>
              </w:rPr>
              <w:t>(</w:t>
            </w:r>
            <w:proofErr w:type="spellStart"/>
            <w:proofErr w:type="gramEnd"/>
            <w:r w:rsidRPr="0016219A">
              <w:rPr>
                <w:b w:val="0"/>
                <w:bCs/>
              </w:rPr>
              <w:t>Mỗi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dòng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chứa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thông</w:t>
            </w:r>
            <w:proofErr w:type="spellEnd"/>
            <w:r w:rsidRPr="0016219A">
              <w:rPr>
                <w:b w:val="0"/>
                <w:bCs/>
              </w:rPr>
              <w:t xml:space="preserve"> tin </w:t>
            </w:r>
            <w:proofErr w:type="spellStart"/>
            <w:r w:rsidRPr="0016219A">
              <w:rPr>
                <w:b w:val="0"/>
                <w:bCs/>
              </w:rPr>
              <w:t>cho</w:t>
            </w:r>
            <w:proofErr w:type="spellEnd"/>
            <w:r w:rsidRPr="0016219A">
              <w:rPr>
                <w:b w:val="0"/>
                <w:bCs/>
              </w:rPr>
              <w:t xml:space="preserve"> Layer)</w:t>
            </w:r>
          </w:p>
          <w:p w14:paraId="60561335" w14:textId="18F93C47" w:rsidR="000E7953" w:rsidRPr="0016219A" w:rsidRDefault="0016219A" w:rsidP="00C90093">
            <w:pPr>
              <w:pStyle w:val="ListParagraph"/>
              <w:numPr>
                <w:ilvl w:val="0"/>
                <w:numId w:val="24"/>
              </w:numPr>
              <w:tabs>
                <w:tab w:val="left" w:pos="990"/>
              </w:tabs>
              <w:spacing w:after="120" w:line="360" w:lineRule="auto"/>
              <w:ind w:left="525"/>
              <w:jc w:val="both"/>
              <w:rPr>
                <w:b w:val="0"/>
                <w:bCs/>
              </w:rPr>
              <w:pPrChange w:id="1779" w:author="HIKARI" w:date="2019-11-10T17:25:00Z">
                <w:pPr>
                  <w:pStyle w:val="ListParagraph"/>
                  <w:numPr>
                    <w:numId w:val="24"/>
                  </w:numPr>
                  <w:tabs>
                    <w:tab w:val="left" w:pos="990"/>
                  </w:tabs>
                  <w:spacing w:after="120" w:line="360" w:lineRule="auto"/>
                  <w:ind w:left="525" w:hanging="360"/>
                  <w:jc w:val="both"/>
                </w:pPr>
              </w:pPrChange>
            </w:pPr>
            <w:proofErr w:type="spellStart"/>
            <w:r w:rsidRPr="0016219A">
              <w:rPr>
                <w:b w:val="0"/>
                <w:bCs/>
              </w:rPr>
              <w:t>Chuẩn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hoá</w:t>
            </w:r>
            <w:proofErr w:type="spellEnd"/>
            <w:r w:rsidRPr="0016219A">
              <w:rPr>
                <w:b w:val="0"/>
                <w:bCs/>
              </w:rPr>
              <w:t xml:space="preserve">, </w:t>
            </w:r>
            <w:proofErr w:type="spellStart"/>
            <w:r w:rsidRPr="0016219A">
              <w:rPr>
                <w:b w:val="0"/>
                <w:bCs/>
              </w:rPr>
              <w:t>xử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lí</w:t>
            </w:r>
            <w:proofErr w:type="spellEnd"/>
            <w:r w:rsidRPr="0016219A">
              <w:rPr>
                <w:b w:val="0"/>
                <w:bCs/>
              </w:rPr>
              <w:t xml:space="preserve">, </w:t>
            </w:r>
            <w:proofErr w:type="spellStart"/>
            <w:r w:rsidRPr="0016219A">
              <w:rPr>
                <w:b w:val="0"/>
                <w:bCs/>
              </w:rPr>
              <w:t>tạo</w:t>
            </w:r>
            <w:proofErr w:type="spellEnd"/>
            <w:r w:rsidRPr="0016219A">
              <w:rPr>
                <w:b w:val="0"/>
                <w:bCs/>
              </w:rPr>
              <w:t xml:space="preserve"> object layer </w:t>
            </w:r>
            <w:proofErr w:type="spellStart"/>
            <w:r w:rsidRPr="0016219A">
              <w:rPr>
                <w:b w:val="0"/>
                <w:bCs/>
              </w:rPr>
              <w:t>ứng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với</w:t>
            </w:r>
            <w:proofErr w:type="spellEnd"/>
            <w:r w:rsidRPr="0016219A">
              <w:rPr>
                <w:b w:val="0"/>
                <w:bCs/>
              </w:rPr>
              <w:t xml:space="preserve"> layer </w:t>
            </w:r>
            <w:proofErr w:type="spellStart"/>
            <w:r w:rsidRPr="0016219A">
              <w:rPr>
                <w:b w:val="0"/>
                <w:bCs/>
              </w:rPr>
              <w:t>được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miêu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tả</w:t>
            </w:r>
            <w:proofErr w:type="spellEnd"/>
            <w:r w:rsidRPr="0016219A">
              <w:rPr>
                <w:b w:val="0"/>
                <w:bCs/>
              </w:rPr>
              <w:t xml:space="preserve">, </w:t>
            </w:r>
            <w:proofErr w:type="spellStart"/>
            <w:r w:rsidRPr="0016219A">
              <w:rPr>
                <w:b w:val="0"/>
                <w:bCs/>
              </w:rPr>
              <w:t>truyền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vào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thông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số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chính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như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loại</w:t>
            </w:r>
            <w:proofErr w:type="spellEnd"/>
            <w:r w:rsidRPr="0016219A">
              <w:rPr>
                <w:b w:val="0"/>
                <w:bCs/>
              </w:rPr>
              <w:t xml:space="preserve"> layer, </w:t>
            </w:r>
            <w:proofErr w:type="spellStart"/>
            <w:r w:rsidRPr="0016219A">
              <w:rPr>
                <w:b w:val="0"/>
                <w:bCs/>
              </w:rPr>
              <w:t>tên</w:t>
            </w:r>
            <w:proofErr w:type="spellEnd"/>
            <w:r w:rsidRPr="0016219A">
              <w:rPr>
                <w:b w:val="0"/>
                <w:bCs/>
              </w:rPr>
              <w:t xml:space="preserve"> layer, </w:t>
            </w:r>
            <w:proofErr w:type="spellStart"/>
            <w:r w:rsidRPr="0016219A">
              <w:rPr>
                <w:b w:val="0"/>
                <w:bCs/>
              </w:rPr>
              <w:t>đầu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vào</w:t>
            </w:r>
            <w:proofErr w:type="spellEnd"/>
            <w:r w:rsidRPr="0016219A">
              <w:rPr>
                <w:b w:val="0"/>
                <w:bCs/>
              </w:rPr>
              <w:t xml:space="preserve">, </w:t>
            </w:r>
            <w:proofErr w:type="spellStart"/>
            <w:r w:rsidRPr="0016219A">
              <w:rPr>
                <w:b w:val="0"/>
                <w:bCs/>
              </w:rPr>
              <w:lastRenderedPageBreak/>
              <w:t>đầu</w:t>
            </w:r>
            <w:proofErr w:type="spellEnd"/>
            <w:r w:rsidRPr="0016219A">
              <w:rPr>
                <w:b w:val="0"/>
                <w:bCs/>
              </w:rPr>
              <w:t xml:space="preserve"> ra, </w:t>
            </w:r>
            <w:proofErr w:type="spellStart"/>
            <w:r w:rsidRPr="0016219A">
              <w:rPr>
                <w:b w:val="0"/>
                <w:bCs/>
              </w:rPr>
              <w:t>các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thuộc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proofErr w:type="gramStart"/>
            <w:r w:rsidRPr="0016219A">
              <w:rPr>
                <w:b w:val="0"/>
                <w:bCs/>
              </w:rPr>
              <w:t>tính</w:t>
            </w:r>
            <w:proofErr w:type="spellEnd"/>
            <w:r w:rsidRPr="0016219A">
              <w:rPr>
                <w:b w:val="0"/>
                <w:bCs/>
              </w:rPr>
              <w:t>(</w:t>
            </w:r>
            <w:proofErr w:type="spellStart"/>
            <w:proofErr w:type="gramEnd"/>
            <w:r w:rsidRPr="0016219A">
              <w:rPr>
                <w:b w:val="0"/>
                <w:bCs/>
              </w:rPr>
              <w:t>dưới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dạng</w:t>
            </w:r>
            <w:proofErr w:type="spellEnd"/>
            <w:r w:rsidRPr="0016219A">
              <w:rPr>
                <w:b w:val="0"/>
                <w:bCs/>
              </w:rPr>
              <w:t xml:space="preserve"> plain text </w:t>
            </w:r>
            <w:proofErr w:type="spellStart"/>
            <w:r w:rsidRPr="0016219A">
              <w:rPr>
                <w:b w:val="0"/>
                <w:bCs/>
              </w:rPr>
              <w:t>thô</w:t>
            </w:r>
            <w:proofErr w:type="spellEnd"/>
            <w:r w:rsidRPr="0016219A">
              <w:rPr>
                <w:b w:val="0"/>
                <w:bCs/>
              </w:rPr>
              <w:t xml:space="preserve">, </w:t>
            </w:r>
            <w:proofErr w:type="spellStart"/>
            <w:r w:rsidRPr="0016219A">
              <w:rPr>
                <w:b w:val="0"/>
                <w:bCs/>
              </w:rPr>
              <w:t>chưa</w:t>
            </w:r>
            <w:proofErr w:type="spellEnd"/>
            <w:r w:rsidRPr="0016219A">
              <w:rPr>
                <w:b w:val="0"/>
                <w:bCs/>
              </w:rPr>
              <w:t xml:space="preserve"> qua </w:t>
            </w:r>
            <w:proofErr w:type="spellStart"/>
            <w:r w:rsidRPr="0016219A">
              <w:rPr>
                <w:b w:val="0"/>
                <w:bCs/>
              </w:rPr>
              <w:t>xử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lí</w:t>
            </w:r>
            <w:proofErr w:type="spellEnd"/>
            <w:r w:rsidRPr="0016219A">
              <w:rPr>
                <w:b w:val="0"/>
                <w:bCs/>
              </w:rPr>
              <w:t xml:space="preserve">) </w:t>
            </w:r>
            <w:proofErr w:type="spellStart"/>
            <w:r w:rsidRPr="0016219A">
              <w:rPr>
                <w:b w:val="0"/>
                <w:bCs/>
              </w:rPr>
              <w:t>và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thêm</w:t>
            </w:r>
            <w:proofErr w:type="spellEnd"/>
            <w:r w:rsidRPr="0016219A">
              <w:rPr>
                <w:b w:val="0"/>
                <w:bCs/>
              </w:rPr>
              <w:t xml:space="preserve"> layer </w:t>
            </w:r>
            <w:proofErr w:type="spellStart"/>
            <w:r w:rsidRPr="0016219A">
              <w:rPr>
                <w:b w:val="0"/>
                <w:bCs/>
              </w:rPr>
              <w:t>đó</w:t>
            </w:r>
            <w:proofErr w:type="spellEnd"/>
            <w:r w:rsidRPr="0016219A">
              <w:rPr>
                <w:b w:val="0"/>
                <w:bCs/>
              </w:rPr>
              <w:t xml:space="preserve"> </w:t>
            </w:r>
            <w:proofErr w:type="spellStart"/>
            <w:r w:rsidRPr="0016219A">
              <w:rPr>
                <w:b w:val="0"/>
                <w:bCs/>
              </w:rPr>
              <w:t>vào</w:t>
            </w:r>
            <w:proofErr w:type="spellEnd"/>
            <w:r w:rsidRPr="0016219A">
              <w:rPr>
                <w:b w:val="0"/>
                <w:bCs/>
              </w:rPr>
              <w:t xml:space="preserve"> Model </w:t>
            </w:r>
          </w:p>
        </w:tc>
        <w:tc>
          <w:tcPr>
            <w:tcW w:w="1800" w:type="dxa"/>
          </w:tcPr>
          <w:p w14:paraId="612BBE14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lastRenderedPageBreak/>
              <w:t>Hoàng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Vương</w:t>
            </w:r>
            <w:proofErr w:type="spellEnd"/>
          </w:p>
        </w:tc>
      </w:tr>
      <w:tr w:rsidR="000E7953" w:rsidRPr="00E24C10" w14:paraId="1C474513" w14:textId="77777777" w:rsidTr="0016219A">
        <w:tc>
          <w:tcPr>
            <w:tcW w:w="534" w:type="dxa"/>
          </w:tcPr>
          <w:p w14:paraId="2789483A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2</w:t>
            </w:r>
          </w:p>
        </w:tc>
        <w:tc>
          <w:tcPr>
            <w:tcW w:w="2975" w:type="dxa"/>
          </w:tcPr>
          <w:p w14:paraId="3D2EF755" w14:textId="67463E36" w:rsidR="000E7953" w:rsidRPr="00E24C10" w:rsidRDefault="0016219A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TensorModel</w:t>
            </w:r>
            <w:proofErr w:type="spellEnd"/>
          </w:p>
        </w:tc>
        <w:tc>
          <w:tcPr>
            <w:tcW w:w="5041" w:type="dxa"/>
          </w:tcPr>
          <w:p w14:paraId="4DD34641" w14:textId="4DD9EF5F" w:rsidR="000E7953" w:rsidRPr="00EA47A3" w:rsidRDefault="00EA47A3" w:rsidP="00C90093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  <w:pPrChange w:id="1780" w:author="HIKARI" w:date="2019-11-10T17:25:00Z">
                <w:pPr>
                  <w:tabs>
                    <w:tab w:val="left" w:pos="990"/>
                  </w:tabs>
                  <w:spacing w:after="120" w:line="360" w:lineRule="auto"/>
                  <w:jc w:val="both"/>
                </w:pPr>
              </w:pPrChange>
            </w:pPr>
            <w:proofErr w:type="spellStart"/>
            <w:r w:rsidRPr="00EA47A3">
              <w:rPr>
                <w:b w:val="0"/>
                <w:bCs/>
              </w:rPr>
              <w:t>Tạo</w:t>
            </w:r>
            <w:proofErr w:type="spellEnd"/>
            <w:r w:rsidRPr="00EA47A3">
              <w:rPr>
                <w:b w:val="0"/>
                <w:bCs/>
              </w:rPr>
              <w:t xml:space="preserve"> ra </w:t>
            </w:r>
            <w:proofErr w:type="spellStart"/>
            <w:r w:rsidRPr="00EA47A3">
              <w:rPr>
                <w:b w:val="0"/>
                <w:bCs/>
              </w:rPr>
              <w:t>một</w:t>
            </w:r>
            <w:proofErr w:type="spellEnd"/>
            <w:r w:rsidRPr="00EA47A3">
              <w:rPr>
                <w:b w:val="0"/>
                <w:bCs/>
              </w:rPr>
              <w:t xml:space="preserve"> model ANN </w:t>
            </w:r>
            <w:proofErr w:type="spellStart"/>
            <w:r w:rsidRPr="00EA47A3">
              <w:rPr>
                <w:b w:val="0"/>
                <w:bCs/>
              </w:rPr>
              <w:t>hoàn</w:t>
            </w:r>
            <w:proofErr w:type="spellEnd"/>
            <w:r w:rsidRPr="00EA47A3">
              <w:rPr>
                <w:b w:val="0"/>
                <w:bCs/>
              </w:rPr>
              <w:t xml:space="preserve"> </w:t>
            </w:r>
            <w:proofErr w:type="spellStart"/>
            <w:r w:rsidRPr="00EA47A3">
              <w:rPr>
                <w:b w:val="0"/>
                <w:bCs/>
              </w:rPr>
              <w:t>chỉnh</w:t>
            </w:r>
            <w:proofErr w:type="spellEnd"/>
            <w:r w:rsidRPr="00EA47A3">
              <w:rPr>
                <w:b w:val="0"/>
                <w:bCs/>
              </w:rPr>
              <w:t xml:space="preserve"> </w:t>
            </w:r>
            <w:proofErr w:type="spellStart"/>
            <w:r w:rsidRPr="00EA47A3">
              <w:rPr>
                <w:b w:val="0"/>
                <w:bCs/>
              </w:rPr>
              <w:t>bằng</w:t>
            </w:r>
            <w:proofErr w:type="spellEnd"/>
            <w:r w:rsidRPr="00EA47A3">
              <w:rPr>
                <w:b w:val="0"/>
                <w:bCs/>
              </w:rPr>
              <w:t xml:space="preserve"> Layers API</w:t>
            </w:r>
          </w:p>
        </w:tc>
        <w:tc>
          <w:tcPr>
            <w:tcW w:w="1800" w:type="dxa"/>
          </w:tcPr>
          <w:p w14:paraId="3D3B054E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0E7953" w:rsidRPr="00E24C10" w14:paraId="54EFB28E" w14:textId="77777777" w:rsidTr="0016219A">
        <w:tc>
          <w:tcPr>
            <w:tcW w:w="534" w:type="dxa"/>
          </w:tcPr>
          <w:p w14:paraId="7531A52B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3</w:t>
            </w:r>
          </w:p>
        </w:tc>
        <w:tc>
          <w:tcPr>
            <w:tcW w:w="2975" w:type="dxa"/>
          </w:tcPr>
          <w:p w14:paraId="17F3BFD1" w14:textId="7B4F275C" w:rsidR="000E7953" w:rsidRPr="00E24C10" w:rsidRDefault="0016219A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Render_MasterControl</w:t>
            </w:r>
            <w:proofErr w:type="spellEnd"/>
          </w:p>
        </w:tc>
        <w:tc>
          <w:tcPr>
            <w:tcW w:w="5041" w:type="dxa"/>
          </w:tcPr>
          <w:p w14:paraId="7D126B52" w14:textId="5E48C522" w:rsidR="000E7953" w:rsidRPr="00E24C10" w:rsidRDefault="00EA47A3" w:rsidP="00C90093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  <w:pPrChange w:id="1781" w:author="HIKARI" w:date="2019-11-10T17:25:00Z">
                <w:pPr>
                  <w:tabs>
                    <w:tab w:val="left" w:pos="990"/>
                  </w:tabs>
                  <w:spacing w:after="120" w:line="360" w:lineRule="auto"/>
                  <w:jc w:val="both"/>
                </w:pPr>
              </w:pPrChange>
            </w:pPr>
            <w:proofErr w:type="spellStart"/>
            <w:r>
              <w:rPr>
                <w:b w:val="0"/>
                <w:bCs/>
              </w:rPr>
              <w:t>Điều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khiển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chung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toàn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bộ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vụ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đến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đồ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dựng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trong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trình</w:t>
            </w:r>
            <w:proofErr w:type="spellEnd"/>
          </w:p>
        </w:tc>
        <w:tc>
          <w:tcPr>
            <w:tcW w:w="1800" w:type="dxa"/>
          </w:tcPr>
          <w:p w14:paraId="46AC240C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0E7953" w:rsidRPr="00E24C10" w14:paraId="714CEB66" w14:textId="77777777" w:rsidTr="0016219A">
        <w:tc>
          <w:tcPr>
            <w:tcW w:w="534" w:type="dxa"/>
          </w:tcPr>
          <w:p w14:paraId="0AA1D565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4</w:t>
            </w:r>
          </w:p>
        </w:tc>
        <w:tc>
          <w:tcPr>
            <w:tcW w:w="2975" w:type="dxa"/>
          </w:tcPr>
          <w:p w14:paraId="53F4C1EA" w14:textId="14444847" w:rsidR="000E7953" w:rsidRPr="00E24C10" w:rsidRDefault="0016219A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16219A">
              <w:rPr>
                <w:b w:val="0"/>
                <w:bCs/>
              </w:rPr>
              <w:t>SlidePanel_Control</w:t>
            </w:r>
            <w:proofErr w:type="spellEnd"/>
          </w:p>
        </w:tc>
        <w:tc>
          <w:tcPr>
            <w:tcW w:w="5041" w:type="dxa"/>
          </w:tcPr>
          <w:p w14:paraId="6FC007D8" w14:textId="226FB386" w:rsidR="000E7953" w:rsidRPr="00E24C10" w:rsidRDefault="00490E19" w:rsidP="00C90093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  <w:pPrChange w:id="1782" w:author="HIKARI" w:date="2019-11-10T17:25:00Z">
                <w:pPr>
                  <w:tabs>
                    <w:tab w:val="left" w:pos="990"/>
                  </w:tabs>
                  <w:spacing w:after="120" w:line="360" w:lineRule="auto"/>
                  <w:jc w:val="both"/>
                </w:pPr>
              </w:pPrChange>
            </w:pPr>
            <w:proofErr w:type="spellStart"/>
            <w:r>
              <w:rPr>
                <w:b w:val="0"/>
                <w:bCs/>
              </w:rPr>
              <w:t>Lớp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tĩnh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đ</w:t>
            </w:r>
            <w:r w:rsidR="00EA47A3">
              <w:rPr>
                <w:b w:val="0"/>
                <w:bCs/>
              </w:rPr>
              <w:t>iều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khiển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riêng</w:t>
            </w:r>
            <w:proofErr w:type="spellEnd"/>
            <w:r w:rsidR="00EA47A3">
              <w:rPr>
                <w:b w:val="0"/>
                <w:bCs/>
              </w:rPr>
              <w:t xml:space="preserve">, </w:t>
            </w:r>
            <w:proofErr w:type="spellStart"/>
            <w:r w:rsidR="00EA47A3">
              <w:rPr>
                <w:b w:val="0"/>
                <w:bCs/>
              </w:rPr>
              <w:t>đặc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biệt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tới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các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tác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vụ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liên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quan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đến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đồ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hoạ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và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dựng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hình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trong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chương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trình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của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đối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tượng</w:t>
            </w:r>
            <w:proofErr w:type="spellEnd"/>
            <w:r w:rsidR="00EA47A3">
              <w:rPr>
                <w:b w:val="0"/>
                <w:bCs/>
              </w:rPr>
              <w:t xml:space="preserve"> </w:t>
            </w:r>
            <w:proofErr w:type="spellStart"/>
            <w:r w:rsidR="00EA47A3">
              <w:rPr>
                <w:b w:val="0"/>
                <w:bCs/>
              </w:rPr>
              <w:t>SlidePanel</w:t>
            </w:r>
            <w:proofErr w:type="spellEnd"/>
          </w:p>
        </w:tc>
        <w:tc>
          <w:tcPr>
            <w:tcW w:w="1800" w:type="dxa"/>
          </w:tcPr>
          <w:p w14:paraId="34F9E181" w14:textId="77777777" w:rsidR="000E7953" w:rsidRPr="00E24C10" w:rsidRDefault="000E795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  <w:tr w:rsidR="00906A68" w:rsidRPr="00E24C10" w14:paraId="414AFAF2" w14:textId="77777777" w:rsidTr="0016219A">
        <w:tc>
          <w:tcPr>
            <w:tcW w:w="534" w:type="dxa"/>
          </w:tcPr>
          <w:p w14:paraId="2EEFAA95" w14:textId="77777777" w:rsidR="00906A68" w:rsidRPr="00E24C10" w:rsidRDefault="00906A68" w:rsidP="00906A68">
            <w:pPr>
              <w:tabs>
                <w:tab w:val="left" w:pos="990"/>
              </w:tabs>
              <w:spacing w:after="120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5</w:t>
            </w:r>
          </w:p>
        </w:tc>
        <w:tc>
          <w:tcPr>
            <w:tcW w:w="2975" w:type="dxa"/>
          </w:tcPr>
          <w:p w14:paraId="4D02F50C" w14:textId="31EFA683" w:rsidR="00906A68" w:rsidRPr="00E24C10" w:rsidRDefault="00906A68" w:rsidP="00906A6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16219A">
              <w:rPr>
                <w:b w:val="0"/>
                <w:bCs/>
              </w:rPr>
              <w:t>ConnectorRender_Control</w:t>
            </w:r>
            <w:proofErr w:type="spellEnd"/>
          </w:p>
        </w:tc>
        <w:tc>
          <w:tcPr>
            <w:tcW w:w="5041" w:type="dxa"/>
          </w:tcPr>
          <w:p w14:paraId="057F9EF6" w14:textId="3D550B08" w:rsidR="00906A68" w:rsidRPr="00E24C10" w:rsidRDefault="00906A68" w:rsidP="00C90093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  <w:pPrChange w:id="1783" w:author="HIKARI" w:date="2019-11-10T17:25:00Z">
                <w:pPr>
                  <w:tabs>
                    <w:tab w:val="left" w:pos="990"/>
                  </w:tabs>
                  <w:spacing w:after="120" w:line="360" w:lineRule="auto"/>
                  <w:jc w:val="both"/>
                </w:pPr>
              </w:pPrChange>
            </w:pPr>
            <w:proofErr w:type="spellStart"/>
            <w:r>
              <w:rPr>
                <w:b w:val="0"/>
                <w:bCs/>
              </w:rPr>
              <w:t>Điều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khiển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riêng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đặc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biệt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tới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vụ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quan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đến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đồ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dựng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trong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trình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giữa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layer</w:t>
            </w:r>
          </w:p>
        </w:tc>
        <w:tc>
          <w:tcPr>
            <w:tcW w:w="1800" w:type="dxa"/>
          </w:tcPr>
          <w:p w14:paraId="0C01EF6E" w14:textId="4D5D16F4" w:rsidR="00906A68" w:rsidRPr="00E24C10" w:rsidRDefault="00906A68" w:rsidP="00906A6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ins w:id="1784" w:author="HIKARI" w:date="2019-11-10T17:15:00Z">
              <w:r w:rsidRPr="00E24C10">
                <w:rPr>
                  <w:b w:val="0"/>
                  <w:bCs/>
                </w:rPr>
                <w:t>Hoàng</w:t>
              </w:r>
              <w:proofErr w:type="spellEnd"/>
              <w:r w:rsidRPr="00E24C10">
                <w:rPr>
                  <w:b w:val="0"/>
                  <w:bCs/>
                </w:rPr>
                <w:t xml:space="preserve"> </w:t>
              </w:r>
              <w:proofErr w:type="spellStart"/>
              <w:r w:rsidRPr="00E24C10">
                <w:rPr>
                  <w:b w:val="0"/>
                  <w:bCs/>
                </w:rPr>
                <w:t>Vương</w:t>
              </w:r>
            </w:ins>
            <w:proofErr w:type="spellEnd"/>
          </w:p>
        </w:tc>
      </w:tr>
      <w:tr w:rsidR="00906A68" w:rsidRPr="00E24C10" w14:paraId="718285F0" w14:textId="77777777" w:rsidTr="0016219A">
        <w:tc>
          <w:tcPr>
            <w:tcW w:w="534" w:type="dxa"/>
          </w:tcPr>
          <w:p w14:paraId="7489E14A" w14:textId="77777777" w:rsidR="00906A68" w:rsidRPr="00E24C10" w:rsidRDefault="00906A68" w:rsidP="00906A68">
            <w:pPr>
              <w:tabs>
                <w:tab w:val="left" w:pos="990"/>
              </w:tabs>
              <w:spacing w:after="120" w:line="360" w:lineRule="auto"/>
              <w:jc w:val="center"/>
              <w:rPr>
                <w:b w:val="0"/>
                <w:bCs/>
              </w:rPr>
            </w:pPr>
            <w:r>
              <w:rPr>
                <w:b w:val="0"/>
                <w:bCs/>
              </w:rPr>
              <w:t>6</w:t>
            </w:r>
          </w:p>
        </w:tc>
        <w:tc>
          <w:tcPr>
            <w:tcW w:w="2975" w:type="dxa"/>
          </w:tcPr>
          <w:p w14:paraId="2F0C7396" w14:textId="2BF3C0BD" w:rsidR="00906A68" w:rsidRPr="00E24C10" w:rsidRDefault="00906A68" w:rsidP="00906A6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>
              <w:rPr>
                <w:b w:val="0"/>
                <w:bCs/>
              </w:rPr>
              <w:t>Arrow</w:t>
            </w:r>
          </w:p>
        </w:tc>
        <w:tc>
          <w:tcPr>
            <w:tcW w:w="5041" w:type="dxa"/>
          </w:tcPr>
          <w:p w14:paraId="0BBB1B1C" w14:textId="0A6DFC27" w:rsidR="00906A68" w:rsidRPr="00E24C10" w:rsidRDefault="00906A68" w:rsidP="00C90093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  <w:pPrChange w:id="1785" w:author="HIKARI" w:date="2019-11-10T17:25:00Z">
                <w:pPr>
                  <w:tabs>
                    <w:tab w:val="left" w:pos="990"/>
                  </w:tabs>
                  <w:spacing w:after="120" w:line="360" w:lineRule="auto"/>
                </w:pPr>
              </w:pPrChange>
            </w:pP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ra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đồ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mũi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tên</w:t>
            </w:r>
            <w:proofErr w:type="spellEnd"/>
          </w:p>
        </w:tc>
        <w:tc>
          <w:tcPr>
            <w:tcW w:w="1800" w:type="dxa"/>
          </w:tcPr>
          <w:p w14:paraId="240BBDF1" w14:textId="77777777" w:rsidR="00906A68" w:rsidRPr="00E24C10" w:rsidRDefault="00906A68" w:rsidP="00906A6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Hoàng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Vương</w:t>
            </w:r>
            <w:proofErr w:type="spellEnd"/>
          </w:p>
        </w:tc>
      </w:tr>
    </w:tbl>
    <w:p w14:paraId="3A2512BD" w14:textId="77777777" w:rsidR="00C6005A" w:rsidRPr="000E7953" w:rsidRDefault="00C6005A" w:rsidP="00166C7D">
      <w:pPr>
        <w:rPr>
          <w:szCs w:val="26"/>
        </w:rPr>
      </w:pPr>
    </w:p>
    <w:p w14:paraId="5420405C" w14:textId="5D24A3F4" w:rsidR="005951FF" w:rsidRPr="001719AC" w:rsidRDefault="000E7953">
      <w:pPr>
        <w:pStyle w:val="Heading4"/>
        <w:numPr>
          <w:ilvl w:val="2"/>
          <w:numId w:val="21"/>
        </w:numPr>
        <w:pPrChange w:id="1786" w:author="HIKARI" w:date="2019-11-08T21:24:00Z">
          <w:pPr>
            <w:pStyle w:val="ListParagraph"/>
            <w:numPr>
              <w:ilvl w:val="2"/>
              <w:numId w:val="21"/>
            </w:numPr>
            <w:ind w:left="2160" w:hanging="1080"/>
            <w:outlineLvl w:val="3"/>
          </w:pPr>
        </w:pPrChange>
      </w:pPr>
      <w:bookmarkStart w:id="1787" w:name="_Toc24298350"/>
      <w:proofErr w:type="spellStart"/>
      <w:r w:rsidRPr="000E7953">
        <w:t>Đặc</w:t>
      </w:r>
      <w:proofErr w:type="spellEnd"/>
      <w:r w:rsidRPr="000E7953">
        <w:t xml:space="preserve"> </w:t>
      </w:r>
      <w:proofErr w:type="spellStart"/>
      <w:r w:rsidRPr="000E7953">
        <w:t>tả</w:t>
      </w:r>
      <w:proofErr w:type="spellEnd"/>
      <w:r w:rsidRPr="000E7953">
        <w:t xml:space="preserve"> </w:t>
      </w:r>
      <w:proofErr w:type="spellStart"/>
      <w:r w:rsidRPr="000E7953">
        <w:t>các</w:t>
      </w:r>
      <w:proofErr w:type="spellEnd"/>
      <w:r w:rsidRPr="000E7953">
        <w:t xml:space="preserve"> </w:t>
      </w:r>
      <w:proofErr w:type="spellStart"/>
      <w:r w:rsidRPr="000E7953">
        <w:t>phương</w:t>
      </w:r>
      <w:proofErr w:type="spellEnd"/>
      <w:r w:rsidRPr="000E7953">
        <w:t xml:space="preserve"> </w:t>
      </w:r>
      <w:proofErr w:type="spellStart"/>
      <w:r w:rsidRPr="000E7953">
        <w:t>thức</w:t>
      </w:r>
      <w:proofErr w:type="spellEnd"/>
      <w:r w:rsidRPr="000E7953">
        <w:t xml:space="preserve"> </w:t>
      </w:r>
      <w:proofErr w:type="spellStart"/>
      <w:r w:rsidRPr="000E7953">
        <w:t>trong</w:t>
      </w:r>
      <w:proofErr w:type="spellEnd"/>
      <w:r w:rsidRPr="000E7953">
        <w:t xml:space="preserve"> </w:t>
      </w:r>
      <w:proofErr w:type="spellStart"/>
      <w:r w:rsidRPr="000E7953">
        <w:t>lớp</w:t>
      </w:r>
      <w:bookmarkEnd w:id="1787"/>
      <w:proofErr w:type="spellEnd"/>
    </w:p>
    <w:p w14:paraId="11CEFDCC" w14:textId="6C953472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1788" w:name="_Toc24052631"/>
      <w:bookmarkStart w:id="1789" w:name="_Toc24298376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Pr="00DD096E">
        <w:rPr>
          <w:noProof/>
          <w:sz w:val="20"/>
          <w:szCs w:val="20"/>
        </w:rPr>
        <w:t>9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Đặc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tả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phương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thức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trong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lớp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Render_MasterControl</w:t>
      </w:r>
      <w:bookmarkEnd w:id="1788"/>
      <w:bookmarkEnd w:id="1789"/>
      <w:proofErr w:type="spellEnd"/>
    </w:p>
    <w:tbl>
      <w:tblPr>
        <w:tblStyle w:val="TableGrid"/>
        <w:tblW w:w="10338" w:type="dxa"/>
        <w:tblInd w:w="355" w:type="dxa"/>
        <w:tblLook w:val="04A0" w:firstRow="1" w:lastRow="0" w:firstColumn="1" w:lastColumn="0" w:noHBand="0" w:noVBand="1"/>
      </w:tblPr>
      <w:tblGrid>
        <w:gridCol w:w="534"/>
        <w:gridCol w:w="3001"/>
        <w:gridCol w:w="3836"/>
        <w:gridCol w:w="2967"/>
      </w:tblGrid>
      <w:tr w:rsidR="00525669" w:rsidRPr="00E24C10" w14:paraId="4292D1B5" w14:textId="77777777" w:rsidTr="00BC274B">
        <w:trPr>
          <w:trHeight w:val="437"/>
        </w:trPr>
        <w:tc>
          <w:tcPr>
            <w:tcW w:w="534" w:type="dxa"/>
          </w:tcPr>
          <w:p w14:paraId="27AECEAA" w14:textId="77777777" w:rsidR="008429BB" w:rsidRPr="00E24C10" w:rsidRDefault="008429B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3001" w:type="dxa"/>
          </w:tcPr>
          <w:p w14:paraId="783B28FF" w14:textId="77777777" w:rsidR="008429BB" w:rsidRPr="00E24C10" w:rsidRDefault="008429B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</w:p>
        </w:tc>
        <w:tc>
          <w:tcPr>
            <w:tcW w:w="3836" w:type="dxa"/>
          </w:tcPr>
          <w:p w14:paraId="10A0A54B" w14:textId="77777777" w:rsidR="008429BB" w:rsidRPr="00E24C10" w:rsidRDefault="008429B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2967" w:type="dxa"/>
          </w:tcPr>
          <w:p w14:paraId="7DF1DC06" w14:textId="77777777" w:rsidR="008429BB" w:rsidRPr="00E24C10" w:rsidRDefault="008429B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file, </w:t>
            </w:r>
            <w:del w:id="1790" w:author="HIKARI" w:date="2019-11-10T17:15:00Z">
              <w:r w:rsidRPr="00E24C10" w:rsidDel="00906A68">
                <w:rPr>
                  <w:b w:val="0"/>
                  <w:bCs/>
                </w:rPr>
                <w:delText>s</w:delText>
              </w:r>
            </w:del>
            <w:proofErr w:type="spellStart"/>
            <w:r w:rsidRPr="00E24C10">
              <w:rPr>
                <w:b w:val="0"/>
                <w:bCs/>
              </w:rPr>
              <w:t>tt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dòng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khai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báo</w:t>
            </w:r>
            <w:proofErr w:type="spellEnd"/>
          </w:p>
        </w:tc>
      </w:tr>
      <w:tr w:rsidR="00525669" w:rsidRPr="00E24C10" w14:paraId="73BC97A9" w14:textId="77777777" w:rsidTr="00BC274B">
        <w:trPr>
          <w:trHeight w:val="1740"/>
        </w:trPr>
        <w:tc>
          <w:tcPr>
            <w:tcW w:w="534" w:type="dxa"/>
          </w:tcPr>
          <w:p w14:paraId="1583EC97" w14:textId="77777777" w:rsidR="008429BB" w:rsidRPr="00E24C10" w:rsidRDefault="008429B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3001" w:type="dxa"/>
          </w:tcPr>
          <w:p w14:paraId="3E58BBD3" w14:textId="77777777" w:rsidR="00525669" w:rsidRDefault="0052566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proofErr w:type="spellStart"/>
            <w:r w:rsidRPr="00525669">
              <w:rPr>
                <w:b w:val="0"/>
                <w:bCs/>
                <w:color w:val="2B91AF"/>
                <w:sz w:val="19"/>
                <w:szCs w:val="19"/>
              </w:rPr>
              <w:t>Render_</w:t>
            </w:r>
            <w:proofErr w:type="gramStart"/>
            <w:r w:rsidRPr="00525669">
              <w:rPr>
                <w:b w:val="0"/>
                <w:bCs/>
                <w:color w:val="2B91AF"/>
                <w:sz w:val="19"/>
                <w:szCs w:val="19"/>
              </w:rPr>
              <w:t>MasterControl</w:t>
            </w:r>
            <w:proofErr w:type="spellEnd"/>
            <w:r w:rsidRPr="00525669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525669">
              <w:rPr>
                <w:b w:val="0"/>
                <w:bCs/>
                <w:color w:val="000000"/>
                <w:sz w:val="19"/>
                <w:szCs w:val="19"/>
              </w:rPr>
              <w:t>Canvas _</w:t>
            </w:r>
            <w:proofErr w:type="spellStart"/>
            <w:r w:rsidRPr="00525669">
              <w:rPr>
                <w:b w:val="0"/>
                <w:bCs/>
                <w:color w:val="000000"/>
                <w:sz w:val="19"/>
                <w:szCs w:val="19"/>
              </w:rPr>
              <w:t>maincanvas</w:t>
            </w:r>
            <w:proofErr w:type="spellEnd"/>
            <w:r w:rsidRPr="00525669">
              <w:rPr>
                <w:b w:val="0"/>
                <w:bCs/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525669">
              <w:rPr>
                <w:b w:val="0"/>
                <w:bCs/>
                <w:color w:val="000000"/>
                <w:sz w:val="19"/>
                <w:szCs w:val="19"/>
              </w:rPr>
              <w:t>TensorModel</w:t>
            </w:r>
            <w:proofErr w:type="spellEnd"/>
            <w:r w:rsidRPr="00525669">
              <w:rPr>
                <w:b w:val="0"/>
                <w:bCs/>
                <w:color w:val="000000"/>
                <w:sz w:val="19"/>
                <w:szCs w:val="19"/>
              </w:rPr>
              <w:t xml:space="preserve"> _model)</w:t>
            </w: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</w:p>
          <w:p w14:paraId="150BE979" w14:textId="2B232F9B" w:rsidR="008429BB" w:rsidRPr="00E24C10" w:rsidRDefault="008429B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input: _</w:t>
            </w:r>
            <w:proofErr w:type="spellStart"/>
            <w:r w:rsidR="00E657C7">
              <w:rPr>
                <w:b w:val="0"/>
                <w:bCs/>
                <w:color w:val="000000"/>
                <w:sz w:val="19"/>
                <w:szCs w:val="19"/>
              </w:rPr>
              <w:t>maincanvas</w:t>
            </w:r>
            <w:proofErr w:type="spellEnd"/>
            <w:r w:rsidR="00E657C7">
              <w:rPr>
                <w:b w:val="0"/>
                <w:bCs/>
                <w:color w:val="000000"/>
                <w:sz w:val="19"/>
                <w:szCs w:val="19"/>
              </w:rPr>
              <w:t>, _model</w:t>
            </w:r>
          </w:p>
          <w:p w14:paraId="05088CCC" w14:textId="77777777" w:rsidR="008429BB" w:rsidRPr="00E24C10" w:rsidRDefault="008429B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836" w:type="dxa"/>
          </w:tcPr>
          <w:p w14:paraId="340E11D0" w14:textId="366D6CB9" w:rsidR="008429BB" w:rsidRPr="00E24C10" w:rsidRDefault="008429BB" w:rsidP="00C90093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  <w:pPrChange w:id="1791" w:author="HIKARI" w:date="2019-11-10T17:25:00Z">
                <w:pPr>
                  <w:tabs>
                    <w:tab w:val="left" w:pos="990"/>
                  </w:tabs>
                  <w:spacing w:after="120" w:line="360" w:lineRule="auto"/>
                </w:pPr>
              </w:pPrChange>
            </w:pPr>
            <w:proofErr w:type="spellStart"/>
            <w:r>
              <w:rPr>
                <w:b w:val="0"/>
                <w:bCs/>
              </w:rPr>
              <w:t>Phương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thức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khởi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Pr="008429BB">
              <w:rPr>
                <w:b w:val="0"/>
                <w:bCs/>
                <w:color w:val="2B91AF"/>
                <w:szCs w:val="26"/>
              </w:rPr>
              <w:t>Render_</w:t>
            </w:r>
            <w:r w:rsidR="00E657C7">
              <w:rPr>
                <w:b w:val="0"/>
                <w:bCs/>
                <w:color w:val="2B91AF"/>
                <w:szCs w:val="26"/>
              </w:rPr>
              <w:t>Master</w:t>
            </w:r>
            <w:r w:rsidRPr="008429BB">
              <w:rPr>
                <w:b w:val="0"/>
                <w:bCs/>
                <w:color w:val="2B91AF"/>
                <w:szCs w:val="26"/>
              </w:rPr>
              <w:t>Control</w:t>
            </w:r>
            <w:proofErr w:type="spellEnd"/>
          </w:p>
        </w:tc>
        <w:tc>
          <w:tcPr>
            <w:tcW w:w="2967" w:type="dxa"/>
          </w:tcPr>
          <w:p w14:paraId="4350DA7A" w14:textId="77777777" w:rsidR="00525669" w:rsidRDefault="0052566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1ACE3464" w14:textId="696DB8F8" w:rsidR="008429BB" w:rsidRPr="00E24C10" w:rsidRDefault="0052566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Render_MasterControl</w:t>
            </w:r>
            <w:r w:rsidR="008429BB" w:rsidRPr="00E24C10">
              <w:rPr>
                <w:b w:val="0"/>
                <w:bCs/>
              </w:rPr>
              <w:t>.cs</w:t>
            </w:r>
            <w:proofErr w:type="spellEnd"/>
            <w:r w:rsidR="008429BB" w:rsidRPr="00E24C10">
              <w:rPr>
                <w:b w:val="0"/>
                <w:bCs/>
              </w:rPr>
              <w:t xml:space="preserve"> (3</w:t>
            </w:r>
            <w:r w:rsidR="00930D63">
              <w:rPr>
                <w:b w:val="0"/>
                <w:bCs/>
              </w:rPr>
              <w:t>0</w:t>
            </w:r>
            <w:r w:rsidR="008429BB" w:rsidRPr="00E24C10">
              <w:rPr>
                <w:b w:val="0"/>
                <w:bCs/>
              </w:rPr>
              <w:t>)</w:t>
            </w:r>
          </w:p>
        </w:tc>
      </w:tr>
      <w:tr w:rsidR="00930D63" w:rsidRPr="00E24C10" w14:paraId="6CDF4A4B" w14:textId="77777777" w:rsidTr="00BC274B">
        <w:trPr>
          <w:trHeight w:val="2188"/>
        </w:trPr>
        <w:tc>
          <w:tcPr>
            <w:tcW w:w="534" w:type="dxa"/>
          </w:tcPr>
          <w:p w14:paraId="251320D9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2</w:t>
            </w:r>
          </w:p>
        </w:tc>
        <w:tc>
          <w:tcPr>
            <w:tcW w:w="3001" w:type="dxa"/>
          </w:tcPr>
          <w:p w14:paraId="19338A6E" w14:textId="36D50FA5" w:rsidR="00930D63" w:rsidRPr="00930D63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930D63">
              <w:rPr>
                <w:b w:val="0"/>
                <w:bCs/>
                <w:color w:val="0000FF"/>
                <w:sz w:val="19"/>
                <w:szCs w:val="19"/>
              </w:rPr>
              <w:t>void</w:t>
            </w:r>
            <w:r w:rsidRPr="00930D63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30D63">
              <w:rPr>
                <w:b w:val="0"/>
                <w:bCs/>
                <w:color w:val="000000"/>
                <w:sz w:val="19"/>
                <w:szCs w:val="19"/>
              </w:rPr>
              <w:t>GetParent</w:t>
            </w:r>
            <w:proofErr w:type="spellEnd"/>
            <w:r w:rsidRPr="00930D63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930D63">
              <w:rPr>
                <w:b w:val="0"/>
                <w:bCs/>
                <w:color w:val="0000FF"/>
                <w:sz w:val="19"/>
                <w:szCs w:val="19"/>
              </w:rPr>
              <w:t>ref</w:t>
            </w:r>
            <w:r w:rsidRPr="00930D63">
              <w:rPr>
                <w:b w:val="0"/>
                <w:bCs/>
                <w:color w:val="000000"/>
                <w:sz w:val="19"/>
                <w:szCs w:val="19"/>
              </w:rPr>
              <w:t xml:space="preserve"> List&lt;Layer&gt; _Layers) </w:t>
            </w:r>
          </w:p>
          <w:p w14:paraId="50FAA100" w14:textId="3F8F44C6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_</w:t>
            </w:r>
            <w:r w:rsidR="00E657C7">
              <w:rPr>
                <w:b w:val="0"/>
                <w:bCs/>
                <w:color w:val="000000"/>
                <w:sz w:val="19"/>
                <w:szCs w:val="19"/>
              </w:rPr>
              <w:t>L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ayer</w:t>
            </w:r>
          </w:p>
          <w:p w14:paraId="39FF6454" w14:textId="6DB69411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</w:t>
            </w:r>
            <w:r w:rsidR="00657337">
              <w:rPr>
                <w:b w:val="0"/>
                <w:bCs/>
                <w:color w:val="000000"/>
                <w:sz w:val="19"/>
                <w:szCs w:val="19"/>
              </w:rPr>
              <w:t xml:space="preserve"> None</w:t>
            </w:r>
          </w:p>
        </w:tc>
        <w:tc>
          <w:tcPr>
            <w:tcW w:w="3836" w:type="dxa"/>
          </w:tcPr>
          <w:p w14:paraId="15B8B080" w14:textId="77777777" w:rsidR="00930D63" w:rsidRPr="00E24C10" w:rsidRDefault="00930D63" w:rsidP="00C90093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  <w:pPrChange w:id="1792" w:author="HIKARI" w:date="2019-11-10T17:25:00Z">
                <w:pPr>
                  <w:tabs>
                    <w:tab w:val="left" w:pos="990"/>
                  </w:tabs>
                  <w:spacing w:after="120"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 virtual, </w:t>
            </w: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để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xuất</w:t>
            </w:r>
            <w:proofErr w:type="spellEnd"/>
            <w:r w:rsidRPr="00E24C10">
              <w:rPr>
                <w:b w:val="0"/>
                <w:bCs/>
              </w:rPr>
              <w:t xml:space="preserve"> ra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thông</w:t>
            </w:r>
            <w:proofErr w:type="spellEnd"/>
            <w:r w:rsidRPr="00E24C10">
              <w:rPr>
                <w:b w:val="0"/>
                <w:bCs/>
              </w:rPr>
              <w:t xml:space="preserve"> tin </w:t>
            </w:r>
            <w:proofErr w:type="spellStart"/>
            <w:r w:rsidRPr="00E24C10">
              <w:rPr>
                <w:b w:val="0"/>
                <w:bCs/>
              </w:rPr>
              <w:t>về</w:t>
            </w:r>
            <w:proofErr w:type="spellEnd"/>
            <w:r w:rsidRPr="00E24C10">
              <w:rPr>
                <w:b w:val="0"/>
                <w:bCs/>
              </w:rPr>
              <w:t xml:space="preserve"> attributes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</w:rPr>
              <w:t>dưới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r w:rsidRPr="002F212E">
              <w:rPr>
                <w:b w:val="0"/>
                <w:bCs/>
                <w:color w:val="000000"/>
                <w:szCs w:val="26"/>
              </w:rPr>
              <w:t>List&lt;</w:t>
            </w:r>
            <w:r w:rsidRPr="002F212E">
              <w:rPr>
                <w:b w:val="0"/>
                <w:bCs/>
                <w:color w:val="0000FF"/>
                <w:szCs w:val="26"/>
              </w:rPr>
              <w:t>string</w:t>
            </w:r>
            <w:proofErr w:type="gramStart"/>
            <w:r w:rsidRPr="002F212E">
              <w:rPr>
                <w:b w:val="0"/>
                <w:bCs/>
                <w:color w:val="000000"/>
                <w:szCs w:val="26"/>
              </w:rPr>
              <w:t>&gt;</w:t>
            </w:r>
            <w:r w:rsidRPr="00E24C10">
              <w:rPr>
                <w:b w:val="0"/>
                <w:bCs/>
              </w:rPr>
              <w:t xml:space="preserve"> ,</w:t>
            </w:r>
            <w:proofErr w:type="gram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mỗi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list </w:t>
            </w:r>
            <w:proofErr w:type="spellStart"/>
            <w:r w:rsidRPr="00E24C10">
              <w:rPr>
                <w:b w:val="0"/>
                <w:bCs/>
              </w:rPr>
              <w:t>chưa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và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giá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trị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nó</w:t>
            </w:r>
            <w:proofErr w:type="spellEnd"/>
            <w:r w:rsidRPr="00E24C10">
              <w:rPr>
                <w:b w:val="0"/>
                <w:bCs/>
              </w:rPr>
              <w:t>.</w:t>
            </w:r>
          </w:p>
        </w:tc>
        <w:tc>
          <w:tcPr>
            <w:tcW w:w="2967" w:type="dxa"/>
          </w:tcPr>
          <w:p w14:paraId="34C67D28" w14:textId="77777777" w:rsidR="00930D63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6957EB00" w14:textId="1500AAC0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Render_MasterControl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50</w:t>
            </w:r>
            <w:r w:rsidRPr="00E24C10">
              <w:rPr>
                <w:b w:val="0"/>
                <w:bCs/>
              </w:rPr>
              <w:t>)</w:t>
            </w:r>
          </w:p>
        </w:tc>
      </w:tr>
      <w:tr w:rsidR="00930D63" w:rsidRPr="00E24C10" w14:paraId="1EF4D609" w14:textId="77777777" w:rsidTr="00BC274B">
        <w:trPr>
          <w:trHeight w:val="1740"/>
        </w:trPr>
        <w:tc>
          <w:tcPr>
            <w:tcW w:w="534" w:type="dxa"/>
          </w:tcPr>
          <w:p w14:paraId="4D3223A5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lastRenderedPageBreak/>
              <w:t>3</w:t>
            </w:r>
          </w:p>
        </w:tc>
        <w:tc>
          <w:tcPr>
            <w:tcW w:w="3001" w:type="dxa"/>
          </w:tcPr>
          <w:p w14:paraId="21CC0290" w14:textId="77777777" w:rsidR="00930D63" w:rsidRPr="00930D63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930D63">
              <w:rPr>
                <w:b w:val="0"/>
                <w:bCs/>
                <w:color w:val="0000FF"/>
                <w:sz w:val="19"/>
                <w:szCs w:val="19"/>
              </w:rPr>
              <w:t>void</w:t>
            </w:r>
            <w:r w:rsidRPr="00930D63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30D63">
              <w:rPr>
                <w:b w:val="0"/>
                <w:bCs/>
                <w:color w:val="000000"/>
                <w:sz w:val="19"/>
                <w:szCs w:val="19"/>
              </w:rPr>
              <w:t>GetChild</w:t>
            </w:r>
            <w:proofErr w:type="spellEnd"/>
            <w:r w:rsidRPr="00930D63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930D63">
              <w:rPr>
                <w:b w:val="0"/>
                <w:bCs/>
                <w:color w:val="0000FF"/>
                <w:sz w:val="19"/>
                <w:szCs w:val="19"/>
              </w:rPr>
              <w:t>ref</w:t>
            </w:r>
            <w:r w:rsidRPr="00930D63">
              <w:rPr>
                <w:b w:val="0"/>
                <w:bCs/>
                <w:color w:val="000000"/>
                <w:sz w:val="19"/>
                <w:szCs w:val="19"/>
              </w:rPr>
              <w:t xml:space="preserve"> List&lt;Layer&gt; _Layers) </w:t>
            </w:r>
          </w:p>
          <w:p w14:paraId="489E2EEA" w14:textId="7DBE6651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_Layers</w:t>
            </w:r>
          </w:p>
          <w:p w14:paraId="777AA617" w14:textId="02E2965C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</w:t>
            </w:r>
            <w:r w:rsidR="00657337">
              <w:rPr>
                <w:b w:val="0"/>
                <w:bCs/>
                <w:color w:val="000000"/>
                <w:sz w:val="19"/>
                <w:szCs w:val="19"/>
              </w:rPr>
              <w:t xml:space="preserve"> None</w:t>
            </w:r>
          </w:p>
        </w:tc>
        <w:tc>
          <w:tcPr>
            <w:tcW w:w="3836" w:type="dxa"/>
          </w:tcPr>
          <w:p w14:paraId="3742AD74" w14:textId="77777777" w:rsidR="00930D63" w:rsidRPr="00E24C10" w:rsidRDefault="00930D63" w:rsidP="00C90093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  <w:pPrChange w:id="1793" w:author="HIKARI" w:date="2019-11-10T17:25:00Z">
                <w:pPr>
                  <w:tabs>
                    <w:tab w:val="left" w:pos="990"/>
                  </w:tabs>
                  <w:spacing w:after="120"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 virtual, </w:t>
            </w: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để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xuất</w:t>
            </w:r>
            <w:proofErr w:type="spellEnd"/>
            <w:r w:rsidRPr="00E24C10">
              <w:rPr>
                <w:b w:val="0"/>
                <w:bCs/>
              </w:rPr>
              <w:t xml:space="preserve"> ra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thông</w:t>
            </w:r>
            <w:proofErr w:type="spellEnd"/>
            <w:r w:rsidRPr="00E24C10">
              <w:rPr>
                <w:b w:val="0"/>
                <w:bCs/>
              </w:rPr>
              <w:t xml:space="preserve"> tin </w:t>
            </w:r>
            <w:proofErr w:type="spellStart"/>
            <w:r w:rsidRPr="00E24C10">
              <w:rPr>
                <w:b w:val="0"/>
                <w:bCs/>
              </w:rPr>
              <w:t>về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</w:rPr>
              <w:t>dưới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r w:rsidRPr="002F212E">
              <w:rPr>
                <w:b w:val="0"/>
                <w:bCs/>
                <w:color w:val="000000"/>
                <w:szCs w:val="26"/>
              </w:rPr>
              <w:t>List&lt;</w:t>
            </w:r>
            <w:r w:rsidRPr="002F212E">
              <w:rPr>
                <w:b w:val="0"/>
                <w:bCs/>
                <w:color w:val="0000FF"/>
                <w:szCs w:val="26"/>
              </w:rPr>
              <w:t>string</w:t>
            </w:r>
            <w:proofErr w:type="gramStart"/>
            <w:r w:rsidRPr="002F212E">
              <w:rPr>
                <w:b w:val="0"/>
                <w:bCs/>
                <w:color w:val="000000"/>
                <w:szCs w:val="26"/>
              </w:rPr>
              <w:t>&gt;</w:t>
            </w:r>
            <w:r w:rsidRPr="00E24C10">
              <w:rPr>
                <w:b w:val="0"/>
                <w:bCs/>
              </w:rPr>
              <w:t xml:space="preserve"> ,</w:t>
            </w:r>
            <w:proofErr w:type="gram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mỗi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phần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tử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trong</w:t>
            </w:r>
            <w:proofErr w:type="spellEnd"/>
            <w:r w:rsidRPr="00E24C10">
              <w:rPr>
                <w:b w:val="0"/>
                <w:bCs/>
              </w:rPr>
              <w:t xml:space="preserve"> list </w:t>
            </w:r>
            <w:proofErr w:type="spellStart"/>
            <w:r w:rsidRPr="00E24C10">
              <w:rPr>
                <w:b w:val="0"/>
                <w:bCs/>
              </w:rPr>
              <w:t>chưa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và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giá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trị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nó</w:t>
            </w:r>
            <w:proofErr w:type="spellEnd"/>
            <w:r w:rsidRPr="00E24C10">
              <w:rPr>
                <w:b w:val="0"/>
                <w:bCs/>
              </w:rPr>
              <w:t>.</w:t>
            </w:r>
          </w:p>
        </w:tc>
        <w:tc>
          <w:tcPr>
            <w:tcW w:w="2967" w:type="dxa"/>
          </w:tcPr>
          <w:p w14:paraId="3E6D6174" w14:textId="77777777" w:rsidR="00930D63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1405009A" w14:textId="7590AA4B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Render_MasterControl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(3</w:t>
            </w:r>
            <w:r>
              <w:rPr>
                <w:b w:val="0"/>
                <w:bCs/>
              </w:rPr>
              <w:t>8</w:t>
            </w:r>
            <w:r w:rsidRPr="00E24C10">
              <w:rPr>
                <w:b w:val="0"/>
                <w:bCs/>
              </w:rPr>
              <w:t>)</w:t>
            </w:r>
          </w:p>
        </w:tc>
      </w:tr>
      <w:tr w:rsidR="00930D63" w:rsidRPr="00E24C10" w14:paraId="1C7F9546" w14:textId="77777777" w:rsidTr="00BC274B">
        <w:trPr>
          <w:trHeight w:val="1751"/>
        </w:trPr>
        <w:tc>
          <w:tcPr>
            <w:tcW w:w="534" w:type="dxa"/>
          </w:tcPr>
          <w:p w14:paraId="31C3D2B0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4</w:t>
            </w:r>
          </w:p>
        </w:tc>
        <w:tc>
          <w:tcPr>
            <w:tcW w:w="3001" w:type="dxa"/>
          </w:tcPr>
          <w:p w14:paraId="505C402A" w14:textId="26B8745C" w:rsidR="00930D63" w:rsidRPr="00930D63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930D63">
              <w:rPr>
                <w:b w:val="0"/>
                <w:bCs/>
                <w:color w:val="0000FF"/>
                <w:sz w:val="19"/>
                <w:szCs w:val="19"/>
              </w:rPr>
              <w:t>void</w:t>
            </w:r>
            <w:r w:rsidRPr="00930D63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30D63">
              <w:rPr>
                <w:b w:val="0"/>
                <w:bCs/>
                <w:color w:val="000000"/>
                <w:sz w:val="19"/>
                <w:szCs w:val="19"/>
              </w:rPr>
              <w:t>LayerRender</w:t>
            </w:r>
            <w:proofErr w:type="spellEnd"/>
            <w:r w:rsidRPr="00930D63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930D63">
              <w:rPr>
                <w:b w:val="0"/>
                <w:bCs/>
                <w:color w:val="000000"/>
                <w:sz w:val="19"/>
                <w:szCs w:val="19"/>
              </w:rPr>
              <w:t>TensorModel</w:t>
            </w:r>
            <w:proofErr w:type="spellEnd"/>
            <w:r w:rsidRPr="00930D63">
              <w:rPr>
                <w:b w:val="0"/>
                <w:bCs/>
                <w:color w:val="000000"/>
                <w:sz w:val="19"/>
                <w:szCs w:val="19"/>
              </w:rPr>
              <w:t xml:space="preserve"> _model)</w:t>
            </w:r>
          </w:p>
          <w:p w14:paraId="1DE69840" w14:textId="3FBABB78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_model</w:t>
            </w:r>
          </w:p>
          <w:p w14:paraId="326B9ED3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836" w:type="dxa"/>
          </w:tcPr>
          <w:p w14:paraId="65B8DABE" w14:textId="77777777" w:rsidR="00930D63" w:rsidRPr="00E24C10" w:rsidRDefault="00930D63" w:rsidP="00C90093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  <w:pPrChange w:id="1794" w:author="HIKARI" w:date="2019-11-10T17:25:00Z">
                <w:pPr>
                  <w:tabs>
                    <w:tab w:val="left" w:pos="990"/>
                  </w:tabs>
                  <w:spacing w:after="120"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  <w:r w:rsidRPr="00E24C10">
              <w:rPr>
                <w:b w:val="0"/>
                <w:bCs/>
              </w:rPr>
              <w:t xml:space="preserve"> virtual, </w:t>
            </w:r>
            <w:proofErr w:type="spellStart"/>
            <w:r w:rsidRPr="00E24C10">
              <w:rPr>
                <w:b w:val="0"/>
                <w:bCs/>
              </w:rPr>
              <w:t>khởi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đồ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hoạ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cho</w:t>
            </w:r>
            <w:proofErr w:type="spellEnd"/>
            <w:r w:rsidRPr="00E24C10">
              <w:rPr>
                <w:b w:val="0"/>
                <w:bCs/>
              </w:rPr>
              <w:t xml:space="preserve"> layer </w:t>
            </w:r>
            <w:proofErr w:type="spellStart"/>
            <w:r w:rsidRPr="00E24C10">
              <w:rPr>
                <w:b w:val="0"/>
                <w:bCs/>
              </w:rPr>
              <w:t>với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của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đối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tượng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bằng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lớp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đọc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từ</w:t>
            </w:r>
            <w:proofErr w:type="spellEnd"/>
            <w:r w:rsidRPr="00E24C10">
              <w:rPr>
                <w:b w:val="0"/>
                <w:bCs/>
              </w:rPr>
              <w:t xml:space="preserve"> input </w:t>
            </w:r>
            <w:proofErr w:type="spellStart"/>
            <w:r w:rsidRPr="00E24C10">
              <w:rPr>
                <w:b w:val="0"/>
                <w:bCs/>
              </w:rPr>
              <w:t>người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dùng</w:t>
            </w:r>
            <w:proofErr w:type="spellEnd"/>
          </w:p>
        </w:tc>
        <w:tc>
          <w:tcPr>
            <w:tcW w:w="2967" w:type="dxa"/>
          </w:tcPr>
          <w:p w14:paraId="23D744C8" w14:textId="77777777" w:rsidR="00217A14" w:rsidRDefault="00217A1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7FAC9FE8" w14:textId="4058E2A4" w:rsidR="00930D63" w:rsidRPr="00E24C10" w:rsidRDefault="00217A1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Render_MasterControl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r w:rsidR="00930D63" w:rsidRPr="00E24C10">
              <w:rPr>
                <w:b w:val="0"/>
                <w:bCs/>
              </w:rPr>
              <w:t>(</w:t>
            </w:r>
            <w:r>
              <w:rPr>
                <w:b w:val="0"/>
                <w:bCs/>
              </w:rPr>
              <w:t>63</w:t>
            </w:r>
            <w:r w:rsidR="00930D63" w:rsidRPr="00E24C10">
              <w:rPr>
                <w:b w:val="0"/>
                <w:bCs/>
              </w:rPr>
              <w:t>)</w:t>
            </w:r>
          </w:p>
        </w:tc>
      </w:tr>
      <w:tr w:rsidR="00930D63" w:rsidRPr="00E24C10" w14:paraId="138E9896" w14:textId="77777777" w:rsidTr="00BC274B">
        <w:trPr>
          <w:trHeight w:val="1313"/>
        </w:trPr>
        <w:tc>
          <w:tcPr>
            <w:tcW w:w="534" w:type="dxa"/>
          </w:tcPr>
          <w:p w14:paraId="658E59FF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5</w:t>
            </w:r>
          </w:p>
        </w:tc>
        <w:tc>
          <w:tcPr>
            <w:tcW w:w="3001" w:type="dxa"/>
          </w:tcPr>
          <w:p w14:paraId="211F74FD" w14:textId="15E29491" w:rsidR="00930D63" w:rsidRPr="00217A14" w:rsidRDefault="00217A1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217A14">
              <w:rPr>
                <w:b w:val="0"/>
                <w:bCs/>
                <w:color w:val="0000FF"/>
                <w:sz w:val="19"/>
                <w:szCs w:val="19"/>
              </w:rPr>
              <w:t>protected</w:t>
            </w:r>
            <w:r w:rsidRPr="00217A14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r w:rsidRPr="00217A14">
              <w:rPr>
                <w:b w:val="0"/>
                <w:bCs/>
                <w:color w:val="0000FF"/>
                <w:sz w:val="19"/>
                <w:szCs w:val="19"/>
              </w:rPr>
              <w:t>void</w:t>
            </w:r>
            <w:r w:rsidRPr="00217A14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217A14">
              <w:rPr>
                <w:b w:val="0"/>
                <w:bCs/>
                <w:color w:val="000000"/>
                <w:sz w:val="19"/>
                <w:szCs w:val="19"/>
              </w:rPr>
              <w:t>SetPosition</w:t>
            </w:r>
            <w:proofErr w:type="spellEnd"/>
            <w:r w:rsidRPr="00217A14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217A14">
              <w:rPr>
                <w:b w:val="0"/>
                <w:bCs/>
                <w:color w:val="0000FF"/>
                <w:sz w:val="19"/>
                <w:szCs w:val="19"/>
              </w:rPr>
              <w:t>int</w:t>
            </w:r>
            <w:r w:rsidRPr="00217A14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17A14">
              <w:rPr>
                <w:b w:val="0"/>
                <w:bCs/>
                <w:color w:val="000000"/>
                <w:sz w:val="19"/>
                <w:szCs w:val="19"/>
              </w:rPr>
              <w:t>CurrentLevel</w:t>
            </w:r>
            <w:proofErr w:type="spellEnd"/>
            <w:r w:rsidRPr="00217A14">
              <w:rPr>
                <w:b w:val="0"/>
                <w:bCs/>
                <w:color w:val="000000"/>
                <w:sz w:val="19"/>
                <w:szCs w:val="19"/>
              </w:rPr>
              <w:t xml:space="preserve">, </w:t>
            </w:r>
            <w:r w:rsidRPr="00217A14">
              <w:rPr>
                <w:b w:val="0"/>
                <w:bCs/>
                <w:color w:val="0000FF"/>
                <w:sz w:val="19"/>
                <w:szCs w:val="19"/>
              </w:rPr>
              <w:t>ref</w:t>
            </w:r>
            <w:r w:rsidRPr="00217A14">
              <w:rPr>
                <w:b w:val="0"/>
                <w:bCs/>
                <w:color w:val="000000"/>
                <w:sz w:val="19"/>
                <w:szCs w:val="19"/>
              </w:rPr>
              <w:t xml:space="preserve"> List&lt;Layer&gt; _layers, Canvas </w:t>
            </w:r>
            <w:proofErr w:type="spellStart"/>
            <w:r w:rsidRPr="00217A14">
              <w:rPr>
                <w:b w:val="0"/>
                <w:bCs/>
                <w:color w:val="000000"/>
                <w:sz w:val="19"/>
                <w:szCs w:val="19"/>
              </w:rPr>
              <w:t>DisplayZone</w:t>
            </w:r>
            <w:proofErr w:type="spellEnd"/>
            <w:r w:rsidRPr="00217A14">
              <w:rPr>
                <w:b w:val="0"/>
                <w:bCs/>
                <w:color w:val="000000"/>
                <w:sz w:val="19"/>
                <w:szCs w:val="19"/>
              </w:rPr>
              <w:t>)</w:t>
            </w:r>
          </w:p>
          <w:p w14:paraId="4ED7D039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Input: None</w:t>
            </w:r>
          </w:p>
          <w:p w14:paraId="485BEB08" w14:textId="77777777" w:rsidR="00930D63" w:rsidRPr="00E24C10" w:rsidRDefault="00930D63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836" w:type="dxa"/>
          </w:tcPr>
          <w:p w14:paraId="095460F6" w14:textId="77777777" w:rsidR="00930D63" w:rsidRPr="00E24C10" w:rsidRDefault="00930D63" w:rsidP="00C90093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  <w:pPrChange w:id="1795" w:author="HIKARI" w:date="2019-11-10T17:25:00Z">
                <w:pPr>
                  <w:tabs>
                    <w:tab w:val="left" w:pos="990"/>
                  </w:tabs>
                  <w:spacing w:after="120" w:line="360" w:lineRule="auto"/>
                </w:pPr>
              </w:pPrChange>
            </w:pPr>
            <w:proofErr w:type="spellStart"/>
            <w:r w:rsidRPr="00E24C10">
              <w:rPr>
                <w:b w:val="0"/>
                <w:bCs/>
              </w:rPr>
              <w:t>Khới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một</w:t>
            </w:r>
            <w:proofErr w:type="spellEnd"/>
            <w:r w:rsidRPr="00E24C10">
              <w:rPr>
                <w:b w:val="0"/>
                <w:bCs/>
              </w:rPr>
              <w:t xml:space="preserve"> class Layer </w:t>
            </w:r>
            <w:proofErr w:type="spellStart"/>
            <w:r w:rsidRPr="00E24C10">
              <w:rPr>
                <w:b w:val="0"/>
                <w:bCs/>
              </w:rPr>
              <w:t>mới</w:t>
            </w:r>
            <w:proofErr w:type="spellEnd"/>
            <w:r w:rsidRPr="00E24C10">
              <w:rPr>
                <w:b w:val="0"/>
                <w:bCs/>
              </w:rPr>
              <w:t xml:space="preserve">, </w:t>
            </w:r>
            <w:proofErr w:type="spellStart"/>
            <w:r w:rsidRPr="00E24C10">
              <w:rPr>
                <w:b w:val="0"/>
                <w:bCs/>
              </w:rPr>
              <w:t>tất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cả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các</w:t>
            </w:r>
            <w:proofErr w:type="spellEnd"/>
            <w:r w:rsidRPr="00E24C10">
              <w:rPr>
                <w:b w:val="0"/>
                <w:bCs/>
              </w:rPr>
              <w:t xml:space="preserve"> attribute </w:t>
            </w:r>
            <w:proofErr w:type="spellStart"/>
            <w:r w:rsidRPr="00E24C10">
              <w:rPr>
                <w:b w:val="0"/>
                <w:bCs/>
              </w:rPr>
              <w:t>và</w:t>
            </w:r>
            <w:proofErr w:type="spellEnd"/>
            <w:r w:rsidRPr="00E24C10">
              <w:rPr>
                <w:b w:val="0"/>
                <w:bCs/>
              </w:rPr>
              <w:t xml:space="preserve"> properties </w:t>
            </w:r>
            <w:proofErr w:type="spellStart"/>
            <w:r w:rsidRPr="00E24C10">
              <w:rPr>
                <w:b w:val="0"/>
                <w:bCs/>
              </w:rPr>
              <w:t>cơ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bản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được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khởi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tạo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về</w:t>
            </w:r>
            <w:proofErr w:type="spellEnd"/>
            <w:r w:rsidRPr="00E24C10">
              <w:rPr>
                <w:b w:val="0"/>
                <w:bCs/>
              </w:rPr>
              <w:t xml:space="preserve"> Null</w:t>
            </w:r>
          </w:p>
        </w:tc>
        <w:tc>
          <w:tcPr>
            <w:tcW w:w="2967" w:type="dxa"/>
          </w:tcPr>
          <w:p w14:paraId="462E2092" w14:textId="77777777" w:rsidR="00217A14" w:rsidRDefault="00217A1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051862AF" w14:textId="72A46BBC" w:rsidR="00930D63" w:rsidRPr="00E24C10" w:rsidRDefault="00217A1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Render_MasterControl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r w:rsidR="00930D63" w:rsidRPr="00E24C10">
              <w:rPr>
                <w:b w:val="0"/>
                <w:bCs/>
              </w:rPr>
              <w:t>(</w:t>
            </w:r>
            <w:r>
              <w:rPr>
                <w:b w:val="0"/>
                <w:bCs/>
              </w:rPr>
              <w:t>109</w:t>
            </w:r>
            <w:r w:rsidR="00930D63" w:rsidRPr="00E24C10">
              <w:rPr>
                <w:b w:val="0"/>
                <w:bCs/>
              </w:rPr>
              <w:t>)</w:t>
            </w:r>
          </w:p>
        </w:tc>
      </w:tr>
    </w:tbl>
    <w:p w14:paraId="50827B2A" w14:textId="65774B36" w:rsidR="005951FF" w:rsidRPr="00384F51" w:rsidDel="00C90093" w:rsidRDefault="005951FF" w:rsidP="001719AC">
      <w:pPr>
        <w:rPr>
          <w:del w:id="1796" w:author="HIKARI" w:date="2019-11-10T17:25:00Z"/>
          <w:b w:val="0"/>
          <w:bCs/>
          <w:i/>
          <w:sz w:val="20"/>
          <w:szCs w:val="20"/>
        </w:rPr>
      </w:pPr>
    </w:p>
    <w:p w14:paraId="4766D826" w14:textId="77777777" w:rsidR="00295FCB" w:rsidRPr="00295FCB" w:rsidRDefault="00295FCB">
      <w:pPr>
        <w:rPr>
          <w:ins w:id="1797" w:author="HIKARI" w:date="2019-11-09T21:15:00Z"/>
          <w:rPrChange w:id="1798" w:author="HIKARI" w:date="2019-11-10T15:39:00Z">
            <w:rPr>
              <w:ins w:id="1799" w:author="HIKARI" w:date="2019-11-09T21:15:00Z"/>
              <w:sz w:val="20"/>
              <w:szCs w:val="20"/>
            </w:rPr>
          </w:rPrChange>
        </w:rPr>
        <w:pPrChange w:id="1800" w:author="HIKARI" w:date="2019-11-10T15:39:00Z">
          <w:pPr>
            <w:pStyle w:val="Caption"/>
            <w:keepNext/>
            <w:jc w:val="center"/>
          </w:pPr>
        </w:pPrChange>
      </w:pPr>
      <w:bookmarkStart w:id="1801" w:name="_Toc24052632"/>
    </w:p>
    <w:p w14:paraId="0375A5EF" w14:textId="7679A61B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1802" w:name="_Toc24298377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Pr="00DD096E">
        <w:rPr>
          <w:noProof/>
          <w:sz w:val="20"/>
          <w:szCs w:val="20"/>
        </w:rPr>
        <w:t>10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Đặc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tả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phương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thức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trong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lớp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TensorModel</w:t>
      </w:r>
      <w:bookmarkEnd w:id="1801"/>
      <w:bookmarkEnd w:id="1802"/>
      <w:proofErr w:type="spellEnd"/>
    </w:p>
    <w:tbl>
      <w:tblPr>
        <w:tblStyle w:val="TableGrid"/>
        <w:tblW w:w="10338" w:type="dxa"/>
        <w:tblInd w:w="355" w:type="dxa"/>
        <w:tblLook w:val="04A0" w:firstRow="1" w:lastRow="0" w:firstColumn="1" w:lastColumn="0" w:noHBand="0" w:noVBand="1"/>
      </w:tblPr>
      <w:tblGrid>
        <w:gridCol w:w="534"/>
        <w:gridCol w:w="3001"/>
        <w:gridCol w:w="3836"/>
        <w:gridCol w:w="2967"/>
      </w:tblGrid>
      <w:tr w:rsidR="00657337" w:rsidRPr="00E24C10" w14:paraId="2DBF0315" w14:textId="77777777" w:rsidTr="000D389F">
        <w:trPr>
          <w:trHeight w:val="437"/>
        </w:trPr>
        <w:tc>
          <w:tcPr>
            <w:tcW w:w="534" w:type="dxa"/>
          </w:tcPr>
          <w:p w14:paraId="7C75ECD9" w14:textId="77777777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3001" w:type="dxa"/>
          </w:tcPr>
          <w:p w14:paraId="530C3904" w14:textId="77777777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</w:p>
        </w:tc>
        <w:tc>
          <w:tcPr>
            <w:tcW w:w="3836" w:type="dxa"/>
          </w:tcPr>
          <w:p w14:paraId="16F435C8" w14:textId="77777777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2967" w:type="dxa"/>
          </w:tcPr>
          <w:p w14:paraId="31BFFFA4" w14:textId="77777777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file, </w:t>
            </w:r>
            <w:del w:id="1803" w:author="HIKARI" w:date="2019-11-10T17:15:00Z">
              <w:r w:rsidRPr="00E24C10" w:rsidDel="00906A68">
                <w:rPr>
                  <w:b w:val="0"/>
                  <w:bCs/>
                </w:rPr>
                <w:delText>s</w:delText>
              </w:r>
            </w:del>
            <w:proofErr w:type="spellStart"/>
            <w:r w:rsidRPr="00E24C10">
              <w:rPr>
                <w:b w:val="0"/>
                <w:bCs/>
              </w:rPr>
              <w:t>tt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dòng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khai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báo</w:t>
            </w:r>
            <w:proofErr w:type="spellEnd"/>
          </w:p>
        </w:tc>
      </w:tr>
      <w:tr w:rsidR="00657337" w:rsidRPr="00E24C10" w14:paraId="2FEB4671" w14:textId="77777777" w:rsidTr="000D389F">
        <w:trPr>
          <w:trHeight w:val="1740"/>
        </w:trPr>
        <w:tc>
          <w:tcPr>
            <w:tcW w:w="534" w:type="dxa"/>
          </w:tcPr>
          <w:p w14:paraId="13E60191" w14:textId="77777777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3001" w:type="dxa"/>
          </w:tcPr>
          <w:p w14:paraId="07C21494" w14:textId="1C783D52" w:rsidR="0029796B" w:rsidRPr="0029796B" w:rsidRDefault="00657337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proofErr w:type="spellStart"/>
            <w:proofErr w:type="gramStart"/>
            <w:r w:rsidRPr="0029796B">
              <w:rPr>
                <w:color w:val="2B91AF"/>
                <w:sz w:val="19"/>
                <w:szCs w:val="19"/>
              </w:rPr>
              <w:t>TensorModel</w:t>
            </w:r>
            <w:proofErr w:type="spellEnd"/>
            <w:r w:rsidRPr="0029796B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29796B">
              <w:rPr>
                <w:color w:val="0000FF"/>
                <w:sz w:val="19"/>
                <w:szCs w:val="19"/>
              </w:rPr>
              <w:t>string</w:t>
            </w:r>
            <w:r w:rsidRPr="0029796B">
              <w:rPr>
                <w:color w:val="000000"/>
                <w:sz w:val="19"/>
                <w:szCs w:val="19"/>
              </w:rPr>
              <w:t xml:space="preserve"> name)</w:t>
            </w:r>
          </w:p>
          <w:p w14:paraId="40DD6199" w14:textId="1E4B47EA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 w:rsidR="0029796B">
              <w:rPr>
                <w:b w:val="0"/>
                <w:bCs/>
                <w:color w:val="000000"/>
                <w:sz w:val="19"/>
                <w:szCs w:val="19"/>
              </w:rPr>
              <w:t>name</w:t>
            </w:r>
          </w:p>
          <w:p w14:paraId="07F60387" w14:textId="77777777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836" w:type="dxa"/>
          </w:tcPr>
          <w:p w14:paraId="03F1F676" w14:textId="60787B25" w:rsidR="00657337" w:rsidRPr="00E24C10" w:rsidRDefault="0065733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Phương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thức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khởi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="0029796B">
              <w:rPr>
                <w:b w:val="0"/>
                <w:bCs/>
                <w:color w:val="2B91AF"/>
                <w:szCs w:val="26"/>
              </w:rPr>
              <w:t>TensorModel</w:t>
            </w:r>
            <w:proofErr w:type="spellEnd"/>
            <w:r w:rsidR="0029796B">
              <w:rPr>
                <w:b w:val="0"/>
                <w:bCs/>
                <w:color w:val="2B91AF"/>
                <w:szCs w:val="26"/>
              </w:rPr>
              <w:t xml:space="preserve"> </w:t>
            </w:r>
            <w:proofErr w:type="spellStart"/>
            <w:r w:rsidR="0029796B" w:rsidRPr="0029796B">
              <w:rPr>
                <w:b w:val="0"/>
                <w:bCs/>
                <w:szCs w:val="26"/>
              </w:rPr>
              <w:t>với</w:t>
            </w:r>
            <w:proofErr w:type="spellEnd"/>
            <w:r w:rsidR="0029796B" w:rsidRPr="0029796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9796B" w:rsidRPr="0029796B">
              <w:rPr>
                <w:b w:val="0"/>
                <w:bCs/>
                <w:szCs w:val="26"/>
              </w:rPr>
              <w:t>tên</w:t>
            </w:r>
            <w:proofErr w:type="spellEnd"/>
            <w:r w:rsidR="0029796B" w:rsidRPr="0029796B">
              <w:rPr>
                <w:b w:val="0"/>
                <w:bCs/>
                <w:szCs w:val="26"/>
              </w:rPr>
              <w:t xml:space="preserve"> model </w:t>
            </w:r>
            <w:proofErr w:type="spellStart"/>
            <w:r w:rsidR="0029796B" w:rsidRPr="0029796B">
              <w:rPr>
                <w:b w:val="0"/>
                <w:bCs/>
                <w:szCs w:val="26"/>
              </w:rPr>
              <w:t>được</w:t>
            </w:r>
            <w:proofErr w:type="spellEnd"/>
            <w:r w:rsidR="0029796B" w:rsidRPr="0029796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9796B" w:rsidRPr="0029796B">
              <w:rPr>
                <w:b w:val="0"/>
                <w:bCs/>
                <w:szCs w:val="26"/>
              </w:rPr>
              <w:t>truyền</w:t>
            </w:r>
            <w:proofErr w:type="spellEnd"/>
            <w:r w:rsidR="0029796B" w:rsidRPr="0029796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9796B" w:rsidRPr="0029796B">
              <w:rPr>
                <w:b w:val="0"/>
                <w:bCs/>
                <w:szCs w:val="26"/>
              </w:rPr>
              <w:t>kèm</w:t>
            </w:r>
            <w:proofErr w:type="spellEnd"/>
            <w:r w:rsidR="0029796B" w:rsidRPr="0029796B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29796B" w:rsidRPr="0029796B">
              <w:rPr>
                <w:b w:val="0"/>
                <w:bCs/>
                <w:szCs w:val="26"/>
              </w:rPr>
              <w:t>theo</w:t>
            </w:r>
            <w:proofErr w:type="spellEnd"/>
          </w:p>
        </w:tc>
        <w:tc>
          <w:tcPr>
            <w:tcW w:w="2967" w:type="dxa"/>
          </w:tcPr>
          <w:p w14:paraId="3EDFEF47" w14:textId="6F8200E6" w:rsidR="00657337" w:rsidRPr="00E24C10" w:rsidRDefault="0029796B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TensorModel</w:t>
            </w:r>
            <w:r w:rsidR="00657337" w:rsidRPr="00E24C10">
              <w:rPr>
                <w:b w:val="0"/>
                <w:bCs/>
              </w:rPr>
              <w:t>.cs</w:t>
            </w:r>
            <w:proofErr w:type="spellEnd"/>
            <w:r w:rsidR="00657337"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22</w:t>
            </w:r>
            <w:r w:rsidR="00657337" w:rsidRPr="00E24C10">
              <w:rPr>
                <w:b w:val="0"/>
                <w:bCs/>
              </w:rPr>
              <w:t>)</w:t>
            </w:r>
          </w:p>
        </w:tc>
      </w:tr>
    </w:tbl>
    <w:p w14:paraId="3331D507" w14:textId="115F7741" w:rsidR="005951FF" w:rsidRPr="0030106A" w:rsidRDefault="005951FF" w:rsidP="001719AC">
      <w:pPr>
        <w:rPr>
          <w:b w:val="0"/>
          <w:bCs/>
          <w:i/>
          <w:sz w:val="20"/>
          <w:szCs w:val="20"/>
        </w:rPr>
      </w:pPr>
    </w:p>
    <w:p w14:paraId="0E097070" w14:textId="1DB1ADE9" w:rsidR="001719AC" w:rsidRPr="00DD096E" w:rsidRDefault="001719AC" w:rsidP="00DD096E">
      <w:pPr>
        <w:pStyle w:val="Caption"/>
        <w:keepNext/>
        <w:jc w:val="center"/>
        <w:rPr>
          <w:sz w:val="20"/>
          <w:szCs w:val="20"/>
        </w:rPr>
      </w:pPr>
      <w:bookmarkStart w:id="1804" w:name="_Toc24052633"/>
      <w:bookmarkStart w:id="1805" w:name="_Toc24298378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Pr="00DD096E">
        <w:rPr>
          <w:noProof/>
          <w:sz w:val="20"/>
          <w:szCs w:val="20"/>
        </w:rPr>
        <w:t>11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Đặc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tả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phương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thức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trong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lớp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ConnectorRender_Control</w:t>
      </w:r>
      <w:bookmarkEnd w:id="1804"/>
      <w:bookmarkEnd w:id="1805"/>
      <w:proofErr w:type="spellEnd"/>
    </w:p>
    <w:tbl>
      <w:tblPr>
        <w:tblStyle w:val="TableGrid"/>
        <w:tblW w:w="10365" w:type="dxa"/>
        <w:tblInd w:w="355" w:type="dxa"/>
        <w:tblLayout w:type="fixed"/>
        <w:tblLook w:val="04A0" w:firstRow="1" w:lastRow="0" w:firstColumn="1" w:lastColumn="0" w:noHBand="0" w:noVBand="1"/>
      </w:tblPr>
      <w:tblGrid>
        <w:gridCol w:w="534"/>
        <w:gridCol w:w="3156"/>
        <w:gridCol w:w="3780"/>
        <w:gridCol w:w="2895"/>
      </w:tblGrid>
      <w:tr w:rsidR="00E657C7" w:rsidRPr="00E24C10" w14:paraId="0D545752" w14:textId="77777777" w:rsidTr="00E657C7">
        <w:trPr>
          <w:trHeight w:val="437"/>
        </w:trPr>
        <w:tc>
          <w:tcPr>
            <w:tcW w:w="534" w:type="dxa"/>
          </w:tcPr>
          <w:p w14:paraId="19A7835C" w14:textId="77777777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3156" w:type="dxa"/>
          </w:tcPr>
          <w:p w14:paraId="4A6722BC" w14:textId="77777777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</w:p>
        </w:tc>
        <w:tc>
          <w:tcPr>
            <w:tcW w:w="3780" w:type="dxa"/>
          </w:tcPr>
          <w:p w14:paraId="71AC569E" w14:textId="77777777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2895" w:type="dxa"/>
          </w:tcPr>
          <w:p w14:paraId="7B83E0CF" w14:textId="77777777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file, </w:t>
            </w:r>
            <w:del w:id="1806" w:author="HIKARI" w:date="2019-11-10T17:15:00Z">
              <w:r w:rsidRPr="00E24C10" w:rsidDel="00906A68">
                <w:rPr>
                  <w:b w:val="0"/>
                  <w:bCs/>
                </w:rPr>
                <w:delText>s</w:delText>
              </w:r>
            </w:del>
            <w:proofErr w:type="spellStart"/>
            <w:r w:rsidRPr="00E24C10">
              <w:rPr>
                <w:b w:val="0"/>
                <w:bCs/>
              </w:rPr>
              <w:t>tt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dòng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khai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báo</w:t>
            </w:r>
            <w:proofErr w:type="spellEnd"/>
          </w:p>
        </w:tc>
      </w:tr>
      <w:tr w:rsidR="00E657C7" w:rsidRPr="00E24C10" w14:paraId="3DBE4318" w14:textId="77777777" w:rsidTr="00E657C7">
        <w:trPr>
          <w:trHeight w:val="1740"/>
        </w:trPr>
        <w:tc>
          <w:tcPr>
            <w:tcW w:w="534" w:type="dxa"/>
          </w:tcPr>
          <w:p w14:paraId="77A68A7A" w14:textId="77777777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3156" w:type="dxa"/>
          </w:tcPr>
          <w:p w14:paraId="4CAAFF0B" w14:textId="2D0791A9" w:rsidR="00E657C7" w:rsidRDefault="00E657C7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proofErr w:type="spellStart"/>
            <w:r w:rsidRPr="00E657C7">
              <w:rPr>
                <w:color w:val="2B91AF"/>
                <w:sz w:val="19"/>
                <w:szCs w:val="19"/>
              </w:rPr>
              <w:t>ConnectorRender_</w:t>
            </w:r>
            <w:proofErr w:type="gramStart"/>
            <w:r w:rsidRPr="00E657C7">
              <w:rPr>
                <w:color w:val="2B91AF"/>
                <w:sz w:val="19"/>
                <w:szCs w:val="19"/>
              </w:rPr>
              <w:t>Control</w:t>
            </w:r>
            <w:proofErr w:type="spellEnd"/>
            <w:r w:rsidRPr="00E657C7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E657C7">
              <w:rPr>
                <w:color w:val="000000"/>
                <w:sz w:val="19"/>
                <w:szCs w:val="19"/>
              </w:rPr>
              <w:t>Dictionary</w:t>
            </w:r>
            <w:r>
              <w:rPr>
                <w:color w:val="000000"/>
                <w:sz w:val="19"/>
                <w:szCs w:val="19"/>
              </w:rPr>
              <w:t xml:space="preserve"> </w:t>
            </w:r>
            <w:r w:rsidRPr="00E657C7">
              <w:rPr>
                <w:color w:val="000000"/>
                <w:sz w:val="19"/>
                <w:szCs w:val="19"/>
              </w:rPr>
              <w:t>&lt;</w:t>
            </w:r>
            <w:r w:rsidRPr="00E657C7">
              <w:rPr>
                <w:color w:val="0000FF"/>
                <w:sz w:val="19"/>
                <w:szCs w:val="19"/>
              </w:rPr>
              <w:t>string</w:t>
            </w:r>
            <w:r w:rsidRPr="00E657C7">
              <w:rPr>
                <w:color w:val="000000"/>
                <w:sz w:val="19"/>
                <w:szCs w:val="19"/>
              </w:rPr>
              <w:t>, List&lt;Layer&gt;&gt; _</w:t>
            </w:r>
            <w:proofErr w:type="spellStart"/>
            <w:r w:rsidRPr="00E657C7">
              <w:rPr>
                <w:color w:val="000000"/>
                <w:sz w:val="19"/>
                <w:szCs w:val="19"/>
              </w:rPr>
              <w:t>treelevel</w:t>
            </w:r>
            <w:proofErr w:type="spellEnd"/>
            <w:r w:rsidRPr="00E657C7">
              <w:rPr>
                <w:color w:val="000000"/>
                <w:sz w:val="19"/>
                <w:szCs w:val="19"/>
              </w:rPr>
              <w:t>)</w:t>
            </w:r>
          </w:p>
          <w:p w14:paraId="722C3288" w14:textId="4BD5304E" w:rsidR="00E657C7" w:rsidRPr="00E657C7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b w:val="0"/>
                <w:bCs/>
                <w:color w:val="000000"/>
                <w:sz w:val="19"/>
                <w:szCs w:val="19"/>
              </w:rPr>
              <w:t>input: _</w:t>
            </w:r>
            <w:proofErr w:type="spellStart"/>
            <w:r w:rsidRPr="00E657C7">
              <w:rPr>
                <w:b w:val="0"/>
                <w:bCs/>
                <w:color w:val="000000"/>
                <w:sz w:val="19"/>
                <w:szCs w:val="19"/>
              </w:rPr>
              <w:t>treelevel</w:t>
            </w:r>
            <w:proofErr w:type="spellEnd"/>
          </w:p>
          <w:p w14:paraId="249B6F5D" w14:textId="77777777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780" w:type="dxa"/>
          </w:tcPr>
          <w:p w14:paraId="7A0C023F" w14:textId="364A5C15" w:rsidR="00E657C7" w:rsidRPr="00E657C7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Phương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thức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khởi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Pr="008429BB">
              <w:rPr>
                <w:b w:val="0"/>
                <w:bCs/>
                <w:color w:val="2B91AF"/>
                <w:szCs w:val="26"/>
              </w:rPr>
              <w:t>ConnectorRender_Control</w:t>
            </w:r>
            <w:proofErr w:type="spellEnd"/>
            <w:r>
              <w:rPr>
                <w:b w:val="0"/>
                <w:bCs/>
                <w:szCs w:val="26"/>
              </w:rPr>
              <w:t xml:space="preserve">. </w:t>
            </w:r>
            <w:proofErr w:type="spellStart"/>
            <w:r>
              <w:rPr>
                <w:b w:val="0"/>
                <w:bCs/>
                <w:szCs w:val="26"/>
              </w:rPr>
              <w:t>Đồng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thời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khởi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tạo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một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cây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phân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lớp</w:t>
            </w:r>
            <w:proofErr w:type="spellEnd"/>
            <w:r>
              <w:rPr>
                <w:b w:val="0"/>
                <w:bCs/>
                <w:szCs w:val="26"/>
              </w:rPr>
              <w:t xml:space="preserve"> </w:t>
            </w:r>
            <w:proofErr w:type="spellStart"/>
            <w:r>
              <w:rPr>
                <w:b w:val="0"/>
                <w:bCs/>
                <w:szCs w:val="26"/>
              </w:rPr>
              <w:t>dạng</w:t>
            </w:r>
            <w:proofErr w:type="spellEnd"/>
            <w:r>
              <w:rPr>
                <w:b w:val="0"/>
                <w:bCs/>
                <w:szCs w:val="26"/>
              </w:rPr>
              <w:t xml:space="preserve"> Dictionary</w:t>
            </w:r>
          </w:p>
        </w:tc>
        <w:tc>
          <w:tcPr>
            <w:tcW w:w="2895" w:type="dxa"/>
          </w:tcPr>
          <w:p w14:paraId="39BF2552" w14:textId="77777777" w:rsidR="00E657C7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75078D22" w14:textId="61C33BF8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ConnectorRender_Control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21</w:t>
            </w:r>
            <w:r w:rsidRPr="00E24C10">
              <w:rPr>
                <w:b w:val="0"/>
                <w:bCs/>
              </w:rPr>
              <w:t>)</w:t>
            </w:r>
          </w:p>
        </w:tc>
      </w:tr>
      <w:tr w:rsidR="00E657C7" w:rsidRPr="00E24C10" w14:paraId="0A46637D" w14:textId="77777777" w:rsidTr="006566F5">
        <w:trPr>
          <w:trHeight w:val="1511"/>
        </w:trPr>
        <w:tc>
          <w:tcPr>
            <w:tcW w:w="534" w:type="dxa"/>
          </w:tcPr>
          <w:p w14:paraId="4720BF5E" w14:textId="77777777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lastRenderedPageBreak/>
              <w:t>2</w:t>
            </w:r>
          </w:p>
        </w:tc>
        <w:tc>
          <w:tcPr>
            <w:tcW w:w="3156" w:type="dxa"/>
          </w:tcPr>
          <w:p w14:paraId="6FCF5985" w14:textId="030D05C2" w:rsidR="00E657C7" w:rsidRPr="00E657C7" w:rsidRDefault="00E657C7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E657C7">
              <w:rPr>
                <w:color w:val="0000FF"/>
                <w:sz w:val="19"/>
                <w:szCs w:val="19"/>
              </w:rPr>
              <w:t>void</w:t>
            </w:r>
            <w:r w:rsidRPr="00E657C7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E657C7">
              <w:rPr>
                <w:color w:val="000000"/>
                <w:sz w:val="19"/>
                <w:szCs w:val="19"/>
              </w:rPr>
              <w:t>CalcConnector</w:t>
            </w:r>
            <w:proofErr w:type="spellEnd"/>
            <w:r w:rsidRPr="00E657C7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E657C7">
              <w:rPr>
                <w:color w:val="000000"/>
                <w:sz w:val="19"/>
                <w:szCs w:val="19"/>
              </w:rPr>
              <w:t>)</w:t>
            </w:r>
          </w:p>
          <w:p w14:paraId="7AAA2005" w14:textId="0E1C47E0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None</w:t>
            </w:r>
          </w:p>
          <w:p w14:paraId="6B9B47D1" w14:textId="77777777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</w:t>
            </w:r>
            <w:r>
              <w:rPr>
                <w:b w:val="0"/>
                <w:bCs/>
                <w:color w:val="000000"/>
                <w:sz w:val="19"/>
                <w:szCs w:val="19"/>
              </w:rPr>
              <w:t xml:space="preserve"> None</w:t>
            </w:r>
          </w:p>
        </w:tc>
        <w:tc>
          <w:tcPr>
            <w:tcW w:w="3780" w:type="dxa"/>
          </w:tcPr>
          <w:p w14:paraId="3F1EFB43" w14:textId="093A1CB1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Tính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toán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mũi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giữa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layer </w:t>
            </w:r>
            <w:proofErr w:type="spellStart"/>
            <w:r>
              <w:rPr>
                <w:b w:val="0"/>
                <w:bCs/>
              </w:rPr>
              <w:t>trên</w:t>
            </w:r>
            <w:proofErr w:type="spellEnd"/>
            <w:r>
              <w:rPr>
                <w:b w:val="0"/>
                <w:bCs/>
              </w:rPr>
              <w:t xml:space="preserve"> Canvas</w:t>
            </w:r>
          </w:p>
        </w:tc>
        <w:tc>
          <w:tcPr>
            <w:tcW w:w="2895" w:type="dxa"/>
          </w:tcPr>
          <w:p w14:paraId="229A0731" w14:textId="77777777" w:rsidR="00E657C7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0A12B214" w14:textId="1A12B23C" w:rsidR="00E657C7" w:rsidRPr="00E24C10" w:rsidRDefault="00E657C7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ConnectorRender_Control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80</w:t>
            </w:r>
            <w:r w:rsidRPr="00E24C10">
              <w:rPr>
                <w:b w:val="0"/>
                <w:bCs/>
              </w:rPr>
              <w:t>)</w:t>
            </w:r>
          </w:p>
        </w:tc>
      </w:tr>
      <w:tr w:rsidR="00104312" w:rsidRPr="00E24C10" w14:paraId="134231B9" w14:textId="77777777" w:rsidTr="00E657C7">
        <w:trPr>
          <w:trHeight w:val="1740"/>
        </w:trPr>
        <w:tc>
          <w:tcPr>
            <w:tcW w:w="534" w:type="dxa"/>
          </w:tcPr>
          <w:p w14:paraId="49636B0E" w14:textId="77777777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3</w:t>
            </w:r>
          </w:p>
        </w:tc>
        <w:tc>
          <w:tcPr>
            <w:tcW w:w="3156" w:type="dxa"/>
          </w:tcPr>
          <w:p w14:paraId="0618C7FE" w14:textId="781DB322" w:rsidR="00104312" w:rsidRPr="00E657C7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color w:val="0000FF"/>
                <w:sz w:val="19"/>
                <w:szCs w:val="19"/>
              </w:rPr>
              <w:t>double</w:t>
            </w:r>
            <w:r w:rsidRPr="00E657C7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E657C7">
              <w:rPr>
                <w:color w:val="000000"/>
                <w:sz w:val="19"/>
                <w:szCs w:val="19"/>
              </w:rPr>
              <w:t>FindBound</w:t>
            </w:r>
            <w:proofErr w:type="spellEnd"/>
            <w:r w:rsidRPr="00E657C7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E657C7">
              <w:rPr>
                <w:color w:val="0000FF"/>
                <w:sz w:val="19"/>
                <w:szCs w:val="19"/>
              </w:rPr>
              <w:t>int</w:t>
            </w:r>
            <w:r w:rsidRPr="00E657C7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E657C7">
              <w:rPr>
                <w:color w:val="000000"/>
                <w:sz w:val="19"/>
                <w:szCs w:val="19"/>
              </w:rPr>
              <w:t>levelSrc</w:t>
            </w:r>
            <w:proofErr w:type="spellEnd"/>
            <w:r w:rsidRPr="00E657C7">
              <w:rPr>
                <w:color w:val="000000"/>
                <w:sz w:val="19"/>
                <w:szCs w:val="19"/>
              </w:rPr>
              <w:t xml:space="preserve">, </w:t>
            </w:r>
            <w:r w:rsidRPr="00E657C7">
              <w:rPr>
                <w:color w:val="0000FF"/>
                <w:sz w:val="19"/>
                <w:szCs w:val="19"/>
              </w:rPr>
              <w:t>int</w:t>
            </w:r>
            <w:r w:rsidRPr="00E657C7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E657C7">
              <w:rPr>
                <w:color w:val="000000"/>
                <w:sz w:val="19"/>
                <w:szCs w:val="19"/>
              </w:rPr>
              <w:t>levelDes</w:t>
            </w:r>
            <w:proofErr w:type="spellEnd"/>
            <w:r w:rsidRPr="00E657C7">
              <w:rPr>
                <w:color w:val="000000"/>
                <w:sz w:val="19"/>
                <w:szCs w:val="19"/>
              </w:rPr>
              <w:t xml:space="preserve">, </w:t>
            </w:r>
            <w:r w:rsidRPr="00E657C7">
              <w:rPr>
                <w:color w:val="0000FF"/>
                <w:sz w:val="19"/>
                <w:szCs w:val="19"/>
              </w:rPr>
              <w:t>string</w:t>
            </w:r>
            <w:r w:rsidRPr="00E657C7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E657C7">
              <w:rPr>
                <w:color w:val="000000"/>
                <w:sz w:val="19"/>
                <w:szCs w:val="19"/>
              </w:rPr>
              <w:t>src</w:t>
            </w:r>
            <w:proofErr w:type="spellEnd"/>
            <w:r w:rsidRPr="00E657C7">
              <w:rPr>
                <w:color w:val="000000"/>
                <w:sz w:val="19"/>
                <w:szCs w:val="19"/>
              </w:rPr>
              <w:t xml:space="preserve">, </w:t>
            </w:r>
            <w:r w:rsidRPr="00E657C7">
              <w:rPr>
                <w:color w:val="0000FF"/>
                <w:sz w:val="19"/>
                <w:szCs w:val="19"/>
              </w:rPr>
              <w:t>string</w:t>
            </w:r>
            <w:r w:rsidRPr="00E657C7">
              <w:rPr>
                <w:color w:val="000000"/>
                <w:sz w:val="19"/>
                <w:szCs w:val="19"/>
              </w:rPr>
              <w:t xml:space="preserve"> des)</w:t>
            </w:r>
            <w:r w:rsidRPr="00E657C7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</w:p>
          <w:p w14:paraId="036FAD90" w14:textId="7089AB23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proofErr w:type="spellStart"/>
            <w:r>
              <w:rPr>
                <w:b w:val="0"/>
                <w:bCs/>
                <w:color w:val="000000"/>
                <w:sz w:val="19"/>
                <w:szCs w:val="19"/>
              </w:rPr>
              <w:t>leverSrc</w:t>
            </w:r>
            <w:proofErr w:type="spellEnd"/>
            <w:r>
              <w:rPr>
                <w:b w:val="0"/>
                <w:bCs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b w:val="0"/>
                <w:bCs/>
                <w:color w:val="000000"/>
                <w:sz w:val="19"/>
                <w:szCs w:val="19"/>
              </w:rPr>
              <w:t>levelDes</w:t>
            </w:r>
            <w:proofErr w:type="spellEnd"/>
            <w:r>
              <w:rPr>
                <w:b w:val="0"/>
                <w:bCs/>
                <w:color w:val="000000"/>
                <w:sz w:val="19"/>
                <w:szCs w:val="19"/>
              </w:rPr>
              <w:t xml:space="preserve">, </w:t>
            </w:r>
            <w:proofErr w:type="spellStart"/>
            <w:r>
              <w:rPr>
                <w:b w:val="0"/>
                <w:bCs/>
                <w:color w:val="000000"/>
                <w:sz w:val="19"/>
                <w:szCs w:val="19"/>
              </w:rPr>
              <w:t>src</w:t>
            </w:r>
            <w:proofErr w:type="spellEnd"/>
            <w:r>
              <w:rPr>
                <w:b w:val="0"/>
                <w:bCs/>
                <w:color w:val="000000"/>
                <w:sz w:val="19"/>
                <w:szCs w:val="19"/>
              </w:rPr>
              <w:t>, des</w:t>
            </w:r>
          </w:p>
          <w:p w14:paraId="6E622F06" w14:textId="77777777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</w:t>
            </w:r>
            <w:r>
              <w:rPr>
                <w:b w:val="0"/>
                <w:bCs/>
                <w:color w:val="000000"/>
                <w:sz w:val="19"/>
                <w:szCs w:val="19"/>
              </w:rPr>
              <w:t xml:space="preserve"> None</w:t>
            </w:r>
          </w:p>
        </w:tc>
        <w:tc>
          <w:tcPr>
            <w:tcW w:w="3780" w:type="dxa"/>
          </w:tcPr>
          <w:p w14:paraId="47B2DE7C" w14:textId="3D83BF28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Tính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toán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khoảng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nhô</w:t>
            </w:r>
            <w:proofErr w:type="spellEnd"/>
            <w:r>
              <w:rPr>
                <w:b w:val="0"/>
                <w:bCs/>
              </w:rPr>
              <w:t xml:space="preserve"> ra </w:t>
            </w:r>
            <w:proofErr w:type="spellStart"/>
            <w:r>
              <w:rPr>
                <w:b w:val="0"/>
                <w:bCs/>
              </w:rPr>
              <w:t>lớn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nhất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bên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trái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từ</w:t>
            </w:r>
            <w:proofErr w:type="spellEnd"/>
            <w:r>
              <w:rPr>
                <w:b w:val="0"/>
                <w:bCs/>
              </w:rPr>
              <w:t xml:space="preserve"> level </w:t>
            </w:r>
            <w:proofErr w:type="spellStart"/>
            <w:r>
              <w:rPr>
                <w:b w:val="0"/>
                <w:bCs/>
              </w:rPr>
              <w:t>src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đến</w:t>
            </w:r>
            <w:proofErr w:type="spellEnd"/>
            <w:r>
              <w:rPr>
                <w:b w:val="0"/>
                <w:bCs/>
              </w:rPr>
              <w:t xml:space="preserve"> level des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cây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phân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lớp</w:t>
            </w:r>
            <w:proofErr w:type="spellEnd"/>
          </w:p>
        </w:tc>
        <w:tc>
          <w:tcPr>
            <w:tcW w:w="2895" w:type="dxa"/>
          </w:tcPr>
          <w:p w14:paraId="1FBE3558" w14:textId="77777777" w:rsidR="00104312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18D73613" w14:textId="35E23DF5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ConnectorRender_Control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119</w:t>
            </w:r>
            <w:r w:rsidRPr="00E24C10">
              <w:rPr>
                <w:b w:val="0"/>
                <w:bCs/>
              </w:rPr>
              <w:t>)</w:t>
            </w:r>
          </w:p>
        </w:tc>
      </w:tr>
      <w:tr w:rsidR="00104312" w:rsidRPr="00E24C10" w14:paraId="75187E85" w14:textId="77777777" w:rsidTr="00E657C7">
        <w:trPr>
          <w:trHeight w:val="1751"/>
        </w:trPr>
        <w:tc>
          <w:tcPr>
            <w:tcW w:w="534" w:type="dxa"/>
          </w:tcPr>
          <w:p w14:paraId="6D7A503C" w14:textId="77777777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4</w:t>
            </w:r>
          </w:p>
        </w:tc>
        <w:tc>
          <w:tcPr>
            <w:tcW w:w="3156" w:type="dxa"/>
          </w:tcPr>
          <w:p w14:paraId="3AF544CD" w14:textId="6BDEF66F" w:rsidR="00104312" w:rsidRPr="00104312" w:rsidRDefault="00104312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104312">
              <w:rPr>
                <w:color w:val="0000FF"/>
                <w:sz w:val="19"/>
                <w:szCs w:val="19"/>
              </w:rPr>
              <w:t>void</w:t>
            </w:r>
            <w:r w:rsidRPr="00104312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104312">
              <w:rPr>
                <w:color w:val="000000"/>
                <w:sz w:val="19"/>
                <w:szCs w:val="19"/>
              </w:rPr>
              <w:t>calcLevelBound</w:t>
            </w:r>
            <w:proofErr w:type="spellEnd"/>
            <w:r w:rsidRPr="00104312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104312">
              <w:rPr>
                <w:color w:val="000000"/>
                <w:sz w:val="19"/>
                <w:szCs w:val="19"/>
              </w:rPr>
              <w:t>)</w:t>
            </w:r>
          </w:p>
          <w:p w14:paraId="24BD8B71" w14:textId="573B10EF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None</w:t>
            </w:r>
          </w:p>
          <w:p w14:paraId="169B40ED" w14:textId="77777777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780" w:type="dxa"/>
          </w:tcPr>
          <w:p w14:paraId="5D167387" w14:textId="20367684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Tính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toán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khoảng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nhô</w:t>
            </w:r>
            <w:proofErr w:type="spellEnd"/>
            <w:r>
              <w:rPr>
                <w:b w:val="0"/>
                <w:bCs/>
              </w:rPr>
              <w:t xml:space="preserve"> ra </w:t>
            </w:r>
            <w:proofErr w:type="spellStart"/>
            <w:r>
              <w:rPr>
                <w:b w:val="0"/>
                <w:bCs/>
              </w:rPr>
              <w:t>lớn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nhất</w:t>
            </w:r>
            <w:proofErr w:type="spellEnd"/>
            <w:r>
              <w:rPr>
                <w:b w:val="0"/>
                <w:bCs/>
              </w:rPr>
              <w:t xml:space="preserve"> ở </w:t>
            </w:r>
            <w:proofErr w:type="spellStart"/>
            <w:r>
              <w:rPr>
                <w:b w:val="0"/>
                <w:bCs/>
              </w:rPr>
              <w:t>từng</w:t>
            </w:r>
            <w:proofErr w:type="spellEnd"/>
            <w:r>
              <w:rPr>
                <w:b w:val="0"/>
                <w:bCs/>
              </w:rPr>
              <w:t xml:space="preserve"> level </w:t>
            </w:r>
            <w:proofErr w:type="spellStart"/>
            <w:r>
              <w:rPr>
                <w:b w:val="0"/>
                <w:bCs/>
              </w:rPr>
              <w:t>trong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cây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phân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lớp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rồi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lưu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lại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trong</w:t>
            </w:r>
            <w:proofErr w:type="spellEnd"/>
            <w:r>
              <w:rPr>
                <w:b w:val="0"/>
                <w:bCs/>
              </w:rPr>
              <w:t xml:space="preserve"> </w:t>
            </w:r>
            <w:r w:rsidRPr="00104312">
              <w:rPr>
                <w:b w:val="0"/>
                <w:bCs/>
                <w:color w:val="000000"/>
                <w:szCs w:val="26"/>
              </w:rPr>
              <w:t xml:space="preserve">List </w:t>
            </w:r>
            <w:proofErr w:type="spellStart"/>
            <w:r w:rsidRPr="00104312">
              <w:rPr>
                <w:b w:val="0"/>
                <w:bCs/>
                <w:color w:val="000000"/>
                <w:szCs w:val="26"/>
              </w:rPr>
              <w:t>LevelBound</w:t>
            </w:r>
            <w:proofErr w:type="spellEnd"/>
          </w:p>
        </w:tc>
        <w:tc>
          <w:tcPr>
            <w:tcW w:w="2895" w:type="dxa"/>
          </w:tcPr>
          <w:p w14:paraId="2523A8EE" w14:textId="77777777" w:rsidR="00104312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5592A032" w14:textId="15F92D41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ConnectorRender_Control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160</w:t>
            </w:r>
            <w:r w:rsidRPr="00E24C10">
              <w:rPr>
                <w:b w:val="0"/>
                <w:bCs/>
              </w:rPr>
              <w:t>)</w:t>
            </w:r>
          </w:p>
        </w:tc>
      </w:tr>
      <w:tr w:rsidR="00104312" w:rsidRPr="00E24C10" w14:paraId="51AEED9E" w14:textId="77777777" w:rsidTr="00E657C7">
        <w:trPr>
          <w:trHeight w:val="1313"/>
        </w:trPr>
        <w:tc>
          <w:tcPr>
            <w:tcW w:w="534" w:type="dxa"/>
          </w:tcPr>
          <w:p w14:paraId="47BAA4C9" w14:textId="77777777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5</w:t>
            </w:r>
          </w:p>
        </w:tc>
        <w:tc>
          <w:tcPr>
            <w:tcW w:w="3156" w:type="dxa"/>
          </w:tcPr>
          <w:p w14:paraId="71E9351E" w14:textId="77777777" w:rsidR="00104312" w:rsidRPr="00104312" w:rsidRDefault="00104312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104312">
              <w:rPr>
                <w:color w:val="0000FF"/>
                <w:sz w:val="19"/>
                <w:szCs w:val="19"/>
              </w:rPr>
              <w:t>void</w:t>
            </w:r>
            <w:r w:rsidRPr="00104312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104312">
              <w:rPr>
                <w:color w:val="000000"/>
                <w:sz w:val="19"/>
                <w:szCs w:val="19"/>
              </w:rPr>
              <w:t>createConnector</w:t>
            </w:r>
            <w:proofErr w:type="spellEnd"/>
            <w:r w:rsidRPr="00104312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104312">
              <w:rPr>
                <w:color w:val="0000FF"/>
                <w:sz w:val="19"/>
                <w:szCs w:val="19"/>
              </w:rPr>
              <w:t>double</w:t>
            </w:r>
            <w:r w:rsidRPr="00104312">
              <w:rPr>
                <w:color w:val="000000"/>
                <w:sz w:val="19"/>
                <w:szCs w:val="19"/>
              </w:rPr>
              <w:t xml:space="preserve"> x1, </w:t>
            </w:r>
            <w:r w:rsidRPr="00104312">
              <w:rPr>
                <w:color w:val="0000FF"/>
                <w:sz w:val="19"/>
                <w:szCs w:val="19"/>
              </w:rPr>
              <w:t>double</w:t>
            </w:r>
            <w:r w:rsidRPr="00104312">
              <w:rPr>
                <w:color w:val="000000"/>
                <w:sz w:val="19"/>
                <w:szCs w:val="19"/>
              </w:rPr>
              <w:t xml:space="preserve"> y1, </w:t>
            </w:r>
            <w:r w:rsidRPr="00104312">
              <w:rPr>
                <w:color w:val="0000FF"/>
                <w:sz w:val="19"/>
                <w:szCs w:val="19"/>
              </w:rPr>
              <w:t>double</w:t>
            </w:r>
            <w:r w:rsidRPr="00104312">
              <w:rPr>
                <w:color w:val="000000"/>
                <w:sz w:val="19"/>
                <w:szCs w:val="19"/>
              </w:rPr>
              <w:t xml:space="preserve"> x2, </w:t>
            </w:r>
            <w:r w:rsidRPr="00104312">
              <w:rPr>
                <w:color w:val="0000FF"/>
                <w:sz w:val="19"/>
                <w:szCs w:val="19"/>
              </w:rPr>
              <w:t>double</w:t>
            </w:r>
            <w:r w:rsidRPr="00104312">
              <w:rPr>
                <w:color w:val="000000"/>
                <w:sz w:val="19"/>
                <w:szCs w:val="19"/>
              </w:rPr>
              <w:t xml:space="preserve"> y2)</w:t>
            </w:r>
          </w:p>
          <w:p w14:paraId="512D7D21" w14:textId="5A1B5D50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x1, y1, x2, y2</w:t>
            </w:r>
          </w:p>
          <w:p w14:paraId="59264982" w14:textId="77777777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780" w:type="dxa"/>
          </w:tcPr>
          <w:p w14:paraId="2CDED6FF" w14:textId="3ACEEA34" w:rsidR="00104312" w:rsidRPr="00E24C10" w:rsidRDefault="0010431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đoạn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thẳng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từ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điểm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x1, y1 </w:t>
            </w:r>
            <w:proofErr w:type="spellStart"/>
            <w:r>
              <w:rPr>
                <w:b w:val="0"/>
                <w:bCs/>
              </w:rPr>
              <w:t>đến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điểm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x2, y2</w:t>
            </w:r>
          </w:p>
        </w:tc>
        <w:tc>
          <w:tcPr>
            <w:tcW w:w="2895" w:type="dxa"/>
          </w:tcPr>
          <w:p w14:paraId="6D906F75" w14:textId="77777777" w:rsidR="009D4002" w:rsidRDefault="009D400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76345BB4" w14:textId="666DA13B" w:rsidR="00104312" w:rsidRPr="00E24C10" w:rsidRDefault="009D400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ConnectorRender_Control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173</w:t>
            </w:r>
            <w:r w:rsidRPr="00E24C10">
              <w:rPr>
                <w:b w:val="0"/>
                <w:bCs/>
              </w:rPr>
              <w:t>)</w:t>
            </w:r>
          </w:p>
        </w:tc>
      </w:tr>
      <w:tr w:rsidR="005E569D" w:rsidRPr="00E24C10" w14:paraId="2AB8DD07" w14:textId="77777777" w:rsidTr="00E657C7">
        <w:trPr>
          <w:trHeight w:val="1313"/>
        </w:trPr>
        <w:tc>
          <w:tcPr>
            <w:tcW w:w="534" w:type="dxa"/>
          </w:tcPr>
          <w:p w14:paraId="65515B8B" w14:textId="11042F9C" w:rsidR="005E569D" w:rsidRPr="00E24C10" w:rsidRDefault="005E569D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>
              <w:rPr>
                <w:b w:val="0"/>
                <w:bCs/>
              </w:rPr>
              <w:t>6</w:t>
            </w:r>
          </w:p>
        </w:tc>
        <w:tc>
          <w:tcPr>
            <w:tcW w:w="3156" w:type="dxa"/>
          </w:tcPr>
          <w:p w14:paraId="2558E1B7" w14:textId="77777777" w:rsidR="005E569D" w:rsidRDefault="005E569D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5E569D">
              <w:rPr>
                <w:color w:val="0000FF"/>
                <w:sz w:val="19"/>
                <w:szCs w:val="19"/>
              </w:rPr>
              <w:t>void</w:t>
            </w:r>
            <w:r w:rsidRPr="005E569D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5E569D">
              <w:rPr>
                <w:color w:val="000000"/>
                <w:sz w:val="19"/>
                <w:szCs w:val="19"/>
              </w:rPr>
              <w:t>createArrow</w:t>
            </w:r>
            <w:proofErr w:type="spellEnd"/>
            <w:r w:rsidRPr="005E569D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5E569D">
              <w:rPr>
                <w:color w:val="0000FF"/>
                <w:sz w:val="19"/>
                <w:szCs w:val="19"/>
              </w:rPr>
              <w:t>double</w:t>
            </w:r>
            <w:r w:rsidRPr="005E569D">
              <w:rPr>
                <w:color w:val="000000"/>
                <w:sz w:val="19"/>
                <w:szCs w:val="19"/>
              </w:rPr>
              <w:t xml:space="preserve"> x1, </w:t>
            </w:r>
            <w:r w:rsidRPr="005E569D">
              <w:rPr>
                <w:color w:val="0000FF"/>
                <w:sz w:val="19"/>
                <w:szCs w:val="19"/>
              </w:rPr>
              <w:t>double</w:t>
            </w:r>
            <w:r w:rsidRPr="005E569D">
              <w:rPr>
                <w:color w:val="000000"/>
                <w:sz w:val="19"/>
                <w:szCs w:val="19"/>
              </w:rPr>
              <w:t xml:space="preserve"> y1, </w:t>
            </w:r>
            <w:r w:rsidRPr="005E569D">
              <w:rPr>
                <w:color w:val="0000FF"/>
                <w:sz w:val="19"/>
                <w:szCs w:val="19"/>
              </w:rPr>
              <w:t>double</w:t>
            </w:r>
            <w:r w:rsidRPr="005E569D">
              <w:rPr>
                <w:color w:val="000000"/>
                <w:sz w:val="19"/>
                <w:szCs w:val="19"/>
              </w:rPr>
              <w:t xml:space="preserve"> x2, </w:t>
            </w:r>
            <w:r w:rsidRPr="005E569D">
              <w:rPr>
                <w:color w:val="0000FF"/>
                <w:sz w:val="19"/>
                <w:szCs w:val="19"/>
              </w:rPr>
              <w:t>double</w:t>
            </w:r>
            <w:r w:rsidRPr="005E569D">
              <w:rPr>
                <w:color w:val="000000"/>
                <w:sz w:val="19"/>
                <w:szCs w:val="19"/>
              </w:rPr>
              <w:t xml:space="preserve"> y2)</w:t>
            </w:r>
          </w:p>
          <w:p w14:paraId="5DD7E19A" w14:textId="77777777" w:rsidR="005E569D" w:rsidRPr="00E24C10" w:rsidRDefault="005E569D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x1, y1, x2, y2</w:t>
            </w:r>
          </w:p>
          <w:p w14:paraId="7D31C2CD" w14:textId="3DF6ACA8" w:rsidR="005E569D" w:rsidRPr="005E569D" w:rsidRDefault="005E569D" w:rsidP="00281028">
            <w:pPr>
              <w:tabs>
                <w:tab w:val="left" w:pos="990"/>
              </w:tabs>
              <w:spacing w:after="120" w:line="360" w:lineRule="auto"/>
              <w:rPr>
                <w:color w:val="0000FF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780" w:type="dxa"/>
          </w:tcPr>
          <w:p w14:paraId="790B3478" w14:textId="05FD9CF2" w:rsidR="005E569D" w:rsidRDefault="009D400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đoạn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thẳng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đầu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mũi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từ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điểm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x1, y1 </w:t>
            </w:r>
            <w:proofErr w:type="spellStart"/>
            <w:r>
              <w:rPr>
                <w:b w:val="0"/>
                <w:bCs/>
              </w:rPr>
              <w:t>đến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điểm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toạ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x2, y2</w:t>
            </w:r>
          </w:p>
        </w:tc>
        <w:tc>
          <w:tcPr>
            <w:tcW w:w="2895" w:type="dxa"/>
          </w:tcPr>
          <w:p w14:paraId="0DF54607" w14:textId="77777777" w:rsidR="009D4002" w:rsidRDefault="009D400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3DE8E57E" w14:textId="155C9C5A" w:rsidR="005E569D" w:rsidRDefault="009D4002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ConnectorRender_Control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189</w:t>
            </w:r>
            <w:r w:rsidRPr="00E24C10">
              <w:rPr>
                <w:b w:val="0"/>
                <w:bCs/>
              </w:rPr>
              <w:t>)</w:t>
            </w:r>
          </w:p>
        </w:tc>
      </w:tr>
    </w:tbl>
    <w:p w14:paraId="781D9E7C" w14:textId="77777777" w:rsidR="001719AC" w:rsidRDefault="001719AC" w:rsidP="001719AC">
      <w:pPr>
        <w:pStyle w:val="Caption"/>
      </w:pPr>
    </w:p>
    <w:p w14:paraId="722DBF0E" w14:textId="51D25F9C" w:rsidR="005951FF" w:rsidRPr="00DD096E" w:rsidRDefault="001719AC" w:rsidP="00DD096E">
      <w:pPr>
        <w:pStyle w:val="Caption"/>
        <w:jc w:val="center"/>
        <w:rPr>
          <w:sz w:val="20"/>
          <w:szCs w:val="20"/>
        </w:rPr>
      </w:pPr>
      <w:bookmarkStart w:id="1807" w:name="_Toc24052634"/>
      <w:bookmarkStart w:id="1808" w:name="_Toc24298379"/>
      <w:proofErr w:type="spellStart"/>
      <w:r w:rsidRPr="00DD096E">
        <w:rPr>
          <w:sz w:val="20"/>
          <w:szCs w:val="20"/>
        </w:rPr>
        <w:t>Bảng</w:t>
      </w:r>
      <w:proofErr w:type="spellEnd"/>
      <w:r w:rsidRPr="00DD096E">
        <w:rPr>
          <w:sz w:val="20"/>
          <w:szCs w:val="20"/>
        </w:rPr>
        <w:t xml:space="preserve"> </w:t>
      </w:r>
      <w:r w:rsidRPr="00DD096E">
        <w:rPr>
          <w:sz w:val="20"/>
          <w:szCs w:val="20"/>
        </w:rPr>
        <w:fldChar w:fldCharType="begin"/>
      </w:r>
      <w:r w:rsidRPr="00DD096E">
        <w:rPr>
          <w:sz w:val="20"/>
          <w:szCs w:val="20"/>
        </w:rPr>
        <w:instrText xml:space="preserve"> SEQ Bảng \* ARABIC </w:instrText>
      </w:r>
      <w:r w:rsidRPr="00DD096E">
        <w:rPr>
          <w:sz w:val="20"/>
          <w:szCs w:val="20"/>
        </w:rPr>
        <w:fldChar w:fldCharType="separate"/>
      </w:r>
      <w:r w:rsidRPr="00DD096E">
        <w:rPr>
          <w:noProof/>
          <w:sz w:val="20"/>
          <w:szCs w:val="20"/>
        </w:rPr>
        <w:t>12</w:t>
      </w:r>
      <w:r w:rsidRPr="00DD096E">
        <w:rPr>
          <w:sz w:val="20"/>
          <w:szCs w:val="20"/>
        </w:rPr>
        <w:fldChar w:fldCharType="end"/>
      </w:r>
      <w:r w:rsidRPr="00DD096E">
        <w:rPr>
          <w:sz w:val="20"/>
          <w:szCs w:val="20"/>
        </w:rPr>
        <w:t xml:space="preserve">: </w:t>
      </w:r>
      <w:proofErr w:type="spellStart"/>
      <w:r w:rsidRPr="00DD096E">
        <w:rPr>
          <w:sz w:val="20"/>
          <w:szCs w:val="20"/>
        </w:rPr>
        <w:t>Đặc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tả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các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phương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thức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trong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lớp</w:t>
      </w:r>
      <w:proofErr w:type="spellEnd"/>
      <w:r w:rsidRPr="00DD096E">
        <w:rPr>
          <w:sz w:val="20"/>
          <w:szCs w:val="20"/>
        </w:rPr>
        <w:t xml:space="preserve"> </w:t>
      </w:r>
      <w:proofErr w:type="spellStart"/>
      <w:r w:rsidRPr="00DD096E">
        <w:rPr>
          <w:sz w:val="20"/>
          <w:szCs w:val="20"/>
        </w:rPr>
        <w:t>SlidePanel_Control</w:t>
      </w:r>
      <w:bookmarkEnd w:id="1807"/>
      <w:bookmarkEnd w:id="1808"/>
      <w:proofErr w:type="spellEnd"/>
    </w:p>
    <w:tbl>
      <w:tblPr>
        <w:tblStyle w:val="TableGrid"/>
        <w:tblW w:w="10365" w:type="dxa"/>
        <w:tblInd w:w="355" w:type="dxa"/>
        <w:tblLayout w:type="fixed"/>
        <w:tblLook w:val="04A0" w:firstRow="1" w:lastRow="0" w:firstColumn="1" w:lastColumn="0" w:noHBand="0" w:noVBand="1"/>
      </w:tblPr>
      <w:tblGrid>
        <w:gridCol w:w="534"/>
        <w:gridCol w:w="3156"/>
        <w:gridCol w:w="3780"/>
        <w:gridCol w:w="2895"/>
      </w:tblGrid>
      <w:tr w:rsidR="00490E19" w:rsidRPr="00E24C10" w14:paraId="62538B39" w14:textId="77777777" w:rsidTr="000D389F">
        <w:trPr>
          <w:trHeight w:val="437"/>
        </w:trPr>
        <w:tc>
          <w:tcPr>
            <w:tcW w:w="534" w:type="dxa"/>
          </w:tcPr>
          <w:p w14:paraId="034E959D" w14:textId="77777777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3156" w:type="dxa"/>
          </w:tcPr>
          <w:p w14:paraId="78CE639A" w14:textId="77777777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</w:p>
        </w:tc>
        <w:tc>
          <w:tcPr>
            <w:tcW w:w="3780" w:type="dxa"/>
          </w:tcPr>
          <w:p w14:paraId="20CFF44D" w14:textId="77777777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2895" w:type="dxa"/>
          </w:tcPr>
          <w:p w14:paraId="64DBE0FF" w14:textId="77777777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file, </w:t>
            </w:r>
            <w:del w:id="1809" w:author="HIKARI" w:date="2019-11-10T17:15:00Z">
              <w:r w:rsidRPr="00E24C10" w:rsidDel="00906A68">
                <w:rPr>
                  <w:b w:val="0"/>
                  <w:bCs/>
                </w:rPr>
                <w:delText>s</w:delText>
              </w:r>
            </w:del>
            <w:proofErr w:type="spellStart"/>
            <w:r w:rsidRPr="00E24C10">
              <w:rPr>
                <w:b w:val="0"/>
                <w:bCs/>
              </w:rPr>
              <w:t>tt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dòng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khai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báo</w:t>
            </w:r>
            <w:proofErr w:type="spellEnd"/>
          </w:p>
        </w:tc>
      </w:tr>
      <w:tr w:rsidR="00490E19" w:rsidRPr="00E24C10" w14:paraId="73A850DD" w14:textId="77777777" w:rsidTr="000D389F">
        <w:trPr>
          <w:trHeight w:val="1740"/>
        </w:trPr>
        <w:tc>
          <w:tcPr>
            <w:tcW w:w="534" w:type="dxa"/>
          </w:tcPr>
          <w:p w14:paraId="3A10FBD3" w14:textId="77777777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3156" w:type="dxa"/>
          </w:tcPr>
          <w:p w14:paraId="58BCD20E" w14:textId="5ED33BB9" w:rsidR="00490A84" w:rsidRPr="00490A84" w:rsidRDefault="00490A84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490A84">
              <w:rPr>
                <w:color w:val="0000FF"/>
                <w:sz w:val="19"/>
                <w:szCs w:val="19"/>
              </w:rPr>
              <w:t>static</w:t>
            </w:r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r w:rsidRPr="00490A84">
              <w:rPr>
                <w:color w:val="0000FF"/>
                <w:sz w:val="19"/>
                <w:szCs w:val="19"/>
              </w:rPr>
              <w:t>void</w:t>
            </w:r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Init_SlidePanel_Control</w:t>
            </w:r>
            <w:proofErr w:type="spellEnd"/>
            <w:r>
              <w:rPr>
                <w:color w:val="000000"/>
                <w:sz w:val="19"/>
                <w:szCs w:val="19"/>
              </w:rPr>
              <w:t xml:space="preserve"> </w:t>
            </w:r>
            <w:r w:rsidRPr="00490A84">
              <w:rPr>
                <w:color w:val="000000"/>
                <w:sz w:val="19"/>
                <w:szCs w:val="19"/>
              </w:rPr>
              <w:t>(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StackPanel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pn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TextBlock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 xml:space="preserve"> tb, Storyboard sb,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ListView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 xml:space="preserve"> lv,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TextBox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tbx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>, List&lt;Layer&gt; layers)</w:t>
            </w:r>
          </w:p>
          <w:p w14:paraId="77A7965E" w14:textId="32D82371" w:rsidR="00490E19" w:rsidRPr="00E657C7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proofErr w:type="spellStart"/>
            <w:r w:rsidR="00490A84">
              <w:rPr>
                <w:b w:val="0"/>
                <w:bCs/>
                <w:color w:val="000000"/>
                <w:sz w:val="19"/>
                <w:szCs w:val="19"/>
              </w:rPr>
              <w:t>pn</w:t>
            </w:r>
            <w:proofErr w:type="spellEnd"/>
            <w:r w:rsidR="00490A84">
              <w:rPr>
                <w:b w:val="0"/>
                <w:bCs/>
                <w:color w:val="000000"/>
                <w:sz w:val="19"/>
                <w:szCs w:val="19"/>
              </w:rPr>
              <w:t xml:space="preserve">, tb, sb, lv, </w:t>
            </w:r>
            <w:proofErr w:type="spellStart"/>
            <w:r w:rsidR="00490A84">
              <w:rPr>
                <w:b w:val="0"/>
                <w:bCs/>
                <w:color w:val="000000"/>
                <w:sz w:val="19"/>
                <w:szCs w:val="19"/>
              </w:rPr>
              <w:t>tbx</w:t>
            </w:r>
            <w:proofErr w:type="spellEnd"/>
            <w:r w:rsidR="00490A84">
              <w:rPr>
                <w:b w:val="0"/>
                <w:bCs/>
                <w:color w:val="000000"/>
                <w:sz w:val="19"/>
                <w:szCs w:val="19"/>
              </w:rPr>
              <w:t>, layers</w:t>
            </w:r>
          </w:p>
          <w:p w14:paraId="73408F07" w14:textId="77777777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780" w:type="dxa"/>
          </w:tcPr>
          <w:p w14:paraId="0EBBFB8D" w14:textId="6F532841" w:rsidR="00490E19" w:rsidRPr="00E657C7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Phương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thức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khởi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 w:rsidR="00490A84">
              <w:rPr>
                <w:b w:val="0"/>
                <w:bCs/>
                <w:color w:val="2B91AF"/>
                <w:szCs w:val="26"/>
              </w:rPr>
              <w:t>SlidePanel_Control</w:t>
            </w:r>
            <w:proofErr w:type="spellEnd"/>
            <w:r w:rsidR="00490A84" w:rsidRPr="00490A84">
              <w:rPr>
                <w:b w:val="0"/>
                <w:bCs/>
                <w:szCs w:val="26"/>
              </w:rPr>
              <w:t xml:space="preserve">, </w:t>
            </w:r>
            <w:proofErr w:type="spellStart"/>
            <w:r w:rsidR="00490A84">
              <w:rPr>
                <w:b w:val="0"/>
                <w:bCs/>
                <w:szCs w:val="26"/>
              </w:rPr>
              <w:t>truyền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490A84">
              <w:rPr>
                <w:b w:val="0"/>
                <w:bCs/>
                <w:szCs w:val="26"/>
              </w:rPr>
              <w:t>cho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490A84">
              <w:rPr>
                <w:b w:val="0"/>
                <w:bCs/>
                <w:szCs w:val="26"/>
              </w:rPr>
              <w:t>nó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490A84">
              <w:rPr>
                <w:b w:val="0"/>
                <w:bCs/>
                <w:szCs w:val="26"/>
              </w:rPr>
              <w:t>tất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490A84">
              <w:rPr>
                <w:b w:val="0"/>
                <w:bCs/>
                <w:szCs w:val="26"/>
              </w:rPr>
              <w:t>cả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490A84">
              <w:rPr>
                <w:b w:val="0"/>
                <w:bCs/>
                <w:szCs w:val="26"/>
              </w:rPr>
              <w:t>các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control </w:t>
            </w:r>
            <w:proofErr w:type="spellStart"/>
            <w:r w:rsidR="00490A84">
              <w:rPr>
                <w:b w:val="0"/>
                <w:bCs/>
                <w:szCs w:val="26"/>
              </w:rPr>
              <w:t>cần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490A84">
              <w:rPr>
                <w:b w:val="0"/>
                <w:bCs/>
                <w:szCs w:val="26"/>
              </w:rPr>
              <w:t>điều</w:t>
            </w:r>
            <w:proofErr w:type="spellEnd"/>
            <w:r w:rsidR="00490A84">
              <w:rPr>
                <w:b w:val="0"/>
                <w:bCs/>
                <w:szCs w:val="26"/>
              </w:rPr>
              <w:t xml:space="preserve"> </w:t>
            </w:r>
            <w:proofErr w:type="spellStart"/>
            <w:r w:rsidR="00490A84">
              <w:rPr>
                <w:b w:val="0"/>
                <w:bCs/>
                <w:szCs w:val="26"/>
              </w:rPr>
              <w:t>khiển</w:t>
            </w:r>
            <w:proofErr w:type="spellEnd"/>
          </w:p>
        </w:tc>
        <w:tc>
          <w:tcPr>
            <w:tcW w:w="2895" w:type="dxa"/>
          </w:tcPr>
          <w:p w14:paraId="5CAE1B60" w14:textId="77777777" w:rsidR="00490E19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1E5D12D6" w14:textId="1A0D56E5" w:rsidR="00490E19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SlidePanel</w:t>
            </w:r>
            <w:r w:rsidR="00490E19">
              <w:rPr>
                <w:b w:val="0"/>
                <w:bCs/>
              </w:rPr>
              <w:t>_Control</w:t>
            </w:r>
            <w:r w:rsidR="00490E19" w:rsidRPr="00E24C10">
              <w:rPr>
                <w:b w:val="0"/>
                <w:bCs/>
              </w:rPr>
              <w:t>.cs</w:t>
            </w:r>
            <w:proofErr w:type="spellEnd"/>
            <w:r w:rsidR="00490E19"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44</w:t>
            </w:r>
            <w:r w:rsidR="00490E19" w:rsidRPr="00E24C10">
              <w:rPr>
                <w:b w:val="0"/>
                <w:bCs/>
              </w:rPr>
              <w:t>)</w:t>
            </w:r>
          </w:p>
        </w:tc>
      </w:tr>
      <w:tr w:rsidR="00490E19" w:rsidRPr="00E24C10" w14:paraId="182F9633" w14:textId="77777777" w:rsidTr="00490A84">
        <w:trPr>
          <w:trHeight w:val="1673"/>
        </w:trPr>
        <w:tc>
          <w:tcPr>
            <w:tcW w:w="534" w:type="dxa"/>
          </w:tcPr>
          <w:p w14:paraId="1B33262C" w14:textId="77777777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lastRenderedPageBreak/>
              <w:t>2</w:t>
            </w:r>
          </w:p>
        </w:tc>
        <w:tc>
          <w:tcPr>
            <w:tcW w:w="3156" w:type="dxa"/>
          </w:tcPr>
          <w:p w14:paraId="194764D3" w14:textId="77777777" w:rsidR="00490A84" w:rsidRPr="00490A84" w:rsidRDefault="00490A84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490A84">
              <w:rPr>
                <w:color w:val="0000FF"/>
                <w:sz w:val="19"/>
                <w:szCs w:val="19"/>
              </w:rPr>
              <w:t>static</w:t>
            </w:r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r w:rsidRPr="00490A84">
              <w:rPr>
                <w:color w:val="0000FF"/>
                <w:sz w:val="19"/>
                <w:szCs w:val="19"/>
              </w:rPr>
              <w:t>void</w:t>
            </w:r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SlidePanel_</w:t>
            </w:r>
            <w:proofErr w:type="gramStart"/>
            <w:r w:rsidRPr="00490A84">
              <w:rPr>
                <w:color w:val="000000"/>
                <w:sz w:val="19"/>
                <w:szCs w:val="19"/>
              </w:rPr>
              <w:t>Show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490A84">
              <w:rPr>
                <w:color w:val="0000FF"/>
                <w:sz w:val="19"/>
                <w:szCs w:val="19"/>
              </w:rPr>
              <w:t>string</w:t>
            </w:r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namelayer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 xml:space="preserve">,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SlidePanel_Mode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490A84">
              <w:rPr>
                <w:color w:val="000000"/>
                <w:sz w:val="19"/>
                <w:szCs w:val="19"/>
              </w:rPr>
              <w:t>displayMode</w:t>
            </w:r>
            <w:proofErr w:type="spellEnd"/>
            <w:r w:rsidRPr="00490A84">
              <w:rPr>
                <w:color w:val="000000"/>
                <w:sz w:val="19"/>
                <w:szCs w:val="19"/>
              </w:rPr>
              <w:t>)</w:t>
            </w:r>
          </w:p>
          <w:p w14:paraId="4A116C28" w14:textId="33EAB6BE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proofErr w:type="spellStart"/>
            <w:r w:rsidR="00490A84" w:rsidRPr="00490A84">
              <w:rPr>
                <w:b w:val="0"/>
                <w:bCs/>
                <w:color w:val="000000"/>
                <w:sz w:val="19"/>
                <w:szCs w:val="19"/>
              </w:rPr>
              <w:t>namelayer</w:t>
            </w:r>
            <w:proofErr w:type="spellEnd"/>
          </w:p>
          <w:p w14:paraId="196F058A" w14:textId="77777777" w:rsidR="00490E19" w:rsidRPr="00E24C10" w:rsidRDefault="00490E19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</w:t>
            </w:r>
            <w:r>
              <w:rPr>
                <w:b w:val="0"/>
                <w:bCs/>
                <w:color w:val="000000"/>
                <w:sz w:val="19"/>
                <w:szCs w:val="19"/>
              </w:rPr>
              <w:t xml:space="preserve"> None</w:t>
            </w:r>
          </w:p>
        </w:tc>
        <w:tc>
          <w:tcPr>
            <w:tcW w:w="3780" w:type="dxa"/>
          </w:tcPr>
          <w:p w14:paraId="53342BCA" w14:textId="1C84DFF0" w:rsidR="00490E19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Đổi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chế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độ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SlidePanel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thành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hiển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thị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thông</w:t>
            </w:r>
            <w:proofErr w:type="spellEnd"/>
            <w:r>
              <w:rPr>
                <w:b w:val="0"/>
                <w:bCs/>
              </w:rPr>
              <w:t xml:space="preserve"> tin chi </w:t>
            </w:r>
            <w:proofErr w:type="spellStart"/>
            <w:r>
              <w:rPr>
                <w:b w:val="0"/>
                <w:bCs/>
              </w:rPr>
              <w:t>tiết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layer </w:t>
            </w:r>
            <w:proofErr w:type="spellStart"/>
            <w:r>
              <w:rPr>
                <w:b w:val="0"/>
                <w:bCs/>
              </w:rPr>
              <w:t>với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trước</w:t>
            </w:r>
            <w:proofErr w:type="spellEnd"/>
          </w:p>
        </w:tc>
        <w:tc>
          <w:tcPr>
            <w:tcW w:w="2895" w:type="dxa"/>
          </w:tcPr>
          <w:p w14:paraId="4FEB6023" w14:textId="77777777" w:rsidR="00490A84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RenderControl</w:t>
            </w:r>
            <w:proofErr w:type="spellEnd"/>
            <w:r>
              <w:rPr>
                <w:b w:val="0"/>
                <w:bCs/>
              </w:rPr>
              <w:t>/</w:t>
            </w:r>
          </w:p>
          <w:p w14:paraId="4E89D14F" w14:textId="31A33CB7" w:rsidR="00490E19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SlidePanel_Control</w:t>
            </w:r>
            <w:r w:rsidRPr="00E24C10">
              <w:rPr>
                <w:b w:val="0"/>
                <w:bCs/>
              </w:rPr>
              <w:t>.cs</w:t>
            </w:r>
            <w:proofErr w:type="spellEnd"/>
            <w:r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56</w:t>
            </w:r>
            <w:r w:rsidRPr="00E24C10">
              <w:rPr>
                <w:b w:val="0"/>
                <w:bCs/>
              </w:rPr>
              <w:t>)</w:t>
            </w:r>
          </w:p>
        </w:tc>
      </w:tr>
    </w:tbl>
    <w:p w14:paraId="38E24B5C" w14:textId="77777777" w:rsidR="005B7EF7" w:rsidRPr="005B7EF7" w:rsidRDefault="005B7EF7">
      <w:pPr>
        <w:rPr>
          <w:rPrChange w:id="1810" w:author="HIKARI" w:date="2019-11-08T23:09:00Z">
            <w:rPr/>
          </w:rPrChange>
        </w:rPr>
        <w:pPrChange w:id="1811" w:author="HIKARI" w:date="2019-11-08T23:09:00Z">
          <w:pPr>
            <w:pStyle w:val="Caption"/>
          </w:pPr>
        </w:pPrChange>
      </w:pPr>
    </w:p>
    <w:p w14:paraId="2607049B" w14:textId="5F8C066C" w:rsidR="005951FF" w:rsidRPr="001719AC" w:rsidRDefault="001719AC" w:rsidP="00DD096E">
      <w:pPr>
        <w:pStyle w:val="Caption"/>
        <w:jc w:val="center"/>
        <w:rPr>
          <w:sz w:val="20"/>
          <w:szCs w:val="20"/>
        </w:rPr>
      </w:pPr>
      <w:bookmarkStart w:id="1812" w:name="_Toc24052635"/>
      <w:bookmarkStart w:id="1813" w:name="_Toc24298380"/>
      <w:proofErr w:type="spellStart"/>
      <w:r w:rsidRPr="001719AC">
        <w:rPr>
          <w:sz w:val="20"/>
          <w:szCs w:val="20"/>
        </w:rPr>
        <w:t>Bảng</w:t>
      </w:r>
      <w:proofErr w:type="spellEnd"/>
      <w:r w:rsidRPr="001719AC">
        <w:rPr>
          <w:sz w:val="20"/>
          <w:szCs w:val="20"/>
        </w:rPr>
        <w:t xml:space="preserve"> </w:t>
      </w:r>
      <w:r w:rsidRPr="001719AC">
        <w:rPr>
          <w:sz w:val="20"/>
          <w:szCs w:val="20"/>
        </w:rPr>
        <w:fldChar w:fldCharType="begin"/>
      </w:r>
      <w:r w:rsidRPr="001719AC">
        <w:rPr>
          <w:sz w:val="20"/>
          <w:szCs w:val="20"/>
        </w:rPr>
        <w:instrText xml:space="preserve"> SEQ Bảng \* ARABIC </w:instrText>
      </w:r>
      <w:r w:rsidRPr="001719AC">
        <w:rPr>
          <w:sz w:val="20"/>
          <w:szCs w:val="20"/>
        </w:rPr>
        <w:fldChar w:fldCharType="separate"/>
      </w:r>
      <w:r w:rsidRPr="001719AC">
        <w:rPr>
          <w:noProof/>
          <w:sz w:val="20"/>
          <w:szCs w:val="20"/>
        </w:rPr>
        <w:t>13</w:t>
      </w:r>
      <w:r w:rsidRPr="001719AC">
        <w:rPr>
          <w:sz w:val="20"/>
          <w:szCs w:val="20"/>
        </w:rPr>
        <w:fldChar w:fldCharType="end"/>
      </w:r>
      <w:r w:rsidRPr="001719AC">
        <w:rPr>
          <w:sz w:val="20"/>
          <w:szCs w:val="20"/>
        </w:rPr>
        <w:t xml:space="preserve">: </w:t>
      </w:r>
      <w:proofErr w:type="spellStart"/>
      <w:r w:rsidRPr="001719AC">
        <w:rPr>
          <w:sz w:val="20"/>
          <w:szCs w:val="20"/>
        </w:rPr>
        <w:t>Đặc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tả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các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phương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thức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trong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lớp</w:t>
      </w:r>
      <w:proofErr w:type="spellEnd"/>
      <w:r w:rsidRPr="001719AC">
        <w:rPr>
          <w:sz w:val="20"/>
          <w:szCs w:val="20"/>
        </w:rPr>
        <w:t xml:space="preserve"> Arrow</w:t>
      </w:r>
      <w:bookmarkEnd w:id="1812"/>
      <w:bookmarkEnd w:id="1813"/>
    </w:p>
    <w:tbl>
      <w:tblPr>
        <w:tblStyle w:val="TableGrid"/>
        <w:tblW w:w="10365" w:type="dxa"/>
        <w:tblInd w:w="355" w:type="dxa"/>
        <w:tblLayout w:type="fixed"/>
        <w:tblLook w:val="04A0" w:firstRow="1" w:lastRow="0" w:firstColumn="1" w:lastColumn="0" w:noHBand="0" w:noVBand="1"/>
      </w:tblPr>
      <w:tblGrid>
        <w:gridCol w:w="534"/>
        <w:gridCol w:w="3156"/>
        <w:gridCol w:w="3960"/>
        <w:gridCol w:w="2715"/>
      </w:tblGrid>
      <w:tr w:rsidR="00490A84" w:rsidRPr="00E24C10" w14:paraId="73C64044" w14:textId="77777777" w:rsidTr="00903812">
        <w:trPr>
          <w:trHeight w:val="437"/>
        </w:trPr>
        <w:tc>
          <w:tcPr>
            <w:tcW w:w="534" w:type="dxa"/>
          </w:tcPr>
          <w:p w14:paraId="0F9B6EA8" w14:textId="77777777" w:rsidR="00490A84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3156" w:type="dxa"/>
          </w:tcPr>
          <w:p w14:paraId="58F0EFAF" w14:textId="77777777" w:rsidR="00490A84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</w:p>
        </w:tc>
        <w:tc>
          <w:tcPr>
            <w:tcW w:w="3960" w:type="dxa"/>
          </w:tcPr>
          <w:p w14:paraId="2E27DF72" w14:textId="77777777" w:rsidR="00490A84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2715" w:type="dxa"/>
          </w:tcPr>
          <w:p w14:paraId="4AB3EE35" w14:textId="33EABBE4" w:rsidR="00490A84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file, </w:t>
            </w:r>
            <w:proofErr w:type="spellStart"/>
            <w:r w:rsidRPr="00E24C10">
              <w:rPr>
                <w:b w:val="0"/>
                <w:bCs/>
              </w:rPr>
              <w:t>dòng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khai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báo</w:t>
            </w:r>
            <w:proofErr w:type="spellEnd"/>
          </w:p>
        </w:tc>
      </w:tr>
      <w:tr w:rsidR="00490A84" w:rsidRPr="00E24C10" w14:paraId="7D14D4E5" w14:textId="77777777" w:rsidTr="00903812">
        <w:trPr>
          <w:trHeight w:val="1740"/>
        </w:trPr>
        <w:tc>
          <w:tcPr>
            <w:tcW w:w="534" w:type="dxa"/>
          </w:tcPr>
          <w:p w14:paraId="179C68D1" w14:textId="77777777" w:rsidR="00490A84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3156" w:type="dxa"/>
          </w:tcPr>
          <w:p w14:paraId="62551C64" w14:textId="77777777" w:rsidR="003E1855" w:rsidRPr="003E1855" w:rsidRDefault="003E1855" w:rsidP="00281028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3E1855">
              <w:rPr>
                <w:color w:val="0000FF"/>
                <w:sz w:val="19"/>
                <w:szCs w:val="19"/>
              </w:rPr>
              <w:t>static</w:t>
            </w:r>
            <w:r w:rsidRPr="003E1855">
              <w:rPr>
                <w:color w:val="000000"/>
                <w:sz w:val="19"/>
                <w:szCs w:val="19"/>
              </w:rPr>
              <w:t xml:space="preserve"> Shape </w:t>
            </w:r>
            <w:proofErr w:type="spellStart"/>
            <w:proofErr w:type="gramStart"/>
            <w:r w:rsidRPr="003E1855">
              <w:rPr>
                <w:color w:val="000000"/>
                <w:sz w:val="19"/>
                <w:szCs w:val="19"/>
              </w:rPr>
              <w:t>DrawLinkArrow</w:t>
            </w:r>
            <w:proofErr w:type="spellEnd"/>
            <w:r w:rsidRPr="003E1855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3E1855">
              <w:rPr>
                <w:color w:val="000000"/>
                <w:sz w:val="19"/>
                <w:szCs w:val="19"/>
              </w:rPr>
              <w:t>Point p1, Point p2)</w:t>
            </w:r>
          </w:p>
          <w:p w14:paraId="1E6AAEB6" w14:textId="634350A4" w:rsidR="00490A84" w:rsidRPr="00E657C7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 w:rsidR="003E1855">
              <w:rPr>
                <w:b w:val="0"/>
                <w:bCs/>
                <w:color w:val="000000"/>
                <w:sz w:val="19"/>
                <w:szCs w:val="19"/>
              </w:rPr>
              <w:t>p1, p2</w:t>
            </w:r>
          </w:p>
          <w:p w14:paraId="7DBD441F" w14:textId="77777777" w:rsidR="00490A84" w:rsidRPr="00E24C10" w:rsidRDefault="00490A84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960" w:type="dxa"/>
          </w:tcPr>
          <w:p w14:paraId="60EB4874" w14:textId="780DE8F3" w:rsidR="00490A84" w:rsidRPr="00E657C7" w:rsidRDefault="003E1855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Shape </w:t>
            </w:r>
            <w:proofErr w:type="spellStart"/>
            <w:r>
              <w:rPr>
                <w:b w:val="0"/>
                <w:bCs/>
              </w:rPr>
              <w:t>người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tuỳ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chỉnh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dạng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đoạn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thẳng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đầu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mũi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từ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điểm</w:t>
            </w:r>
            <w:proofErr w:type="spellEnd"/>
            <w:r>
              <w:rPr>
                <w:b w:val="0"/>
                <w:bCs/>
              </w:rPr>
              <w:t xml:space="preserve"> p1 </w:t>
            </w:r>
            <w:proofErr w:type="spellStart"/>
            <w:r>
              <w:rPr>
                <w:b w:val="0"/>
                <w:bCs/>
              </w:rPr>
              <w:t>đến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điểm</w:t>
            </w:r>
            <w:proofErr w:type="spellEnd"/>
            <w:r>
              <w:rPr>
                <w:b w:val="0"/>
                <w:bCs/>
              </w:rPr>
              <w:t xml:space="preserve"> p2  </w:t>
            </w:r>
          </w:p>
        </w:tc>
        <w:tc>
          <w:tcPr>
            <w:tcW w:w="2715" w:type="dxa"/>
          </w:tcPr>
          <w:p w14:paraId="3D477943" w14:textId="7F2A517B" w:rsidR="00490A84" w:rsidRDefault="003E1855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GraphicsObject</w:t>
            </w:r>
            <w:proofErr w:type="spellEnd"/>
            <w:r w:rsidR="00490A84">
              <w:rPr>
                <w:b w:val="0"/>
                <w:bCs/>
              </w:rPr>
              <w:t>/</w:t>
            </w:r>
          </w:p>
          <w:p w14:paraId="7A03C120" w14:textId="68B8C64C" w:rsidR="00490A84" w:rsidRPr="00E24C10" w:rsidRDefault="003E1855" w:rsidP="00281028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Arrow</w:t>
            </w:r>
            <w:r w:rsidR="00490A84" w:rsidRPr="00E24C10">
              <w:rPr>
                <w:b w:val="0"/>
                <w:bCs/>
              </w:rPr>
              <w:t>.cs</w:t>
            </w:r>
            <w:proofErr w:type="spellEnd"/>
            <w:r w:rsidR="00490A84" w:rsidRPr="00E24C10">
              <w:rPr>
                <w:b w:val="0"/>
                <w:bCs/>
              </w:rPr>
              <w:t xml:space="preserve"> (</w:t>
            </w:r>
            <w:r>
              <w:rPr>
                <w:b w:val="0"/>
                <w:bCs/>
              </w:rPr>
              <w:t>16</w:t>
            </w:r>
            <w:r w:rsidR="00490A84" w:rsidRPr="00E24C10">
              <w:rPr>
                <w:b w:val="0"/>
                <w:bCs/>
              </w:rPr>
              <w:t>)</w:t>
            </w:r>
          </w:p>
        </w:tc>
      </w:tr>
    </w:tbl>
    <w:p w14:paraId="6C798422" w14:textId="77777777" w:rsidR="00DD5052" w:rsidRPr="00DD5052" w:rsidRDefault="00DD5052">
      <w:pPr>
        <w:rPr>
          <w:i/>
          <w:iCs/>
          <w:rPrChange w:id="1814" w:author="HIKARI" w:date="2019-11-09T21:16:00Z">
            <w:rPr>
              <w:i w:val="0"/>
              <w:iCs w:val="0"/>
              <w:sz w:val="20"/>
              <w:szCs w:val="20"/>
            </w:rPr>
          </w:rPrChange>
        </w:rPr>
        <w:pPrChange w:id="1815" w:author="HIKARI" w:date="2019-11-09T21:16:00Z">
          <w:pPr>
            <w:pStyle w:val="Caption"/>
          </w:pPr>
        </w:pPrChange>
      </w:pPr>
    </w:p>
    <w:p w14:paraId="1CEBBFB1" w14:textId="3712266C" w:rsidR="00E41BF0" w:rsidRPr="001719AC" w:rsidRDefault="001719AC" w:rsidP="001719AC">
      <w:pPr>
        <w:pStyle w:val="Caption"/>
        <w:jc w:val="center"/>
        <w:rPr>
          <w:sz w:val="20"/>
          <w:szCs w:val="20"/>
        </w:rPr>
      </w:pPr>
      <w:bookmarkStart w:id="1816" w:name="_Toc24052636"/>
      <w:bookmarkStart w:id="1817" w:name="_Toc24298381"/>
      <w:proofErr w:type="spellStart"/>
      <w:r w:rsidRPr="001719AC">
        <w:rPr>
          <w:sz w:val="20"/>
          <w:szCs w:val="20"/>
        </w:rPr>
        <w:t>Bảng</w:t>
      </w:r>
      <w:proofErr w:type="spellEnd"/>
      <w:r w:rsidRPr="001719AC">
        <w:rPr>
          <w:sz w:val="20"/>
          <w:szCs w:val="20"/>
        </w:rPr>
        <w:t xml:space="preserve"> </w:t>
      </w:r>
      <w:r w:rsidRPr="001719AC">
        <w:rPr>
          <w:sz w:val="20"/>
          <w:szCs w:val="20"/>
        </w:rPr>
        <w:fldChar w:fldCharType="begin"/>
      </w:r>
      <w:r w:rsidRPr="001719AC">
        <w:rPr>
          <w:sz w:val="20"/>
          <w:szCs w:val="20"/>
        </w:rPr>
        <w:instrText xml:space="preserve"> SEQ Bảng \* ARABIC </w:instrText>
      </w:r>
      <w:r w:rsidRPr="001719AC">
        <w:rPr>
          <w:sz w:val="20"/>
          <w:szCs w:val="20"/>
        </w:rPr>
        <w:fldChar w:fldCharType="separate"/>
      </w:r>
      <w:r w:rsidRPr="001719AC">
        <w:rPr>
          <w:noProof/>
          <w:sz w:val="20"/>
          <w:szCs w:val="20"/>
        </w:rPr>
        <w:t>14</w:t>
      </w:r>
      <w:r w:rsidRPr="001719AC">
        <w:rPr>
          <w:sz w:val="20"/>
          <w:szCs w:val="20"/>
        </w:rPr>
        <w:fldChar w:fldCharType="end"/>
      </w:r>
      <w:r w:rsidRPr="001719AC">
        <w:rPr>
          <w:sz w:val="20"/>
          <w:szCs w:val="20"/>
        </w:rPr>
        <w:t xml:space="preserve">: </w:t>
      </w:r>
      <w:proofErr w:type="spellStart"/>
      <w:r w:rsidRPr="001719AC">
        <w:rPr>
          <w:sz w:val="20"/>
          <w:szCs w:val="20"/>
        </w:rPr>
        <w:t>Đặc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tả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các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phương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thức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trong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lớp</w:t>
      </w:r>
      <w:proofErr w:type="spellEnd"/>
      <w:r w:rsidRPr="001719AC">
        <w:rPr>
          <w:sz w:val="20"/>
          <w:szCs w:val="20"/>
        </w:rPr>
        <w:t xml:space="preserve"> </w:t>
      </w:r>
      <w:proofErr w:type="spellStart"/>
      <w:r w:rsidRPr="001719AC">
        <w:rPr>
          <w:sz w:val="20"/>
          <w:szCs w:val="20"/>
        </w:rPr>
        <w:t>TextInput_Hander</w:t>
      </w:r>
      <w:bookmarkEnd w:id="1816"/>
      <w:bookmarkEnd w:id="1817"/>
      <w:proofErr w:type="spellEnd"/>
    </w:p>
    <w:tbl>
      <w:tblPr>
        <w:tblStyle w:val="TableGrid"/>
        <w:tblW w:w="10365" w:type="dxa"/>
        <w:tblInd w:w="355" w:type="dxa"/>
        <w:tblLayout w:type="fixed"/>
        <w:tblLook w:val="04A0" w:firstRow="1" w:lastRow="0" w:firstColumn="1" w:lastColumn="0" w:noHBand="0" w:noVBand="1"/>
      </w:tblPr>
      <w:tblGrid>
        <w:gridCol w:w="534"/>
        <w:gridCol w:w="3156"/>
        <w:gridCol w:w="3960"/>
        <w:gridCol w:w="2715"/>
      </w:tblGrid>
      <w:tr w:rsidR="0030106A" w:rsidRPr="00E24C10" w14:paraId="5DAB09A9" w14:textId="77777777" w:rsidTr="00903812">
        <w:trPr>
          <w:trHeight w:val="437"/>
        </w:trPr>
        <w:tc>
          <w:tcPr>
            <w:tcW w:w="534" w:type="dxa"/>
          </w:tcPr>
          <w:p w14:paraId="3ADE831A" w14:textId="77777777" w:rsidR="0030106A" w:rsidRPr="00E24C10" w:rsidRDefault="0030106A" w:rsidP="002C0C40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TT</w:t>
            </w:r>
          </w:p>
        </w:tc>
        <w:tc>
          <w:tcPr>
            <w:tcW w:w="3156" w:type="dxa"/>
          </w:tcPr>
          <w:p w14:paraId="05584701" w14:textId="77777777" w:rsidR="0030106A" w:rsidRPr="00E24C10" w:rsidRDefault="0030106A" w:rsidP="002C0C40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Phương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thức</w:t>
            </w:r>
            <w:proofErr w:type="spellEnd"/>
          </w:p>
        </w:tc>
        <w:tc>
          <w:tcPr>
            <w:tcW w:w="3960" w:type="dxa"/>
          </w:tcPr>
          <w:p w14:paraId="26A89A93" w14:textId="77777777" w:rsidR="0030106A" w:rsidRPr="00E24C10" w:rsidRDefault="0030106A" w:rsidP="002C0C40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Mục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đích</w:t>
            </w:r>
            <w:proofErr w:type="spellEnd"/>
          </w:p>
        </w:tc>
        <w:tc>
          <w:tcPr>
            <w:tcW w:w="2715" w:type="dxa"/>
          </w:tcPr>
          <w:p w14:paraId="2D3ECF7F" w14:textId="095E84F8" w:rsidR="0030106A" w:rsidRPr="00E24C10" w:rsidRDefault="0030106A" w:rsidP="000150EE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 w:rsidRPr="00E24C10">
              <w:rPr>
                <w:b w:val="0"/>
                <w:bCs/>
              </w:rPr>
              <w:t>Tên</w:t>
            </w:r>
            <w:proofErr w:type="spellEnd"/>
            <w:r w:rsidRPr="00E24C10">
              <w:rPr>
                <w:b w:val="0"/>
                <w:bCs/>
              </w:rPr>
              <w:t xml:space="preserve"> file, </w:t>
            </w:r>
            <w:proofErr w:type="spellStart"/>
            <w:r w:rsidRPr="00E24C10">
              <w:rPr>
                <w:b w:val="0"/>
                <w:bCs/>
              </w:rPr>
              <w:t>dòng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khai</w:t>
            </w:r>
            <w:proofErr w:type="spellEnd"/>
            <w:r w:rsidRPr="00E24C10">
              <w:rPr>
                <w:b w:val="0"/>
                <w:bCs/>
              </w:rPr>
              <w:t xml:space="preserve"> </w:t>
            </w:r>
            <w:proofErr w:type="spellStart"/>
            <w:r w:rsidRPr="00E24C10">
              <w:rPr>
                <w:b w:val="0"/>
                <w:bCs/>
              </w:rPr>
              <w:t>báo</w:t>
            </w:r>
            <w:proofErr w:type="spellEnd"/>
          </w:p>
        </w:tc>
      </w:tr>
      <w:tr w:rsidR="0030106A" w:rsidRPr="00E24C10" w14:paraId="62745A2D" w14:textId="77777777" w:rsidTr="00903812">
        <w:trPr>
          <w:trHeight w:val="1740"/>
        </w:trPr>
        <w:tc>
          <w:tcPr>
            <w:tcW w:w="534" w:type="dxa"/>
          </w:tcPr>
          <w:p w14:paraId="059E8006" w14:textId="77777777" w:rsidR="0030106A" w:rsidRPr="00E24C10" w:rsidRDefault="0030106A" w:rsidP="002C0C40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r w:rsidRPr="00E24C10">
              <w:rPr>
                <w:b w:val="0"/>
                <w:bCs/>
              </w:rPr>
              <w:t>1</w:t>
            </w:r>
          </w:p>
        </w:tc>
        <w:tc>
          <w:tcPr>
            <w:tcW w:w="3156" w:type="dxa"/>
          </w:tcPr>
          <w:p w14:paraId="2CA221AD" w14:textId="6D7DDCD6" w:rsidR="0030106A" w:rsidRPr="0030106A" w:rsidRDefault="0030106A" w:rsidP="002C0C40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proofErr w:type="spellStart"/>
            <w:r w:rsidRPr="0030106A">
              <w:rPr>
                <w:b w:val="0"/>
                <w:bCs/>
                <w:color w:val="2B91AF"/>
                <w:sz w:val="19"/>
                <w:szCs w:val="19"/>
              </w:rPr>
              <w:t>TextInput_</w:t>
            </w:r>
            <w:proofErr w:type="gramStart"/>
            <w:r w:rsidRPr="0030106A">
              <w:rPr>
                <w:b w:val="0"/>
                <w:bCs/>
                <w:color w:val="2B91AF"/>
                <w:sz w:val="19"/>
                <w:szCs w:val="19"/>
              </w:rPr>
              <w:t>Hander</w:t>
            </w:r>
            <w:proofErr w:type="spellEnd"/>
            <w:r w:rsidRPr="0030106A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30106A">
              <w:rPr>
                <w:b w:val="0"/>
                <w:bCs/>
                <w:color w:val="0000FF"/>
                <w:sz w:val="19"/>
                <w:szCs w:val="19"/>
              </w:rPr>
              <w:t>string</w:t>
            </w:r>
            <w:r w:rsidRPr="0030106A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30106A">
              <w:rPr>
                <w:b w:val="0"/>
                <w:bCs/>
                <w:color w:val="000000"/>
                <w:sz w:val="19"/>
                <w:szCs w:val="19"/>
              </w:rPr>
              <w:t>textinput</w:t>
            </w:r>
            <w:proofErr w:type="spellEnd"/>
            <w:r w:rsidRPr="0030106A">
              <w:rPr>
                <w:b w:val="0"/>
                <w:bCs/>
                <w:color w:val="000000"/>
                <w:sz w:val="19"/>
                <w:szCs w:val="19"/>
              </w:rPr>
              <w:t xml:space="preserve">, </w:t>
            </w:r>
            <w:r w:rsidRPr="0030106A">
              <w:rPr>
                <w:b w:val="0"/>
                <w:bCs/>
                <w:color w:val="0000FF"/>
                <w:sz w:val="19"/>
                <w:szCs w:val="19"/>
              </w:rPr>
              <w:t>ref</w:t>
            </w:r>
            <w:r w:rsidRPr="0030106A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30106A">
              <w:rPr>
                <w:b w:val="0"/>
                <w:bCs/>
                <w:color w:val="000000"/>
                <w:sz w:val="19"/>
                <w:szCs w:val="19"/>
              </w:rPr>
              <w:t>TensorModel</w:t>
            </w:r>
            <w:proofErr w:type="spellEnd"/>
            <w:r w:rsidRPr="0030106A">
              <w:rPr>
                <w:b w:val="0"/>
                <w:bCs/>
                <w:color w:val="000000"/>
                <w:sz w:val="19"/>
                <w:szCs w:val="19"/>
              </w:rPr>
              <w:t xml:space="preserve"> _</w:t>
            </w:r>
            <w:proofErr w:type="spellStart"/>
            <w:r w:rsidRPr="0030106A">
              <w:rPr>
                <w:b w:val="0"/>
                <w:bCs/>
                <w:color w:val="000000"/>
                <w:sz w:val="19"/>
                <w:szCs w:val="19"/>
              </w:rPr>
              <w:t>ModelOutput</w:t>
            </w:r>
            <w:proofErr w:type="spellEnd"/>
            <w:r w:rsidRPr="0030106A">
              <w:rPr>
                <w:b w:val="0"/>
                <w:bCs/>
                <w:color w:val="000000"/>
                <w:sz w:val="19"/>
                <w:szCs w:val="19"/>
              </w:rPr>
              <w:t>)</w:t>
            </w:r>
          </w:p>
          <w:p w14:paraId="62F2A5DD" w14:textId="2833677F" w:rsidR="0030106A" w:rsidRPr="00E657C7" w:rsidRDefault="0030106A" w:rsidP="002C0C40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proofErr w:type="spellStart"/>
            <w:r w:rsidR="00903812">
              <w:rPr>
                <w:b w:val="0"/>
                <w:bCs/>
                <w:color w:val="000000"/>
                <w:sz w:val="19"/>
                <w:szCs w:val="19"/>
              </w:rPr>
              <w:t>textinput</w:t>
            </w:r>
            <w:proofErr w:type="spellEnd"/>
            <w:r w:rsidR="00903812">
              <w:rPr>
                <w:b w:val="0"/>
                <w:bCs/>
                <w:color w:val="000000"/>
                <w:sz w:val="19"/>
                <w:szCs w:val="19"/>
              </w:rPr>
              <w:t xml:space="preserve">, </w:t>
            </w:r>
            <w:proofErr w:type="spellStart"/>
            <w:r w:rsidR="00903812">
              <w:rPr>
                <w:b w:val="0"/>
                <w:bCs/>
                <w:color w:val="000000"/>
                <w:sz w:val="19"/>
                <w:szCs w:val="19"/>
              </w:rPr>
              <w:t>TensorModel</w:t>
            </w:r>
            <w:proofErr w:type="spellEnd"/>
            <w:r w:rsidR="00903812">
              <w:rPr>
                <w:b w:val="0"/>
                <w:bCs/>
                <w:color w:val="000000"/>
                <w:sz w:val="19"/>
                <w:szCs w:val="19"/>
              </w:rPr>
              <w:t>_</w:t>
            </w:r>
            <w:r w:rsidR="00903812" w:rsidRPr="0030106A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903812" w:rsidRPr="0030106A">
              <w:rPr>
                <w:b w:val="0"/>
                <w:bCs/>
                <w:color w:val="000000"/>
                <w:sz w:val="19"/>
                <w:szCs w:val="19"/>
              </w:rPr>
              <w:t>ModelOutput</w:t>
            </w:r>
            <w:proofErr w:type="spellEnd"/>
          </w:p>
          <w:p w14:paraId="11D1FC16" w14:textId="77777777" w:rsidR="0030106A" w:rsidRPr="00E24C10" w:rsidRDefault="0030106A" w:rsidP="002C0C40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>output: None</w:t>
            </w:r>
          </w:p>
        </w:tc>
        <w:tc>
          <w:tcPr>
            <w:tcW w:w="3960" w:type="dxa"/>
          </w:tcPr>
          <w:p w14:paraId="3FC08194" w14:textId="10C0C1E4" w:rsidR="0030106A" w:rsidRPr="00E657C7" w:rsidRDefault="0030106A" w:rsidP="00903812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Khởi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TextInput</w:t>
            </w:r>
            <w:r w:rsidR="00903812">
              <w:rPr>
                <w:b w:val="0"/>
                <w:bCs/>
              </w:rPr>
              <w:t>_</w:t>
            </w:r>
            <w:r>
              <w:rPr>
                <w:b w:val="0"/>
                <w:bCs/>
              </w:rPr>
              <w:t>Hander</w:t>
            </w:r>
            <w:proofErr w:type="spellEnd"/>
            <w:r>
              <w:rPr>
                <w:b w:val="0"/>
                <w:bCs/>
              </w:rPr>
              <w:t xml:space="preserve">. </w:t>
            </w:r>
            <w:proofErr w:type="spellStart"/>
            <w:r>
              <w:rPr>
                <w:b w:val="0"/>
                <w:bCs/>
              </w:rPr>
              <w:t>Đọc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và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chuẩn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hoá</w:t>
            </w:r>
            <w:proofErr w:type="spellEnd"/>
            <w:r>
              <w:rPr>
                <w:b w:val="0"/>
                <w:bCs/>
              </w:rPr>
              <w:t xml:space="preserve"> input scripts, chia</w:t>
            </w:r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cả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đoạn</w:t>
            </w:r>
            <w:proofErr w:type="spellEnd"/>
            <w:r w:rsidR="00903812">
              <w:rPr>
                <w:b w:val="0"/>
                <w:bCs/>
              </w:rPr>
              <w:t xml:space="preserve"> scripts</w:t>
            </w:r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thành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từng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dòng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lưu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vào</w:t>
            </w:r>
            <w:proofErr w:type="spellEnd"/>
            <w:r>
              <w:rPr>
                <w:b w:val="0"/>
                <w:bCs/>
              </w:rPr>
              <w:t xml:space="preserve"> </w:t>
            </w:r>
            <w:r w:rsidRPr="0030106A">
              <w:rPr>
                <w:b w:val="0"/>
                <w:bCs/>
                <w:color w:val="000000"/>
                <w:szCs w:val="26"/>
              </w:rPr>
              <w:t>List&lt;</w:t>
            </w:r>
            <w:r w:rsidRPr="0030106A">
              <w:rPr>
                <w:b w:val="0"/>
                <w:bCs/>
                <w:color w:val="0000FF"/>
                <w:szCs w:val="26"/>
              </w:rPr>
              <w:t>string</w:t>
            </w:r>
            <w:r w:rsidRPr="0030106A">
              <w:rPr>
                <w:b w:val="0"/>
                <w:bCs/>
                <w:color w:val="000000"/>
                <w:szCs w:val="26"/>
              </w:rPr>
              <w:t xml:space="preserve">&gt; </w:t>
            </w:r>
            <w:proofErr w:type="spellStart"/>
            <w:proofErr w:type="gramStart"/>
            <w:r w:rsidRPr="0030106A">
              <w:rPr>
                <w:b w:val="0"/>
                <w:bCs/>
                <w:color w:val="000000"/>
                <w:szCs w:val="26"/>
              </w:rPr>
              <w:t>RawTextData</w:t>
            </w:r>
            <w:proofErr w:type="spellEnd"/>
            <w:r>
              <w:rPr>
                <w:b w:val="0"/>
                <w:bCs/>
              </w:rPr>
              <w:t xml:space="preserve"> .</w:t>
            </w:r>
            <w:proofErr w:type="gram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Đồng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thờ</w:t>
            </w:r>
            <w:r w:rsidR="00903812">
              <w:rPr>
                <w:b w:val="0"/>
                <w:bCs/>
              </w:rPr>
              <w:t>i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tạo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một</w:t>
            </w:r>
            <w:proofErr w:type="spellEnd"/>
            <w:r w:rsidR="00903812">
              <w:rPr>
                <w:b w:val="0"/>
                <w:bCs/>
              </w:rPr>
              <w:t xml:space="preserve"> model ANN </w:t>
            </w:r>
            <w:proofErr w:type="spellStart"/>
            <w:r w:rsidR="00903812">
              <w:rPr>
                <w:b w:val="0"/>
                <w:bCs/>
              </w:rPr>
              <w:t>rỗng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để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chứa</w:t>
            </w:r>
            <w:proofErr w:type="spellEnd"/>
            <w:r w:rsidR="00903812">
              <w:rPr>
                <w:b w:val="0"/>
                <w:bCs/>
              </w:rPr>
              <w:t xml:space="preserve"> </w:t>
            </w:r>
            <w:proofErr w:type="spellStart"/>
            <w:r w:rsidR="00903812">
              <w:rPr>
                <w:b w:val="0"/>
                <w:bCs/>
              </w:rPr>
              <w:t>các</w:t>
            </w:r>
            <w:proofErr w:type="spellEnd"/>
            <w:r w:rsidR="00903812">
              <w:rPr>
                <w:b w:val="0"/>
                <w:bCs/>
              </w:rPr>
              <w:t xml:space="preserve"> Layer</w:t>
            </w:r>
          </w:p>
        </w:tc>
        <w:tc>
          <w:tcPr>
            <w:tcW w:w="2715" w:type="dxa"/>
          </w:tcPr>
          <w:p w14:paraId="15330C87" w14:textId="6053BEB5" w:rsidR="0030106A" w:rsidRPr="00E24C10" w:rsidRDefault="00903812" w:rsidP="000150EE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TextInput_Hander.cs</w:t>
            </w:r>
            <w:proofErr w:type="spellEnd"/>
            <w:r>
              <w:rPr>
                <w:b w:val="0"/>
                <w:bCs/>
              </w:rPr>
              <w:t xml:space="preserve"> (15)</w:t>
            </w:r>
          </w:p>
        </w:tc>
      </w:tr>
      <w:tr w:rsidR="00903812" w:rsidRPr="00E24C10" w14:paraId="2B7A8676" w14:textId="77777777" w:rsidTr="00903812">
        <w:trPr>
          <w:trHeight w:val="1740"/>
        </w:trPr>
        <w:tc>
          <w:tcPr>
            <w:tcW w:w="534" w:type="dxa"/>
          </w:tcPr>
          <w:p w14:paraId="243E5F53" w14:textId="33A050CA" w:rsidR="00903812" w:rsidRPr="00E24C10" w:rsidRDefault="00903812" w:rsidP="002C0C40">
            <w:pPr>
              <w:tabs>
                <w:tab w:val="left" w:pos="990"/>
              </w:tabs>
              <w:rPr>
                <w:b w:val="0"/>
                <w:bCs/>
              </w:rPr>
            </w:pPr>
            <w:r>
              <w:rPr>
                <w:b w:val="0"/>
                <w:bCs/>
              </w:rPr>
              <w:t>2</w:t>
            </w:r>
          </w:p>
        </w:tc>
        <w:tc>
          <w:tcPr>
            <w:tcW w:w="3156" w:type="dxa"/>
          </w:tcPr>
          <w:p w14:paraId="17AA104B" w14:textId="38915210" w:rsidR="00903812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proofErr w:type="spellStart"/>
            <w:r w:rsidRPr="00903812">
              <w:rPr>
                <w:b w:val="0"/>
                <w:bCs/>
                <w:color w:val="000000"/>
                <w:sz w:val="19"/>
                <w:szCs w:val="19"/>
              </w:rPr>
              <w:t>TensorModel</w:t>
            </w:r>
            <w:proofErr w:type="spellEnd"/>
            <w:r w:rsidRPr="00903812">
              <w:rPr>
                <w:b w:val="0"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03812">
              <w:rPr>
                <w:b w:val="0"/>
                <w:bCs/>
                <w:color w:val="000000"/>
                <w:sz w:val="19"/>
                <w:szCs w:val="19"/>
              </w:rPr>
              <w:t>ReadModel</w:t>
            </w:r>
            <w:proofErr w:type="spellEnd"/>
            <w:r w:rsidRPr="00903812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903812">
              <w:rPr>
                <w:b w:val="0"/>
                <w:bCs/>
                <w:color w:val="000000"/>
                <w:sz w:val="19"/>
                <w:szCs w:val="19"/>
              </w:rPr>
              <w:t>List&lt;</w:t>
            </w:r>
            <w:r w:rsidRPr="00903812">
              <w:rPr>
                <w:b w:val="0"/>
                <w:bCs/>
                <w:color w:val="0000FF"/>
                <w:sz w:val="19"/>
                <w:szCs w:val="19"/>
              </w:rPr>
              <w:t>string</w:t>
            </w:r>
            <w:r w:rsidRPr="00903812">
              <w:rPr>
                <w:b w:val="0"/>
                <w:bCs/>
                <w:color w:val="000000"/>
                <w:sz w:val="19"/>
                <w:szCs w:val="19"/>
              </w:rPr>
              <w:t>&gt; _</w:t>
            </w:r>
            <w:proofErr w:type="spellStart"/>
            <w:r w:rsidRPr="00903812">
              <w:rPr>
                <w:b w:val="0"/>
                <w:bCs/>
                <w:color w:val="000000"/>
                <w:sz w:val="19"/>
                <w:szCs w:val="19"/>
              </w:rPr>
              <w:t>RawData</w:t>
            </w:r>
            <w:proofErr w:type="spellEnd"/>
            <w:r w:rsidRPr="00903812">
              <w:rPr>
                <w:b w:val="0"/>
                <w:bCs/>
                <w:color w:val="000000"/>
                <w:sz w:val="19"/>
                <w:szCs w:val="19"/>
              </w:rPr>
              <w:t>)</w:t>
            </w:r>
          </w:p>
          <w:p w14:paraId="723FBFE5" w14:textId="52BBE451" w:rsidR="00903812" w:rsidRPr="00E657C7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_</w:t>
            </w:r>
            <w:proofErr w:type="spellStart"/>
            <w:r>
              <w:rPr>
                <w:b w:val="0"/>
                <w:bCs/>
                <w:color w:val="000000"/>
                <w:sz w:val="19"/>
                <w:szCs w:val="19"/>
              </w:rPr>
              <w:t>RawData</w:t>
            </w:r>
            <w:proofErr w:type="spellEnd"/>
          </w:p>
          <w:p w14:paraId="07DBC4D4" w14:textId="4A09F177" w:rsidR="00903812" w:rsidRPr="00903812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2B91AF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output: </w:t>
            </w:r>
            <w:proofErr w:type="spellStart"/>
            <w:r>
              <w:rPr>
                <w:b w:val="0"/>
                <w:bCs/>
                <w:color w:val="000000"/>
                <w:sz w:val="19"/>
                <w:szCs w:val="19"/>
              </w:rPr>
              <w:t>TensorModel</w:t>
            </w:r>
            <w:proofErr w:type="spellEnd"/>
          </w:p>
        </w:tc>
        <w:tc>
          <w:tcPr>
            <w:tcW w:w="3960" w:type="dxa"/>
          </w:tcPr>
          <w:p w14:paraId="151AAC0B" w14:textId="324B974B" w:rsidR="00903812" w:rsidRDefault="00903812" w:rsidP="00903812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Từ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các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dòng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được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xử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lí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và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chuẩn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hoá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tạo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nên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Model ANN </w:t>
            </w:r>
            <w:proofErr w:type="spellStart"/>
            <w:r>
              <w:rPr>
                <w:b w:val="0"/>
                <w:bCs/>
              </w:rPr>
              <w:t>hoàn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chỉnh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với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chuẩn</w:t>
            </w:r>
            <w:proofErr w:type="spellEnd"/>
            <w:r>
              <w:rPr>
                <w:b w:val="0"/>
                <w:bCs/>
              </w:rPr>
              <w:t xml:space="preserve"> TensorFlow Layer API </w:t>
            </w:r>
          </w:p>
        </w:tc>
        <w:tc>
          <w:tcPr>
            <w:tcW w:w="2715" w:type="dxa"/>
          </w:tcPr>
          <w:p w14:paraId="3B46F039" w14:textId="5783D8E4" w:rsidR="00903812" w:rsidRDefault="00903812" w:rsidP="000150EE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TextInput_Hander.cs</w:t>
            </w:r>
            <w:proofErr w:type="spellEnd"/>
            <w:r>
              <w:rPr>
                <w:b w:val="0"/>
                <w:bCs/>
              </w:rPr>
              <w:t xml:space="preserve"> (35)</w:t>
            </w:r>
          </w:p>
        </w:tc>
      </w:tr>
      <w:tr w:rsidR="00903812" w:rsidRPr="00E24C10" w14:paraId="5AB89613" w14:textId="77777777" w:rsidTr="00903812">
        <w:trPr>
          <w:trHeight w:val="1740"/>
        </w:trPr>
        <w:tc>
          <w:tcPr>
            <w:tcW w:w="534" w:type="dxa"/>
          </w:tcPr>
          <w:p w14:paraId="7E0A58B6" w14:textId="766249EA" w:rsidR="00903812" w:rsidRDefault="00903812" w:rsidP="002C0C40">
            <w:pPr>
              <w:tabs>
                <w:tab w:val="left" w:pos="990"/>
              </w:tabs>
              <w:rPr>
                <w:b w:val="0"/>
                <w:bCs/>
              </w:rPr>
            </w:pPr>
            <w:r>
              <w:rPr>
                <w:b w:val="0"/>
                <w:bCs/>
              </w:rPr>
              <w:t>3</w:t>
            </w:r>
          </w:p>
        </w:tc>
        <w:tc>
          <w:tcPr>
            <w:tcW w:w="3156" w:type="dxa"/>
          </w:tcPr>
          <w:p w14:paraId="56380D6F" w14:textId="18E718B8" w:rsidR="00903812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903812">
              <w:rPr>
                <w:b w:val="0"/>
                <w:bCs/>
                <w:color w:val="000000"/>
                <w:sz w:val="19"/>
                <w:szCs w:val="19"/>
              </w:rPr>
              <w:t xml:space="preserve">Layer </w:t>
            </w:r>
            <w:proofErr w:type="spellStart"/>
            <w:proofErr w:type="gramStart"/>
            <w:r w:rsidRPr="00903812">
              <w:rPr>
                <w:b w:val="0"/>
                <w:bCs/>
                <w:color w:val="000000"/>
                <w:sz w:val="19"/>
                <w:szCs w:val="19"/>
              </w:rPr>
              <w:t>LayerReader</w:t>
            </w:r>
            <w:proofErr w:type="spellEnd"/>
            <w:r w:rsidRPr="00903812">
              <w:rPr>
                <w:b w:val="0"/>
                <w:bCs/>
                <w:color w:val="000000"/>
                <w:sz w:val="19"/>
                <w:szCs w:val="19"/>
              </w:rPr>
              <w:t>(</w:t>
            </w:r>
            <w:proofErr w:type="gramEnd"/>
            <w:r w:rsidRPr="00903812">
              <w:rPr>
                <w:b w:val="0"/>
                <w:bCs/>
                <w:color w:val="0000FF"/>
                <w:sz w:val="19"/>
                <w:szCs w:val="19"/>
              </w:rPr>
              <w:t>string</w:t>
            </w:r>
            <w:r w:rsidRPr="00903812">
              <w:rPr>
                <w:b w:val="0"/>
                <w:bCs/>
                <w:color w:val="000000"/>
                <w:sz w:val="19"/>
                <w:szCs w:val="19"/>
              </w:rPr>
              <w:t xml:space="preserve"> _input)</w:t>
            </w:r>
          </w:p>
          <w:p w14:paraId="096890A2" w14:textId="0FEA197D" w:rsidR="00903812" w:rsidRPr="00E657C7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_input</w:t>
            </w:r>
          </w:p>
          <w:p w14:paraId="6DFA339A" w14:textId="03779FC6" w:rsidR="00903812" w:rsidRPr="00903812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FF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output: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Layer</w:t>
            </w:r>
          </w:p>
        </w:tc>
        <w:tc>
          <w:tcPr>
            <w:tcW w:w="3960" w:type="dxa"/>
          </w:tcPr>
          <w:p w14:paraId="329A93F5" w14:textId="4B884883" w:rsidR="00903812" w:rsidRDefault="00903812" w:rsidP="00903812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Đọc</w:t>
            </w:r>
            <w:proofErr w:type="spellEnd"/>
            <w:r>
              <w:rPr>
                <w:b w:val="0"/>
                <w:bCs/>
              </w:rPr>
              <w:t xml:space="preserve"> scripts </w:t>
            </w:r>
            <w:proofErr w:type="spellStart"/>
            <w:r>
              <w:rPr>
                <w:b w:val="0"/>
                <w:bCs/>
              </w:rPr>
              <w:t>theo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từng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dòng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trả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đối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tượng</w:t>
            </w:r>
            <w:proofErr w:type="spellEnd"/>
            <w:r>
              <w:rPr>
                <w:b w:val="0"/>
                <w:bCs/>
              </w:rPr>
              <w:t xml:space="preserve"> Layer </w:t>
            </w:r>
            <w:proofErr w:type="spellStart"/>
            <w:r>
              <w:rPr>
                <w:b w:val="0"/>
                <w:bCs/>
              </w:rPr>
              <w:t>theo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mô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của</w:t>
            </w:r>
            <w:proofErr w:type="spellEnd"/>
            <w:r>
              <w:rPr>
                <w:b w:val="0"/>
                <w:bCs/>
              </w:rPr>
              <w:t xml:space="preserve"> scripts</w:t>
            </w:r>
          </w:p>
        </w:tc>
        <w:tc>
          <w:tcPr>
            <w:tcW w:w="2715" w:type="dxa"/>
          </w:tcPr>
          <w:p w14:paraId="6F2ADEF7" w14:textId="2BC21931" w:rsidR="00903812" w:rsidRDefault="000150EE" w:rsidP="000150EE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TextInput_Hander.cs</w:t>
            </w:r>
            <w:proofErr w:type="spellEnd"/>
            <w:r>
              <w:rPr>
                <w:b w:val="0"/>
                <w:bCs/>
              </w:rPr>
              <w:t xml:space="preserve"> (61)</w:t>
            </w:r>
          </w:p>
        </w:tc>
      </w:tr>
      <w:tr w:rsidR="00903812" w:rsidRPr="00E24C10" w14:paraId="78F81E8C" w14:textId="77777777" w:rsidTr="00903812">
        <w:trPr>
          <w:trHeight w:val="1740"/>
        </w:trPr>
        <w:tc>
          <w:tcPr>
            <w:tcW w:w="534" w:type="dxa"/>
          </w:tcPr>
          <w:p w14:paraId="57E81A70" w14:textId="441DB1A9" w:rsidR="00903812" w:rsidRDefault="00903812" w:rsidP="002C0C40">
            <w:pPr>
              <w:tabs>
                <w:tab w:val="left" w:pos="990"/>
              </w:tabs>
              <w:rPr>
                <w:b w:val="0"/>
                <w:bCs/>
              </w:rPr>
            </w:pPr>
            <w:r>
              <w:rPr>
                <w:b w:val="0"/>
                <w:bCs/>
              </w:rPr>
              <w:lastRenderedPageBreak/>
              <w:t>4</w:t>
            </w:r>
          </w:p>
        </w:tc>
        <w:tc>
          <w:tcPr>
            <w:tcW w:w="3156" w:type="dxa"/>
          </w:tcPr>
          <w:p w14:paraId="0DD62D7C" w14:textId="2BAABF11" w:rsidR="00903812" w:rsidRDefault="00903812" w:rsidP="00903812">
            <w:pPr>
              <w:tabs>
                <w:tab w:val="left" w:pos="990"/>
              </w:tabs>
              <w:spacing w:after="120" w:line="360" w:lineRule="auto"/>
              <w:rPr>
                <w:color w:val="000000"/>
                <w:sz w:val="19"/>
                <w:szCs w:val="19"/>
              </w:rPr>
            </w:pPr>
            <w:r w:rsidRPr="00903812">
              <w:rPr>
                <w:color w:val="000000"/>
                <w:sz w:val="19"/>
                <w:szCs w:val="19"/>
              </w:rPr>
              <w:t xml:space="preserve">Layer </w:t>
            </w:r>
            <w:proofErr w:type="spellStart"/>
            <w:proofErr w:type="gramStart"/>
            <w:r w:rsidRPr="00903812">
              <w:rPr>
                <w:color w:val="000000"/>
                <w:sz w:val="19"/>
                <w:szCs w:val="19"/>
              </w:rPr>
              <w:t>CreateLayerByType</w:t>
            </w:r>
            <w:proofErr w:type="spellEnd"/>
            <w:r w:rsidRPr="00903812">
              <w:rPr>
                <w:color w:val="000000"/>
                <w:sz w:val="19"/>
                <w:szCs w:val="19"/>
              </w:rPr>
              <w:t>(</w:t>
            </w:r>
            <w:proofErr w:type="gramEnd"/>
            <w:r w:rsidRPr="00903812">
              <w:rPr>
                <w:color w:val="0000FF"/>
                <w:sz w:val="19"/>
                <w:szCs w:val="19"/>
              </w:rPr>
              <w:t>string</w:t>
            </w:r>
            <w:r w:rsidRPr="00903812">
              <w:rPr>
                <w:color w:val="000000"/>
                <w:sz w:val="19"/>
                <w:szCs w:val="19"/>
              </w:rPr>
              <w:t xml:space="preserve"> type)</w:t>
            </w:r>
          </w:p>
          <w:p w14:paraId="52D7807A" w14:textId="1D347F51" w:rsidR="00903812" w:rsidRPr="00E657C7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00"/>
                <w:sz w:val="19"/>
                <w:szCs w:val="19"/>
              </w:rPr>
            </w:pPr>
            <w:r w:rsidRPr="00E657C7">
              <w:rPr>
                <w:b w:val="0"/>
                <w:bCs/>
                <w:color w:val="000000"/>
                <w:sz w:val="19"/>
                <w:szCs w:val="19"/>
              </w:rPr>
              <w:t xml:space="preserve">input: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type</w:t>
            </w:r>
          </w:p>
          <w:p w14:paraId="7E4B1041" w14:textId="1B7516BD" w:rsidR="00903812" w:rsidRPr="00903812" w:rsidRDefault="00903812" w:rsidP="00903812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  <w:color w:val="0000FF"/>
                <w:sz w:val="19"/>
                <w:szCs w:val="19"/>
              </w:rPr>
            </w:pPr>
            <w:r w:rsidRPr="00E24C10">
              <w:rPr>
                <w:b w:val="0"/>
                <w:bCs/>
                <w:color w:val="000000"/>
                <w:sz w:val="19"/>
                <w:szCs w:val="19"/>
              </w:rPr>
              <w:t xml:space="preserve">output: </w:t>
            </w:r>
            <w:r>
              <w:rPr>
                <w:b w:val="0"/>
                <w:bCs/>
                <w:color w:val="000000"/>
                <w:sz w:val="19"/>
                <w:szCs w:val="19"/>
              </w:rPr>
              <w:t>Layer</w:t>
            </w:r>
          </w:p>
        </w:tc>
        <w:tc>
          <w:tcPr>
            <w:tcW w:w="3960" w:type="dxa"/>
          </w:tcPr>
          <w:p w14:paraId="20BB7817" w14:textId="2BE99F4E" w:rsidR="00903812" w:rsidRDefault="00903812" w:rsidP="000150EE">
            <w:pPr>
              <w:tabs>
                <w:tab w:val="left" w:pos="990"/>
              </w:tabs>
              <w:spacing w:after="120" w:line="360" w:lineRule="auto"/>
              <w:jc w:val="both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Trả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về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một</w:t>
            </w:r>
            <w:proofErr w:type="spellEnd"/>
            <w:r>
              <w:rPr>
                <w:b w:val="0"/>
                <w:bCs/>
              </w:rPr>
              <w:t xml:space="preserve"> Layer </w:t>
            </w:r>
            <w:proofErr w:type="spellStart"/>
            <w:r>
              <w:rPr>
                <w:b w:val="0"/>
                <w:bCs/>
              </w:rPr>
              <w:t>thô</w:t>
            </w:r>
            <w:proofErr w:type="spellEnd"/>
            <w:r>
              <w:rPr>
                <w:b w:val="0"/>
                <w:bCs/>
              </w:rPr>
              <w:t xml:space="preserve">, </w:t>
            </w:r>
            <w:proofErr w:type="spellStart"/>
            <w:r>
              <w:rPr>
                <w:b w:val="0"/>
                <w:bCs/>
              </w:rPr>
              <w:t>chưa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dữ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liệu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có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kiểu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như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mô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tả</w:t>
            </w:r>
            <w:proofErr w:type="spellEnd"/>
            <w:r w:rsidR="000150EE">
              <w:rPr>
                <w:b w:val="0"/>
                <w:bCs/>
              </w:rPr>
              <w:t xml:space="preserve"> </w:t>
            </w:r>
            <w:proofErr w:type="gramStart"/>
            <w:r w:rsidR="000150EE">
              <w:rPr>
                <w:b w:val="0"/>
                <w:bCs/>
              </w:rPr>
              <w:t xml:space="preserve">( </w:t>
            </w:r>
            <w:proofErr w:type="spellStart"/>
            <w:r w:rsidR="000150EE">
              <w:rPr>
                <w:b w:val="0"/>
                <w:bCs/>
              </w:rPr>
              <w:t>Kiểu</w:t>
            </w:r>
            <w:proofErr w:type="spellEnd"/>
            <w:proofErr w:type="gramEnd"/>
            <w:r w:rsidR="000150EE">
              <w:rPr>
                <w:b w:val="0"/>
                <w:bCs/>
              </w:rPr>
              <w:t xml:space="preserve"> Conv2D, Avg, Add, Dense, … )</w:t>
            </w:r>
          </w:p>
        </w:tc>
        <w:tc>
          <w:tcPr>
            <w:tcW w:w="2715" w:type="dxa"/>
          </w:tcPr>
          <w:p w14:paraId="3DFDFCE0" w14:textId="3E73F441" w:rsidR="00903812" w:rsidRDefault="000150EE" w:rsidP="000150EE">
            <w:pPr>
              <w:tabs>
                <w:tab w:val="left" w:pos="990"/>
              </w:tabs>
              <w:spacing w:after="120" w:line="360" w:lineRule="auto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TextInput_Hander.cs</w:t>
            </w:r>
            <w:proofErr w:type="spellEnd"/>
            <w:r>
              <w:rPr>
                <w:b w:val="0"/>
                <w:bCs/>
              </w:rPr>
              <w:t xml:space="preserve"> (97)</w:t>
            </w:r>
          </w:p>
          <w:p w14:paraId="52FAC22D" w14:textId="504D3BDA" w:rsidR="000150EE" w:rsidRPr="000150EE" w:rsidRDefault="000150EE" w:rsidP="000150EE">
            <w:pPr>
              <w:spacing w:after="120" w:line="360" w:lineRule="auto"/>
              <w:ind w:firstLine="720"/>
            </w:pPr>
          </w:p>
        </w:tc>
      </w:tr>
    </w:tbl>
    <w:p w14:paraId="63186B70" w14:textId="1D2D8F57" w:rsidR="0030106A" w:rsidRDefault="0030106A" w:rsidP="0030106A">
      <w:pPr>
        <w:jc w:val="center"/>
        <w:rPr>
          <w:b w:val="0"/>
          <w:bCs/>
          <w:i/>
          <w:sz w:val="20"/>
          <w:szCs w:val="20"/>
        </w:rPr>
      </w:pPr>
    </w:p>
    <w:p w14:paraId="77E0AB82" w14:textId="31E4F326" w:rsidR="00E00F78" w:rsidDel="00003E1F" w:rsidRDefault="00E00F78" w:rsidP="004564FE">
      <w:pPr>
        <w:rPr>
          <w:del w:id="1818" w:author="HIKARI" w:date="2019-11-08T23:09:00Z"/>
          <w:b w:val="0"/>
          <w:bCs/>
          <w:i/>
          <w:sz w:val="20"/>
          <w:szCs w:val="20"/>
        </w:rPr>
      </w:pPr>
    </w:p>
    <w:p w14:paraId="3750BCC4" w14:textId="2F667B61" w:rsidR="00003E1F" w:rsidRDefault="00003E1F" w:rsidP="0030106A">
      <w:pPr>
        <w:jc w:val="center"/>
        <w:rPr>
          <w:ins w:id="1819" w:author="HIKARI" w:date="2019-11-08T23:10:00Z"/>
          <w:b w:val="0"/>
          <w:bCs/>
          <w:i/>
          <w:sz w:val="20"/>
          <w:szCs w:val="20"/>
        </w:rPr>
      </w:pPr>
    </w:p>
    <w:p w14:paraId="0997F95B" w14:textId="2645C59E" w:rsidR="00003E1F" w:rsidRDefault="00003E1F" w:rsidP="0030106A">
      <w:pPr>
        <w:jc w:val="center"/>
        <w:rPr>
          <w:ins w:id="1820" w:author="HIKARI" w:date="2019-11-08T23:10:00Z"/>
          <w:b w:val="0"/>
          <w:bCs/>
          <w:i/>
          <w:sz w:val="20"/>
          <w:szCs w:val="20"/>
        </w:rPr>
      </w:pPr>
    </w:p>
    <w:p w14:paraId="5DBB02A8" w14:textId="6A61D313" w:rsidR="00003E1F" w:rsidRDefault="00003E1F" w:rsidP="0030106A">
      <w:pPr>
        <w:jc w:val="center"/>
        <w:rPr>
          <w:ins w:id="1821" w:author="HIKARI" w:date="2019-11-08T23:10:00Z"/>
          <w:b w:val="0"/>
          <w:bCs/>
          <w:i/>
          <w:sz w:val="20"/>
          <w:szCs w:val="20"/>
        </w:rPr>
      </w:pPr>
    </w:p>
    <w:p w14:paraId="45EB7D42" w14:textId="57494CD8" w:rsidR="00003E1F" w:rsidRDefault="00003E1F" w:rsidP="0030106A">
      <w:pPr>
        <w:jc w:val="center"/>
        <w:rPr>
          <w:ins w:id="1822" w:author="HIKARI" w:date="2019-11-10T15:40:00Z"/>
          <w:b w:val="0"/>
          <w:bCs/>
          <w:i/>
          <w:sz w:val="20"/>
          <w:szCs w:val="20"/>
        </w:rPr>
      </w:pPr>
    </w:p>
    <w:p w14:paraId="3215D941" w14:textId="77777777" w:rsidR="00BC7BAE" w:rsidRDefault="00BC7BAE" w:rsidP="0030106A">
      <w:pPr>
        <w:jc w:val="center"/>
        <w:rPr>
          <w:ins w:id="1823" w:author="HIKARI" w:date="2019-11-08T23:10:00Z"/>
          <w:b w:val="0"/>
          <w:bCs/>
          <w:i/>
          <w:sz w:val="20"/>
          <w:szCs w:val="20"/>
        </w:rPr>
      </w:pPr>
    </w:p>
    <w:p w14:paraId="5601593A" w14:textId="0CC8EC80" w:rsidR="00003E1F" w:rsidRDefault="00003E1F" w:rsidP="0030106A">
      <w:pPr>
        <w:jc w:val="center"/>
        <w:rPr>
          <w:ins w:id="1824" w:author="HIKARI" w:date="2019-11-08T23:10:00Z"/>
          <w:b w:val="0"/>
          <w:bCs/>
          <w:i/>
          <w:sz w:val="20"/>
          <w:szCs w:val="20"/>
        </w:rPr>
      </w:pPr>
    </w:p>
    <w:p w14:paraId="1325A998" w14:textId="26E7DD73" w:rsidR="00003E1F" w:rsidRDefault="00003E1F" w:rsidP="0030106A">
      <w:pPr>
        <w:jc w:val="center"/>
        <w:rPr>
          <w:ins w:id="1825" w:author="HIKARI" w:date="2019-11-08T23:10:00Z"/>
          <w:b w:val="0"/>
          <w:bCs/>
          <w:i/>
          <w:sz w:val="20"/>
          <w:szCs w:val="20"/>
        </w:rPr>
      </w:pPr>
    </w:p>
    <w:p w14:paraId="28274538" w14:textId="059730EA" w:rsidR="00003E1F" w:rsidRDefault="00003E1F" w:rsidP="0030106A">
      <w:pPr>
        <w:jc w:val="center"/>
        <w:rPr>
          <w:ins w:id="1826" w:author="HIKARI" w:date="2019-11-08T23:10:00Z"/>
          <w:b w:val="0"/>
          <w:bCs/>
          <w:i/>
          <w:sz w:val="20"/>
          <w:szCs w:val="20"/>
        </w:rPr>
      </w:pPr>
    </w:p>
    <w:p w14:paraId="5922131B" w14:textId="4135418F" w:rsidR="00E00F78" w:rsidDel="00C90093" w:rsidRDefault="00E00F78" w:rsidP="004564FE">
      <w:pPr>
        <w:rPr>
          <w:del w:id="1827" w:author="HIKARI" w:date="2019-11-08T23:09:00Z"/>
          <w:b w:val="0"/>
          <w:bCs/>
          <w:i/>
          <w:sz w:val="20"/>
          <w:szCs w:val="20"/>
        </w:rPr>
      </w:pPr>
    </w:p>
    <w:p w14:paraId="3320E23E" w14:textId="0F942F74" w:rsidR="00C90093" w:rsidRDefault="00C90093" w:rsidP="004564FE">
      <w:pPr>
        <w:rPr>
          <w:ins w:id="1828" w:author="HIKARI" w:date="2019-11-10T17:26:00Z"/>
          <w:b w:val="0"/>
          <w:bCs/>
          <w:i/>
          <w:sz w:val="20"/>
          <w:szCs w:val="20"/>
        </w:rPr>
      </w:pPr>
    </w:p>
    <w:p w14:paraId="42ED4131" w14:textId="22EADCA7" w:rsidR="00C90093" w:rsidRDefault="00C90093" w:rsidP="004564FE">
      <w:pPr>
        <w:rPr>
          <w:ins w:id="1829" w:author="HIKARI" w:date="2019-11-10T17:26:00Z"/>
          <w:b w:val="0"/>
          <w:bCs/>
          <w:i/>
          <w:sz w:val="20"/>
          <w:szCs w:val="20"/>
        </w:rPr>
      </w:pPr>
    </w:p>
    <w:p w14:paraId="601DFAB8" w14:textId="77777777" w:rsidR="00C90093" w:rsidRDefault="00C90093" w:rsidP="004564FE">
      <w:pPr>
        <w:rPr>
          <w:ins w:id="1830" w:author="HIKARI" w:date="2019-11-10T17:26:00Z"/>
          <w:b w:val="0"/>
          <w:bCs/>
          <w:i/>
          <w:sz w:val="20"/>
          <w:szCs w:val="20"/>
        </w:rPr>
      </w:pPr>
    </w:p>
    <w:p w14:paraId="44AFA6B0" w14:textId="219A8F92" w:rsidR="00E00F78" w:rsidDel="00315744" w:rsidRDefault="00E00F78" w:rsidP="0030106A">
      <w:pPr>
        <w:jc w:val="center"/>
        <w:rPr>
          <w:del w:id="1831" w:author="HIKARI" w:date="2019-11-08T22:52:00Z"/>
          <w:b w:val="0"/>
          <w:bCs/>
          <w:i/>
          <w:sz w:val="20"/>
          <w:szCs w:val="20"/>
        </w:rPr>
      </w:pPr>
    </w:p>
    <w:p w14:paraId="4182A184" w14:textId="4B7B17C0" w:rsidR="00E00F78" w:rsidDel="00315744" w:rsidRDefault="00E00F78" w:rsidP="0030106A">
      <w:pPr>
        <w:jc w:val="center"/>
        <w:rPr>
          <w:del w:id="1832" w:author="HIKARI" w:date="2019-11-08T22:52:00Z"/>
          <w:b w:val="0"/>
          <w:bCs/>
          <w:i/>
          <w:sz w:val="20"/>
          <w:szCs w:val="20"/>
        </w:rPr>
      </w:pPr>
    </w:p>
    <w:p w14:paraId="4C4AEF93" w14:textId="71D5B789" w:rsidR="00E00F78" w:rsidDel="00315744" w:rsidRDefault="00E00F78" w:rsidP="0030106A">
      <w:pPr>
        <w:jc w:val="center"/>
        <w:rPr>
          <w:del w:id="1833" w:author="HIKARI" w:date="2019-11-08T22:52:00Z"/>
          <w:b w:val="0"/>
          <w:bCs/>
          <w:i/>
          <w:sz w:val="20"/>
          <w:szCs w:val="20"/>
        </w:rPr>
      </w:pPr>
    </w:p>
    <w:p w14:paraId="2EEEFA82" w14:textId="210D0AE5" w:rsidR="00E00F78" w:rsidDel="00315744" w:rsidRDefault="00E00F78" w:rsidP="0030106A">
      <w:pPr>
        <w:jc w:val="center"/>
        <w:rPr>
          <w:del w:id="1834" w:author="HIKARI" w:date="2019-11-08T22:52:00Z"/>
          <w:b w:val="0"/>
          <w:bCs/>
          <w:i/>
          <w:sz w:val="20"/>
          <w:szCs w:val="20"/>
        </w:rPr>
      </w:pPr>
    </w:p>
    <w:p w14:paraId="0C67B97A" w14:textId="02433F56" w:rsidR="00E00F78" w:rsidDel="00315744" w:rsidRDefault="00E00F78" w:rsidP="0030106A">
      <w:pPr>
        <w:jc w:val="center"/>
        <w:rPr>
          <w:del w:id="1835" w:author="HIKARI" w:date="2019-11-08T22:52:00Z"/>
          <w:b w:val="0"/>
          <w:bCs/>
          <w:i/>
          <w:sz w:val="20"/>
          <w:szCs w:val="20"/>
        </w:rPr>
      </w:pPr>
    </w:p>
    <w:p w14:paraId="68E17AB1" w14:textId="2D2CB7D7" w:rsidR="00E00F78" w:rsidDel="00315744" w:rsidRDefault="00E00F78" w:rsidP="0030106A">
      <w:pPr>
        <w:jc w:val="center"/>
        <w:rPr>
          <w:del w:id="1836" w:author="HIKARI" w:date="2019-11-08T22:52:00Z"/>
          <w:b w:val="0"/>
          <w:bCs/>
          <w:i/>
          <w:sz w:val="20"/>
          <w:szCs w:val="20"/>
        </w:rPr>
      </w:pPr>
    </w:p>
    <w:p w14:paraId="27956DED" w14:textId="2AA6E721" w:rsidR="00E00F78" w:rsidDel="00315744" w:rsidRDefault="00E00F78" w:rsidP="0030106A">
      <w:pPr>
        <w:jc w:val="center"/>
        <w:rPr>
          <w:del w:id="1837" w:author="HIKARI" w:date="2019-11-08T22:52:00Z"/>
          <w:b w:val="0"/>
          <w:bCs/>
          <w:i/>
          <w:sz w:val="20"/>
          <w:szCs w:val="20"/>
        </w:rPr>
      </w:pPr>
    </w:p>
    <w:p w14:paraId="0550F602" w14:textId="276914CE" w:rsidR="0010290F" w:rsidDel="00315744" w:rsidRDefault="0010290F" w:rsidP="004564FE">
      <w:pPr>
        <w:rPr>
          <w:del w:id="1838" w:author="HIKARI" w:date="2019-11-08T22:52:00Z"/>
          <w:b w:val="0"/>
          <w:szCs w:val="26"/>
        </w:rPr>
      </w:pPr>
    </w:p>
    <w:p w14:paraId="054FE96C" w14:textId="65BA8BC1" w:rsidR="001F2A96" w:rsidDel="00315744" w:rsidRDefault="001F2A96" w:rsidP="004564FE">
      <w:pPr>
        <w:rPr>
          <w:del w:id="1839" w:author="HIKARI" w:date="2019-11-08T22:52:00Z"/>
          <w:b w:val="0"/>
          <w:szCs w:val="26"/>
        </w:rPr>
      </w:pPr>
    </w:p>
    <w:p w14:paraId="40905BCE" w14:textId="01E4C25D" w:rsidR="001F2A96" w:rsidDel="00315744" w:rsidRDefault="001F2A96" w:rsidP="004564FE">
      <w:pPr>
        <w:rPr>
          <w:del w:id="1840" w:author="HIKARI" w:date="2019-11-08T22:52:00Z"/>
          <w:b w:val="0"/>
          <w:szCs w:val="26"/>
        </w:rPr>
      </w:pPr>
    </w:p>
    <w:p w14:paraId="44596FB1" w14:textId="77777777" w:rsidR="001F2A96" w:rsidRPr="00E24C10" w:rsidRDefault="001F2A96" w:rsidP="004564FE">
      <w:pPr>
        <w:rPr>
          <w:b w:val="0"/>
          <w:szCs w:val="26"/>
        </w:rPr>
      </w:pPr>
    </w:p>
    <w:p w14:paraId="6AC77AED" w14:textId="090AE827" w:rsidR="004564FE" w:rsidRPr="00E24C10" w:rsidRDefault="0048368C">
      <w:pPr>
        <w:pStyle w:val="Heading1"/>
        <w:pPrChange w:id="1841" w:author="HIKARI" w:date="2019-11-08T21:24:00Z">
          <w:pPr>
            <w:jc w:val="center"/>
            <w:outlineLvl w:val="0"/>
          </w:pPr>
        </w:pPrChange>
      </w:pPr>
      <w:bookmarkStart w:id="1842" w:name="_Toc24298351"/>
      <w:commentRangeStart w:id="1843"/>
      <w:proofErr w:type="spellStart"/>
      <w:r>
        <w:lastRenderedPageBreak/>
        <w:t>C</w:t>
      </w:r>
      <w:r w:rsidRPr="00E24C10">
        <w:t>hương</w:t>
      </w:r>
      <w:proofErr w:type="spellEnd"/>
      <w:r w:rsidRPr="00E24C10">
        <w:t xml:space="preserve"> 4: </w:t>
      </w:r>
      <w:proofErr w:type="spellStart"/>
      <w:r>
        <w:t>C</w:t>
      </w:r>
      <w:r w:rsidRPr="00E24C10">
        <w:t>ài</w:t>
      </w:r>
      <w:proofErr w:type="spellEnd"/>
      <w:r w:rsidRPr="00E24C10">
        <w:t xml:space="preserve"> </w:t>
      </w:r>
      <w:proofErr w:type="spellStart"/>
      <w:r w:rsidRPr="00E24C10">
        <w:t>đặt</w:t>
      </w:r>
      <w:proofErr w:type="spellEnd"/>
      <w:r w:rsidRPr="00E24C10">
        <w:t xml:space="preserve"> </w:t>
      </w:r>
      <w:proofErr w:type="spellStart"/>
      <w:r w:rsidRPr="00E24C10">
        <w:t>và</w:t>
      </w:r>
      <w:proofErr w:type="spellEnd"/>
      <w:r w:rsidRPr="00E24C10">
        <w:t xml:space="preserve"> </w:t>
      </w:r>
      <w:proofErr w:type="spellStart"/>
      <w:r w:rsidRPr="00E24C10">
        <w:t>kiểm</w:t>
      </w:r>
      <w:bookmarkStart w:id="1844" w:name="_GoBack"/>
      <w:bookmarkEnd w:id="1844"/>
      <w:proofErr w:type="spellEnd"/>
      <w:r w:rsidRPr="00E24C10">
        <w:t xml:space="preserve"> </w:t>
      </w:r>
      <w:proofErr w:type="spellStart"/>
      <w:r w:rsidRPr="00E24C10">
        <w:t>thử</w:t>
      </w:r>
      <w:commentRangeEnd w:id="1843"/>
      <w:proofErr w:type="spellEnd"/>
      <w:r w:rsidR="006961FC">
        <w:rPr>
          <w:rStyle w:val="CommentReference"/>
        </w:rPr>
        <w:commentReference w:id="1843"/>
      </w:r>
      <w:bookmarkEnd w:id="1842"/>
    </w:p>
    <w:p w14:paraId="1828F254" w14:textId="77777777" w:rsidR="00DE0349" w:rsidRDefault="00B6709B" w:rsidP="00DE0349">
      <w:pPr>
        <w:keepNext/>
        <w:rPr>
          <w:ins w:id="1845" w:author="HIKARI" w:date="2019-11-10T17:10:00Z"/>
        </w:rPr>
        <w:pPrChange w:id="1846" w:author="HIKARI" w:date="2019-11-10T17:10:00Z">
          <w:pPr/>
        </w:pPrChange>
      </w:pPr>
      <w:ins w:id="1847" w:author="HIKARI" w:date="2019-11-10T15:43:00Z">
        <w:r w:rsidRPr="00B6709B">
          <w:rPr>
            <w:b w:val="0"/>
            <w:noProof/>
            <w:szCs w:val="26"/>
          </w:rPr>
          <w:drawing>
            <wp:inline distT="0" distB="0" distL="0" distR="0" wp14:anchorId="08F60111" wp14:editId="272B64EE">
              <wp:extent cx="6583680" cy="3359785"/>
              <wp:effectExtent l="0" t="0" r="7620" b="0"/>
              <wp:docPr id="95" name="Picture 9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83680" cy="33597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3BCE277" w14:textId="5DEC2A95" w:rsidR="004564FE" w:rsidRDefault="00DE0349" w:rsidP="00DE0349">
      <w:pPr>
        <w:pStyle w:val="Caption"/>
        <w:jc w:val="center"/>
        <w:rPr>
          <w:ins w:id="1848" w:author="HIKARI" w:date="2019-11-10T15:45:00Z"/>
          <w:b w:val="0"/>
          <w:szCs w:val="26"/>
        </w:rPr>
        <w:pPrChange w:id="1849" w:author="HIKARI" w:date="2019-11-10T17:10:00Z">
          <w:pPr/>
        </w:pPrChange>
      </w:pPr>
      <w:bookmarkStart w:id="1850" w:name="_Toc24298363"/>
      <w:proofErr w:type="spellStart"/>
      <w:ins w:id="1851" w:author="HIKARI" w:date="2019-11-10T17:10:00Z">
        <w:r>
          <w:t>Hình</w:t>
        </w:r>
        <w:proofErr w:type="spellEnd"/>
        <w:r>
          <w:t xml:space="preserve"> </w:t>
        </w:r>
        <w:r>
          <w:fldChar w:fldCharType="begin"/>
        </w:r>
        <w:r>
          <w:instrText xml:space="preserve"> SEQ Hình \* ARABIC </w:instrText>
        </w:r>
      </w:ins>
      <w:r>
        <w:fldChar w:fldCharType="separate"/>
      </w:r>
      <w:ins w:id="1852" w:author="HIKARI" w:date="2019-11-10T17:10:00Z">
        <w:r>
          <w:rPr>
            <w:noProof/>
          </w:rPr>
          <w:t>8</w:t>
        </w:r>
        <w:r>
          <w:fldChar w:fldCharType="end"/>
        </w:r>
        <w:r>
          <w:t xml:space="preserve">: </w:t>
        </w:r>
        <w:proofErr w:type="spellStart"/>
        <w:r>
          <w:t>Kiểm</w:t>
        </w:r>
        <w:proofErr w:type="spellEnd"/>
        <w:r>
          <w:t xml:space="preserve"> </w:t>
        </w:r>
        <w:proofErr w:type="spellStart"/>
        <w:r>
          <w:t>thử</w:t>
        </w:r>
        <w:proofErr w:type="spellEnd"/>
        <w:r>
          <w:t xml:space="preserve"> 1</w:t>
        </w:r>
      </w:ins>
      <w:bookmarkEnd w:id="1850"/>
    </w:p>
    <w:p w14:paraId="79A7FDF8" w14:textId="77777777" w:rsidR="00DE0349" w:rsidRDefault="00DE0349" w:rsidP="004564FE">
      <w:pPr>
        <w:rPr>
          <w:ins w:id="1853" w:author="HIKARI" w:date="2019-11-10T15:45:00Z"/>
          <w:b w:val="0"/>
          <w:szCs w:val="26"/>
        </w:rPr>
      </w:pPr>
    </w:p>
    <w:p w14:paraId="7CAB4582" w14:textId="77777777" w:rsidR="00DE0349" w:rsidRDefault="00B6709B" w:rsidP="00DE0349">
      <w:pPr>
        <w:keepNext/>
        <w:rPr>
          <w:ins w:id="1854" w:author="HIKARI" w:date="2019-11-10T17:10:00Z"/>
        </w:rPr>
        <w:pPrChange w:id="1855" w:author="HIKARI" w:date="2019-11-10T17:10:00Z">
          <w:pPr/>
        </w:pPrChange>
      </w:pPr>
      <w:ins w:id="1856" w:author="HIKARI" w:date="2019-11-10T15:45:00Z">
        <w:r w:rsidRPr="00B6709B">
          <w:rPr>
            <w:b w:val="0"/>
            <w:noProof/>
            <w:szCs w:val="26"/>
          </w:rPr>
          <w:drawing>
            <wp:inline distT="0" distB="0" distL="0" distR="0" wp14:anchorId="6A9C8161" wp14:editId="0668F2CC">
              <wp:extent cx="6583680" cy="3359785"/>
              <wp:effectExtent l="0" t="0" r="7620" b="0"/>
              <wp:docPr id="96" name="Picture 9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83680" cy="33597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72BC9DE" w14:textId="3CE17BD9" w:rsidR="00B6709B" w:rsidRPr="00E24C10" w:rsidRDefault="00DE0349" w:rsidP="00DE0349">
      <w:pPr>
        <w:pStyle w:val="Caption"/>
        <w:jc w:val="center"/>
        <w:rPr>
          <w:b w:val="0"/>
          <w:szCs w:val="26"/>
        </w:rPr>
        <w:pPrChange w:id="1857" w:author="HIKARI" w:date="2019-11-10T17:10:00Z">
          <w:pPr/>
        </w:pPrChange>
      </w:pPr>
      <w:bookmarkStart w:id="1858" w:name="_Toc24298364"/>
      <w:proofErr w:type="spellStart"/>
      <w:ins w:id="1859" w:author="HIKARI" w:date="2019-11-10T17:10:00Z">
        <w:r>
          <w:t>Hình</w:t>
        </w:r>
        <w:proofErr w:type="spellEnd"/>
        <w:r>
          <w:t xml:space="preserve"> </w:t>
        </w:r>
        <w:r>
          <w:fldChar w:fldCharType="begin"/>
        </w:r>
        <w:r>
          <w:instrText xml:space="preserve"> SEQ Hình \* ARABIC </w:instrText>
        </w:r>
      </w:ins>
      <w:r>
        <w:fldChar w:fldCharType="separate"/>
      </w:r>
      <w:ins w:id="1860" w:author="HIKARI" w:date="2019-11-10T17:10:00Z">
        <w:r>
          <w:rPr>
            <w:noProof/>
          </w:rPr>
          <w:t>9</w:t>
        </w:r>
        <w:r>
          <w:fldChar w:fldCharType="end"/>
        </w:r>
        <w:r>
          <w:t xml:space="preserve">: </w:t>
        </w:r>
        <w:proofErr w:type="spellStart"/>
        <w:r>
          <w:t>Kiểm</w:t>
        </w:r>
        <w:proofErr w:type="spellEnd"/>
        <w:r>
          <w:t xml:space="preserve"> </w:t>
        </w:r>
        <w:proofErr w:type="spellStart"/>
        <w:r>
          <w:t>thử</w:t>
        </w:r>
        <w:proofErr w:type="spellEnd"/>
        <w:r>
          <w:t xml:space="preserve"> 2</w:t>
        </w:r>
      </w:ins>
      <w:bookmarkEnd w:id="1858"/>
    </w:p>
    <w:p w14:paraId="2E10DEA1" w14:textId="58398367" w:rsidR="004564FE" w:rsidRPr="00E24C10" w:rsidRDefault="004564FE" w:rsidP="004564FE">
      <w:pPr>
        <w:rPr>
          <w:b w:val="0"/>
          <w:szCs w:val="26"/>
        </w:rPr>
      </w:pPr>
    </w:p>
    <w:p w14:paraId="3172FA1C" w14:textId="22F1C908" w:rsidR="004564FE" w:rsidRPr="00E24C10" w:rsidDel="00DE0349" w:rsidRDefault="004564FE" w:rsidP="004564FE">
      <w:pPr>
        <w:rPr>
          <w:del w:id="1861" w:author="HIKARI" w:date="2019-11-10T17:10:00Z"/>
          <w:b w:val="0"/>
          <w:szCs w:val="26"/>
        </w:rPr>
      </w:pPr>
    </w:p>
    <w:p w14:paraId="30BA0EF9" w14:textId="0337331C" w:rsidR="004564FE" w:rsidDel="00B6709B" w:rsidRDefault="004564FE" w:rsidP="004564FE">
      <w:pPr>
        <w:rPr>
          <w:del w:id="1862" w:author="HIKARI" w:date="2019-11-10T15:45:00Z"/>
          <w:b w:val="0"/>
          <w:szCs w:val="26"/>
        </w:rPr>
      </w:pPr>
    </w:p>
    <w:p w14:paraId="77B07915" w14:textId="48221883" w:rsidR="00B6709B" w:rsidRDefault="00B6709B" w:rsidP="004564FE">
      <w:pPr>
        <w:rPr>
          <w:ins w:id="1863" w:author="HIKARI" w:date="2019-11-10T15:49:00Z"/>
          <w:b w:val="0"/>
          <w:szCs w:val="26"/>
        </w:rPr>
      </w:pPr>
    </w:p>
    <w:p w14:paraId="75738C35" w14:textId="77777777" w:rsidR="00DE0349" w:rsidRDefault="00B6709B" w:rsidP="00DE0349">
      <w:pPr>
        <w:keepNext/>
        <w:rPr>
          <w:ins w:id="1864" w:author="HIKARI" w:date="2019-11-10T17:10:00Z"/>
        </w:rPr>
        <w:pPrChange w:id="1865" w:author="HIKARI" w:date="2019-11-10T17:10:00Z">
          <w:pPr/>
        </w:pPrChange>
      </w:pPr>
      <w:ins w:id="1866" w:author="HIKARI" w:date="2019-11-10T15:49:00Z">
        <w:r w:rsidRPr="00B6709B">
          <w:rPr>
            <w:b w:val="0"/>
            <w:noProof/>
            <w:szCs w:val="26"/>
          </w:rPr>
          <w:lastRenderedPageBreak/>
          <w:drawing>
            <wp:inline distT="0" distB="0" distL="0" distR="0" wp14:anchorId="0ED55D1E" wp14:editId="3982F8CA">
              <wp:extent cx="6583680" cy="3359785"/>
              <wp:effectExtent l="0" t="0" r="7620" b="0"/>
              <wp:docPr id="97" name="Picture 9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83680" cy="33597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F132A23" w14:textId="47F32AE4" w:rsidR="00B6709B" w:rsidRDefault="00DE0349" w:rsidP="00DE0349">
      <w:pPr>
        <w:pStyle w:val="Caption"/>
        <w:jc w:val="center"/>
        <w:rPr>
          <w:ins w:id="1867" w:author="HIKARI" w:date="2019-11-10T15:49:00Z"/>
          <w:b w:val="0"/>
          <w:szCs w:val="26"/>
        </w:rPr>
        <w:pPrChange w:id="1868" w:author="HIKARI" w:date="2019-11-10T17:10:00Z">
          <w:pPr/>
        </w:pPrChange>
      </w:pPr>
      <w:bookmarkStart w:id="1869" w:name="_Toc24298365"/>
      <w:proofErr w:type="spellStart"/>
      <w:ins w:id="1870" w:author="HIKARI" w:date="2019-11-10T17:10:00Z">
        <w:r>
          <w:t>Hình</w:t>
        </w:r>
        <w:proofErr w:type="spellEnd"/>
        <w:r>
          <w:t xml:space="preserve"> </w:t>
        </w:r>
        <w:r>
          <w:fldChar w:fldCharType="begin"/>
        </w:r>
        <w:r>
          <w:instrText xml:space="preserve"> SEQ Hình \* ARABIC </w:instrText>
        </w:r>
      </w:ins>
      <w:r>
        <w:fldChar w:fldCharType="separate"/>
      </w:r>
      <w:ins w:id="1871" w:author="HIKARI" w:date="2019-11-10T17:10:00Z">
        <w:r>
          <w:rPr>
            <w:noProof/>
          </w:rPr>
          <w:t>10</w:t>
        </w:r>
        <w:r>
          <w:fldChar w:fldCharType="end"/>
        </w:r>
        <w:r>
          <w:t xml:space="preserve">: </w:t>
        </w:r>
        <w:proofErr w:type="spellStart"/>
        <w:r>
          <w:t>Kiểm</w:t>
        </w:r>
        <w:proofErr w:type="spellEnd"/>
        <w:r>
          <w:t xml:space="preserve"> </w:t>
        </w:r>
        <w:proofErr w:type="spellStart"/>
        <w:r>
          <w:t>thử</w:t>
        </w:r>
        <w:proofErr w:type="spellEnd"/>
        <w:r>
          <w:t xml:space="preserve"> 3</w:t>
        </w:r>
      </w:ins>
      <w:bookmarkEnd w:id="1869"/>
    </w:p>
    <w:p w14:paraId="40FBB1BF" w14:textId="5C09BBB1" w:rsidR="00B6709B" w:rsidRDefault="00B6709B" w:rsidP="004564FE">
      <w:pPr>
        <w:rPr>
          <w:ins w:id="1872" w:author="HIKARI" w:date="2019-11-10T15:49:00Z"/>
          <w:b w:val="0"/>
          <w:szCs w:val="26"/>
        </w:rPr>
      </w:pPr>
    </w:p>
    <w:p w14:paraId="50218385" w14:textId="77777777" w:rsidR="00DE0349" w:rsidRDefault="00B6709B" w:rsidP="00DE0349">
      <w:pPr>
        <w:keepNext/>
        <w:rPr>
          <w:ins w:id="1873" w:author="HIKARI" w:date="2019-11-10T17:10:00Z"/>
        </w:rPr>
        <w:pPrChange w:id="1874" w:author="HIKARI" w:date="2019-11-10T17:10:00Z">
          <w:pPr/>
        </w:pPrChange>
      </w:pPr>
      <w:ins w:id="1875" w:author="HIKARI" w:date="2019-11-10T15:50:00Z">
        <w:r w:rsidRPr="00B6709B">
          <w:rPr>
            <w:b w:val="0"/>
            <w:noProof/>
            <w:szCs w:val="26"/>
          </w:rPr>
          <w:drawing>
            <wp:inline distT="0" distB="0" distL="0" distR="0" wp14:anchorId="4F8633FA" wp14:editId="1E366DC2">
              <wp:extent cx="6583680" cy="3359785"/>
              <wp:effectExtent l="0" t="0" r="7620" b="0"/>
              <wp:docPr id="98" name="Picture 9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83680" cy="33597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C724C70" w14:textId="6AFDB72D" w:rsidR="00B6709B" w:rsidRDefault="00DE0349" w:rsidP="00DE0349">
      <w:pPr>
        <w:pStyle w:val="Caption"/>
        <w:jc w:val="center"/>
        <w:rPr>
          <w:ins w:id="1876" w:author="HIKARI" w:date="2019-11-10T17:09:00Z"/>
          <w:b w:val="0"/>
          <w:szCs w:val="26"/>
        </w:rPr>
        <w:pPrChange w:id="1877" w:author="HIKARI" w:date="2019-11-10T17:11:00Z">
          <w:pPr/>
        </w:pPrChange>
      </w:pPr>
      <w:bookmarkStart w:id="1878" w:name="_Toc24298366"/>
      <w:proofErr w:type="spellStart"/>
      <w:ins w:id="1879" w:author="HIKARI" w:date="2019-11-10T17:10:00Z">
        <w:r>
          <w:t>Hình</w:t>
        </w:r>
        <w:proofErr w:type="spellEnd"/>
        <w:r>
          <w:t xml:space="preserve"> </w:t>
        </w:r>
        <w:r>
          <w:fldChar w:fldCharType="begin"/>
        </w:r>
        <w:r>
          <w:instrText xml:space="preserve"> SEQ Hình \* ARABIC </w:instrText>
        </w:r>
      </w:ins>
      <w:r>
        <w:fldChar w:fldCharType="separate"/>
      </w:r>
      <w:ins w:id="1880" w:author="HIKARI" w:date="2019-11-10T17:10:00Z">
        <w:r>
          <w:rPr>
            <w:noProof/>
          </w:rPr>
          <w:t>11</w:t>
        </w:r>
        <w:r>
          <w:fldChar w:fldCharType="end"/>
        </w:r>
      </w:ins>
      <w:ins w:id="1881" w:author="HIKARI" w:date="2019-11-10T17:11:00Z">
        <w:r>
          <w:t xml:space="preserve">: </w:t>
        </w:r>
        <w:proofErr w:type="spellStart"/>
        <w:r>
          <w:t>Kiểm</w:t>
        </w:r>
        <w:proofErr w:type="spellEnd"/>
        <w:r>
          <w:t xml:space="preserve"> </w:t>
        </w:r>
        <w:proofErr w:type="spellStart"/>
        <w:r>
          <w:t>thử</w:t>
        </w:r>
        <w:proofErr w:type="spellEnd"/>
        <w:r>
          <w:t xml:space="preserve"> 4</w:t>
        </w:r>
      </w:ins>
      <w:bookmarkEnd w:id="1878"/>
    </w:p>
    <w:p w14:paraId="3771DC15" w14:textId="2614ECAB" w:rsidR="00DE0349" w:rsidRDefault="00DE0349" w:rsidP="004564FE">
      <w:pPr>
        <w:rPr>
          <w:ins w:id="1882" w:author="HIKARI" w:date="2019-11-10T17:09:00Z"/>
          <w:b w:val="0"/>
          <w:szCs w:val="26"/>
        </w:rPr>
      </w:pPr>
    </w:p>
    <w:p w14:paraId="55389830" w14:textId="77334991" w:rsidR="00DE0349" w:rsidRDefault="00DE0349" w:rsidP="004564FE">
      <w:pPr>
        <w:rPr>
          <w:ins w:id="1883" w:author="HIKARI" w:date="2019-11-10T17:09:00Z"/>
          <w:b w:val="0"/>
          <w:szCs w:val="26"/>
        </w:rPr>
      </w:pPr>
    </w:p>
    <w:p w14:paraId="059A419B" w14:textId="09D38997" w:rsidR="00DE0349" w:rsidRDefault="00DE0349" w:rsidP="004564FE">
      <w:pPr>
        <w:rPr>
          <w:ins w:id="1884" w:author="HIKARI" w:date="2019-11-10T17:09:00Z"/>
          <w:b w:val="0"/>
          <w:szCs w:val="26"/>
        </w:rPr>
      </w:pPr>
    </w:p>
    <w:p w14:paraId="097B893A" w14:textId="77777777" w:rsidR="00DE0349" w:rsidRDefault="00DE0349" w:rsidP="00DE0349">
      <w:pPr>
        <w:keepNext/>
        <w:rPr>
          <w:ins w:id="1885" w:author="HIKARI" w:date="2019-11-10T17:10:00Z"/>
        </w:rPr>
        <w:pPrChange w:id="1886" w:author="HIKARI" w:date="2019-11-10T17:10:00Z">
          <w:pPr/>
        </w:pPrChange>
      </w:pPr>
      <w:ins w:id="1887" w:author="HIKARI" w:date="2019-11-10T17:09:00Z">
        <w:r w:rsidRPr="00DE0349">
          <w:rPr>
            <w:b w:val="0"/>
            <w:szCs w:val="26"/>
          </w:rPr>
          <w:lastRenderedPageBreak/>
          <w:drawing>
            <wp:inline distT="0" distB="0" distL="0" distR="0" wp14:anchorId="111C5B98" wp14:editId="661DF4D5">
              <wp:extent cx="6583680" cy="3764915"/>
              <wp:effectExtent l="0" t="0" r="7620" b="6985"/>
              <wp:docPr id="99" name="Picture 9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83680" cy="376491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35214C3" w14:textId="4C9FA7D8" w:rsidR="00DE0349" w:rsidRDefault="00DE0349" w:rsidP="00DE0349">
      <w:pPr>
        <w:pStyle w:val="Caption"/>
        <w:jc w:val="center"/>
        <w:rPr>
          <w:ins w:id="1888" w:author="HIKARI" w:date="2019-11-10T17:09:00Z"/>
          <w:b w:val="0"/>
          <w:szCs w:val="26"/>
        </w:rPr>
        <w:pPrChange w:id="1889" w:author="HIKARI" w:date="2019-11-10T17:11:00Z">
          <w:pPr/>
        </w:pPrChange>
      </w:pPr>
      <w:bookmarkStart w:id="1890" w:name="_Toc24298367"/>
      <w:proofErr w:type="spellStart"/>
      <w:ins w:id="1891" w:author="HIKARI" w:date="2019-11-10T17:10:00Z">
        <w:r>
          <w:t>Hình</w:t>
        </w:r>
        <w:proofErr w:type="spellEnd"/>
        <w:r>
          <w:t xml:space="preserve"> </w:t>
        </w:r>
        <w:r>
          <w:fldChar w:fldCharType="begin"/>
        </w:r>
        <w:r>
          <w:instrText xml:space="preserve"> SEQ Hình \* ARABIC </w:instrText>
        </w:r>
      </w:ins>
      <w:r>
        <w:fldChar w:fldCharType="separate"/>
      </w:r>
      <w:ins w:id="1892" w:author="HIKARI" w:date="2019-11-10T17:10:00Z">
        <w:r>
          <w:rPr>
            <w:noProof/>
          </w:rPr>
          <w:t>12</w:t>
        </w:r>
        <w:r>
          <w:fldChar w:fldCharType="end"/>
        </w:r>
      </w:ins>
      <w:ins w:id="1893" w:author="HIKARI" w:date="2019-11-10T17:11:00Z">
        <w:r>
          <w:t xml:space="preserve">: </w:t>
        </w:r>
        <w:proofErr w:type="spellStart"/>
        <w:r>
          <w:t>Kiểm</w:t>
        </w:r>
        <w:proofErr w:type="spellEnd"/>
        <w:r>
          <w:t xml:space="preserve"> </w:t>
        </w:r>
        <w:proofErr w:type="spellStart"/>
        <w:r>
          <w:t>thử</w:t>
        </w:r>
        <w:proofErr w:type="spellEnd"/>
        <w:r>
          <w:t xml:space="preserve"> 5</w:t>
        </w:r>
      </w:ins>
      <w:bookmarkEnd w:id="1890"/>
    </w:p>
    <w:p w14:paraId="79083AF1" w14:textId="4F37B889" w:rsidR="00DE0349" w:rsidRDefault="00DE0349" w:rsidP="004564FE">
      <w:pPr>
        <w:rPr>
          <w:ins w:id="1894" w:author="HIKARI" w:date="2019-11-10T17:09:00Z"/>
          <w:b w:val="0"/>
          <w:szCs w:val="26"/>
        </w:rPr>
      </w:pPr>
    </w:p>
    <w:p w14:paraId="27AF4539" w14:textId="09FF734D" w:rsidR="00DE0349" w:rsidRDefault="00DE0349" w:rsidP="004564FE">
      <w:pPr>
        <w:rPr>
          <w:ins w:id="1895" w:author="HIKARI" w:date="2019-11-10T17:09:00Z"/>
          <w:b w:val="0"/>
          <w:szCs w:val="26"/>
        </w:rPr>
      </w:pPr>
    </w:p>
    <w:p w14:paraId="27F7116A" w14:textId="4C63CB13" w:rsidR="00DE0349" w:rsidRDefault="00DE0349" w:rsidP="004564FE">
      <w:pPr>
        <w:rPr>
          <w:ins w:id="1896" w:author="HIKARI" w:date="2019-11-10T17:09:00Z"/>
          <w:b w:val="0"/>
          <w:szCs w:val="26"/>
        </w:rPr>
      </w:pPr>
    </w:p>
    <w:p w14:paraId="2B728141" w14:textId="62D55CEC" w:rsidR="00DE0349" w:rsidRDefault="00DE0349" w:rsidP="004564FE">
      <w:pPr>
        <w:rPr>
          <w:ins w:id="1897" w:author="HIKARI" w:date="2019-11-10T17:09:00Z"/>
          <w:b w:val="0"/>
          <w:szCs w:val="26"/>
        </w:rPr>
      </w:pPr>
    </w:p>
    <w:p w14:paraId="2E5AC06C" w14:textId="6A94BE48" w:rsidR="00DE0349" w:rsidRDefault="00DE0349" w:rsidP="004564FE">
      <w:pPr>
        <w:rPr>
          <w:ins w:id="1898" w:author="HIKARI" w:date="2019-11-10T17:09:00Z"/>
          <w:b w:val="0"/>
          <w:szCs w:val="26"/>
        </w:rPr>
      </w:pPr>
    </w:p>
    <w:p w14:paraId="6754C232" w14:textId="39AAE389" w:rsidR="00DE0349" w:rsidRDefault="00DE0349" w:rsidP="004564FE">
      <w:pPr>
        <w:rPr>
          <w:ins w:id="1899" w:author="HIKARI" w:date="2019-11-10T17:09:00Z"/>
          <w:b w:val="0"/>
          <w:szCs w:val="26"/>
        </w:rPr>
      </w:pPr>
    </w:p>
    <w:p w14:paraId="6BE7E3C5" w14:textId="3A19F713" w:rsidR="00DE0349" w:rsidRDefault="00DE0349" w:rsidP="004564FE">
      <w:pPr>
        <w:rPr>
          <w:ins w:id="1900" w:author="HIKARI" w:date="2019-11-10T17:09:00Z"/>
          <w:b w:val="0"/>
          <w:szCs w:val="26"/>
        </w:rPr>
      </w:pPr>
    </w:p>
    <w:p w14:paraId="11286D25" w14:textId="56EFE4BB" w:rsidR="00DE0349" w:rsidRDefault="00DE0349" w:rsidP="004564FE">
      <w:pPr>
        <w:rPr>
          <w:ins w:id="1901" w:author="HIKARI" w:date="2019-11-10T17:09:00Z"/>
          <w:b w:val="0"/>
          <w:szCs w:val="26"/>
        </w:rPr>
      </w:pPr>
    </w:p>
    <w:p w14:paraId="4C26ADEE" w14:textId="02EB4EB1" w:rsidR="00DE0349" w:rsidRDefault="00DE0349" w:rsidP="004564FE">
      <w:pPr>
        <w:rPr>
          <w:ins w:id="1902" w:author="HIKARI" w:date="2019-11-10T17:09:00Z"/>
          <w:b w:val="0"/>
          <w:szCs w:val="26"/>
        </w:rPr>
      </w:pPr>
    </w:p>
    <w:p w14:paraId="18369DDE" w14:textId="0252FEA8" w:rsidR="00DE0349" w:rsidRDefault="00DE0349" w:rsidP="004564FE">
      <w:pPr>
        <w:rPr>
          <w:ins w:id="1903" w:author="HIKARI" w:date="2019-11-10T17:09:00Z"/>
          <w:b w:val="0"/>
          <w:szCs w:val="26"/>
        </w:rPr>
      </w:pPr>
    </w:p>
    <w:p w14:paraId="45003591" w14:textId="77777777" w:rsidR="00DE0349" w:rsidRPr="00E24C10" w:rsidRDefault="00DE0349" w:rsidP="004564FE">
      <w:pPr>
        <w:rPr>
          <w:ins w:id="1904" w:author="HIKARI" w:date="2019-11-10T15:49:00Z"/>
          <w:b w:val="0"/>
          <w:szCs w:val="26"/>
        </w:rPr>
      </w:pPr>
    </w:p>
    <w:p w14:paraId="7F5A30E1" w14:textId="421234D4" w:rsidR="004564FE" w:rsidRPr="00E24C10" w:rsidDel="00B6709B" w:rsidRDefault="004564FE" w:rsidP="004564FE">
      <w:pPr>
        <w:rPr>
          <w:del w:id="1905" w:author="HIKARI" w:date="2019-11-10T15:45:00Z"/>
          <w:b w:val="0"/>
          <w:szCs w:val="26"/>
        </w:rPr>
      </w:pPr>
    </w:p>
    <w:p w14:paraId="4F81840E" w14:textId="36B3DB2A" w:rsidR="004564FE" w:rsidRPr="00E24C10" w:rsidDel="00B6709B" w:rsidRDefault="004564FE" w:rsidP="004564FE">
      <w:pPr>
        <w:rPr>
          <w:del w:id="1906" w:author="HIKARI" w:date="2019-11-10T15:45:00Z"/>
          <w:b w:val="0"/>
          <w:szCs w:val="26"/>
        </w:rPr>
      </w:pPr>
    </w:p>
    <w:p w14:paraId="2CEB9813" w14:textId="6535E51F" w:rsidR="004564FE" w:rsidRPr="00E24C10" w:rsidDel="00B6709B" w:rsidRDefault="004564FE" w:rsidP="004564FE">
      <w:pPr>
        <w:rPr>
          <w:del w:id="1907" w:author="HIKARI" w:date="2019-11-10T15:45:00Z"/>
          <w:b w:val="0"/>
          <w:szCs w:val="26"/>
        </w:rPr>
      </w:pPr>
    </w:p>
    <w:p w14:paraId="5FA3B665" w14:textId="26991C41" w:rsidR="004564FE" w:rsidRPr="00E24C10" w:rsidDel="00B6709B" w:rsidRDefault="004564FE" w:rsidP="004564FE">
      <w:pPr>
        <w:rPr>
          <w:del w:id="1908" w:author="HIKARI" w:date="2019-11-10T15:45:00Z"/>
          <w:b w:val="0"/>
          <w:szCs w:val="26"/>
        </w:rPr>
      </w:pPr>
    </w:p>
    <w:p w14:paraId="5ADDC21A" w14:textId="086C4D25" w:rsidR="004564FE" w:rsidRPr="00E24C10" w:rsidDel="00B6709B" w:rsidRDefault="004564FE" w:rsidP="004564FE">
      <w:pPr>
        <w:rPr>
          <w:del w:id="1909" w:author="HIKARI" w:date="2019-11-10T15:45:00Z"/>
          <w:b w:val="0"/>
          <w:szCs w:val="26"/>
        </w:rPr>
      </w:pPr>
    </w:p>
    <w:p w14:paraId="3DD834EC" w14:textId="7820A526" w:rsidR="004564FE" w:rsidDel="00B6709B" w:rsidRDefault="004564FE" w:rsidP="004564FE">
      <w:pPr>
        <w:rPr>
          <w:del w:id="1910" w:author="HIKARI" w:date="2019-11-10T15:45:00Z"/>
          <w:b w:val="0"/>
          <w:szCs w:val="26"/>
        </w:rPr>
      </w:pPr>
    </w:p>
    <w:p w14:paraId="176C8F3B" w14:textId="7B3B6229" w:rsidR="00CB168F" w:rsidDel="00B6709B" w:rsidRDefault="00CB168F" w:rsidP="004564FE">
      <w:pPr>
        <w:rPr>
          <w:del w:id="1911" w:author="HIKARI" w:date="2019-11-10T15:45:00Z"/>
          <w:b w:val="0"/>
          <w:szCs w:val="26"/>
        </w:rPr>
      </w:pPr>
    </w:p>
    <w:p w14:paraId="3031A759" w14:textId="7BEDBCE6" w:rsidR="00CB168F" w:rsidDel="00B6709B" w:rsidRDefault="00CB168F" w:rsidP="004564FE">
      <w:pPr>
        <w:rPr>
          <w:del w:id="1912" w:author="HIKARI" w:date="2019-11-10T15:45:00Z"/>
          <w:b w:val="0"/>
          <w:szCs w:val="26"/>
        </w:rPr>
      </w:pPr>
    </w:p>
    <w:p w14:paraId="6A74ACE7" w14:textId="191A02BF" w:rsidR="00CB168F" w:rsidDel="00B6709B" w:rsidRDefault="00CB168F" w:rsidP="004564FE">
      <w:pPr>
        <w:rPr>
          <w:del w:id="1913" w:author="HIKARI" w:date="2019-11-10T15:45:00Z"/>
          <w:b w:val="0"/>
          <w:szCs w:val="26"/>
        </w:rPr>
      </w:pPr>
    </w:p>
    <w:p w14:paraId="15E81149" w14:textId="02EBE455" w:rsidR="00CB168F" w:rsidDel="00B6709B" w:rsidRDefault="00CB168F" w:rsidP="004564FE">
      <w:pPr>
        <w:rPr>
          <w:del w:id="1914" w:author="HIKARI" w:date="2019-11-10T15:45:00Z"/>
          <w:b w:val="0"/>
          <w:szCs w:val="26"/>
        </w:rPr>
      </w:pPr>
    </w:p>
    <w:p w14:paraId="2EA336F2" w14:textId="467F9FE2" w:rsidR="00CB168F" w:rsidDel="00B6709B" w:rsidRDefault="00CB168F" w:rsidP="004564FE">
      <w:pPr>
        <w:rPr>
          <w:del w:id="1915" w:author="HIKARI" w:date="2019-11-10T15:44:00Z"/>
          <w:b w:val="0"/>
          <w:szCs w:val="26"/>
        </w:rPr>
      </w:pPr>
    </w:p>
    <w:p w14:paraId="292573E6" w14:textId="1CDC0D62" w:rsidR="00CB168F" w:rsidDel="00B6709B" w:rsidRDefault="00CB168F" w:rsidP="004564FE">
      <w:pPr>
        <w:rPr>
          <w:del w:id="1916" w:author="HIKARI" w:date="2019-11-10T15:44:00Z"/>
          <w:b w:val="0"/>
          <w:szCs w:val="26"/>
        </w:rPr>
      </w:pPr>
    </w:p>
    <w:p w14:paraId="40FA1F60" w14:textId="5692773F" w:rsidR="00CB168F" w:rsidDel="00B6709B" w:rsidRDefault="00CB168F" w:rsidP="004564FE">
      <w:pPr>
        <w:rPr>
          <w:del w:id="1917" w:author="HIKARI" w:date="2019-11-10T15:44:00Z"/>
          <w:b w:val="0"/>
          <w:szCs w:val="26"/>
        </w:rPr>
      </w:pPr>
    </w:p>
    <w:p w14:paraId="4BF58FC4" w14:textId="269930EA" w:rsidR="00CB168F" w:rsidDel="00B6709B" w:rsidRDefault="00CB168F" w:rsidP="004564FE">
      <w:pPr>
        <w:rPr>
          <w:del w:id="1918" w:author="HIKARI" w:date="2019-11-10T15:44:00Z"/>
          <w:b w:val="0"/>
          <w:szCs w:val="26"/>
        </w:rPr>
      </w:pPr>
    </w:p>
    <w:p w14:paraId="5219CE01" w14:textId="282D0B30" w:rsidR="00A52A28" w:rsidDel="00DC0A97" w:rsidRDefault="00A52A28" w:rsidP="004564FE">
      <w:pPr>
        <w:rPr>
          <w:del w:id="1919" w:author="HIKARI" w:date="2019-11-09T21:17:00Z"/>
          <w:b w:val="0"/>
          <w:szCs w:val="26"/>
        </w:rPr>
      </w:pPr>
    </w:p>
    <w:p w14:paraId="4DA6CA28" w14:textId="05E94356" w:rsidR="0010290F" w:rsidDel="00A52A28" w:rsidRDefault="0010290F" w:rsidP="004564FE">
      <w:pPr>
        <w:rPr>
          <w:del w:id="1920" w:author="HIKARI" w:date="2019-11-08T23:11:00Z"/>
          <w:b w:val="0"/>
          <w:szCs w:val="26"/>
        </w:rPr>
      </w:pPr>
    </w:p>
    <w:p w14:paraId="60C8FBE1" w14:textId="31D0D685" w:rsidR="0010290F" w:rsidDel="00A52A28" w:rsidRDefault="0010290F" w:rsidP="004564FE">
      <w:pPr>
        <w:rPr>
          <w:del w:id="1921" w:author="HIKARI" w:date="2019-11-08T23:11:00Z"/>
          <w:b w:val="0"/>
          <w:szCs w:val="26"/>
        </w:rPr>
      </w:pPr>
    </w:p>
    <w:p w14:paraId="0EC01376" w14:textId="77777777" w:rsidR="00C62AFE" w:rsidDel="00A52A28" w:rsidRDefault="00C62AFE" w:rsidP="004564FE">
      <w:pPr>
        <w:rPr>
          <w:del w:id="1922" w:author="HIKARI" w:date="2019-11-08T23:11:00Z"/>
          <w:b w:val="0"/>
          <w:szCs w:val="26"/>
        </w:rPr>
      </w:pPr>
    </w:p>
    <w:p w14:paraId="3E892CEF" w14:textId="77777777" w:rsidR="0010290F" w:rsidRPr="00E24C10" w:rsidRDefault="0010290F" w:rsidP="004564FE">
      <w:pPr>
        <w:rPr>
          <w:b w:val="0"/>
          <w:szCs w:val="26"/>
        </w:rPr>
      </w:pPr>
    </w:p>
    <w:p w14:paraId="28277AAD" w14:textId="0A7D6067" w:rsidR="004564FE" w:rsidRPr="00E24C10" w:rsidRDefault="0048368C">
      <w:pPr>
        <w:pStyle w:val="Heading1"/>
        <w:pPrChange w:id="1923" w:author="HIKARI" w:date="2019-11-08T21:25:00Z">
          <w:pPr>
            <w:jc w:val="center"/>
            <w:outlineLvl w:val="0"/>
          </w:pPr>
        </w:pPrChange>
      </w:pPr>
      <w:bookmarkStart w:id="1924" w:name="_Toc24298352"/>
      <w:proofErr w:type="spellStart"/>
      <w:r>
        <w:lastRenderedPageBreak/>
        <w:t>C</w:t>
      </w:r>
      <w:r w:rsidRPr="00E24C10">
        <w:t>hương</w:t>
      </w:r>
      <w:proofErr w:type="spellEnd"/>
      <w:r w:rsidRPr="00E24C10">
        <w:t xml:space="preserve"> 5: </w:t>
      </w:r>
      <w:proofErr w:type="spellStart"/>
      <w:r>
        <w:t>K</w:t>
      </w:r>
      <w:r w:rsidRPr="00E24C10">
        <w:t>ết</w:t>
      </w:r>
      <w:proofErr w:type="spellEnd"/>
      <w:r w:rsidRPr="00E24C10">
        <w:t xml:space="preserve"> </w:t>
      </w:r>
      <w:proofErr w:type="spellStart"/>
      <w:r w:rsidRPr="00E24C10">
        <w:t>luận</w:t>
      </w:r>
      <w:proofErr w:type="spellEnd"/>
      <w:r w:rsidRPr="00E24C10">
        <w:t xml:space="preserve"> </w:t>
      </w:r>
      <w:proofErr w:type="spellStart"/>
      <w:r w:rsidRPr="00E24C10">
        <w:t>và</w:t>
      </w:r>
      <w:proofErr w:type="spellEnd"/>
      <w:r w:rsidRPr="00E24C10">
        <w:t xml:space="preserve"> </w:t>
      </w:r>
      <w:proofErr w:type="spellStart"/>
      <w:r w:rsidRPr="00E24C10">
        <w:t>hướng</w:t>
      </w:r>
      <w:proofErr w:type="spellEnd"/>
      <w:r w:rsidRPr="00E24C10">
        <w:t xml:space="preserve"> </w:t>
      </w:r>
      <w:proofErr w:type="spellStart"/>
      <w:r w:rsidRPr="00E24C10">
        <w:t>phát</w:t>
      </w:r>
      <w:proofErr w:type="spellEnd"/>
      <w:r w:rsidRPr="00E24C10">
        <w:t xml:space="preserve"> </w:t>
      </w:r>
      <w:proofErr w:type="spellStart"/>
      <w:r w:rsidRPr="00E24C10">
        <w:t>triển</w:t>
      </w:r>
      <w:bookmarkEnd w:id="1924"/>
      <w:proofErr w:type="spellEnd"/>
    </w:p>
    <w:p w14:paraId="0D99FAA5" w14:textId="75D76A1B" w:rsidR="004564FE" w:rsidRDefault="004564FE">
      <w:pPr>
        <w:pStyle w:val="Heading2"/>
        <w:numPr>
          <w:ilvl w:val="0"/>
          <w:numId w:val="44"/>
        </w:numPr>
        <w:pPrChange w:id="1925" w:author="HIKARI" w:date="2019-11-08T21:25:00Z">
          <w:pPr>
            <w:pStyle w:val="ListParagraph"/>
            <w:numPr>
              <w:numId w:val="23"/>
            </w:numPr>
            <w:ind w:hanging="360"/>
            <w:outlineLvl w:val="1"/>
          </w:pPr>
        </w:pPrChange>
      </w:pPr>
      <w:bookmarkStart w:id="1926" w:name="_Toc24298353"/>
      <w:proofErr w:type="spellStart"/>
      <w:r w:rsidRPr="00E24C10">
        <w:t>Kết</w:t>
      </w:r>
      <w:proofErr w:type="spellEnd"/>
      <w:r w:rsidRPr="00E24C10">
        <w:t xml:space="preserve"> </w:t>
      </w:r>
      <w:proofErr w:type="spellStart"/>
      <w:r w:rsidRPr="00E24C10">
        <w:t>luận</w:t>
      </w:r>
      <w:bookmarkEnd w:id="1926"/>
      <w:proofErr w:type="spellEnd"/>
    </w:p>
    <w:p w14:paraId="25B19CDC" w14:textId="775A9E4F" w:rsidR="00E8240A" w:rsidRDefault="00E8240A" w:rsidP="00E8240A">
      <w:pPr>
        <w:ind w:left="360" w:firstLine="720"/>
        <w:rPr>
          <w:b w:val="0"/>
          <w:bCs/>
          <w:szCs w:val="26"/>
        </w:rPr>
      </w:pPr>
      <w:proofErr w:type="spellStart"/>
      <w:r w:rsidRPr="00E8240A">
        <w:rPr>
          <w:b w:val="0"/>
          <w:bCs/>
          <w:szCs w:val="26"/>
        </w:rPr>
        <w:t>Về</w:t>
      </w:r>
      <w:proofErr w:type="spellEnd"/>
      <w:r w:rsidRPr="00E8240A">
        <w:rPr>
          <w:b w:val="0"/>
          <w:bCs/>
          <w:szCs w:val="26"/>
        </w:rPr>
        <w:t xml:space="preserve"> </w:t>
      </w:r>
      <w:proofErr w:type="spellStart"/>
      <w:r w:rsidRPr="00E8240A">
        <w:rPr>
          <w:b w:val="0"/>
          <w:bCs/>
          <w:szCs w:val="26"/>
        </w:rPr>
        <w:t>cơ</w:t>
      </w:r>
      <w:proofErr w:type="spellEnd"/>
      <w:r w:rsidRPr="00E8240A">
        <w:rPr>
          <w:b w:val="0"/>
          <w:bCs/>
          <w:szCs w:val="26"/>
        </w:rPr>
        <w:t xml:space="preserve"> </w:t>
      </w:r>
      <w:proofErr w:type="spellStart"/>
      <w:r w:rsidRPr="00E8240A">
        <w:rPr>
          <w:b w:val="0"/>
          <w:bCs/>
          <w:szCs w:val="26"/>
        </w:rPr>
        <w:t>bản</w:t>
      </w:r>
      <w:proofErr w:type="spellEnd"/>
      <w:r w:rsidRPr="00E8240A">
        <w:rPr>
          <w:b w:val="0"/>
          <w:bCs/>
          <w:szCs w:val="26"/>
        </w:rPr>
        <w:t xml:space="preserve">, </w:t>
      </w:r>
      <w:proofErr w:type="spellStart"/>
      <w:r w:rsidRPr="00E8240A">
        <w:rPr>
          <w:b w:val="0"/>
          <w:bCs/>
          <w:szCs w:val="26"/>
        </w:rPr>
        <w:t>nhóm</w:t>
      </w:r>
      <w:proofErr w:type="spellEnd"/>
      <w:del w:id="1927" w:author="phunghx@gmail.com" w:date="2019-11-08T20:24:00Z">
        <w:r w:rsidDel="006961FC">
          <w:rPr>
            <w:b w:val="0"/>
            <w:bCs/>
            <w:szCs w:val="26"/>
          </w:rPr>
          <w:delText xml:space="preserve"> </w:delText>
        </w:r>
      </w:del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tự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nhận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xét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phần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mềm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nhóm</w:t>
      </w:r>
      <w:proofErr w:type="spellEnd"/>
      <w:r w:rsidRPr="00E8240A">
        <w:rPr>
          <w:b w:val="0"/>
          <w:bCs/>
          <w:szCs w:val="26"/>
        </w:rPr>
        <w:t xml:space="preserve"> </w:t>
      </w:r>
      <w:proofErr w:type="spellStart"/>
      <w:r w:rsidRPr="00E8240A">
        <w:rPr>
          <w:b w:val="0"/>
          <w:bCs/>
          <w:szCs w:val="26"/>
        </w:rPr>
        <w:t>đã</w:t>
      </w:r>
      <w:proofErr w:type="spellEnd"/>
      <w:r w:rsidRPr="00E8240A"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giải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quyết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được</w:t>
      </w:r>
      <w:proofErr w:type="spellEnd"/>
      <w:r w:rsidRPr="00E8240A">
        <w:rPr>
          <w:b w:val="0"/>
          <w:bCs/>
          <w:szCs w:val="26"/>
        </w:rPr>
        <w:t xml:space="preserve"> </w:t>
      </w:r>
      <w:proofErr w:type="spellStart"/>
      <w:r w:rsidRPr="00E8240A">
        <w:rPr>
          <w:b w:val="0"/>
          <w:bCs/>
          <w:szCs w:val="26"/>
        </w:rPr>
        <w:t>được</w:t>
      </w:r>
      <w:proofErr w:type="spellEnd"/>
      <w:r w:rsidRPr="00E8240A">
        <w:rPr>
          <w:b w:val="0"/>
          <w:bCs/>
          <w:szCs w:val="26"/>
        </w:rPr>
        <w:t xml:space="preserve"> 95% </w:t>
      </w:r>
      <w:proofErr w:type="spellStart"/>
      <w:r w:rsidRPr="00E8240A">
        <w:rPr>
          <w:b w:val="0"/>
          <w:bCs/>
          <w:szCs w:val="26"/>
        </w:rPr>
        <w:t>yêu</w:t>
      </w:r>
      <w:proofErr w:type="spellEnd"/>
      <w:r w:rsidRPr="00E8240A">
        <w:rPr>
          <w:b w:val="0"/>
          <w:bCs/>
          <w:szCs w:val="26"/>
        </w:rPr>
        <w:t xml:space="preserve"> </w:t>
      </w:r>
      <w:proofErr w:type="spellStart"/>
      <w:r w:rsidRPr="00E8240A">
        <w:rPr>
          <w:b w:val="0"/>
          <w:bCs/>
          <w:szCs w:val="26"/>
        </w:rPr>
        <w:t>cầu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đồ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án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đặt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đặt</w:t>
      </w:r>
      <w:proofErr w:type="spellEnd"/>
      <w:r>
        <w:rPr>
          <w:b w:val="0"/>
          <w:bCs/>
          <w:szCs w:val="26"/>
        </w:rPr>
        <w:t xml:space="preserve"> ra. Sau </w:t>
      </w:r>
      <w:proofErr w:type="spellStart"/>
      <w:r>
        <w:rPr>
          <w:b w:val="0"/>
          <w:bCs/>
          <w:szCs w:val="26"/>
        </w:rPr>
        <w:t>đây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ưu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điểm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cũng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như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tồn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tại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của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phần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proofErr w:type="gramStart"/>
      <w:r>
        <w:rPr>
          <w:b w:val="0"/>
          <w:bCs/>
          <w:szCs w:val="26"/>
        </w:rPr>
        <w:t>mềm</w:t>
      </w:r>
      <w:proofErr w:type="spellEnd"/>
      <w:r w:rsidRPr="00E8240A">
        <w:rPr>
          <w:b w:val="0"/>
          <w:bCs/>
          <w:szCs w:val="26"/>
        </w:rPr>
        <w:t xml:space="preserve"> </w:t>
      </w:r>
      <w:r>
        <w:rPr>
          <w:b w:val="0"/>
          <w:bCs/>
          <w:szCs w:val="26"/>
        </w:rPr>
        <w:t>.</w:t>
      </w:r>
      <w:proofErr w:type="gramEnd"/>
    </w:p>
    <w:p w14:paraId="624D67EE" w14:textId="6472312A" w:rsidR="00E8240A" w:rsidRDefault="00E8240A" w:rsidP="00E8240A">
      <w:pPr>
        <w:pStyle w:val="ListParagraph"/>
        <w:numPr>
          <w:ilvl w:val="0"/>
          <w:numId w:val="24"/>
        </w:numPr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Ưu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điểm</w:t>
      </w:r>
      <w:proofErr w:type="spellEnd"/>
      <w:r>
        <w:rPr>
          <w:b w:val="0"/>
          <w:bCs/>
          <w:szCs w:val="26"/>
        </w:rPr>
        <w:t>:</w:t>
      </w:r>
    </w:p>
    <w:p w14:paraId="0BD4F253" w14:textId="0FDAB933" w:rsidR="00E8240A" w:rsidRDefault="00E8240A" w:rsidP="0003454E">
      <w:pPr>
        <w:pStyle w:val="ListParagraph"/>
        <w:numPr>
          <w:ilvl w:val="1"/>
          <w:numId w:val="24"/>
        </w:numPr>
        <w:ind w:left="2074"/>
        <w:contextualSpacing w:val="0"/>
        <w:rPr>
          <w:b w:val="0"/>
          <w:bCs/>
          <w:szCs w:val="26"/>
        </w:rPr>
        <w:pPrChange w:id="1928" w:author="HIKARI" w:date="2019-11-10T17:19:00Z">
          <w:pPr>
            <w:pStyle w:val="ListParagraph"/>
            <w:numPr>
              <w:ilvl w:val="1"/>
              <w:numId w:val="24"/>
            </w:numPr>
            <w:ind w:left="2070" w:hanging="360"/>
          </w:pPr>
        </w:pPrChange>
      </w:pPr>
      <w:proofErr w:type="spellStart"/>
      <w:r>
        <w:rPr>
          <w:b w:val="0"/>
          <w:bCs/>
          <w:szCs w:val="26"/>
        </w:rPr>
        <w:t>Giao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diện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gọn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</w:t>
      </w:r>
      <w:ins w:id="1929" w:author="HIKARI" w:date="2019-11-09T15:01:00Z">
        <w:r w:rsidR="00E12197">
          <w:rPr>
            <w:b w:val="0"/>
            <w:bCs/>
            <w:szCs w:val="26"/>
          </w:rPr>
          <w:t>àng</w:t>
        </w:r>
      </w:ins>
      <w:proofErr w:type="spellEnd"/>
      <w:del w:id="1930" w:author="HIKARI" w:date="2019-11-09T15:01:00Z">
        <w:r w:rsidDel="00E12197">
          <w:rPr>
            <w:b w:val="0"/>
            <w:bCs/>
            <w:szCs w:val="26"/>
          </w:rPr>
          <w:delText>ang</w:delText>
        </w:r>
      </w:del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dễ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tiếp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cận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dễ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làm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quen</w:t>
      </w:r>
      <w:proofErr w:type="spellEnd"/>
      <w:r>
        <w:rPr>
          <w:b w:val="0"/>
          <w:bCs/>
          <w:szCs w:val="26"/>
        </w:rPr>
        <w:t>.</w:t>
      </w:r>
    </w:p>
    <w:p w14:paraId="4C1A2A03" w14:textId="66C8E5C3" w:rsidR="00E8240A" w:rsidRDefault="00E8240A" w:rsidP="0003454E">
      <w:pPr>
        <w:pStyle w:val="ListParagraph"/>
        <w:numPr>
          <w:ilvl w:val="1"/>
          <w:numId w:val="24"/>
        </w:numPr>
        <w:ind w:left="2074"/>
        <w:contextualSpacing w:val="0"/>
        <w:rPr>
          <w:b w:val="0"/>
          <w:bCs/>
          <w:szCs w:val="26"/>
        </w:rPr>
        <w:pPrChange w:id="1931" w:author="HIKARI" w:date="2019-11-10T17:19:00Z">
          <w:pPr>
            <w:pStyle w:val="ListParagraph"/>
            <w:numPr>
              <w:ilvl w:val="1"/>
              <w:numId w:val="24"/>
            </w:numPr>
            <w:ind w:left="2070" w:hanging="360"/>
          </w:pPr>
        </w:pPrChange>
      </w:pPr>
      <w:r>
        <w:rPr>
          <w:b w:val="0"/>
          <w:bCs/>
          <w:szCs w:val="26"/>
        </w:rPr>
        <w:t xml:space="preserve">Dung </w:t>
      </w:r>
      <w:proofErr w:type="spellStart"/>
      <w:r>
        <w:rPr>
          <w:b w:val="0"/>
          <w:bCs/>
          <w:szCs w:val="26"/>
        </w:rPr>
        <w:t>lượng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khá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nhẹ</w:t>
      </w:r>
      <w:proofErr w:type="spellEnd"/>
      <w:r>
        <w:rPr>
          <w:b w:val="0"/>
          <w:bCs/>
          <w:szCs w:val="26"/>
        </w:rPr>
        <w:t xml:space="preserve"> (</w:t>
      </w:r>
      <w:proofErr w:type="spellStart"/>
      <w:r>
        <w:rPr>
          <w:b w:val="0"/>
          <w:bCs/>
          <w:szCs w:val="26"/>
        </w:rPr>
        <w:t>Chỉ</w:t>
      </w:r>
      <w:proofErr w:type="spellEnd"/>
      <w:r>
        <w:rPr>
          <w:b w:val="0"/>
          <w:bCs/>
          <w:szCs w:val="26"/>
        </w:rPr>
        <w:t xml:space="preserve"> 117KB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file exe </w:t>
      </w:r>
      <w:proofErr w:type="spellStart"/>
      <w:r>
        <w:rPr>
          <w:b w:val="0"/>
          <w:bCs/>
          <w:szCs w:val="26"/>
        </w:rPr>
        <w:t>duy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nhất</w:t>
      </w:r>
      <w:proofErr w:type="spellEnd"/>
      <w:r>
        <w:rPr>
          <w:b w:val="0"/>
          <w:bCs/>
          <w:szCs w:val="26"/>
        </w:rPr>
        <w:t>).</w:t>
      </w:r>
    </w:p>
    <w:p w14:paraId="442360D3" w14:textId="1D3673A7" w:rsidR="00E8240A" w:rsidRDefault="00E8240A" w:rsidP="0003454E">
      <w:pPr>
        <w:pStyle w:val="ListParagraph"/>
        <w:numPr>
          <w:ilvl w:val="1"/>
          <w:numId w:val="24"/>
        </w:numPr>
        <w:ind w:left="2074"/>
        <w:contextualSpacing w:val="0"/>
        <w:rPr>
          <w:b w:val="0"/>
          <w:bCs/>
          <w:szCs w:val="26"/>
        </w:rPr>
        <w:pPrChange w:id="1932" w:author="HIKARI" w:date="2019-11-10T17:19:00Z">
          <w:pPr>
            <w:pStyle w:val="ListParagraph"/>
            <w:numPr>
              <w:ilvl w:val="1"/>
              <w:numId w:val="24"/>
            </w:numPr>
            <w:ind w:left="2070" w:hanging="360"/>
          </w:pPr>
        </w:pPrChange>
      </w:pPr>
      <w:proofErr w:type="spellStart"/>
      <w:r>
        <w:rPr>
          <w:b w:val="0"/>
          <w:bCs/>
          <w:szCs w:val="26"/>
        </w:rPr>
        <w:t>Chương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trình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tốn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rất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ít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tài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nguyên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hệ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thống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hoạt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động</w:t>
      </w:r>
      <w:proofErr w:type="spellEnd"/>
      <w:r>
        <w:rPr>
          <w:b w:val="0"/>
          <w:bCs/>
          <w:szCs w:val="26"/>
        </w:rPr>
        <w:t>.</w:t>
      </w:r>
    </w:p>
    <w:p w14:paraId="7D6FB215" w14:textId="27C78E5E" w:rsidR="00E8240A" w:rsidRDefault="00E8240A" w:rsidP="0003454E">
      <w:pPr>
        <w:pStyle w:val="ListParagraph"/>
        <w:numPr>
          <w:ilvl w:val="1"/>
          <w:numId w:val="24"/>
        </w:numPr>
        <w:ind w:left="2074"/>
        <w:contextualSpacing w:val="0"/>
        <w:rPr>
          <w:b w:val="0"/>
          <w:bCs/>
          <w:szCs w:val="26"/>
        </w:rPr>
        <w:pPrChange w:id="1933" w:author="HIKARI" w:date="2019-11-10T17:19:00Z">
          <w:pPr>
            <w:pStyle w:val="ListParagraph"/>
            <w:numPr>
              <w:ilvl w:val="1"/>
              <w:numId w:val="24"/>
            </w:numPr>
            <w:ind w:left="2070" w:hanging="360"/>
          </w:pPr>
        </w:pPrChange>
      </w:pPr>
      <w:proofErr w:type="spellStart"/>
      <w:r>
        <w:rPr>
          <w:b w:val="0"/>
          <w:bCs/>
          <w:szCs w:val="26"/>
        </w:rPr>
        <w:t>Chương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trình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chạy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ổn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định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ra </w:t>
      </w:r>
      <w:proofErr w:type="spellStart"/>
      <w:r>
        <w:rPr>
          <w:b w:val="0"/>
          <w:bCs/>
          <w:szCs w:val="26"/>
        </w:rPr>
        <w:t>kết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quả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chính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xác</w:t>
      </w:r>
      <w:proofErr w:type="spellEnd"/>
      <w:r>
        <w:rPr>
          <w:b w:val="0"/>
          <w:bCs/>
          <w:szCs w:val="26"/>
        </w:rPr>
        <w:t xml:space="preserve">, </w:t>
      </w:r>
      <w:proofErr w:type="spellStart"/>
      <w:r>
        <w:rPr>
          <w:b w:val="0"/>
          <w:bCs/>
          <w:szCs w:val="26"/>
        </w:rPr>
        <w:t>không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bị</w:t>
      </w:r>
      <w:proofErr w:type="spellEnd"/>
      <w:r>
        <w:rPr>
          <w:b w:val="0"/>
          <w:bCs/>
          <w:szCs w:val="26"/>
        </w:rPr>
        <w:t xml:space="preserve"> crash </w:t>
      </w:r>
      <w:proofErr w:type="spellStart"/>
      <w:r>
        <w:rPr>
          <w:b w:val="0"/>
          <w:bCs/>
          <w:szCs w:val="26"/>
        </w:rPr>
        <w:t>trong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quá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trình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thực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yêu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cầu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người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>.</w:t>
      </w:r>
    </w:p>
    <w:p w14:paraId="2DAD6625" w14:textId="2BC88F7B" w:rsidR="00E8240A" w:rsidRDefault="00E8240A" w:rsidP="00E8240A">
      <w:pPr>
        <w:pStyle w:val="ListParagraph"/>
        <w:numPr>
          <w:ilvl w:val="0"/>
          <w:numId w:val="24"/>
        </w:numPr>
        <w:rPr>
          <w:b w:val="0"/>
          <w:bCs/>
          <w:szCs w:val="26"/>
        </w:rPr>
      </w:pPr>
      <w:proofErr w:type="spellStart"/>
      <w:r>
        <w:rPr>
          <w:b w:val="0"/>
          <w:bCs/>
          <w:szCs w:val="26"/>
        </w:rPr>
        <w:t>Nhược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điểm</w:t>
      </w:r>
      <w:proofErr w:type="spellEnd"/>
      <w:r>
        <w:rPr>
          <w:b w:val="0"/>
          <w:bCs/>
          <w:szCs w:val="26"/>
        </w:rPr>
        <w:t>:</w:t>
      </w:r>
    </w:p>
    <w:p w14:paraId="483532FB" w14:textId="54FF9EC3" w:rsidR="00E8240A" w:rsidRDefault="00E8240A" w:rsidP="0003454E">
      <w:pPr>
        <w:pStyle w:val="ListParagraph"/>
        <w:numPr>
          <w:ilvl w:val="1"/>
          <w:numId w:val="24"/>
        </w:numPr>
        <w:ind w:left="2074"/>
        <w:contextualSpacing w:val="0"/>
        <w:rPr>
          <w:b w:val="0"/>
          <w:bCs/>
          <w:szCs w:val="26"/>
        </w:rPr>
        <w:pPrChange w:id="1934" w:author="HIKARI" w:date="2019-11-10T17:19:00Z">
          <w:pPr>
            <w:pStyle w:val="ListParagraph"/>
            <w:numPr>
              <w:ilvl w:val="1"/>
              <w:numId w:val="24"/>
            </w:numPr>
            <w:ind w:left="2070" w:hanging="360"/>
          </w:pPr>
        </w:pPrChange>
      </w:pPr>
      <w:r>
        <w:rPr>
          <w:b w:val="0"/>
          <w:bCs/>
          <w:szCs w:val="26"/>
        </w:rPr>
        <w:t xml:space="preserve">Diagram </w:t>
      </w:r>
      <w:proofErr w:type="spellStart"/>
      <w:r>
        <w:rPr>
          <w:b w:val="0"/>
          <w:bCs/>
          <w:szCs w:val="26"/>
        </w:rPr>
        <w:t>xuất</w:t>
      </w:r>
      <w:proofErr w:type="spellEnd"/>
      <w:r>
        <w:rPr>
          <w:b w:val="0"/>
          <w:bCs/>
          <w:szCs w:val="26"/>
        </w:rPr>
        <w:t xml:space="preserve"> ra </w:t>
      </w:r>
      <w:proofErr w:type="spellStart"/>
      <w:r>
        <w:rPr>
          <w:b w:val="0"/>
          <w:bCs/>
          <w:szCs w:val="26"/>
        </w:rPr>
        <w:t>chư</w:t>
      </w:r>
      <w:ins w:id="1935" w:author="HIKARI" w:date="2019-11-09T15:01:00Z">
        <w:r w:rsidR="00E12197">
          <w:rPr>
            <w:b w:val="0"/>
            <w:bCs/>
            <w:szCs w:val="26"/>
          </w:rPr>
          <w:t>a</w:t>
        </w:r>
      </w:ins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đẹp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mắt</w:t>
      </w:r>
      <w:proofErr w:type="spellEnd"/>
      <w:r>
        <w:rPr>
          <w:b w:val="0"/>
          <w:bCs/>
          <w:szCs w:val="26"/>
        </w:rPr>
        <w:t xml:space="preserve"> (</w:t>
      </w:r>
      <w:proofErr w:type="spellStart"/>
      <w:r>
        <w:rPr>
          <w:b w:val="0"/>
          <w:bCs/>
          <w:szCs w:val="26"/>
        </w:rPr>
        <w:t>Chưa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sắp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xếp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được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Layer con </w:t>
      </w:r>
      <w:proofErr w:type="spellStart"/>
      <w:r>
        <w:rPr>
          <w:b w:val="0"/>
          <w:bCs/>
          <w:szCs w:val="26"/>
        </w:rPr>
        <w:t>nằm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ngay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ngắn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ngay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bên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dưới</w:t>
      </w:r>
      <w:proofErr w:type="spellEnd"/>
      <w:r>
        <w:rPr>
          <w:b w:val="0"/>
          <w:bCs/>
          <w:szCs w:val="26"/>
        </w:rPr>
        <w:t xml:space="preserve"> Layer cha).</w:t>
      </w:r>
    </w:p>
    <w:p w14:paraId="5D6745B4" w14:textId="5FAE4891" w:rsidR="00E8240A" w:rsidRDefault="00E8240A" w:rsidP="0003454E">
      <w:pPr>
        <w:pStyle w:val="ListParagraph"/>
        <w:numPr>
          <w:ilvl w:val="1"/>
          <w:numId w:val="24"/>
        </w:numPr>
        <w:ind w:left="2074"/>
        <w:contextualSpacing w:val="0"/>
        <w:rPr>
          <w:b w:val="0"/>
          <w:bCs/>
          <w:szCs w:val="26"/>
        </w:rPr>
        <w:pPrChange w:id="1936" w:author="HIKARI" w:date="2019-11-10T17:19:00Z">
          <w:pPr>
            <w:pStyle w:val="ListParagraph"/>
            <w:numPr>
              <w:ilvl w:val="1"/>
              <w:numId w:val="24"/>
            </w:numPr>
            <w:ind w:left="2070" w:hanging="360"/>
          </w:pPr>
        </w:pPrChange>
      </w:pPr>
      <w:proofErr w:type="spellStart"/>
      <w:r>
        <w:rPr>
          <w:b w:val="0"/>
          <w:bCs/>
          <w:szCs w:val="26"/>
        </w:rPr>
        <w:t>Thuật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toán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tỏ</w:t>
      </w:r>
      <w:proofErr w:type="spellEnd"/>
      <w:r>
        <w:rPr>
          <w:b w:val="0"/>
          <w:bCs/>
          <w:szCs w:val="26"/>
        </w:rPr>
        <w:t xml:space="preserve"> ra </w:t>
      </w:r>
      <w:proofErr w:type="spellStart"/>
      <w:r>
        <w:rPr>
          <w:b w:val="0"/>
          <w:bCs/>
          <w:szCs w:val="26"/>
        </w:rPr>
        <w:t>kém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hiệu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quả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khi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xử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lí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dữ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liệu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đầu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lớn</w:t>
      </w:r>
      <w:proofErr w:type="spellEnd"/>
      <w:r>
        <w:rPr>
          <w:b w:val="0"/>
          <w:bCs/>
          <w:szCs w:val="26"/>
        </w:rPr>
        <w:t xml:space="preserve"> (</w:t>
      </w:r>
      <w:proofErr w:type="spellStart"/>
      <w:r>
        <w:rPr>
          <w:b w:val="0"/>
          <w:bCs/>
          <w:szCs w:val="26"/>
        </w:rPr>
        <w:t>Xử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lí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xuất</w:t>
      </w:r>
      <w:proofErr w:type="spellEnd"/>
      <w:r>
        <w:rPr>
          <w:b w:val="0"/>
          <w:bCs/>
          <w:szCs w:val="26"/>
        </w:rPr>
        <w:t xml:space="preserve"> ra </w:t>
      </w:r>
      <w:proofErr w:type="spellStart"/>
      <w:r>
        <w:rPr>
          <w:b w:val="0"/>
          <w:bCs/>
          <w:szCs w:val="26"/>
        </w:rPr>
        <w:t>kết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quả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tốn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nhiều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gian</w:t>
      </w:r>
      <w:proofErr w:type="spellEnd"/>
      <w:r>
        <w:rPr>
          <w:b w:val="0"/>
          <w:bCs/>
          <w:szCs w:val="26"/>
        </w:rPr>
        <w:t>).</w:t>
      </w:r>
    </w:p>
    <w:p w14:paraId="2F4F0B1B" w14:textId="1DA9865D" w:rsidR="00E8240A" w:rsidRDefault="00E8240A" w:rsidP="0003454E">
      <w:pPr>
        <w:pStyle w:val="ListParagraph"/>
        <w:numPr>
          <w:ilvl w:val="1"/>
          <w:numId w:val="24"/>
        </w:numPr>
        <w:ind w:left="2074"/>
        <w:contextualSpacing w:val="0"/>
        <w:rPr>
          <w:b w:val="0"/>
          <w:bCs/>
          <w:szCs w:val="26"/>
        </w:rPr>
        <w:pPrChange w:id="1937" w:author="HIKARI" w:date="2019-11-10T17:19:00Z">
          <w:pPr>
            <w:pStyle w:val="ListParagraph"/>
            <w:numPr>
              <w:ilvl w:val="1"/>
              <w:numId w:val="24"/>
            </w:numPr>
            <w:ind w:left="2070" w:hanging="360"/>
          </w:pPr>
        </w:pPrChange>
      </w:pPr>
      <w:proofErr w:type="spellStart"/>
      <w:r>
        <w:rPr>
          <w:b w:val="0"/>
          <w:bCs/>
          <w:szCs w:val="26"/>
        </w:rPr>
        <w:t>Chưa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có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chức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năng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kiểm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lỗi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cho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dữ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liệu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đầu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vào</w:t>
      </w:r>
      <w:proofErr w:type="spellEnd"/>
      <w:r>
        <w:rPr>
          <w:b w:val="0"/>
          <w:bCs/>
          <w:szCs w:val="26"/>
        </w:rPr>
        <w:t>.</w:t>
      </w:r>
    </w:p>
    <w:p w14:paraId="0B94614D" w14:textId="77777777" w:rsidR="00E8240A" w:rsidRPr="00E8240A" w:rsidRDefault="00E8240A" w:rsidP="00E8240A">
      <w:pPr>
        <w:rPr>
          <w:b w:val="0"/>
          <w:bCs/>
          <w:szCs w:val="26"/>
        </w:rPr>
      </w:pPr>
    </w:p>
    <w:p w14:paraId="1E80C9A2" w14:textId="451FB273" w:rsidR="004D4EEF" w:rsidRDefault="004564FE">
      <w:pPr>
        <w:pStyle w:val="Heading2"/>
        <w:numPr>
          <w:ilvl w:val="0"/>
          <w:numId w:val="44"/>
        </w:numPr>
        <w:pPrChange w:id="1938" w:author="HIKARI" w:date="2019-11-08T21:25:00Z">
          <w:pPr>
            <w:pStyle w:val="ListParagraph"/>
            <w:numPr>
              <w:numId w:val="23"/>
            </w:numPr>
            <w:ind w:hanging="360"/>
            <w:outlineLvl w:val="1"/>
          </w:pPr>
        </w:pPrChange>
      </w:pPr>
      <w:bookmarkStart w:id="1939" w:name="_Toc24298354"/>
      <w:proofErr w:type="spellStart"/>
      <w:r w:rsidRPr="00E24C10">
        <w:t>Hướng</w:t>
      </w:r>
      <w:proofErr w:type="spellEnd"/>
      <w:r w:rsidRPr="00E24C10">
        <w:t xml:space="preserve"> </w:t>
      </w:r>
      <w:proofErr w:type="spellStart"/>
      <w:r w:rsidRPr="00E24C10">
        <w:t>phát</w:t>
      </w:r>
      <w:proofErr w:type="spellEnd"/>
      <w:r w:rsidRPr="00E24C10">
        <w:t xml:space="preserve"> </w:t>
      </w:r>
      <w:proofErr w:type="spellStart"/>
      <w:r w:rsidRPr="00E24C10">
        <w:t>t</w:t>
      </w:r>
      <w:r w:rsidR="004D4EEF">
        <w:t>riển</w:t>
      </w:r>
      <w:bookmarkEnd w:id="1939"/>
      <w:proofErr w:type="spellEnd"/>
    </w:p>
    <w:p w14:paraId="2AEE5BF3" w14:textId="55478831" w:rsidR="004D4EEF" w:rsidRDefault="004D4EEF" w:rsidP="0003454E">
      <w:pPr>
        <w:pStyle w:val="ListParagraph"/>
        <w:numPr>
          <w:ilvl w:val="0"/>
          <w:numId w:val="24"/>
        </w:numPr>
        <w:ind w:left="1354"/>
        <w:contextualSpacing w:val="0"/>
        <w:rPr>
          <w:b w:val="0"/>
          <w:bCs/>
          <w:szCs w:val="26"/>
        </w:rPr>
        <w:pPrChange w:id="1940" w:author="HIKARI" w:date="2019-11-10T17:18:00Z">
          <w:pPr>
            <w:pStyle w:val="ListParagraph"/>
            <w:numPr>
              <w:numId w:val="24"/>
            </w:numPr>
            <w:ind w:left="1350" w:hanging="360"/>
          </w:pPr>
        </w:pPrChange>
      </w:pPr>
      <w:proofErr w:type="spellStart"/>
      <w:r w:rsidRPr="004D4EEF">
        <w:rPr>
          <w:b w:val="0"/>
          <w:bCs/>
          <w:szCs w:val="26"/>
        </w:rPr>
        <w:t>Thêm</w:t>
      </w:r>
      <w:proofErr w:type="spellEnd"/>
      <w:r w:rsidRPr="004D4EEF">
        <w:rPr>
          <w:b w:val="0"/>
          <w:bCs/>
          <w:szCs w:val="26"/>
        </w:rPr>
        <w:t xml:space="preserve"> </w:t>
      </w:r>
      <w:proofErr w:type="spellStart"/>
      <w:r w:rsidRPr="004D4EEF">
        <w:rPr>
          <w:b w:val="0"/>
          <w:bCs/>
          <w:szCs w:val="26"/>
        </w:rPr>
        <w:t>tính</w:t>
      </w:r>
      <w:proofErr w:type="spellEnd"/>
      <w:r w:rsidRPr="004D4EEF">
        <w:rPr>
          <w:b w:val="0"/>
          <w:bCs/>
          <w:szCs w:val="26"/>
        </w:rPr>
        <w:t xml:space="preserve"> </w:t>
      </w:r>
      <w:proofErr w:type="spellStart"/>
      <w:r w:rsidRPr="004D4EEF">
        <w:rPr>
          <w:b w:val="0"/>
          <w:bCs/>
          <w:szCs w:val="26"/>
        </w:rPr>
        <w:t>năng</w:t>
      </w:r>
      <w:proofErr w:type="spellEnd"/>
      <w:r w:rsidRPr="004D4EEF">
        <w:rPr>
          <w:b w:val="0"/>
          <w:bCs/>
          <w:szCs w:val="26"/>
        </w:rPr>
        <w:t xml:space="preserve"> </w:t>
      </w:r>
      <w:proofErr w:type="spellStart"/>
      <w:r w:rsidRPr="004D4EEF">
        <w:rPr>
          <w:b w:val="0"/>
          <w:bCs/>
          <w:szCs w:val="26"/>
        </w:rPr>
        <w:t>đọc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 w:rsidR="00B048EA">
        <w:rPr>
          <w:b w:val="0"/>
          <w:bCs/>
          <w:szCs w:val="26"/>
        </w:rPr>
        <w:t>dữ</w:t>
      </w:r>
      <w:proofErr w:type="spellEnd"/>
      <w:r w:rsidR="00B048EA">
        <w:rPr>
          <w:b w:val="0"/>
          <w:bCs/>
          <w:szCs w:val="26"/>
        </w:rPr>
        <w:t xml:space="preserve"> </w:t>
      </w:r>
      <w:proofErr w:type="spellStart"/>
      <w:r w:rsidR="00B048EA">
        <w:rPr>
          <w:b w:val="0"/>
          <w:bCs/>
          <w:szCs w:val="26"/>
        </w:rPr>
        <w:t>liệu</w:t>
      </w:r>
      <w:proofErr w:type="spellEnd"/>
      <w:r w:rsidR="00B048EA">
        <w:rPr>
          <w:b w:val="0"/>
          <w:bCs/>
          <w:szCs w:val="26"/>
        </w:rPr>
        <w:t xml:space="preserve"> </w:t>
      </w:r>
      <w:proofErr w:type="spellStart"/>
      <w:r w:rsidR="00B048EA">
        <w:rPr>
          <w:b w:val="0"/>
          <w:bCs/>
          <w:szCs w:val="26"/>
        </w:rPr>
        <w:t>đầu</w:t>
      </w:r>
      <w:proofErr w:type="spellEnd"/>
      <w:r w:rsidR="00B048EA">
        <w:rPr>
          <w:b w:val="0"/>
          <w:bCs/>
          <w:szCs w:val="26"/>
        </w:rPr>
        <w:t xml:space="preserve"> </w:t>
      </w:r>
      <w:proofErr w:type="spellStart"/>
      <w:r w:rsidR="00B048EA">
        <w:rPr>
          <w:b w:val="0"/>
          <w:bCs/>
          <w:szCs w:val="26"/>
        </w:rPr>
        <w:t>vào</w:t>
      </w:r>
      <w:proofErr w:type="spellEnd"/>
      <w:r w:rsidR="00B048EA">
        <w:rPr>
          <w:b w:val="0"/>
          <w:bCs/>
          <w:szCs w:val="26"/>
        </w:rPr>
        <w:t xml:space="preserve"> </w:t>
      </w:r>
      <w:proofErr w:type="spellStart"/>
      <w:r w:rsidR="00B048EA">
        <w:rPr>
          <w:b w:val="0"/>
          <w:bCs/>
          <w:szCs w:val="26"/>
        </w:rPr>
        <w:t>từ</w:t>
      </w:r>
      <w:proofErr w:type="spellEnd"/>
      <w:r w:rsidRPr="004D4EEF">
        <w:rPr>
          <w:b w:val="0"/>
          <w:bCs/>
          <w:szCs w:val="26"/>
        </w:rPr>
        <w:t xml:space="preserve"> file</w:t>
      </w:r>
      <w:r>
        <w:rPr>
          <w:b w:val="0"/>
          <w:bCs/>
          <w:szCs w:val="26"/>
        </w:rPr>
        <w:t>.</w:t>
      </w:r>
    </w:p>
    <w:p w14:paraId="0377D929" w14:textId="70F812E6" w:rsidR="004D4EEF" w:rsidRDefault="004D4EEF" w:rsidP="0003454E">
      <w:pPr>
        <w:pStyle w:val="ListParagraph"/>
        <w:numPr>
          <w:ilvl w:val="0"/>
          <w:numId w:val="24"/>
        </w:numPr>
        <w:ind w:left="1354"/>
        <w:contextualSpacing w:val="0"/>
        <w:rPr>
          <w:b w:val="0"/>
          <w:bCs/>
          <w:szCs w:val="26"/>
        </w:rPr>
        <w:pPrChange w:id="1941" w:author="HIKARI" w:date="2019-11-10T17:18:00Z">
          <w:pPr>
            <w:pStyle w:val="ListParagraph"/>
            <w:numPr>
              <w:numId w:val="24"/>
            </w:numPr>
            <w:ind w:left="1350" w:hanging="360"/>
          </w:pPr>
        </w:pPrChange>
      </w:pPr>
      <w:proofErr w:type="spellStart"/>
      <w:r>
        <w:rPr>
          <w:b w:val="0"/>
          <w:bCs/>
          <w:szCs w:val="26"/>
        </w:rPr>
        <w:t>Tối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ưu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hoá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thuật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toán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đối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với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dữ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liệu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đầu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từ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đến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rất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lớn</w:t>
      </w:r>
      <w:proofErr w:type="spellEnd"/>
      <w:r>
        <w:rPr>
          <w:b w:val="0"/>
          <w:bCs/>
          <w:szCs w:val="26"/>
        </w:rPr>
        <w:t>.</w:t>
      </w:r>
    </w:p>
    <w:p w14:paraId="79771C9F" w14:textId="608E7086" w:rsidR="004D4EEF" w:rsidRDefault="004D4EEF" w:rsidP="0003454E">
      <w:pPr>
        <w:pStyle w:val="ListParagraph"/>
        <w:numPr>
          <w:ilvl w:val="0"/>
          <w:numId w:val="24"/>
        </w:numPr>
        <w:ind w:left="1354"/>
        <w:contextualSpacing w:val="0"/>
        <w:rPr>
          <w:b w:val="0"/>
          <w:bCs/>
          <w:szCs w:val="26"/>
        </w:rPr>
        <w:pPrChange w:id="1942" w:author="HIKARI" w:date="2019-11-10T17:18:00Z">
          <w:pPr>
            <w:pStyle w:val="ListParagraph"/>
            <w:numPr>
              <w:numId w:val="24"/>
            </w:numPr>
            <w:ind w:left="1350" w:hanging="360"/>
          </w:pPr>
        </w:pPrChange>
      </w:pPr>
      <w:proofErr w:type="spellStart"/>
      <w:r>
        <w:rPr>
          <w:b w:val="0"/>
          <w:bCs/>
          <w:szCs w:val="26"/>
        </w:rPr>
        <w:t>Chỉnh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sửa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thuật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toán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dựng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hình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có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thể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xếp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Layer con </w:t>
      </w:r>
      <w:proofErr w:type="spellStart"/>
      <w:r>
        <w:rPr>
          <w:b w:val="0"/>
          <w:bCs/>
          <w:szCs w:val="26"/>
        </w:rPr>
        <w:t>bên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dưới</w:t>
      </w:r>
      <w:proofErr w:type="spellEnd"/>
      <w:r>
        <w:rPr>
          <w:b w:val="0"/>
          <w:bCs/>
          <w:szCs w:val="26"/>
        </w:rPr>
        <w:t xml:space="preserve"> Layer cha </w:t>
      </w:r>
      <w:proofErr w:type="spellStart"/>
      <w:r>
        <w:rPr>
          <w:b w:val="0"/>
          <w:bCs/>
          <w:szCs w:val="26"/>
        </w:rPr>
        <w:t>một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các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gọn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gàng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đúng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đắn</w:t>
      </w:r>
      <w:proofErr w:type="spellEnd"/>
      <w:del w:id="1943" w:author="HIKARI" w:date="2019-11-09T15:01:00Z">
        <w:r w:rsidDel="00E12197">
          <w:rPr>
            <w:b w:val="0"/>
            <w:bCs/>
            <w:szCs w:val="26"/>
          </w:rPr>
          <w:delText>g</w:delText>
        </w:r>
      </w:del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nhất</w:t>
      </w:r>
      <w:proofErr w:type="spellEnd"/>
      <w:r>
        <w:rPr>
          <w:b w:val="0"/>
          <w:bCs/>
          <w:szCs w:val="26"/>
        </w:rPr>
        <w:t>.</w:t>
      </w:r>
    </w:p>
    <w:p w14:paraId="01AB3C87" w14:textId="3AA8946F" w:rsidR="004D4EEF" w:rsidRDefault="004D4EEF" w:rsidP="0003454E">
      <w:pPr>
        <w:pStyle w:val="ListParagraph"/>
        <w:numPr>
          <w:ilvl w:val="0"/>
          <w:numId w:val="24"/>
        </w:numPr>
        <w:ind w:left="1354"/>
        <w:contextualSpacing w:val="0"/>
        <w:rPr>
          <w:b w:val="0"/>
          <w:bCs/>
          <w:szCs w:val="26"/>
        </w:rPr>
        <w:pPrChange w:id="1944" w:author="HIKARI" w:date="2019-11-10T17:18:00Z">
          <w:pPr>
            <w:pStyle w:val="ListParagraph"/>
            <w:numPr>
              <w:numId w:val="24"/>
            </w:numPr>
            <w:ind w:left="1350" w:hanging="360"/>
          </w:pPr>
        </w:pPrChange>
      </w:pPr>
      <w:proofErr w:type="spellStart"/>
      <w:r>
        <w:rPr>
          <w:b w:val="0"/>
          <w:bCs/>
          <w:szCs w:val="26"/>
        </w:rPr>
        <w:t>Viết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thêm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tính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năng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kiểm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lỗi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dữ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liệu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đầu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vào</w:t>
      </w:r>
      <w:proofErr w:type="spellEnd"/>
      <w:r>
        <w:rPr>
          <w:b w:val="0"/>
          <w:bCs/>
          <w:szCs w:val="26"/>
        </w:rPr>
        <w:t>.</w:t>
      </w:r>
    </w:p>
    <w:p w14:paraId="7F5696D4" w14:textId="4D51153D" w:rsidR="004D4EEF" w:rsidRPr="004D4EEF" w:rsidRDefault="004D4EEF" w:rsidP="0003454E">
      <w:pPr>
        <w:pStyle w:val="ListParagraph"/>
        <w:numPr>
          <w:ilvl w:val="0"/>
          <w:numId w:val="24"/>
        </w:numPr>
        <w:ind w:left="1354"/>
        <w:contextualSpacing w:val="0"/>
        <w:rPr>
          <w:b w:val="0"/>
          <w:bCs/>
          <w:szCs w:val="26"/>
        </w:rPr>
        <w:pPrChange w:id="1945" w:author="HIKARI" w:date="2019-11-10T17:18:00Z">
          <w:pPr>
            <w:pStyle w:val="ListParagraph"/>
            <w:numPr>
              <w:numId w:val="24"/>
            </w:numPr>
            <w:ind w:left="1350" w:hanging="360"/>
          </w:pPr>
        </w:pPrChange>
      </w:pPr>
      <w:proofErr w:type="spellStart"/>
      <w:r>
        <w:rPr>
          <w:b w:val="0"/>
          <w:bCs/>
          <w:szCs w:val="26"/>
        </w:rPr>
        <w:t>Cải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thiện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giao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diện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người</w:t>
      </w:r>
      <w:proofErr w:type="spellEnd"/>
      <w:r>
        <w:rPr>
          <w:b w:val="0"/>
          <w:bCs/>
          <w:szCs w:val="26"/>
        </w:rPr>
        <w:t xml:space="preserve"> </w:t>
      </w:r>
      <w:proofErr w:type="spellStart"/>
      <w:r>
        <w:rPr>
          <w:b w:val="0"/>
          <w:bCs/>
          <w:szCs w:val="26"/>
        </w:rPr>
        <w:t>dùng</w:t>
      </w:r>
      <w:proofErr w:type="spellEnd"/>
      <w:r>
        <w:rPr>
          <w:b w:val="0"/>
          <w:bCs/>
          <w:szCs w:val="26"/>
        </w:rPr>
        <w:t>.</w:t>
      </w:r>
    </w:p>
    <w:p w14:paraId="74BAD7E0" w14:textId="47223E1C" w:rsidR="00CB168F" w:rsidRDefault="00CB168F" w:rsidP="00CB168F">
      <w:pPr>
        <w:rPr>
          <w:i/>
          <w:iCs/>
          <w:sz w:val="32"/>
        </w:rPr>
      </w:pPr>
    </w:p>
    <w:p w14:paraId="0B5E51C7" w14:textId="67D97903" w:rsidR="00E00F78" w:rsidDel="0003454E" w:rsidRDefault="00E00F78" w:rsidP="001A31CB">
      <w:pPr>
        <w:rPr>
          <w:del w:id="1946" w:author="HIKARI" w:date="2019-11-10T17:19:00Z"/>
          <w:i/>
          <w:iCs/>
          <w:sz w:val="32"/>
        </w:rPr>
      </w:pPr>
    </w:p>
    <w:p w14:paraId="64777959" w14:textId="77777777" w:rsidR="003059AA" w:rsidRPr="00E24C10" w:rsidRDefault="003059AA" w:rsidP="001A31CB">
      <w:pPr>
        <w:rPr>
          <w:i/>
          <w:iCs/>
          <w:sz w:val="32"/>
        </w:rPr>
      </w:pPr>
    </w:p>
    <w:p w14:paraId="56A1C3AF" w14:textId="08610242" w:rsidR="004564FE" w:rsidRDefault="00E8240A">
      <w:pPr>
        <w:pStyle w:val="Heading1"/>
        <w:rPr>
          <w:ins w:id="1947" w:author="HIKARI" w:date="2019-11-09T14:28:00Z"/>
        </w:rPr>
      </w:pPr>
      <w:bookmarkStart w:id="1948" w:name="_Toc24298355"/>
      <w:commentRangeStart w:id="1949"/>
      <w:proofErr w:type="spellStart"/>
      <w:r>
        <w:lastRenderedPageBreak/>
        <w:t>T</w:t>
      </w:r>
      <w:r w:rsidRPr="00E24C10">
        <w:t>ài</w:t>
      </w:r>
      <w:proofErr w:type="spellEnd"/>
      <w:r w:rsidRPr="00E24C10">
        <w:t xml:space="preserve"> </w:t>
      </w:r>
      <w:proofErr w:type="spellStart"/>
      <w:r w:rsidRPr="00E24C10">
        <w:t>liệu</w:t>
      </w:r>
      <w:proofErr w:type="spellEnd"/>
      <w:r w:rsidRPr="00E24C10">
        <w:t xml:space="preserve"> </w:t>
      </w:r>
      <w:proofErr w:type="spellStart"/>
      <w:r w:rsidRPr="00E24C10">
        <w:t>tham</w:t>
      </w:r>
      <w:proofErr w:type="spellEnd"/>
      <w:r w:rsidRPr="00E24C10">
        <w:t xml:space="preserve"> </w:t>
      </w:r>
      <w:proofErr w:type="spellStart"/>
      <w:r w:rsidRPr="00E24C10">
        <w:t>khảo</w:t>
      </w:r>
      <w:commentRangeEnd w:id="1949"/>
      <w:proofErr w:type="spellEnd"/>
      <w:r w:rsidR="006961FC">
        <w:rPr>
          <w:rStyle w:val="CommentReference"/>
        </w:rPr>
        <w:commentReference w:id="1949"/>
      </w:r>
      <w:bookmarkEnd w:id="1948"/>
    </w:p>
    <w:p w14:paraId="0CA05547" w14:textId="6A709306" w:rsidR="008E25CE" w:rsidRDefault="008E25CE" w:rsidP="008E25CE">
      <w:pPr>
        <w:rPr>
          <w:ins w:id="1950" w:author="HIKARI" w:date="2019-11-09T15:14:00Z"/>
          <w:b w:val="0"/>
          <w:bCs/>
        </w:rPr>
      </w:pPr>
      <w:ins w:id="1951" w:author="HIKARI" w:date="2019-11-09T14:28:00Z">
        <w:r w:rsidRPr="008E25CE">
          <w:rPr>
            <w:b w:val="0"/>
            <w:bCs/>
            <w:rPrChange w:id="1952" w:author="HIKARI" w:date="2019-11-09T14:29:00Z">
              <w:rPr/>
            </w:rPrChange>
          </w:rPr>
          <w:t xml:space="preserve">[1]. </w:t>
        </w:r>
      </w:ins>
      <w:proofErr w:type="spellStart"/>
      <w:ins w:id="1953" w:author="HIKARI" w:date="2019-11-09T14:30:00Z">
        <w:r>
          <w:rPr>
            <w:b w:val="0"/>
            <w:bCs/>
          </w:rPr>
          <w:t>Keras</w:t>
        </w:r>
        <w:proofErr w:type="spellEnd"/>
        <w:r>
          <w:rPr>
            <w:b w:val="0"/>
            <w:bCs/>
          </w:rPr>
          <w:t xml:space="preserve"> Sharp – </w:t>
        </w:r>
        <w:proofErr w:type="spellStart"/>
        <w:r>
          <w:rPr>
            <w:b w:val="0"/>
            <w:bCs/>
          </w:rPr>
          <w:t>Tác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giả</w:t>
        </w:r>
        <w:proofErr w:type="spellEnd"/>
        <w:r>
          <w:rPr>
            <w:b w:val="0"/>
            <w:bCs/>
          </w:rPr>
          <w:t xml:space="preserve">: </w:t>
        </w:r>
      </w:ins>
      <w:proofErr w:type="spellStart"/>
      <w:ins w:id="1954" w:author="HIKARI" w:date="2019-11-09T14:31:00Z">
        <w:r>
          <w:rPr>
            <w:b w:val="0"/>
            <w:bCs/>
          </w:rPr>
          <w:t>C</w:t>
        </w:r>
        <w:r w:rsidRPr="008E25CE">
          <w:rPr>
            <w:b w:val="0"/>
            <w:bCs/>
          </w:rPr>
          <w:t>esarsouza</w:t>
        </w:r>
        <w:proofErr w:type="spellEnd"/>
        <w:r>
          <w:rPr>
            <w:b w:val="0"/>
            <w:bCs/>
          </w:rPr>
          <w:t xml:space="preserve"> </w:t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HYPERLINK "https://github.com/cesarsouza/keras-sharp" </w:instrText>
        </w:r>
        <w:r>
          <w:rPr>
            <w:b w:val="0"/>
            <w:bCs/>
          </w:rPr>
          <w:fldChar w:fldCharType="separate"/>
        </w:r>
        <w:r w:rsidRPr="008E25CE">
          <w:rPr>
            <w:rStyle w:val="Hyperlink"/>
            <w:b w:val="0"/>
            <w:bCs/>
          </w:rPr>
          <w:t>github.com/</w:t>
        </w:r>
        <w:proofErr w:type="spellStart"/>
        <w:r w:rsidRPr="008E25CE">
          <w:rPr>
            <w:rStyle w:val="Hyperlink"/>
            <w:b w:val="0"/>
            <w:bCs/>
          </w:rPr>
          <w:t>cesarsouza</w:t>
        </w:r>
        <w:proofErr w:type="spellEnd"/>
        <w:r w:rsidRPr="008E25CE">
          <w:rPr>
            <w:rStyle w:val="Hyperlink"/>
            <w:b w:val="0"/>
            <w:bCs/>
          </w:rPr>
          <w:t>/</w:t>
        </w:r>
        <w:proofErr w:type="spellStart"/>
        <w:r w:rsidRPr="008E25CE">
          <w:rPr>
            <w:rStyle w:val="Hyperlink"/>
            <w:b w:val="0"/>
            <w:bCs/>
          </w:rPr>
          <w:t>keras</w:t>
        </w:r>
        <w:proofErr w:type="spellEnd"/>
        <w:r w:rsidRPr="008E25CE">
          <w:rPr>
            <w:rStyle w:val="Hyperlink"/>
            <w:b w:val="0"/>
            <w:bCs/>
          </w:rPr>
          <w:t>-sharp</w:t>
        </w:r>
        <w:r>
          <w:rPr>
            <w:b w:val="0"/>
            <w:bCs/>
          </w:rPr>
          <w:fldChar w:fldCharType="end"/>
        </w:r>
      </w:ins>
    </w:p>
    <w:p w14:paraId="7BC52AFD" w14:textId="77777777" w:rsidR="00A91936" w:rsidRDefault="00A91936" w:rsidP="008E25CE">
      <w:pPr>
        <w:rPr>
          <w:ins w:id="1955" w:author="HIKARI" w:date="2019-11-09T14:54:00Z"/>
          <w:b w:val="0"/>
          <w:bCs/>
        </w:rPr>
      </w:pPr>
    </w:p>
    <w:p w14:paraId="5BBE20B8" w14:textId="6AFEEF17" w:rsidR="00505291" w:rsidRDefault="00505291" w:rsidP="008E25CE">
      <w:pPr>
        <w:rPr>
          <w:ins w:id="1956" w:author="HIKARI" w:date="2019-11-09T15:14:00Z"/>
          <w:b w:val="0"/>
          <w:bCs/>
        </w:rPr>
      </w:pPr>
      <w:ins w:id="1957" w:author="HIKARI" w:date="2019-11-09T14:54:00Z">
        <w:r>
          <w:rPr>
            <w:b w:val="0"/>
            <w:bCs/>
          </w:rPr>
          <w:t xml:space="preserve">[2]. </w:t>
        </w:r>
        <w:proofErr w:type="spellStart"/>
        <w:r>
          <w:rPr>
            <w:b w:val="0"/>
            <w:bCs/>
          </w:rPr>
          <w:t>Tài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liệu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của</w:t>
        </w:r>
        <w:proofErr w:type="spellEnd"/>
        <w:r>
          <w:rPr>
            <w:b w:val="0"/>
            <w:bCs/>
          </w:rPr>
          <w:t xml:space="preserve"> TensorFlow </w:t>
        </w:r>
        <w:proofErr w:type="spellStart"/>
        <w:r>
          <w:rPr>
            <w:b w:val="0"/>
            <w:bCs/>
          </w:rPr>
          <w:t>về</w:t>
        </w:r>
        <w:proofErr w:type="spellEnd"/>
        <w:r>
          <w:rPr>
            <w:b w:val="0"/>
            <w:bCs/>
          </w:rPr>
          <w:t xml:space="preserve"> Layer</w:t>
        </w:r>
      </w:ins>
      <w:ins w:id="1958" w:author="HIKARI" w:date="2019-11-09T14:55:00Z">
        <w:r>
          <w:rPr>
            <w:b w:val="0"/>
            <w:bCs/>
          </w:rPr>
          <w:t>s</w:t>
        </w:r>
      </w:ins>
      <w:ins w:id="1959" w:author="HIKARI" w:date="2019-11-09T14:54:00Z">
        <w:r>
          <w:rPr>
            <w:b w:val="0"/>
            <w:bCs/>
          </w:rPr>
          <w:t xml:space="preserve"> API</w:t>
        </w:r>
      </w:ins>
      <w:ins w:id="1960" w:author="HIKARI" w:date="2019-11-09T14:55:00Z">
        <w:r>
          <w:rPr>
            <w:b w:val="0"/>
            <w:bCs/>
          </w:rPr>
          <w:t xml:space="preserve"> </w:t>
        </w:r>
      </w:ins>
      <w:ins w:id="1961" w:author="HIKARI" w:date="2019-11-09T15:11:00Z">
        <w:r w:rsidR="00972716">
          <w:rPr>
            <w:b w:val="0"/>
            <w:bCs/>
          </w:rPr>
          <w:fldChar w:fldCharType="begin"/>
        </w:r>
        <w:r w:rsidR="00972716">
          <w:rPr>
            <w:b w:val="0"/>
            <w:bCs/>
          </w:rPr>
          <w:instrText xml:space="preserve"> HYPERLINK "https://www.tensorflow.org/versions/r1.15/api_docs/python/tf/layers?hl=fa" </w:instrText>
        </w:r>
        <w:r w:rsidR="00972716">
          <w:rPr>
            <w:b w:val="0"/>
            <w:bCs/>
          </w:rPr>
          <w:fldChar w:fldCharType="separate"/>
        </w:r>
        <w:r w:rsidR="00972716" w:rsidRPr="00972716">
          <w:rPr>
            <w:rStyle w:val="Hyperlink"/>
            <w:b w:val="0"/>
            <w:bCs/>
          </w:rPr>
          <w:t>https://www.tensorflow.org/versions/r1.15/api_docs/python/tf/layers?hl=fa</w:t>
        </w:r>
        <w:r w:rsidR="00972716">
          <w:rPr>
            <w:b w:val="0"/>
            <w:bCs/>
          </w:rPr>
          <w:fldChar w:fldCharType="end"/>
        </w:r>
      </w:ins>
    </w:p>
    <w:p w14:paraId="51274435" w14:textId="77777777" w:rsidR="00A91936" w:rsidRDefault="00A91936" w:rsidP="008E25CE">
      <w:pPr>
        <w:rPr>
          <w:ins w:id="1962" w:author="HIKARI" w:date="2019-11-09T15:02:00Z"/>
          <w:b w:val="0"/>
          <w:bCs/>
        </w:rPr>
      </w:pPr>
    </w:p>
    <w:p w14:paraId="34298745" w14:textId="228AC0BF" w:rsidR="00972716" w:rsidRDefault="00972716" w:rsidP="008E25CE">
      <w:pPr>
        <w:rPr>
          <w:ins w:id="1963" w:author="HIKARI" w:date="2019-11-09T15:14:00Z"/>
          <w:b w:val="0"/>
          <w:bCs/>
        </w:rPr>
      </w:pPr>
      <w:ins w:id="1964" w:author="HIKARI" w:date="2019-11-09T15:02:00Z">
        <w:r>
          <w:rPr>
            <w:b w:val="0"/>
            <w:bCs/>
          </w:rPr>
          <w:t xml:space="preserve">[3]. </w:t>
        </w:r>
      </w:ins>
      <w:proofErr w:type="spellStart"/>
      <w:ins w:id="1965" w:author="HIKARI" w:date="2019-11-09T15:03:00Z">
        <w:r w:rsidRPr="00972716">
          <w:rPr>
            <w:b w:val="0"/>
            <w:bCs/>
          </w:rPr>
          <w:t>Bắt</w:t>
        </w:r>
        <w:proofErr w:type="spellEnd"/>
        <w:r w:rsidRPr="00972716">
          <w:rPr>
            <w:b w:val="0"/>
            <w:bCs/>
          </w:rPr>
          <w:t xml:space="preserve"> </w:t>
        </w:r>
        <w:proofErr w:type="spellStart"/>
        <w:r w:rsidRPr="00972716">
          <w:rPr>
            <w:b w:val="0"/>
            <w:bCs/>
          </w:rPr>
          <w:t>đầu</w:t>
        </w:r>
        <w:proofErr w:type="spellEnd"/>
        <w:r w:rsidRPr="00972716">
          <w:rPr>
            <w:b w:val="0"/>
            <w:bCs/>
          </w:rPr>
          <w:t xml:space="preserve"> </w:t>
        </w:r>
        <w:proofErr w:type="spellStart"/>
        <w:r w:rsidRPr="00972716">
          <w:rPr>
            <w:b w:val="0"/>
            <w:bCs/>
          </w:rPr>
          <w:t>với</w:t>
        </w:r>
        <w:proofErr w:type="spellEnd"/>
        <w:r w:rsidRPr="00972716">
          <w:rPr>
            <w:b w:val="0"/>
            <w:bCs/>
          </w:rPr>
          <w:t xml:space="preserve"> Machine Learning </w:t>
        </w:r>
        <w:proofErr w:type="spellStart"/>
        <w:r w:rsidRPr="00972716">
          <w:rPr>
            <w:b w:val="0"/>
            <w:bCs/>
          </w:rPr>
          <w:t>thông</w:t>
        </w:r>
        <w:proofErr w:type="spellEnd"/>
        <w:r w:rsidRPr="00972716">
          <w:rPr>
            <w:b w:val="0"/>
            <w:bCs/>
          </w:rPr>
          <w:t xml:space="preserve"> qua </w:t>
        </w:r>
        <w:proofErr w:type="spellStart"/>
        <w:r w:rsidRPr="00972716">
          <w:rPr>
            <w:b w:val="0"/>
            <w:bCs/>
          </w:rPr>
          <w:t>Tensorflow</w:t>
        </w:r>
        <w:proofErr w:type="spellEnd"/>
        <w:r>
          <w:rPr>
            <w:b w:val="0"/>
            <w:bCs/>
          </w:rPr>
          <w:t xml:space="preserve">  - </w:t>
        </w:r>
        <w:proofErr w:type="spellStart"/>
        <w:r>
          <w:rPr>
            <w:b w:val="0"/>
            <w:bCs/>
          </w:rPr>
          <w:t>Tác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giả</w:t>
        </w:r>
      </w:ins>
      <w:proofErr w:type="spellEnd"/>
      <w:ins w:id="1966" w:author="HIKARI" w:date="2019-11-09T15:09:00Z">
        <w:r>
          <w:rPr>
            <w:b w:val="0"/>
            <w:bCs/>
          </w:rPr>
          <w:t>:</w:t>
        </w:r>
      </w:ins>
      <w:ins w:id="1967" w:author="HIKARI" w:date="2019-11-09T15:03:00Z">
        <w:r>
          <w:rPr>
            <w:b w:val="0"/>
            <w:bCs/>
          </w:rPr>
          <w:t xml:space="preserve"> </w:t>
        </w:r>
      </w:ins>
      <w:proofErr w:type="spellStart"/>
      <w:ins w:id="1968" w:author="HIKARI" w:date="2019-11-09T15:07:00Z">
        <w:r w:rsidRPr="00972716">
          <w:rPr>
            <w:b w:val="0"/>
            <w:bCs/>
          </w:rPr>
          <w:t>Trần</w:t>
        </w:r>
        <w:proofErr w:type="spellEnd"/>
        <w:r w:rsidRPr="00972716">
          <w:rPr>
            <w:b w:val="0"/>
            <w:bCs/>
          </w:rPr>
          <w:t xml:space="preserve"> </w:t>
        </w:r>
        <w:proofErr w:type="spellStart"/>
        <w:r w:rsidRPr="00972716">
          <w:rPr>
            <w:b w:val="0"/>
            <w:bCs/>
          </w:rPr>
          <w:t>Đức</w:t>
        </w:r>
        <w:proofErr w:type="spellEnd"/>
        <w:r w:rsidRPr="00972716">
          <w:rPr>
            <w:b w:val="0"/>
            <w:bCs/>
          </w:rPr>
          <w:t xml:space="preserve"> </w:t>
        </w:r>
        <w:proofErr w:type="spellStart"/>
        <w:r w:rsidRPr="00972716">
          <w:rPr>
            <w:b w:val="0"/>
            <w:bCs/>
          </w:rPr>
          <w:t>Tâm</w:t>
        </w:r>
        <w:proofErr w:type="spellEnd"/>
        <w:r>
          <w:rPr>
            <w:b w:val="0"/>
            <w:bCs/>
          </w:rPr>
          <w:t xml:space="preserve"> </w:t>
        </w:r>
        <w:r>
          <w:rPr>
            <w:b w:val="0"/>
            <w:bCs/>
          </w:rPr>
          <w:fldChar w:fldCharType="begin"/>
        </w:r>
      </w:ins>
      <w:ins w:id="1969" w:author="HIKARI" w:date="2019-11-09T15:11:00Z">
        <w:r>
          <w:rPr>
            <w:b w:val="0"/>
            <w:bCs/>
          </w:rPr>
          <w:instrText>HYPERLINK "https://www.kipalog.com/posts/Bat-dau-voi-Machine-Learning-thong-qua-Tensorflow--Phan-I-2"</w:instrText>
        </w:r>
      </w:ins>
      <w:ins w:id="1970" w:author="HIKARI" w:date="2019-11-09T15:07:00Z">
        <w:r>
          <w:rPr>
            <w:b w:val="0"/>
            <w:bCs/>
          </w:rPr>
          <w:fldChar w:fldCharType="separate"/>
        </w:r>
      </w:ins>
      <w:ins w:id="1971" w:author="HIKARI" w:date="2019-11-09T15:11:00Z">
        <w:r>
          <w:rPr>
            <w:rStyle w:val="Hyperlink"/>
            <w:b w:val="0"/>
            <w:bCs/>
          </w:rPr>
          <w:t>https://www.kipalog.com/posts/Bat-dau-voi-Machine-Learning-thong-qua-Tensorflow--Phan-I-2</w:t>
        </w:r>
      </w:ins>
      <w:ins w:id="1972" w:author="HIKARI" w:date="2019-11-09T15:07:00Z">
        <w:r>
          <w:rPr>
            <w:b w:val="0"/>
            <w:bCs/>
          </w:rPr>
          <w:fldChar w:fldCharType="end"/>
        </w:r>
      </w:ins>
    </w:p>
    <w:p w14:paraId="40111928" w14:textId="77777777" w:rsidR="00A91936" w:rsidRDefault="00A91936" w:rsidP="008E25CE">
      <w:pPr>
        <w:rPr>
          <w:ins w:id="1973" w:author="HIKARI" w:date="2019-11-09T15:07:00Z"/>
          <w:b w:val="0"/>
          <w:bCs/>
        </w:rPr>
      </w:pPr>
    </w:p>
    <w:p w14:paraId="4F4FF5A2" w14:textId="151A9F77" w:rsidR="00972716" w:rsidRDefault="00972716" w:rsidP="008E25CE">
      <w:pPr>
        <w:rPr>
          <w:ins w:id="1974" w:author="HIKARI" w:date="2019-11-09T15:09:00Z"/>
          <w:b w:val="0"/>
          <w:bCs/>
        </w:rPr>
      </w:pPr>
      <w:ins w:id="1975" w:author="HIKARI" w:date="2019-11-09T15:07:00Z">
        <w:r>
          <w:rPr>
            <w:b w:val="0"/>
            <w:bCs/>
          </w:rPr>
          <w:t xml:space="preserve">[4]. </w:t>
        </w:r>
      </w:ins>
      <w:proofErr w:type="spellStart"/>
      <w:ins w:id="1976" w:author="HIKARI" w:date="2019-11-09T15:08:00Z">
        <w:r>
          <w:rPr>
            <w:b w:val="0"/>
            <w:bCs/>
          </w:rPr>
          <w:t>Loạt</w:t>
        </w:r>
        <w:proofErr w:type="spellEnd"/>
        <w:r>
          <w:rPr>
            <w:b w:val="0"/>
            <w:bCs/>
          </w:rPr>
          <w:t xml:space="preserve"> v</w:t>
        </w:r>
      </w:ins>
      <w:ins w:id="1977" w:author="HIKARI" w:date="2019-11-09T15:07:00Z">
        <w:r>
          <w:rPr>
            <w:b w:val="0"/>
            <w:bCs/>
          </w:rPr>
          <w:t xml:space="preserve">ideo </w:t>
        </w:r>
        <w:r w:rsidRPr="00972716">
          <w:rPr>
            <w:b w:val="0"/>
            <w:bCs/>
          </w:rPr>
          <w:t xml:space="preserve">TensorFlow.js: Layers API Part 1 </w:t>
        </w:r>
      </w:ins>
      <w:ins w:id="1978" w:author="HIKARI" w:date="2019-11-09T15:08:00Z">
        <w:r>
          <w:rPr>
            <w:b w:val="0"/>
            <w:bCs/>
          </w:rPr>
          <w:t xml:space="preserve">&amp; Part 2 – </w:t>
        </w:r>
      </w:ins>
      <w:proofErr w:type="spellStart"/>
      <w:ins w:id="1979" w:author="HIKARI" w:date="2019-11-09T15:09:00Z">
        <w:r>
          <w:rPr>
            <w:b w:val="0"/>
            <w:bCs/>
          </w:rPr>
          <w:t>Tác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giả</w:t>
        </w:r>
        <w:proofErr w:type="spellEnd"/>
        <w:r>
          <w:rPr>
            <w:b w:val="0"/>
            <w:bCs/>
          </w:rPr>
          <w:t xml:space="preserve">: </w:t>
        </w:r>
        <w:r w:rsidRPr="00972716">
          <w:rPr>
            <w:b w:val="0"/>
            <w:bCs/>
          </w:rPr>
          <w:t>The Coding Train</w:t>
        </w:r>
      </w:ins>
    </w:p>
    <w:p w14:paraId="396445B6" w14:textId="24A52264" w:rsidR="00972716" w:rsidRDefault="00972716" w:rsidP="008E25CE">
      <w:pPr>
        <w:rPr>
          <w:ins w:id="1980" w:author="HIKARI" w:date="2019-11-09T15:14:00Z"/>
          <w:b w:val="0"/>
          <w:bCs/>
        </w:rPr>
      </w:pPr>
      <w:ins w:id="1981" w:author="HIKARI" w:date="2019-11-09T15:10:00Z"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>HYPERLINK "http://www.youtube.com/watch?v=F4WWukTWoXY"</w:instrText>
        </w:r>
        <w:r>
          <w:rPr>
            <w:b w:val="0"/>
            <w:bCs/>
          </w:rPr>
          <w:fldChar w:fldCharType="separate"/>
        </w:r>
        <w:r>
          <w:rPr>
            <w:rStyle w:val="Hyperlink"/>
            <w:b w:val="0"/>
            <w:bCs/>
          </w:rPr>
          <w:t>http://www.youtube.com/watch?v=F4WWukTWoXY</w:t>
        </w:r>
        <w:r>
          <w:rPr>
            <w:b w:val="0"/>
            <w:bCs/>
          </w:rPr>
          <w:fldChar w:fldCharType="end"/>
        </w:r>
      </w:ins>
    </w:p>
    <w:p w14:paraId="6E25285F" w14:textId="77777777" w:rsidR="00A91936" w:rsidRDefault="00A91936" w:rsidP="008E25CE">
      <w:pPr>
        <w:rPr>
          <w:ins w:id="1982" w:author="HIKARI" w:date="2019-11-09T15:13:00Z"/>
          <w:b w:val="0"/>
          <w:bCs/>
        </w:rPr>
      </w:pPr>
    </w:p>
    <w:p w14:paraId="6ECB1F7E" w14:textId="77777777" w:rsidR="00A91936" w:rsidRDefault="00A91936" w:rsidP="008E25CE">
      <w:pPr>
        <w:rPr>
          <w:ins w:id="1983" w:author="HIKARI" w:date="2019-11-09T15:14:00Z"/>
          <w:b w:val="0"/>
          <w:bCs/>
        </w:rPr>
      </w:pPr>
      <w:ins w:id="1984" w:author="HIKARI" w:date="2019-11-09T15:13:00Z">
        <w:r>
          <w:rPr>
            <w:b w:val="0"/>
            <w:bCs/>
          </w:rPr>
          <w:t xml:space="preserve">[5]. </w:t>
        </w:r>
        <w:proofErr w:type="spellStart"/>
        <w:r>
          <w:rPr>
            <w:b w:val="0"/>
            <w:bCs/>
          </w:rPr>
          <w:t>Tài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liệu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của</w:t>
        </w:r>
        <w:proofErr w:type="spellEnd"/>
        <w:r>
          <w:rPr>
            <w:b w:val="0"/>
            <w:bCs/>
          </w:rPr>
          <w:t xml:space="preserve"> Microsoft </w:t>
        </w:r>
        <w:proofErr w:type="spellStart"/>
        <w:r>
          <w:rPr>
            <w:b w:val="0"/>
            <w:bCs/>
          </w:rPr>
          <w:t>về</w:t>
        </w:r>
        <w:proofErr w:type="spellEnd"/>
        <w:r>
          <w:rPr>
            <w:b w:val="0"/>
            <w:bCs/>
          </w:rPr>
          <w:t xml:space="preserve"> </w:t>
        </w:r>
        <w:r w:rsidRPr="00A91936">
          <w:rPr>
            <w:b w:val="0"/>
            <w:bCs/>
          </w:rPr>
          <w:t>Windows Presentation Foundation</w:t>
        </w:r>
        <w:r>
          <w:rPr>
            <w:b w:val="0"/>
            <w:bCs/>
          </w:rPr>
          <w:t xml:space="preserve"> </w:t>
        </w:r>
      </w:ins>
    </w:p>
    <w:p w14:paraId="3465DF1A" w14:textId="3DC31387" w:rsidR="00A91936" w:rsidRDefault="00A91936" w:rsidP="008E25CE">
      <w:pPr>
        <w:rPr>
          <w:ins w:id="1985" w:author="HIKARI" w:date="2019-11-09T15:15:00Z"/>
          <w:b w:val="0"/>
          <w:bCs/>
        </w:rPr>
      </w:pPr>
      <w:ins w:id="1986" w:author="HIKARI" w:date="2019-11-09T15:14:00Z"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HYPERLINK "</w:instrText>
        </w:r>
      </w:ins>
      <w:ins w:id="1987" w:author="HIKARI" w:date="2019-11-09T15:13:00Z">
        <w:r w:rsidRPr="00A91936">
          <w:rPr>
            <w:rPrChange w:id="1988" w:author="HIKARI" w:date="2019-11-09T15:14:00Z">
              <w:rPr>
                <w:rStyle w:val="Hyperlink"/>
                <w:b w:val="0"/>
                <w:bCs/>
              </w:rPr>
            </w:rPrChange>
          </w:rPr>
          <w:instrText>https://docs.microsoft.com/en-us/dotnet/framework/wpf/</w:instrText>
        </w:r>
      </w:ins>
      <w:ins w:id="1989" w:author="HIKARI" w:date="2019-11-09T15:14:00Z">
        <w:r>
          <w:rPr>
            <w:b w:val="0"/>
            <w:bCs/>
          </w:rPr>
          <w:instrText xml:space="preserve">" </w:instrText>
        </w:r>
        <w:r>
          <w:rPr>
            <w:b w:val="0"/>
            <w:bCs/>
          </w:rPr>
          <w:fldChar w:fldCharType="separate"/>
        </w:r>
      </w:ins>
      <w:ins w:id="1990" w:author="HIKARI" w:date="2019-11-09T15:13:00Z">
        <w:r w:rsidRPr="00FD33BB">
          <w:rPr>
            <w:rStyle w:val="Hyperlink"/>
            <w:b w:val="0"/>
            <w:bCs/>
          </w:rPr>
          <w:t>https://docs.microsoft.com/en-us/dotnet/framework/wpf/</w:t>
        </w:r>
      </w:ins>
      <w:ins w:id="1991" w:author="HIKARI" w:date="2019-11-09T15:14:00Z">
        <w:r>
          <w:rPr>
            <w:b w:val="0"/>
            <w:bCs/>
          </w:rPr>
          <w:fldChar w:fldCharType="end"/>
        </w:r>
      </w:ins>
    </w:p>
    <w:p w14:paraId="7FD0E9AC" w14:textId="2BE3759D" w:rsidR="00094F97" w:rsidRDefault="00094F97" w:rsidP="008E25CE">
      <w:pPr>
        <w:rPr>
          <w:ins w:id="1992" w:author="HIKARI" w:date="2019-11-09T15:15:00Z"/>
          <w:b w:val="0"/>
          <w:bCs/>
        </w:rPr>
      </w:pPr>
    </w:p>
    <w:p w14:paraId="5023DB6E" w14:textId="67C0EE5E" w:rsidR="00094F97" w:rsidRPr="008E25CE" w:rsidRDefault="00094F97">
      <w:pPr>
        <w:rPr>
          <w:b w:val="0"/>
          <w:bCs/>
          <w:rPrChange w:id="1993" w:author="HIKARI" w:date="2019-11-09T14:29:00Z">
            <w:rPr/>
          </w:rPrChange>
        </w:rPr>
        <w:pPrChange w:id="1994" w:author="HIKARI" w:date="2019-11-09T14:28:00Z">
          <w:pPr>
            <w:jc w:val="center"/>
            <w:outlineLvl w:val="0"/>
          </w:pPr>
        </w:pPrChange>
      </w:pPr>
      <w:ins w:id="1995" w:author="HIKARI" w:date="2019-11-09T15:15:00Z">
        <w:r>
          <w:rPr>
            <w:b w:val="0"/>
            <w:bCs/>
          </w:rPr>
          <w:t>[</w:t>
        </w:r>
      </w:ins>
      <w:ins w:id="1996" w:author="HIKARI" w:date="2019-11-09T15:16:00Z">
        <w:r>
          <w:rPr>
            <w:b w:val="0"/>
            <w:bCs/>
          </w:rPr>
          <w:t>6</w:t>
        </w:r>
      </w:ins>
      <w:ins w:id="1997" w:author="HIKARI" w:date="2019-11-09T15:15:00Z">
        <w:r>
          <w:rPr>
            <w:b w:val="0"/>
            <w:bCs/>
          </w:rPr>
          <w:t>]</w:t>
        </w:r>
      </w:ins>
      <w:ins w:id="1998" w:author="HIKARI" w:date="2019-11-09T15:16:00Z">
        <w:r>
          <w:rPr>
            <w:b w:val="0"/>
            <w:bCs/>
          </w:rPr>
          <w:t xml:space="preserve">. </w:t>
        </w:r>
        <w:proofErr w:type="spellStart"/>
        <w:r>
          <w:rPr>
            <w:b w:val="0"/>
            <w:bCs/>
          </w:rPr>
          <w:t>Mã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nguồn</w:t>
        </w:r>
        <w:proofErr w:type="spellEnd"/>
        <w:r>
          <w:rPr>
            <w:b w:val="0"/>
            <w:bCs/>
          </w:rPr>
          <w:t xml:space="preserve"> </w:t>
        </w:r>
        <w:proofErr w:type="spellStart"/>
        <w:r>
          <w:rPr>
            <w:b w:val="0"/>
            <w:bCs/>
          </w:rPr>
          <w:t>NetScope</w:t>
        </w:r>
        <w:proofErr w:type="spellEnd"/>
        <w:r>
          <w:rPr>
            <w:b w:val="0"/>
            <w:bCs/>
          </w:rPr>
          <w:t xml:space="preserve"> </w:t>
        </w:r>
        <w:r>
          <w:rPr>
            <w:b w:val="0"/>
            <w:bCs/>
          </w:rPr>
          <w:fldChar w:fldCharType="begin"/>
        </w:r>
        <w:r>
          <w:rPr>
            <w:b w:val="0"/>
            <w:bCs/>
          </w:rPr>
          <w:instrText xml:space="preserve"> HYPERLINK "https://github.com/ethereon/netscope" </w:instrText>
        </w:r>
        <w:r>
          <w:rPr>
            <w:b w:val="0"/>
            <w:bCs/>
          </w:rPr>
          <w:fldChar w:fldCharType="separate"/>
        </w:r>
        <w:r w:rsidRPr="00094F97">
          <w:rPr>
            <w:rStyle w:val="Hyperlink"/>
            <w:b w:val="0"/>
            <w:bCs/>
          </w:rPr>
          <w:t>https://github.com/ethereon/netscope</w:t>
        </w:r>
        <w:r>
          <w:rPr>
            <w:b w:val="0"/>
            <w:bCs/>
          </w:rPr>
          <w:fldChar w:fldCharType="end"/>
        </w:r>
      </w:ins>
    </w:p>
    <w:p w14:paraId="7B1B8801" w14:textId="6F857E90" w:rsidR="004564FE" w:rsidRDefault="004564FE" w:rsidP="004564FE">
      <w:pPr>
        <w:rPr>
          <w:ins w:id="1999" w:author="HIKARI" w:date="2019-11-09T15:18:00Z"/>
          <w:b w:val="0"/>
          <w:szCs w:val="26"/>
        </w:rPr>
      </w:pPr>
    </w:p>
    <w:p w14:paraId="6F554229" w14:textId="0F09B12A" w:rsidR="00094F97" w:rsidRDefault="00094F97" w:rsidP="004564FE">
      <w:pPr>
        <w:rPr>
          <w:ins w:id="2000" w:author="HIKARI" w:date="2019-11-10T17:17:00Z"/>
          <w:b w:val="0"/>
          <w:szCs w:val="26"/>
        </w:rPr>
      </w:pPr>
      <w:ins w:id="2001" w:author="HIKARI" w:date="2019-11-09T15:18:00Z">
        <w:r>
          <w:rPr>
            <w:b w:val="0"/>
            <w:szCs w:val="26"/>
          </w:rPr>
          <w:t xml:space="preserve">[7]. </w:t>
        </w:r>
        <w:proofErr w:type="spellStart"/>
        <w:r>
          <w:rPr>
            <w:b w:val="0"/>
            <w:szCs w:val="26"/>
          </w:rPr>
          <w:t>Tài</w:t>
        </w:r>
        <w:proofErr w:type="spellEnd"/>
        <w:r>
          <w:rPr>
            <w:b w:val="0"/>
            <w:szCs w:val="26"/>
          </w:rPr>
          <w:t xml:space="preserve"> </w:t>
        </w:r>
        <w:proofErr w:type="spellStart"/>
        <w:r>
          <w:rPr>
            <w:b w:val="0"/>
            <w:szCs w:val="26"/>
          </w:rPr>
          <w:t>liệu</w:t>
        </w:r>
        <w:proofErr w:type="spellEnd"/>
        <w:r>
          <w:rPr>
            <w:b w:val="0"/>
            <w:szCs w:val="26"/>
          </w:rPr>
          <w:t xml:space="preserve"> </w:t>
        </w:r>
        <w:proofErr w:type="spellStart"/>
        <w:r>
          <w:rPr>
            <w:b w:val="0"/>
            <w:szCs w:val="26"/>
          </w:rPr>
          <w:t>về</w:t>
        </w:r>
        <w:proofErr w:type="spellEnd"/>
        <w:r>
          <w:rPr>
            <w:b w:val="0"/>
            <w:szCs w:val="26"/>
          </w:rPr>
          <w:t xml:space="preserve"> </w:t>
        </w:r>
        <w:proofErr w:type="spellStart"/>
        <w:r>
          <w:rPr>
            <w:b w:val="0"/>
            <w:szCs w:val="26"/>
          </w:rPr>
          <w:t>TensorBoard</w:t>
        </w:r>
        <w:proofErr w:type="spellEnd"/>
        <w:r>
          <w:rPr>
            <w:b w:val="0"/>
            <w:szCs w:val="26"/>
          </w:rPr>
          <w:t xml:space="preserve"> </w:t>
        </w:r>
      </w:ins>
      <w:ins w:id="2002" w:author="HIKARI" w:date="2019-11-09T15:19:00Z">
        <w:r>
          <w:rPr>
            <w:b w:val="0"/>
            <w:szCs w:val="26"/>
          </w:rPr>
          <w:fldChar w:fldCharType="begin"/>
        </w:r>
        <w:r>
          <w:rPr>
            <w:b w:val="0"/>
            <w:szCs w:val="26"/>
          </w:rPr>
          <w:instrText xml:space="preserve"> HYPERLINK "https://www.tensorflow.org/tensorboard" </w:instrText>
        </w:r>
        <w:r>
          <w:rPr>
            <w:b w:val="0"/>
            <w:szCs w:val="26"/>
          </w:rPr>
          <w:fldChar w:fldCharType="separate"/>
        </w:r>
        <w:r w:rsidRPr="00094F97">
          <w:rPr>
            <w:rStyle w:val="Hyperlink"/>
            <w:b w:val="0"/>
            <w:szCs w:val="26"/>
          </w:rPr>
          <w:t>https://www.tensorflow.org/tensorboard</w:t>
        </w:r>
        <w:r>
          <w:rPr>
            <w:b w:val="0"/>
            <w:szCs w:val="26"/>
          </w:rPr>
          <w:fldChar w:fldCharType="end"/>
        </w:r>
      </w:ins>
    </w:p>
    <w:p w14:paraId="01DE5BEC" w14:textId="4A792109" w:rsidR="007A79D7" w:rsidRDefault="007A79D7" w:rsidP="004564FE">
      <w:pPr>
        <w:rPr>
          <w:ins w:id="2003" w:author="HIKARI" w:date="2019-11-10T17:17:00Z"/>
          <w:b w:val="0"/>
          <w:szCs w:val="26"/>
        </w:rPr>
      </w:pPr>
    </w:p>
    <w:p w14:paraId="23F527DF" w14:textId="73EB660D" w:rsidR="007A79D7" w:rsidRPr="00E24C10" w:rsidRDefault="007A79D7" w:rsidP="007A79D7">
      <w:pPr>
        <w:rPr>
          <w:b w:val="0"/>
          <w:szCs w:val="26"/>
        </w:rPr>
      </w:pPr>
      <w:ins w:id="2004" w:author="HIKARI" w:date="2019-11-10T17:17:00Z">
        <w:r>
          <w:rPr>
            <w:b w:val="0"/>
            <w:szCs w:val="26"/>
          </w:rPr>
          <w:t xml:space="preserve">[8]. </w:t>
        </w:r>
      </w:ins>
      <w:proofErr w:type="spellStart"/>
      <w:ins w:id="2005" w:author="HIKARI" w:date="2019-11-10T17:18:00Z">
        <w:r>
          <w:rPr>
            <w:b w:val="0"/>
            <w:szCs w:val="26"/>
          </w:rPr>
          <w:t>Mã</w:t>
        </w:r>
        <w:proofErr w:type="spellEnd"/>
        <w:r>
          <w:rPr>
            <w:b w:val="0"/>
            <w:szCs w:val="26"/>
          </w:rPr>
          <w:t xml:space="preserve"> </w:t>
        </w:r>
        <w:proofErr w:type="spellStart"/>
        <w:r>
          <w:rPr>
            <w:b w:val="0"/>
            <w:szCs w:val="26"/>
          </w:rPr>
          <w:t>nguồn</w:t>
        </w:r>
        <w:proofErr w:type="spellEnd"/>
        <w:r>
          <w:rPr>
            <w:b w:val="0"/>
            <w:szCs w:val="26"/>
          </w:rPr>
          <w:t xml:space="preserve"> </w:t>
        </w:r>
        <w:proofErr w:type="spellStart"/>
        <w:r>
          <w:rPr>
            <w:b w:val="0"/>
            <w:szCs w:val="26"/>
          </w:rPr>
          <w:t>phần</w:t>
        </w:r>
        <w:proofErr w:type="spellEnd"/>
        <w:r>
          <w:rPr>
            <w:b w:val="0"/>
            <w:szCs w:val="26"/>
          </w:rPr>
          <w:t xml:space="preserve"> </w:t>
        </w:r>
        <w:proofErr w:type="spellStart"/>
        <w:r>
          <w:rPr>
            <w:b w:val="0"/>
            <w:szCs w:val="26"/>
          </w:rPr>
          <w:t>mềm</w:t>
        </w:r>
        <w:proofErr w:type="spellEnd"/>
        <w:r>
          <w:rPr>
            <w:b w:val="0"/>
            <w:szCs w:val="26"/>
          </w:rPr>
          <w:t xml:space="preserve"> </w:t>
        </w:r>
        <w:proofErr w:type="spellStart"/>
        <w:r>
          <w:rPr>
            <w:b w:val="0"/>
            <w:szCs w:val="26"/>
          </w:rPr>
          <w:t>Netron</w:t>
        </w:r>
        <w:proofErr w:type="spellEnd"/>
        <w:r>
          <w:rPr>
            <w:b w:val="0"/>
            <w:szCs w:val="26"/>
          </w:rPr>
          <w:t xml:space="preserve"> – </w:t>
        </w:r>
        <w:proofErr w:type="spellStart"/>
        <w:r>
          <w:rPr>
            <w:b w:val="0"/>
            <w:szCs w:val="26"/>
          </w:rPr>
          <w:t>Tác</w:t>
        </w:r>
        <w:proofErr w:type="spellEnd"/>
        <w:r>
          <w:rPr>
            <w:b w:val="0"/>
            <w:szCs w:val="26"/>
          </w:rPr>
          <w:t xml:space="preserve"> </w:t>
        </w:r>
        <w:proofErr w:type="spellStart"/>
        <w:r>
          <w:rPr>
            <w:b w:val="0"/>
            <w:szCs w:val="26"/>
          </w:rPr>
          <w:t>giả</w:t>
        </w:r>
        <w:proofErr w:type="spellEnd"/>
        <w:r>
          <w:rPr>
            <w:b w:val="0"/>
            <w:szCs w:val="26"/>
          </w:rPr>
          <w:t xml:space="preserve">: </w:t>
        </w:r>
        <w:r w:rsidRPr="007A79D7">
          <w:rPr>
            <w:b w:val="0"/>
            <w:szCs w:val="26"/>
          </w:rPr>
          <w:t>Lutz Roeder</w:t>
        </w:r>
        <w:r>
          <w:rPr>
            <w:b w:val="0"/>
            <w:szCs w:val="26"/>
          </w:rPr>
          <w:t xml:space="preserve"> </w:t>
        </w:r>
        <w:r>
          <w:rPr>
            <w:b w:val="0"/>
            <w:szCs w:val="26"/>
          </w:rPr>
          <w:fldChar w:fldCharType="begin"/>
        </w:r>
        <w:r>
          <w:rPr>
            <w:b w:val="0"/>
            <w:szCs w:val="26"/>
          </w:rPr>
          <w:instrText xml:space="preserve"> HYPERLINK "https://github.com/lutzroeder/netron" </w:instrText>
        </w:r>
        <w:r>
          <w:rPr>
            <w:b w:val="0"/>
            <w:szCs w:val="26"/>
          </w:rPr>
        </w:r>
        <w:r>
          <w:rPr>
            <w:b w:val="0"/>
            <w:szCs w:val="26"/>
          </w:rPr>
          <w:fldChar w:fldCharType="separate"/>
        </w:r>
        <w:r w:rsidRPr="007A79D7">
          <w:rPr>
            <w:rStyle w:val="Hyperlink"/>
            <w:b w:val="0"/>
            <w:szCs w:val="26"/>
          </w:rPr>
          <w:t>https://github.com/lutzroeder/netron</w:t>
        </w:r>
        <w:r>
          <w:rPr>
            <w:b w:val="0"/>
            <w:szCs w:val="26"/>
          </w:rPr>
          <w:fldChar w:fldCharType="end"/>
        </w:r>
      </w:ins>
    </w:p>
    <w:sectPr w:rsidR="007A79D7" w:rsidRPr="00E24C10" w:rsidSect="0008475D">
      <w:footerReference w:type="default" r:id="rId27"/>
      <w:pgSz w:w="12240" w:h="15840"/>
      <w:pgMar w:top="720" w:right="720" w:bottom="720" w:left="1152" w:header="720" w:footer="720" w:gutter="0"/>
      <w:pgNumType w:start="1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6" w:author="phunghx@gmail.com" w:date="2019-11-08T20:11:00Z" w:initials="p">
    <w:p w14:paraId="31768FD0" w14:textId="52419FD7" w:rsidR="00B40D21" w:rsidRPr="00F035EB" w:rsidRDefault="00B40D21">
      <w:pPr>
        <w:pStyle w:val="CommentText"/>
        <w:rPr>
          <w:b w:val="0"/>
          <w:bCs/>
        </w:rPr>
      </w:pPr>
      <w:r>
        <w:rPr>
          <w:rStyle w:val="CommentReference"/>
        </w:rPr>
        <w:annotationRef/>
      </w:r>
      <w:proofErr w:type="spellStart"/>
      <w:r w:rsidRPr="00F035EB">
        <w:rPr>
          <w:b w:val="0"/>
          <w:bCs/>
        </w:rPr>
        <w:t>Đánh</w:t>
      </w:r>
      <w:proofErr w:type="spellEnd"/>
      <w:r w:rsidRPr="00F035EB">
        <w:rPr>
          <w:b w:val="0"/>
          <w:bCs/>
        </w:rPr>
        <w:t xml:space="preserve"> </w:t>
      </w:r>
      <w:proofErr w:type="spellStart"/>
      <w:r w:rsidRPr="00F035EB">
        <w:rPr>
          <w:b w:val="0"/>
          <w:bCs/>
        </w:rPr>
        <w:t>chữ</w:t>
      </w:r>
      <w:proofErr w:type="spellEnd"/>
      <w:r w:rsidRPr="00F035EB">
        <w:rPr>
          <w:b w:val="0"/>
          <w:bCs/>
        </w:rPr>
        <w:t xml:space="preserve"> </w:t>
      </w:r>
      <w:proofErr w:type="spellStart"/>
      <w:r w:rsidRPr="00F035EB">
        <w:rPr>
          <w:b w:val="0"/>
          <w:bCs/>
        </w:rPr>
        <w:t>lại</w:t>
      </w:r>
      <w:proofErr w:type="spellEnd"/>
      <w:r w:rsidRPr="00F035EB">
        <w:rPr>
          <w:b w:val="0"/>
          <w:bCs/>
        </w:rPr>
        <w:t xml:space="preserve">, </w:t>
      </w:r>
      <w:proofErr w:type="spellStart"/>
      <w:r w:rsidRPr="00F035EB">
        <w:rPr>
          <w:b w:val="0"/>
          <w:bCs/>
        </w:rPr>
        <w:t>không</w:t>
      </w:r>
      <w:proofErr w:type="spellEnd"/>
      <w:r w:rsidRPr="00F035EB">
        <w:rPr>
          <w:b w:val="0"/>
          <w:bCs/>
        </w:rPr>
        <w:t xml:space="preserve"> </w:t>
      </w:r>
      <w:proofErr w:type="spellStart"/>
      <w:r w:rsidRPr="00F035EB">
        <w:rPr>
          <w:b w:val="0"/>
          <w:bCs/>
        </w:rPr>
        <w:t>sử</w:t>
      </w:r>
      <w:proofErr w:type="spellEnd"/>
      <w:r w:rsidRPr="00F035EB">
        <w:rPr>
          <w:b w:val="0"/>
          <w:bCs/>
        </w:rPr>
        <w:t xml:space="preserve"> </w:t>
      </w:r>
      <w:proofErr w:type="spellStart"/>
      <w:r w:rsidRPr="00F035EB">
        <w:rPr>
          <w:b w:val="0"/>
          <w:bCs/>
        </w:rPr>
        <w:t>dụng</w:t>
      </w:r>
      <w:proofErr w:type="spellEnd"/>
      <w:r w:rsidRPr="00F035EB">
        <w:rPr>
          <w:b w:val="0"/>
          <w:bCs/>
        </w:rPr>
        <w:t xml:space="preserve"> </w:t>
      </w:r>
      <w:proofErr w:type="spellStart"/>
      <w:r w:rsidRPr="00F035EB">
        <w:rPr>
          <w:b w:val="0"/>
          <w:bCs/>
        </w:rPr>
        <w:t>hình</w:t>
      </w:r>
      <w:proofErr w:type="spellEnd"/>
    </w:p>
  </w:comment>
  <w:comment w:id="42" w:author="phunghx@gmail.com" w:date="2019-11-08T20:13:00Z" w:initials="p">
    <w:p w14:paraId="3A9DE521" w14:textId="668765FB" w:rsidR="00B40D21" w:rsidRDefault="00B40D21">
      <w:pPr>
        <w:pStyle w:val="CommentText"/>
      </w:pPr>
      <w:r>
        <w:rPr>
          <w:rStyle w:val="CommentReference"/>
        </w:rPr>
        <w:annotationRef/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</w:p>
  </w:comment>
  <w:comment w:id="659" w:author="phunghx@gmail.com" w:date="2019-11-08T20:16:00Z" w:initials="p">
    <w:p w14:paraId="73603E33" w14:textId="677E653B" w:rsidR="00B40D21" w:rsidRDefault="00B40D21">
      <w:pPr>
        <w:pStyle w:val="CommentText"/>
      </w:pPr>
      <w:r>
        <w:rPr>
          <w:rStyle w:val="CommentReference"/>
        </w:rPr>
        <w:annotationRef/>
      </w:r>
      <w:proofErr w:type="spellStart"/>
      <w:r>
        <w:t>Chọn</w:t>
      </w:r>
      <w:proofErr w:type="spellEnd"/>
      <w:r>
        <w:t xml:space="preserve"> heading 1</w:t>
      </w:r>
    </w:p>
  </w:comment>
  <w:comment w:id="662" w:author="phunghx@gmail.com" w:date="2019-11-08T20:16:00Z" w:initials="p">
    <w:p w14:paraId="76FE7C0B" w14:textId="0E3AE722" w:rsidR="00B40D21" w:rsidRDefault="00B40D21">
      <w:pPr>
        <w:pStyle w:val="CommentText"/>
      </w:pPr>
      <w:r>
        <w:rPr>
          <w:rStyle w:val="CommentReference"/>
        </w:rPr>
        <w:annotationRef/>
      </w:r>
      <w:r>
        <w:t>Heading 2</w:t>
      </w:r>
    </w:p>
  </w:comment>
  <w:comment w:id="665" w:author="phunghx@gmail.com" w:date="2019-11-08T20:17:00Z" w:initials="p">
    <w:p w14:paraId="04C1BB54" w14:textId="717FA6F4" w:rsidR="00B40D21" w:rsidRDefault="00B40D21">
      <w:pPr>
        <w:pStyle w:val="CommentText"/>
      </w:pPr>
      <w:r>
        <w:rPr>
          <w:rStyle w:val="CommentReference"/>
        </w:rPr>
        <w:annotationRef/>
      </w:r>
      <w:r>
        <w:t>Heading 3</w:t>
      </w:r>
    </w:p>
  </w:comment>
  <w:comment w:id="668" w:author="phunghx@gmail.com" w:date="2019-11-08T20:19:00Z" w:initials="p">
    <w:p w14:paraId="3E29F01B" w14:textId="57EA867E" w:rsidR="00B40D21" w:rsidRDefault="00B40D21">
      <w:pPr>
        <w:pStyle w:val="CommentText"/>
      </w:pPr>
      <w:r>
        <w:rPr>
          <w:rStyle w:val="CommentReference"/>
        </w:rPr>
        <w:annotationRef/>
      </w:r>
      <w:proofErr w:type="spellStart"/>
      <w:r>
        <w:t>Thêm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</w:t>
      </w:r>
    </w:p>
  </w:comment>
  <w:comment w:id="900" w:author="phunghx@gmail.com" w:date="2019-11-08T20:21:00Z" w:initials="p">
    <w:p w14:paraId="5B368615" w14:textId="37723AEE" w:rsidR="00B40D21" w:rsidRDefault="00B40D21">
      <w:pPr>
        <w:pStyle w:val="CommentText"/>
      </w:pPr>
      <w:r>
        <w:rPr>
          <w:rStyle w:val="CommentReference"/>
        </w:rPr>
        <w:annotationRef/>
      </w:r>
      <w:proofErr w:type="spellStart"/>
      <w:r>
        <w:t>Nội</w:t>
      </w:r>
      <w:proofErr w:type="spellEnd"/>
      <w:r>
        <w:t xml:space="preserve"> dung?</w:t>
      </w:r>
    </w:p>
  </w:comment>
  <w:comment w:id="959" w:author="phunghx@gmail.com" w:date="2019-11-08T20:21:00Z" w:initials="p">
    <w:p w14:paraId="344B873E" w14:textId="49687371" w:rsidR="00B40D21" w:rsidRDefault="00B40D21">
      <w:pPr>
        <w:pStyle w:val="CommentText"/>
      </w:pPr>
      <w:r>
        <w:rPr>
          <w:rStyle w:val="CommentReference"/>
        </w:rPr>
        <w:annotationRef/>
      </w:r>
      <w:proofErr w:type="spellStart"/>
      <w:r>
        <w:t>Nội</w:t>
      </w:r>
      <w:proofErr w:type="spellEnd"/>
      <w:r>
        <w:t xml:space="preserve"> dung</w:t>
      </w:r>
    </w:p>
  </w:comment>
  <w:comment w:id="1420" w:author="phunghx@gmail.com" w:date="2019-11-08T20:22:00Z" w:initials="p">
    <w:p w14:paraId="47218134" w14:textId="5BA5F0CD" w:rsidR="00B40D21" w:rsidRDefault="00B40D21">
      <w:pPr>
        <w:pStyle w:val="CommentText"/>
      </w:pPr>
      <w:r>
        <w:rPr>
          <w:rStyle w:val="CommentReference"/>
        </w:rPr>
        <w:annotationRef/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layer</w:t>
      </w:r>
    </w:p>
  </w:comment>
  <w:comment w:id="1554" w:author="phunghx@gmail.com" w:date="2019-11-08T20:23:00Z" w:initials="p">
    <w:p w14:paraId="0813DD24" w14:textId="04805C89" w:rsidR="00B40D21" w:rsidRDefault="00B40D21">
      <w:pPr>
        <w:pStyle w:val="CommentText"/>
      </w:pPr>
      <w:r>
        <w:rPr>
          <w:rStyle w:val="CommentReference"/>
        </w:rPr>
        <w:annotationRef/>
      </w:r>
      <w:proofErr w:type="spellStart"/>
      <w:r>
        <w:t>Lỗi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tả</w:t>
      </w:r>
      <w:proofErr w:type="spellEnd"/>
    </w:p>
  </w:comment>
  <w:comment w:id="1843" w:author="phunghx@gmail.com" w:date="2019-11-08T20:24:00Z" w:initials="p">
    <w:p w14:paraId="4B6AAC1E" w14:textId="4B8B41BD" w:rsidR="00B40D21" w:rsidRDefault="00B40D21">
      <w:pPr>
        <w:pStyle w:val="CommentText"/>
      </w:pPr>
      <w:r>
        <w:rPr>
          <w:rStyle w:val="CommentReference"/>
        </w:rPr>
        <w:annotationRef/>
      </w:r>
      <w:proofErr w:type="spellStart"/>
      <w:r>
        <w:t>Nội</w:t>
      </w:r>
      <w:proofErr w:type="spellEnd"/>
      <w:r>
        <w:t xml:space="preserve"> dung?</w:t>
      </w:r>
    </w:p>
  </w:comment>
  <w:comment w:id="1949" w:author="phunghx@gmail.com" w:date="2019-11-08T20:25:00Z" w:initials="p">
    <w:p w14:paraId="3865C933" w14:textId="3C53AEC4" w:rsidR="00B40D21" w:rsidRDefault="00B40D21">
      <w:pPr>
        <w:pStyle w:val="CommentText"/>
      </w:pPr>
      <w:r>
        <w:rPr>
          <w:rStyle w:val="CommentReference"/>
        </w:rPr>
        <w:annotationRef/>
      </w:r>
      <w:proofErr w:type="spellStart"/>
      <w:r>
        <w:t>Nội</w:t>
      </w:r>
      <w:proofErr w:type="spellEnd"/>
      <w:r>
        <w:t xml:space="preserve"> dung?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1768FD0" w15:done="1"/>
  <w15:commentEx w15:paraId="3A9DE521" w15:done="1"/>
  <w15:commentEx w15:paraId="73603E33" w15:done="1"/>
  <w15:commentEx w15:paraId="76FE7C0B" w15:done="1"/>
  <w15:commentEx w15:paraId="04C1BB54" w15:done="1"/>
  <w15:commentEx w15:paraId="3E29F01B" w15:done="1"/>
  <w15:commentEx w15:paraId="5B368615" w15:done="1"/>
  <w15:commentEx w15:paraId="344B873E" w15:done="1"/>
  <w15:commentEx w15:paraId="47218134" w15:done="1"/>
  <w15:commentEx w15:paraId="0813DD24" w15:done="1"/>
  <w15:commentEx w15:paraId="4B6AAC1E" w15:done="1"/>
  <w15:commentEx w15:paraId="3865C933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1768FD0" w16cid:durableId="21704A75"/>
  <w16cid:commentId w16cid:paraId="3A9DE521" w16cid:durableId="21704AD9"/>
  <w16cid:commentId w16cid:paraId="73603E33" w16cid:durableId="21704B9E"/>
  <w16cid:commentId w16cid:paraId="76FE7C0B" w16cid:durableId="21704BB0"/>
  <w16cid:commentId w16cid:paraId="04C1BB54" w16cid:durableId="21704BC5"/>
  <w16cid:commentId w16cid:paraId="3E29F01B" w16cid:durableId="21704C66"/>
  <w16cid:commentId w16cid:paraId="5B368615" w16cid:durableId="21704CCF"/>
  <w16cid:commentId w16cid:paraId="344B873E" w16cid:durableId="21704CE5"/>
  <w16cid:commentId w16cid:paraId="47218134" w16cid:durableId="21704D01"/>
  <w16cid:commentId w16cid:paraId="0813DD24" w16cid:durableId="21704D31"/>
  <w16cid:commentId w16cid:paraId="4B6AAC1E" w16cid:durableId="21704D78"/>
  <w16cid:commentId w16cid:paraId="3865C933" w16cid:durableId="21704D9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85ED29" w14:textId="77777777" w:rsidR="0060610E" w:rsidRDefault="0060610E">
      <w:pPr>
        <w:spacing w:after="0" w:line="240" w:lineRule="auto"/>
      </w:pPr>
      <w:r>
        <w:separator/>
      </w:r>
    </w:p>
  </w:endnote>
  <w:endnote w:type="continuationSeparator" w:id="0">
    <w:p w14:paraId="6698B355" w14:textId="77777777" w:rsidR="0060610E" w:rsidRDefault="006061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VN-Avo">
    <w:panose1 w:val="02040603050506020204"/>
    <w:charset w:val="00"/>
    <w:family w:val="roman"/>
    <w:pitch w:val="variable"/>
    <w:sig w:usb0="A000000F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92000420"/>
      <w:docPartObj>
        <w:docPartGallery w:val="Page Numbers (Bottom of Page)"/>
        <w:docPartUnique/>
      </w:docPartObj>
    </w:sdtPr>
    <w:sdtContent>
      <w:p w14:paraId="140A5A0E" w14:textId="77777777" w:rsidR="00B40D21" w:rsidRDefault="00B40D21" w:rsidP="007C4CF9">
        <w:pPr>
          <w:pStyle w:val="Footer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28883283"/>
      <w:docPartObj>
        <w:docPartGallery w:val="Page Numbers (Bottom of Page)"/>
        <w:docPartUnique/>
      </w:docPartObj>
    </w:sdtPr>
    <w:sdtContent>
      <w:p w14:paraId="28DBA64C" w14:textId="5213F65A" w:rsidR="00B40D21" w:rsidRDefault="00B40D21" w:rsidP="007C4CF9">
        <w:pPr>
          <w:pStyle w:val="Foo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0A969EC" wp14:editId="73AB9488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84" name="Flowchart: Alternate Process 8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515037" w14:textId="77777777" w:rsidR="00B40D21" w:rsidRDefault="00B40D21">
                              <w:pPr>
                                <w:pStyle w:val="Footer"/>
                                <w:pBdr>
                                  <w:top w:val="single" w:sz="12" w:space="1" w:color="A5A5A5" w:themeColor="accent3"/>
                                  <w:bottom w:val="single" w:sz="48" w:space="1" w:color="A5A5A5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0A969EC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Flowchart: Alternate Process 84" o:spid="_x0000_s1033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" filled="f" fillcolor="#5c83b4" stroked="f" strokecolor="#737373">
                  <v:textbox>
                    <w:txbxContent>
                      <w:p w14:paraId="0E515037" w14:textId="77777777" w:rsidR="00B40D21" w:rsidRDefault="00B40D21">
                        <w:pPr>
                          <w:pStyle w:val="Footer"/>
                          <w:pBdr>
                            <w:top w:val="single" w:sz="12" w:space="1" w:color="A5A5A5" w:themeColor="accent3"/>
                            <w:bottom w:val="single" w:sz="48" w:space="1" w:color="A5A5A5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noProof/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D5324D" w14:textId="77777777" w:rsidR="0060610E" w:rsidRDefault="0060610E">
      <w:pPr>
        <w:spacing w:after="0" w:line="240" w:lineRule="auto"/>
      </w:pPr>
      <w:r>
        <w:separator/>
      </w:r>
    </w:p>
  </w:footnote>
  <w:footnote w:type="continuationSeparator" w:id="0">
    <w:p w14:paraId="0B2E1716" w14:textId="77777777" w:rsidR="0060610E" w:rsidRDefault="006061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B657A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1" w15:restartNumberingAfterBreak="0">
    <w:nsid w:val="0198538C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2" w15:restartNumberingAfterBreak="0">
    <w:nsid w:val="02FC2F22"/>
    <w:multiLevelType w:val="multilevel"/>
    <w:tmpl w:val="CDBEAF24"/>
    <w:lvl w:ilvl="0">
      <w:start w:val="1"/>
      <w:numFmt w:val="decimal"/>
      <w:lvlText w:val="%1."/>
      <w:lvlJc w:val="left"/>
      <w:pPr>
        <w:ind w:left="780" w:hanging="7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0" w:hanging="78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2460" w:hanging="7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520" w:hanging="1800"/>
      </w:pPr>
      <w:rPr>
        <w:rFonts w:hint="default"/>
      </w:rPr>
    </w:lvl>
  </w:abstractNum>
  <w:abstractNum w:abstractNumId="3" w15:restartNumberingAfterBreak="0">
    <w:nsid w:val="05D26E2C"/>
    <w:multiLevelType w:val="multilevel"/>
    <w:tmpl w:val="F5EE427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2."/>
      <w:lvlJc w:val="left"/>
      <w:pPr>
        <w:ind w:left="1440" w:hanging="720"/>
      </w:pPr>
      <w:rPr>
        <w:rFonts w:ascii="Times New Roman" w:eastAsiaTheme="minorHAnsi" w:hAnsi="Times New Roman" w:cs="Times New Roman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4" w15:restartNumberingAfterBreak="0">
    <w:nsid w:val="064A72D2"/>
    <w:multiLevelType w:val="multilevel"/>
    <w:tmpl w:val="88CEAB38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A0D3B7D"/>
    <w:multiLevelType w:val="hybridMultilevel"/>
    <w:tmpl w:val="D026F80E"/>
    <w:lvl w:ilvl="0" w:tplc="BE60F1B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62EA13AC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A1F02BA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0CF958AA"/>
    <w:multiLevelType w:val="hybridMultilevel"/>
    <w:tmpl w:val="17848EB2"/>
    <w:lvl w:ilvl="0" w:tplc="4E5CB6F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D6A432D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9" w15:restartNumberingAfterBreak="0">
    <w:nsid w:val="0F572265"/>
    <w:multiLevelType w:val="hybridMultilevel"/>
    <w:tmpl w:val="01125D8A"/>
    <w:lvl w:ilvl="0" w:tplc="169C9F2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1AF126D"/>
    <w:multiLevelType w:val="multilevel"/>
    <w:tmpl w:val="A2E0E7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16A90A30"/>
    <w:multiLevelType w:val="hybridMultilevel"/>
    <w:tmpl w:val="1CE26F1A"/>
    <w:lvl w:ilvl="0" w:tplc="AA9EEA9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7EC6C65"/>
    <w:multiLevelType w:val="multilevel"/>
    <w:tmpl w:val="4B8A821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5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2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69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9080" w:hanging="1800"/>
      </w:pPr>
      <w:rPr>
        <w:rFonts w:hint="default"/>
      </w:rPr>
    </w:lvl>
  </w:abstractNum>
  <w:abstractNum w:abstractNumId="13" w15:restartNumberingAfterBreak="0">
    <w:nsid w:val="19BF7BF1"/>
    <w:multiLevelType w:val="hybridMultilevel"/>
    <w:tmpl w:val="94AAD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A920558"/>
    <w:multiLevelType w:val="hybridMultilevel"/>
    <w:tmpl w:val="84AE67D4"/>
    <w:lvl w:ilvl="0" w:tplc="5A2005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B0B2EC3"/>
    <w:multiLevelType w:val="hybridMultilevel"/>
    <w:tmpl w:val="50FAD88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1EB1125D"/>
    <w:multiLevelType w:val="hybridMultilevel"/>
    <w:tmpl w:val="32D6A6A6"/>
    <w:lvl w:ilvl="0" w:tplc="62EA13AC">
      <w:numFmt w:val="bullet"/>
      <w:lvlText w:val="-"/>
      <w:lvlJc w:val="left"/>
      <w:pPr>
        <w:ind w:left="135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7" w15:restartNumberingAfterBreak="0">
    <w:nsid w:val="29974E20"/>
    <w:multiLevelType w:val="hybridMultilevel"/>
    <w:tmpl w:val="C5247EEA"/>
    <w:lvl w:ilvl="0" w:tplc="1AA8EF7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C462A70"/>
    <w:multiLevelType w:val="hybridMultilevel"/>
    <w:tmpl w:val="A232086C"/>
    <w:lvl w:ilvl="0" w:tplc="62EA13AC">
      <w:numFmt w:val="bullet"/>
      <w:lvlText w:val="-"/>
      <w:lvlJc w:val="left"/>
      <w:pPr>
        <w:ind w:left="1350" w:hanging="360"/>
      </w:pPr>
      <w:rPr>
        <w:rFonts w:ascii="Times New Roman" w:eastAsiaTheme="minorHAnsi" w:hAnsi="Times New Roman" w:cs="Times New Roman" w:hint="default"/>
      </w:rPr>
    </w:lvl>
    <w:lvl w:ilvl="1" w:tplc="62EA13AC">
      <w:numFmt w:val="bullet"/>
      <w:lvlText w:val="-"/>
      <w:lvlJc w:val="left"/>
      <w:pPr>
        <w:ind w:left="207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9" w15:restartNumberingAfterBreak="0">
    <w:nsid w:val="2CA85A98"/>
    <w:multiLevelType w:val="hybridMultilevel"/>
    <w:tmpl w:val="31B0BC56"/>
    <w:lvl w:ilvl="0" w:tplc="23A6EFC0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D414A04"/>
    <w:multiLevelType w:val="hybridMultilevel"/>
    <w:tmpl w:val="29DC3208"/>
    <w:lvl w:ilvl="0" w:tplc="D34E0DFE">
      <w:start w:val="23"/>
      <w:numFmt w:val="bullet"/>
      <w:lvlText w:val=""/>
      <w:lvlJc w:val="left"/>
      <w:pPr>
        <w:ind w:left="25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 w15:restartNumberingAfterBreak="0">
    <w:nsid w:val="300B4EA6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22" w15:restartNumberingAfterBreak="0">
    <w:nsid w:val="34FD0EC3"/>
    <w:multiLevelType w:val="hybridMultilevel"/>
    <w:tmpl w:val="EC4A7044"/>
    <w:lvl w:ilvl="0" w:tplc="F4F0228E">
      <w:start w:val="2"/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37545A41"/>
    <w:multiLevelType w:val="hybridMultilevel"/>
    <w:tmpl w:val="3FB0C0F8"/>
    <w:lvl w:ilvl="0" w:tplc="19C2661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3C0D0B86"/>
    <w:multiLevelType w:val="hybridMultilevel"/>
    <w:tmpl w:val="6292DC48"/>
    <w:lvl w:ilvl="0" w:tplc="BE60F1B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E3664B5"/>
    <w:multiLevelType w:val="hybridMultilevel"/>
    <w:tmpl w:val="8BA6E35C"/>
    <w:lvl w:ilvl="0" w:tplc="BE60F1B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62EA13AC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C4A09FB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27" w15:restartNumberingAfterBreak="0">
    <w:nsid w:val="53331901"/>
    <w:multiLevelType w:val="multilevel"/>
    <w:tmpl w:val="EAD6CDB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8" w15:restartNumberingAfterBreak="0">
    <w:nsid w:val="53C450BB"/>
    <w:multiLevelType w:val="hybridMultilevel"/>
    <w:tmpl w:val="FA44CA28"/>
    <w:lvl w:ilvl="0" w:tplc="C1148C9E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5579402C"/>
    <w:multiLevelType w:val="hybridMultilevel"/>
    <w:tmpl w:val="C12E8758"/>
    <w:lvl w:ilvl="0" w:tplc="ADD8C7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A426A67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31" w15:restartNumberingAfterBreak="0">
    <w:nsid w:val="5DFC44E4"/>
    <w:multiLevelType w:val="hybridMultilevel"/>
    <w:tmpl w:val="36BC2FC0"/>
    <w:lvl w:ilvl="0" w:tplc="BE60F1B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62EA13AC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EBA5805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33" w15:restartNumberingAfterBreak="0">
    <w:nsid w:val="607C49D3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34" w15:restartNumberingAfterBreak="0">
    <w:nsid w:val="61A6753A"/>
    <w:multiLevelType w:val="multilevel"/>
    <w:tmpl w:val="E4C63C5E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63D81399"/>
    <w:multiLevelType w:val="hybridMultilevel"/>
    <w:tmpl w:val="DBB2F4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0D1E8F"/>
    <w:multiLevelType w:val="hybridMultilevel"/>
    <w:tmpl w:val="B934A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1B3D87"/>
    <w:multiLevelType w:val="multilevel"/>
    <w:tmpl w:val="170205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38" w15:restartNumberingAfterBreak="0">
    <w:nsid w:val="6BC95705"/>
    <w:multiLevelType w:val="multilevel"/>
    <w:tmpl w:val="F5EE427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2."/>
      <w:lvlJc w:val="left"/>
      <w:pPr>
        <w:ind w:left="1440" w:hanging="720"/>
      </w:pPr>
      <w:rPr>
        <w:rFonts w:ascii="Times New Roman" w:eastAsiaTheme="minorHAnsi" w:hAnsi="Times New Roman" w:cs="Times New Roman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39" w15:restartNumberingAfterBreak="0">
    <w:nsid w:val="6BFE471F"/>
    <w:multiLevelType w:val="multilevel"/>
    <w:tmpl w:val="B406022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40" w15:restartNumberingAfterBreak="0">
    <w:nsid w:val="762A789D"/>
    <w:multiLevelType w:val="hybridMultilevel"/>
    <w:tmpl w:val="D20820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6B9666E"/>
    <w:multiLevelType w:val="hybridMultilevel"/>
    <w:tmpl w:val="A716837C"/>
    <w:lvl w:ilvl="0" w:tplc="62EA13AC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78621009"/>
    <w:multiLevelType w:val="hybridMultilevel"/>
    <w:tmpl w:val="98A8F240"/>
    <w:lvl w:ilvl="0" w:tplc="8A66E35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3" w15:restartNumberingAfterBreak="0">
    <w:nsid w:val="7D364874"/>
    <w:multiLevelType w:val="hybridMultilevel"/>
    <w:tmpl w:val="9AB22C9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 w15:restartNumberingAfterBreak="0">
    <w:nsid w:val="7D5B6A33"/>
    <w:multiLevelType w:val="hybridMultilevel"/>
    <w:tmpl w:val="FC18B4CE"/>
    <w:lvl w:ilvl="0" w:tplc="BE60F1B6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62EA13AC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D6848EF"/>
    <w:multiLevelType w:val="hybridMultilevel"/>
    <w:tmpl w:val="005C24E2"/>
    <w:lvl w:ilvl="0" w:tplc="D9785A7E"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6"/>
  </w:num>
  <w:num w:numId="3">
    <w:abstractNumId w:val="9"/>
  </w:num>
  <w:num w:numId="4">
    <w:abstractNumId w:val="23"/>
  </w:num>
  <w:num w:numId="5">
    <w:abstractNumId w:val="14"/>
  </w:num>
  <w:num w:numId="6">
    <w:abstractNumId w:val="29"/>
  </w:num>
  <w:num w:numId="7">
    <w:abstractNumId w:val="42"/>
  </w:num>
  <w:num w:numId="8">
    <w:abstractNumId w:val="22"/>
  </w:num>
  <w:num w:numId="9">
    <w:abstractNumId w:val="20"/>
  </w:num>
  <w:num w:numId="10">
    <w:abstractNumId w:val="7"/>
  </w:num>
  <w:num w:numId="11">
    <w:abstractNumId w:val="17"/>
  </w:num>
  <w:num w:numId="12">
    <w:abstractNumId w:val="45"/>
  </w:num>
  <w:num w:numId="13">
    <w:abstractNumId w:val="37"/>
  </w:num>
  <w:num w:numId="14">
    <w:abstractNumId w:val="38"/>
  </w:num>
  <w:num w:numId="15">
    <w:abstractNumId w:val="4"/>
  </w:num>
  <w:num w:numId="16">
    <w:abstractNumId w:val="34"/>
  </w:num>
  <w:num w:numId="17">
    <w:abstractNumId w:val="12"/>
  </w:num>
  <w:num w:numId="18">
    <w:abstractNumId w:val="13"/>
  </w:num>
  <w:num w:numId="19">
    <w:abstractNumId w:val="3"/>
  </w:num>
  <w:num w:numId="20">
    <w:abstractNumId w:val="0"/>
  </w:num>
  <w:num w:numId="21">
    <w:abstractNumId w:val="1"/>
  </w:num>
  <w:num w:numId="22">
    <w:abstractNumId w:val="26"/>
  </w:num>
  <w:num w:numId="23">
    <w:abstractNumId w:val="39"/>
  </w:num>
  <w:num w:numId="24">
    <w:abstractNumId w:val="16"/>
  </w:num>
  <w:num w:numId="25">
    <w:abstractNumId w:val="27"/>
  </w:num>
  <w:num w:numId="26">
    <w:abstractNumId w:val="30"/>
  </w:num>
  <w:num w:numId="27">
    <w:abstractNumId w:val="2"/>
  </w:num>
  <w:num w:numId="28">
    <w:abstractNumId w:val="33"/>
  </w:num>
  <w:num w:numId="29">
    <w:abstractNumId w:val="28"/>
  </w:num>
  <w:num w:numId="30">
    <w:abstractNumId w:val="24"/>
  </w:num>
  <w:num w:numId="31">
    <w:abstractNumId w:val="40"/>
  </w:num>
  <w:num w:numId="32">
    <w:abstractNumId w:val="8"/>
  </w:num>
  <w:num w:numId="33">
    <w:abstractNumId w:val="21"/>
  </w:num>
  <w:num w:numId="34">
    <w:abstractNumId w:val="43"/>
  </w:num>
  <w:num w:numId="35">
    <w:abstractNumId w:val="15"/>
  </w:num>
  <w:num w:numId="36">
    <w:abstractNumId w:val="32"/>
  </w:num>
  <w:num w:numId="37">
    <w:abstractNumId w:val="25"/>
  </w:num>
  <w:num w:numId="38">
    <w:abstractNumId w:val="44"/>
  </w:num>
  <w:num w:numId="39">
    <w:abstractNumId w:val="5"/>
  </w:num>
  <w:num w:numId="40">
    <w:abstractNumId w:val="31"/>
  </w:num>
  <w:num w:numId="41">
    <w:abstractNumId w:val="41"/>
  </w:num>
  <w:num w:numId="42">
    <w:abstractNumId w:val="10"/>
  </w:num>
  <w:num w:numId="43">
    <w:abstractNumId w:val="35"/>
  </w:num>
  <w:num w:numId="44">
    <w:abstractNumId w:val="36"/>
  </w:num>
  <w:num w:numId="45">
    <w:abstractNumId w:val="19"/>
  </w:num>
  <w:num w:numId="46">
    <w:abstractNumId w:val="1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IKARI">
    <w15:presenceInfo w15:providerId="None" w15:userId="HIKARI"/>
  </w15:person>
  <w15:person w15:author="phunghx@gmail.com">
    <w15:presenceInfo w15:providerId="Windows Live" w15:userId="6a17a8e1ef43d8c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trackRevisio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ezNDIwMTW0MDczNzNU0lEKTi0uzszPAykwrAUALhFrLywAAAA="/>
  </w:docVars>
  <w:rsids>
    <w:rsidRoot w:val="007F61D8"/>
    <w:rsid w:val="00003E1F"/>
    <w:rsid w:val="000150EE"/>
    <w:rsid w:val="00020746"/>
    <w:rsid w:val="00023234"/>
    <w:rsid w:val="00030FA5"/>
    <w:rsid w:val="0003454E"/>
    <w:rsid w:val="000424E1"/>
    <w:rsid w:val="00073E4F"/>
    <w:rsid w:val="00075D8B"/>
    <w:rsid w:val="00080624"/>
    <w:rsid w:val="0008475D"/>
    <w:rsid w:val="0009062D"/>
    <w:rsid w:val="000941F5"/>
    <w:rsid w:val="00094F97"/>
    <w:rsid w:val="000A1F2E"/>
    <w:rsid w:val="000A704B"/>
    <w:rsid w:val="000A7163"/>
    <w:rsid w:val="000B5130"/>
    <w:rsid w:val="000C333C"/>
    <w:rsid w:val="000C7BC7"/>
    <w:rsid w:val="000D389F"/>
    <w:rsid w:val="000D418A"/>
    <w:rsid w:val="000D541F"/>
    <w:rsid w:val="000E5636"/>
    <w:rsid w:val="000E7630"/>
    <w:rsid w:val="000E7953"/>
    <w:rsid w:val="00101C72"/>
    <w:rsid w:val="00102237"/>
    <w:rsid w:val="0010290F"/>
    <w:rsid w:val="00104312"/>
    <w:rsid w:val="00104C37"/>
    <w:rsid w:val="001229A4"/>
    <w:rsid w:val="00126F61"/>
    <w:rsid w:val="00135ABF"/>
    <w:rsid w:val="00136198"/>
    <w:rsid w:val="00136ED4"/>
    <w:rsid w:val="001412CB"/>
    <w:rsid w:val="00145AEE"/>
    <w:rsid w:val="0016219A"/>
    <w:rsid w:val="00166C7D"/>
    <w:rsid w:val="0016743F"/>
    <w:rsid w:val="00170694"/>
    <w:rsid w:val="001719AC"/>
    <w:rsid w:val="001723A1"/>
    <w:rsid w:val="00180C7A"/>
    <w:rsid w:val="00182F22"/>
    <w:rsid w:val="00191787"/>
    <w:rsid w:val="001A31CB"/>
    <w:rsid w:val="001A3C3B"/>
    <w:rsid w:val="001B7700"/>
    <w:rsid w:val="001B78E9"/>
    <w:rsid w:val="001C0DB9"/>
    <w:rsid w:val="001C55D4"/>
    <w:rsid w:val="001C69BD"/>
    <w:rsid w:val="001C7C85"/>
    <w:rsid w:val="001D2214"/>
    <w:rsid w:val="001D7E5A"/>
    <w:rsid w:val="001E0917"/>
    <w:rsid w:val="001E4938"/>
    <w:rsid w:val="001F2A96"/>
    <w:rsid w:val="00200D3E"/>
    <w:rsid w:val="00211D0E"/>
    <w:rsid w:val="00214C88"/>
    <w:rsid w:val="00217A14"/>
    <w:rsid w:val="00234D8E"/>
    <w:rsid w:val="00240488"/>
    <w:rsid w:val="0024249F"/>
    <w:rsid w:val="002439FB"/>
    <w:rsid w:val="00245541"/>
    <w:rsid w:val="00250BF4"/>
    <w:rsid w:val="00252225"/>
    <w:rsid w:val="002538A2"/>
    <w:rsid w:val="00263EC8"/>
    <w:rsid w:val="002679FB"/>
    <w:rsid w:val="00281028"/>
    <w:rsid w:val="0028740D"/>
    <w:rsid w:val="00291E6A"/>
    <w:rsid w:val="00295FCB"/>
    <w:rsid w:val="002971EB"/>
    <w:rsid w:val="0029796B"/>
    <w:rsid w:val="002A09CC"/>
    <w:rsid w:val="002B1D05"/>
    <w:rsid w:val="002B2091"/>
    <w:rsid w:val="002B4F96"/>
    <w:rsid w:val="002B6FC2"/>
    <w:rsid w:val="002C0C40"/>
    <w:rsid w:val="002C1163"/>
    <w:rsid w:val="002D460A"/>
    <w:rsid w:val="002F05EA"/>
    <w:rsid w:val="002F212E"/>
    <w:rsid w:val="002F52D1"/>
    <w:rsid w:val="0030106A"/>
    <w:rsid w:val="003059AA"/>
    <w:rsid w:val="00314126"/>
    <w:rsid w:val="00315744"/>
    <w:rsid w:val="00322CF3"/>
    <w:rsid w:val="00324FE9"/>
    <w:rsid w:val="00332F48"/>
    <w:rsid w:val="0033692E"/>
    <w:rsid w:val="00337569"/>
    <w:rsid w:val="00345142"/>
    <w:rsid w:val="003503E9"/>
    <w:rsid w:val="003565F4"/>
    <w:rsid w:val="00360B78"/>
    <w:rsid w:val="00364215"/>
    <w:rsid w:val="003663AA"/>
    <w:rsid w:val="00382831"/>
    <w:rsid w:val="00384F51"/>
    <w:rsid w:val="00386118"/>
    <w:rsid w:val="00386AA0"/>
    <w:rsid w:val="0039282F"/>
    <w:rsid w:val="00394A1E"/>
    <w:rsid w:val="003A68B4"/>
    <w:rsid w:val="003B0F8A"/>
    <w:rsid w:val="003B2EBF"/>
    <w:rsid w:val="003B2FCF"/>
    <w:rsid w:val="003C0180"/>
    <w:rsid w:val="003C5EAA"/>
    <w:rsid w:val="003D36BD"/>
    <w:rsid w:val="003D5DE8"/>
    <w:rsid w:val="003D600A"/>
    <w:rsid w:val="003D7594"/>
    <w:rsid w:val="003E1855"/>
    <w:rsid w:val="003E3437"/>
    <w:rsid w:val="003F7AA3"/>
    <w:rsid w:val="00407A01"/>
    <w:rsid w:val="004215A7"/>
    <w:rsid w:val="004222AA"/>
    <w:rsid w:val="0042454F"/>
    <w:rsid w:val="004249E0"/>
    <w:rsid w:val="0043083D"/>
    <w:rsid w:val="00432E79"/>
    <w:rsid w:val="00434820"/>
    <w:rsid w:val="00443486"/>
    <w:rsid w:val="00450232"/>
    <w:rsid w:val="004564FE"/>
    <w:rsid w:val="0045749F"/>
    <w:rsid w:val="00467A56"/>
    <w:rsid w:val="00475AF9"/>
    <w:rsid w:val="00480525"/>
    <w:rsid w:val="00481971"/>
    <w:rsid w:val="0048368C"/>
    <w:rsid w:val="00486C77"/>
    <w:rsid w:val="00487041"/>
    <w:rsid w:val="00490A84"/>
    <w:rsid w:val="00490E19"/>
    <w:rsid w:val="004972AC"/>
    <w:rsid w:val="004A0C07"/>
    <w:rsid w:val="004B7051"/>
    <w:rsid w:val="004D4EEF"/>
    <w:rsid w:val="004D5DB5"/>
    <w:rsid w:val="004F0CD8"/>
    <w:rsid w:val="004F6C38"/>
    <w:rsid w:val="0050006A"/>
    <w:rsid w:val="005018E2"/>
    <w:rsid w:val="00505291"/>
    <w:rsid w:val="00510CB9"/>
    <w:rsid w:val="005218CB"/>
    <w:rsid w:val="00524F92"/>
    <w:rsid w:val="00525669"/>
    <w:rsid w:val="0053340C"/>
    <w:rsid w:val="005408E7"/>
    <w:rsid w:val="00542B66"/>
    <w:rsid w:val="005446CA"/>
    <w:rsid w:val="005478FC"/>
    <w:rsid w:val="00560ADA"/>
    <w:rsid w:val="00571F8B"/>
    <w:rsid w:val="00572802"/>
    <w:rsid w:val="005740E2"/>
    <w:rsid w:val="00580D31"/>
    <w:rsid w:val="0058318E"/>
    <w:rsid w:val="00587B37"/>
    <w:rsid w:val="00587EC7"/>
    <w:rsid w:val="00591FC8"/>
    <w:rsid w:val="005951FF"/>
    <w:rsid w:val="005A6F00"/>
    <w:rsid w:val="005B0C09"/>
    <w:rsid w:val="005B1E79"/>
    <w:rsid w:val="005B7EF7"/>
    <w:rsid w:val="005C4DD7"/>
    <w:rsid w:val="005E569D"/>
    <w:rsid w:val="005F1B84"/>
    <w:rsid w:val="00603110"/>
    <w:rsid w:val="0060610E"/>
    <w:rsid w:val="00611F63"/>
    <w:rsid w:val="006141FE"/>
    <w:rsid w:val="006236B6"/>
    <w:rsid w:val="00625B41"/>
    <w:rsid w:val="0063465E"/>
    <w:rsid w:val="006566F5"/>
    <w:rsid w:val="00657337"/>
    <w:rsid w:val="00660B4E"/>
    <w:rsid w:val="00660ED0"/>
    <w:rsid w:val="006659E3"/>
    <w:rsid w:val="00673E0B"/>
    <w:rsid w:val="00677093"/>
    <w:rsid w:val="006961FC"/>
    <w:rsid w:val="006A52B7"/>
    <w:rsid w:val="006A7258"/>
    <w:rsid w:val="006B0FAB"/>
    <w:rsid w:val="006C50D3"/>
    <w:rsid w:val="006C7A24"/>
    <w:rsid w:val="006D67D9"/>
    <w:rsid w:val="006E035F"/>
    <w:rsid w:val="006E11F4"/>
    <w:rsid w:val="00701851"/>
    <w:rsid w:val="00722752"/>
    <w:rsid w:val="007361D0"/>
    <w:rsid w:val="0074280E"/>
    <w:rsid w:val="0075455D"/>
    <w:rsid w:val="0076613B"/>
    <w:rsid w:val="007704A2"/>
    <w:rsid w:val="007726C3"/>
    <w:rsid w:val="00780EB3"/>
    <w:rsid w:val="007839B1"/>
    <w:rsid w:val="00786841"/>
    <w:rsid w:val="00797749"/>
    <w:rsid w:val="007A1A36"/>
    <w:rsid w:val="007A5668"/>
    <w:rsid w:val="007A79D7"/>
    <w:rsid w:val="007C0FE9"/>
    <w:rsid w:val="007C28AF"/>
    <w:rsid w:val="007C4CF9"/>
    <w:rsid w:val="007D6ED6"/>
    <w:rsid w:val="007E18F4"/>
    <w:rsid w:val="007E6BED"/>
    <w:rsid w:val="007E7673"/>
    <w:rsid w:val="007F3149"/>
    <w:rsid w:val="007F48D5"/>
    <w:rsid w:val="007F61D8"/>
    <w:rsid w:val="00800049"/>
    <w:rsid w:val="008019A6"/>
    <w:rsid w:val="00807697"/>
    <w:rsid w:val="00807FE3"/>
    <w:rsid w:val="00821EA7"/>
    <w:rsid w:val="0083323B"/>
    <w:rsid w:val="008342E4"/>
    <w:rsid w:val="008429BB"/>
    <w:rsid w:val="00851965"/>
    <w:rsid w:val="0085341D"/>
    <w:rsid w:val="008612C6"/>
    <w:rsid w:val="008671F2"/>
    <w:rsid w:val="00870E8D"/>
    <w:rsid w:val="00875162"/>
    <w:rsid w:val="008844C8"/>
    <w:rsid w:val="00894C93"/>
    <w:rsid w:val="008A3EE7"/>
    <w:rsid w:val="008A6D23"/>
    <w:rsid w:val="008B2530"/>
    <w:rsid w:val="008C19BA"/>
    <w:rsid w:val="008D15B5"/>
    <w:rsid w:val="008D1990"/>
    <w:rsid w:val="008D4C10"/>
    <w:rsid w:val="008D637E"/>
    <w:rsid w:val="008E25CE"/>
    <w:rsid w:val="008F07EE"/>
    <w:rsid w:val="008F0CD9"/>
    <w:rsid w:val="008F6438"/>
    <w:rsid w:val="00903812"/>
    <w:rsid w:val="0090526D"/>
    <w:rsid w:val="00906A68"/>
    <w:rsid w:val="00913508"/>
    <w:rsid w:val="00917D42"/>
    <w:rsid w:val="00922260"/>
    <w:rsid w:val="00926065"/>
    <w:rsid w:val="00930D63"/>
    <w:rsid w:val="00931754"/>
    <w:rsid w:val="009373B8"/>
    <w:rsid w:val="00937980"/>
    <w:rsid w:val="00946202"/>
    <w:rsid w:val="0096295D"/>
    <w:rsid w:val="009712BC"/>
    <w:rsid w:val="009713C6"/>
    <w:rsid w:val="00972716"/>
    <w:rsid w:val="00990739"/>
    <w:rsid w:val="00991E46"/>
    <w:rsid w:val="00993E32"/>
    <w:rsid w:val="009B23E1"/>
    <w:rsid w:val="009B7917"/>
    <w:rsid w:val="009C0A1F"/>
    <w:rsid w:val="009C542D"/>
    <w:rsid w:val="009D11ED"/>
    <w:rsid w:val="009D4002"/>
    <w:rsid w:val="009D4E8F"/>
    <w:rsid w:val="009E3417"/>
    <w:rsid w:val="009E7B71"/>
    <w:rsid w:val="00A029C2"/>
    <w:rsid w:val="00A04ABF"/>
    <w:rsid w:val="00A05F94"/>
    <w:rsid w:val="00A062BD"/>
    <w:rsid w:val="00A11BB8"/>
    <w:rsid w:val="00A142D7"/>
    <w:rsid w:val="00A2082D"/>
    <w:rsid w:val="00A27BF1"/>
    <w:rsid w:val="00A40BD6"/>
    <w:rsid w:val="00A432C9"/>
    <w:rsid w:val="00A5282E"/>
    <w:rsid w:val="00A52A28"/>
    <w:rsid w:val="00A560C1"/>
    <w:rsid w:val="00A56D55"/>
    <w:rsid w:val="00A64E56"/>
    <w:rsid w:val="00A65B00"/>
    <w:rsid w:val="00A66198"/>
    <w:rsid w:val="00A758DB"/>
    <w:rsid w:val="00A82D96"/>
    <w:rsid w:val="00A86CCA"/>
    <w:rsid w:val="00A91936"/>
    <w:rsid w:val="00A96435"/>
    <w:rsid w:val="00AB1416"/>
    <w:rsid w:val="00AB4C11"/>
    <w:rsid w:val="00AC25CD"/>
    <w:rsid w:val="00AE300B"/>
    <w:rsid w:val="00AF02D9"/>
    <w:rsid w:val="00AF2BFD"/>
    <w:rsid w:val="00AF49CD"/>
    <w:rsid w:val="00AF7E7F"/>
    <w:rsid w:val="00B022CD"/>
    <w:rsid w:val="00B048EA"/>
    <w:rsid w:val="00B11AC4"/>
    <w:rsid w:val="00B12BDD"/>
    <w:rsid w:val="00B17EF7"/>
    <w:rsid w:val="00B40711"/>
    <w:rsid w:val="00B40D21"/>
    <w:rsid w:val="00B425D1"/>
    <w:rsid w:val="00B42EE1"/>
    <w:rsid w:val="00B543A0"/>
    <w:rsid w:val="00B547A4"/>
    <w:rsid w:val="00B55E08"/>
    <w:rsid w:val="00B62307"/>
    <w:rsid w:val="00B64469"/>
    <w:rsid w:val="00B662D7"/>
    <w:rsid w:val="00B6709B"/>
    <w:rsid w:val="00B80E5B"/>
    <w:rsid w:val="00B87616"/>
    <w:rsid w:val="00BA1639"/>
    <w:rsid w:val="00BC274B"/>
    <w:rsid w:val="00BC49E8"/>
    <w:rsid w:val="00BC7BAE"/>
    <w:rsid w:val="00BD15E1"/>
    <w:rsid w:val="00BD27F4"/>
    <w:rsid w:val="00BD7913"/>
    <w:rsid w:val="00BE06A6"/>
    <w:rsid w:val="00BE0C3D"/>
    <w:rsid w:val="00BE1840"/>
    <w:rsid w:val="00BE1F7F"/>
    <w:rsid w:val="00BE1FC8"/>
    <w:rsid w:val="00BF39C8"/>
    <w:rsid w:val="00C076B9"/>
    <w:rsid w:val="00C12788"/>
    <w:rsid w:val="00C17B85"/>
    <w:rsid w:val="00C32D44"/>
    <w:rsid w:val="00C5579A"/>
    <w:rsid w:val="00C568BE"/>
    <w:rsid w:val="00C6005A"/>
    <w:rsid w:val="00C62AFE"/>
    <w:rsid w:val="00C8669E"/>
    <w:rsid w:val="00C90093"/>
    <w:rsid w:val="00CA1FC2"/>
    <w:rsid w:val="00CB168F"/>
    <w:rsid w:val="00CC66D8"/>
    <w:rsid w:val="00CD5811"/>
    <w:rsid w:val="00CE6699"/>
    <w:rsid w:val="00CF5BAD"/>
    <w:rsid w:val="00D00EF9"/>
    <w:rsid w:val="00D11542"/>
    <w:rsid w:val="00D12D29"/>
    <w:rsid w:val="00D16D13"/>
    <w:rsid w:val="00D2561B"/>
    <w:rsid w:val="00D401C5"/>
    <w:rsid w:val="00D43CFB"/>
    <w:rsid w:val="00D459DC"/>
    <w:rsid w:val="00D50CA9"/>
    <w:rsid w:val="00D51566"/>
    <w:rsid w:val="00D60A93"/>
    <w:rsid w:val="00D649D6"/>
    <w:rsid w:val="00D73ABF"/>
    <w:rsid w:val="00D75500"/>
    <w:rsid w:val="00D80F0D"/>
    <w:rsid w:val="00D82891"/>
    <w:rsid w:val="00D86D59"/>
    <w:rsid w:val="00D91468"/>
    <w:rsid w:val="00D94C2B"/>
    <w:rsid w:val="00DC0A97"/>
    <w:rsid w:val="00DC21C1"/>
    <w:rsid w:val="00DC7CC7"/>
    <w:rsid w:val="00DD096E"/>
    <w:rsid w:val="00DD5052"/>
    <w:rsid w:val="00DE0349"/>
    <w:rsid w:val="00DF5397"/>
    <w:rsid w:val="00E00F78"/>
    <w:rsid w:val="00E033AE"/>
    <w:rsid w:val="00E0396E"/>
    <w:rsid w:val="00E12197"/>
    <w:rsid w:val="00E22F4B"/>
    <w:rsid w:val="00E231C7"/>
    <w:rsid w:val="00E24203"/>
    <w:rsid w:val="00E24C10"/>
    <w:rsid w:val="00E30420"/>
    <w:rsid w:val="00E35CA0"/>
    <w:rsid w:val="00E41BF0"/>
    <w:rsid w:val="00E432F9"/>
    <w:rsid w:val="00E43BF4"/>
    <w:rsid w:val="00E45FFD"/>
    <w:rsid w:val="00E51519"/>
    <w:rsid w:val="00E52257"/>
    <w:rsid w:val="00E54FC9"/>
    <w:rsid w:val="00E61A1D"/>
    <w:rsid w:val="00E61FE0"/>
    <w:rsid w:val="00E657C7"/>
    <w:rsid w:val="00E70C9E"/>
    <w:rsid w:val="00E71640"/>
    <w:rsid w:val="00E71FD7"/>
    <w:rsid w:val="00E74DA7"/>
    <w:rsid w:val="00E80FEC"/>
    <w:rsid w:val="00E8240A"/>
    <w:rsid w:val="00E90356"/>
    <w:rsid w:val="00E9168B"/>
    <w:rsid w:val="00EA422E"/>
    <w:rsid w:val="00EA47A3"/>
    <w:rsid w:val="00EB79A3"/>
    <w:rsid w:val="00ED1ED8"/>
    <w:rsid w:val="00ED2784"/>
    <w:rsid w:val="00ED5992"/>
    <w:rsid w:val="00ED5C50"/>
    <w:rsid w:val="00EE5847"/>
    <w:rsid w:val="00F035EB"/>
    <w:rsid w:val="00F176FC"/>
    <w:rsid w:val="00F2351D"/>
    <w:rsid w:val="00F23DEE"/>
    <w:rsid w:val="00F23F13"/>
    <w:rsid w:val="00F30308"/>
    <w:rsid w:val="00F31D18"/>
    <w:rsid w:val="00F527F8"/>
    <w:rsid w:val="00F559D3"/>
    <w:rsid w:val="00F71041"/>
    <w:rsid w:val="00F72625"/>
    <w:rsid w:val="00F81E4A"/>
    <w:rsid w:val="00F87BDF"/>
    <w:rsid w:val="00F90C9C"/>
    <w:rsid w:val="00F91230"/>
    <w:rsid w:val="00F9333E"/>
    <w:rsid w:val="00F96C7E"/>
    <w:rsid w:val="00FA3B76"/>
    <w:rsid w:val="00FA6E0D"/>
    <w:rsid w:val="00FC5863"/>
    <w:rsid w:val="00FC6766"/>
    <w:rsid w:val="00FD33A0"/>
    <w:rsid w:val="00FE5C1F"/>
    <w:rsid w:val="00FF4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50C96C"/>
  <w15:chartTrackingRefBased/>
  <w15:docId w15:val="{B53D7413-8993-4775-AC86-3E78CB205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b/>
        <w:sz w:val="26"/>
        <w:szCs w:val="32"/>
        <w:lang w:val="en-US" w:eastAsia="en-US" w:bidi="ar-SA"/>
      </w:rPr>
    </w:rPrDefault>
    <w:pPrDefault>
      <w:pPr>
        <w:spacing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61D8"/>
  </w:style>
  <w:style w:type="paragraph" w:styleId="Heading1">
    <w:name w:val="heading 1"/>
    <w:basedOn w:val="Normal"/>
    <w:next w:val="Normal"/>
    <w:link w:val="Heading1Char"/>
    <w:uiPriority w:val="9"/>
    <w:qFormat/>
    <w:rsid w:val="004B7051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7BF1"/>
    <w:pPr>
      <w:keepNext/>
      <w:keepLines/>
      <w:spacing w:before="40" w:after="0"/>
      <w:outlineLvl w:val="1"/>
    </w:pPr>
    <w:rPr>
      <w:rFonts w:eastAsiaTheme="majorEastAsia" w:cstheme="majorBidi"/>
      <w:i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7BF1"/>
    <w:pPr>
      <w:keepNext/>
      <w:keepLines/>
      <w:spacing w:before="40" w:after="0"/>
      <w:outlineLvl w:val="2"/>
    </w:pPr>
    <w:rPr>
      <w:rFonts w:eastAsiaTheme="majorEastAsia" w:cstheme="majorBidi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27BF1"/>
    <w:pPr>
      <w:keepNext/>
      <w:keepLines/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27BF1"/>
    <w:pPr>
      <w:keepNext/>
      <w:keepLines/>
      <w:spacing w:before="40" w:after="0"/>
      <w:outlineLvl w:val="4"/>
    </w:pPr>
    <w:rPr>
      <w:rFonts w:eastAsiaTheme="majorEastAsia" w:cstheme="majorBidi"/>
      <w:b w:val="0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7051"/>
    <w:rPr>
      <w:rFonts w:eastAsiaTheme="majorEastAsia" w:cstheme="majorBidi"/>
      <w:sz w:val="36"/>
    </w:rPr>
  </w:style>
  <w:style w:type="paragraph" w:styleId="Footer">
    <w:name w:val="footer"/>
    <w:basedOn w:val="Normal"/>
    <w:link w:val="FooterChar"/>
    <w:uiPriority w:val="99"/>
    <w:unhideWhenUsed/>
    <w:qFormat/>
    <w:rsid w:val="007F6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61D8"/>
    <w:rPr>
      <w:sz w:val="20"/>
      <w:szCs w:val="20"/>
      <w:lang w:eastAsia="ja-JP"/>
    </w:rPr>
  </w:style>
  <w:style w:type="paragraph" w:styleId="Header">
    <w:name w:val="header"/>
    <w:basedOn w:val="Normal"/>
    <w:link w:val="HeaderChar"/>
    <w:uiPriority w:val="99"/>
    <w:unhideWhenUsed/>
    <w:qFormat/>
    <w:rsid w:val="007F61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61D8"/>
    <w:rPr>
      <w:sz w:val="20"/>
      <w:szCs w:val="20"/>
      <w:lang w:eastAsia="ja-JP"/>
    </w:rPr>
  </w:style>
  <w:style w:type="paragraph" w:styleId="ListParagraph">
    <w:name w:val="List Paragraph"/>
    <w:basedOn w:val="Normal"/>
    <w:uiPriority w:val="34"/>
    <w:qFormat/>
    <w:rsid w:val="007F61D8"/>
    <w:pPr>
      <w:ind w:left="720"/>
      <w:contextualSpacing/>
    </w:pPr>
  </w:style>
  <w:style w:type="table" w:styleId="PlainTable2">
    <w:name w:val="Plain Table 2"/>
    <w:basedOn w:val="TableNormal"/>
    <w:uiPriority w:val="42"/>
    <w:rsid w:val="007F61D8"/>
    <w:pPr>
      <w:spacing w:after="0" w:line="240" w:lineRule="auto"/>
    </w:pPr>
    <w:rPr>
      <w:rFonts w:eastAsiaTheme="minorEastAsia"/>
      <w:lang w:eastAsia="ja-JP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5yl5">
    <w:name w:val="_5yl5"/>
    <w:basedOn w:val="DefaultParagraphFont"/>
    <w:rsid w:val="007F61D8"/>
  </w:style>
  <w:style w:type="table" w:styleId="TableGrid">
    <w:name w:val="Table Grid"/>
    <w:basedOn w:val="TableNormal"/>
    <w:uiPriority w:val="39"/>
    <w:rsid w:val="007F61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A52B7"/>
    <w:pPr>
      <w:spacing w:line="259" w:lineRule="auto"/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6C7A24"/>
    <w:pPr>
      <w:tabs>
        <w:tab w:val="left" w:pos="520"/>
        <w:tab w:val="right" w:leader="dot" w:pos="10024"/>
      </w:tabs>
    </w:pPr>
    <w:rPr>
      <w:i/>
      <w:iCs/>
      <w:noProof/>
      <w:sz w:val="32"/>
    </w:rPr>
  </w:style>
  <w:style w:type="character" w:styleId="Hyperlink">
    <w:name w:val="Hyperlink"/>
    <w:basedOn w:val="DefaultParagraphFont"/>
    <w:uiPriority w:val="99"/>
    <w:unhideWhenUsed/>
    <w:rsid w:val="006A52B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875162"/>
    <w:pPr>
      <w:spacing w:after="100"/>
      <w:ind w:left="260"/>
    </w:pPr>
    <w:rPr>
      <w:i/>
      <w:sz w:val="32"/>
    </w:rPr>
  </w:style>
  <w:style w:type="paragraph" w:styleId="TOC3">
    <w:name w:val="toc 3"/>
    <w:basedOn w:val="Normal"/>
    <w:next w:val="Normal"/>
    <w:autoRedefine/>
    <w:uiPriority w:val="39"/>
    <w:unhideWhenUsed/>
    <w:rsid w:val="00875162"/>
    <w:pPr>
      <w:spacing w:after="100"/>
      <w:ind w:left="520"/>
    </w:pPr>
    <w:rPr>
      <w:sz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8283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8283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382831"/>
    <w:rPr>
      <w:vertAlign w:val="superscript"/>
    </w:rPr>
  </w:style>
  <w:style w:type="paragraph" w:styleId="TOC4">
    <w:name w:val="toc 4"/>
    <w:basedOn w:val="Normal"/>
    <w:next w:val="Normal"/>
    <w:autoRedefine/>
    <w:uiPriority w:val="39"/>
    <w:unhideWhenUsed/>
    <w:rsid w:val="00875162"/>
    <w:pPr>
      <w:spacing w:after="100" w:line="259" w:lineRule="auto"/>
      <w:ind w:left="660"/>
    </w:pPr>
    <w:rPr>
      <w:rFonts w:eastAsiaTheme="minorEastAsia" w:cstheme="minorBid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875162"/>
    <w:pPr>
      <w:spacing w:after="100" w:line="259" w:lineRule="auto"/>
      <w:ind w:left="880"/>
    </w:pPr>
    <w:rPr>
      <w:rFonts w:eastAsiaTheme="minorEastAsia" w:cstheme="minorBidi"/>
      <w:b w:val="0"/>
      <w:i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382831"/>
    <w:pPr>
      <w:spacing w:after="100" w:line="259" w:lineRule="auto"/>
      <w:ind w:left="1100"/>
    </w:pPr>
    <w:rPr>
      <w:rFonts w:asciiTheme="minorHAnsi" w:eastAsiaTheme="minorEastAsia" w:hAnsiTheme="minorHAnsi" w:cstheme="minorBidi"/>
      <w:b w:val="0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382831"/>
    <w:pPr>
      <w:spacing w:after="100" w:line="259" w:lineRule="auto"/>
      <w:ind w:left="1320"/>
    </w:pPr>
    <w:rPr>
      <w:rFonts w:asciiTheme="minorHAnsi" w:eastAsiaTheme="minorEastAsia" w:hAnsiTheme="minorHAnsi" w:cstheme="minorBidi"/>
      <w:b w:val="0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382831"/>
    <w:pPr>
      <w:spacing w:after="100" w:line="259" w:lineRule="auto"/>
      <w:ind w:left="1540"/>
    </w:pPr>
    <w:rPr>
      <w:rFonts w:asciiTheme="minorHAnsi" w:eastAsiaTheme="minorEastAsia" w:hAnsiTheme="minorHAnsi" w:cstheme="minorBidi"/>
      <w:b w:val="0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382831"/>
    <w:pPr>
      <w:spacing w:after="100" w:line="259" w:lineRule="auto"/>
      <w:ind w:left="1760"/>
    </w:pPr>
    <w:rPr>
      <w:rFonts w:asciiTheme="minorHAnsi" w:eastAsiaTheme="minorEastAsia" w:hAnsiTheme="minorHAnsi" w:cstheme="minorBidi"/>
      <w:b w:val="0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382831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3D600A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751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51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45AEE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45AEE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45AEE"/>
    <w:rPr>
      <w:vertAlign w:val="superscript"/>
    </w:rPr>
  </w:style>
  <w:style w:type="paragraph" w:styleId="Caption">
    <w:name w:val="caption"/>
    <w:basedOn w:val="Normal"/>
    <w:next w:val="Normal"/>
    <w:uiPriority w:val="35"/>
    <w:unhideWhenUsed/>
    <w:qFormat/>
    <w:rsid w:val="001229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5740E2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F035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035E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035E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035EB"/>
    <w:rPr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035EB"/>
    <w:rPr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35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35EB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27BF1"/>
    <w:rPr>
      <w:rFonts w:eastAsiaTheme="majorEastAsia" w:cstheme="majorBidi"/>
      <w:i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27BF1"/>
    <w:rPr>
      <w:rFonts w:eastAsiaTheme="majorEastAsia" w:cstheme="majorBidi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27BF1"/>
    <w:rPr>
      <w:rFonts w:eastAsiaTheme="majorEastAsia" w:cstheme="majorBidi"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A27BF1"/>
    <w:rPr>
      <w:rFonts w:eastAsiaTheme="majorEastAsia" w:cstheme="majorBidi"/>
      <w:b w:val="0"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6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3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36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0EAB17-117C-4ADB-AF76-4895A96C1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36</Pages>
  <Words>6205</Words>
  <Characters>35369</Characters>
  <Application>Microsoft Office Word</Application>
  <DocSecurity>0</DocSecurity>
  <Lines>294</Lines>
  <Paragraphs>82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Hikari</dc:creator>
  <cp:keywords/>
  <dc:description/>
  <cp:lastModifiedBy>HIKARI</cp:lastModifiedBy>
  <cp:revision>78</cp:revision>
  <dcterms:created xsi:type="dcterms:W3CDTF">2019-11-08T13:25:00Z</dcterms:created>
  <dcterms:modified xsi:type="dcterms:W3CDTF">2019-11-10T10:32:00Z</dcterms:modified>
</cp:coreProperties>
</file>